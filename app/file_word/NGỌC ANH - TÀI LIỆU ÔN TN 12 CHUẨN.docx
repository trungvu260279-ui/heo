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24CBD" w14:textId="072424E9" w:rsidR="00A473EE" w:rsidRPr="001F7CD1" w:rsidRDefault="00C4039F" w:rsidP="00B4220E">
      <w:pPr>
        <w:spacing w:before="60" w:after="60"/>
        <w:ind w:firstLine="0"/>
        <w:jc w:val="center"/>
        <w:rPr>
          <w:rFonts w:cs="Times New Roman"/>
          <w:b/>
          <w:bCs/>
          <w:szCs w:val="28"/>
          <w:lang w:val="en-US"/>
        </w:rPr>
      </w:pPr>
      <w:r>
        <w:rPr>
          <w:rFonts w:cs="Times New Roman"/>
          <w:b/>
          <w:bCs/>
          <w:szCs w:val="28"/>
          <w:lang w:val="en-US"/>
        </w:rPr>
        <w:t xml:space="preserve"> </w:t>
      </w:r>
      <w:r w:rsidR="00D86B9F" w:rsidRPr="001F7CD1">
        <w:rPr>
          <w:rFonts w:cs="Times New Roman"/>
          <w:b/>
          <w:bCs/>
          <w:szCs w:val="28"/>
          <w:lang w:val="en-US"/>
        </w:rPr>
        <w:t>TÀI LIỆU ÔN TẬP THI TN THPT</w:t>
      </w:r>
    </w:p>
    <w:p w14:paraId="1AAE49C9" w14:textId="77777777" w:rsidR="00D86B9F" w:rsidRPr="001F7CD1" w:rsidRDefault="00D86B9F" w:rsidP="00B4220E">
      <w:pPr>
        <w:spacing w:before="60" w:after="60"/>
        <w:ind w:firstLine="0"/>
        <w:jc w:val="center"/>
        <w:rPr>
          <w:rFonts w:cs="Times New Roman"/>
          <w:b/>
          <w:bCs/>
          <w:szCs w:val="28"/>
          <w:lang w:val="en-US"/>
        </w:rPr>
      </w:pPr>
      <w:r w:rsidRPr="001F7CD1">
        <w:rPr>
          <w:rFonts w:cs="Times New Roman"/>
          <w:b/>
          <w:bCs/>
          <w:szCs w:val="28"/>
          <w:lang w:val="en-US"/>
        </w:rPr>
        <w:t>Môn: Ngữ văn 12</w:t>
      </w:r>
    </w:p>
    <w:p w14:paraId="2B5175B1" w14:textId="77777777" w:rsidR="00D86B9F" w:rsidRPr="001F7CD1" w:rsidRDefault="00D86B9F" w:rsidP="00B4220E">
      <w:pPr>
        <w:spacing w:before="60" w:after="60"/>
        <w:ind w:firstLine="0"/>
        <w:jc w:val="center"/>
        <w:rPr>
          <w:rFonts w:cs="Times New Roman"/>
          <w:b/>
          <w:bCs/>
          <w:szCs w:val="28"/>
          <w:lang w:val="en-US"/>
        </w:rPr>
      </w:pPr>
      <w:r w:rsidRPr="001F7CD1">
        <w:rPr>
          <w:rFonts w:cs="Times New Roman"/>
          <w:b/>
          <w:bCs/>
          <w:szCs w:val="28"/>
          <w:lang w:val="en-US"/>
        </w:rPr>
        <w:t>CẤU TRÚC CHUNG</w:t>
      </w:r>
    </w:p>
    <w:p w14:paraId="6F1CE0B0" w14:textId="77777777" w:rsidR="00D86B9F" w:rsidRPr="001F7CD1" w:rsidRDefault="00D86B9F" w:rsidP="00B4220E">
      <w:pPr>
        <w:spacing w:before="60" w:after="60"/>
        <w:rPr>
          <w:rFonts w:cs="Times New Roman"/>
          <w:b/>
          <w:bCs/>
          <w:sz w:val="24"/>
          <w:szCs w:val="24"/>
          <w:lang w:val="en-US"/>
        </w:rPr>
      </w:pPr>
      <w:r w:rsidRPr="001F7CD1">
        <w:rPr>
          <w:rFonts w:cs="Times New Roman"/>
          <w:b/>
          <w:bCs/>
          <w:sz w:val="24"/>
          <w:szCs w:val="24"/>
          <w:lang w:val="en-US"/>
        </w:rPr>
        <w:t>I. Phần 1: Đọc - hiểu (4,0 điểm)</w:t>
      </w:r>
    </w:p>
    <w:p w14:paraId="41E4B487" w14:textId="3F32406B" w:rsidR="00D86B9F" w:rsidRPr="001F7CD1" w:rsidRDefault="00D86B9F" w:rsidP="00B4220E">
      <w:pPr>
        <w:spacing w:before="60" w:after="60"/>
        <w:rPr>
          <w:rFonts w:cs="Times New Roman"/>
          <w:sz w:val="24"/>
          <w:szCs w:val="24"/>
          <w:lang w:val="en-US"/>
        </w:rPr>
      </w:pPr>
      <w:r w:rsidRPr="001F7CD1">
        <w:rPr>
          <w:rFonts w:cs="Times New Roman"/>
          <w:b/>
          <w:bCs/>
          <w:sz w:val="24"/>
          <w:szCs w:val="24"/>
          <w:lang w:val="en-US"/>
        </w:rPr>
        <w:t>Câu 1,2</w:t>
      </w:r>
      <w:r w:rsidRPr="001F7CD1">
        <w:rPr>
          <w:rFonts w:cs="Times New Roman"/>
          <w:sz w:val="24"/>
          <w:szCs w:val="24"/>
          <w:lang w:val="en-US"/>
        </w:rPr>
        <w:t xml:space="preserve"> (0,5 điểm/câu): Câu hỏi ở mức độ nhận biết, thường hỏi </w:t>
      </w:r>
      <w:r w:rsidR="00301397" w:rsidRPr="001F7CD1">
        <w:rPr>
          <w:rFonts w:cs="Times New Roman"/>
          <w:sz w:val="24"/>
          <w:szCs w:val="24"/>
          <w:lang w:val="en-US"/>
        </w:rPr>
        <w:t>“</w:t>
      </w:r>
      <w:r w:rsidRPr="001F7CD1">
        <w:rPr>
          <w:rFonts w:cs="Times New Roman"/>
          <w:sz w:val="24"/>
          <w:szCs w:val="24"/>
          <w:lang w:val="en-US"/>
        </w:rPr>
        <w:t>Chỉ ra</w:t>
      </w:r>
      <w:r w:rsidR="00301397" w:rsidRPr="001F7CD1">
        <w:rPr>
          <w:rFonts w:cs="Times New Roman"/>
          <w:sz w:val="24"/>
          <w:szCs w:val="24"/>
          <w:lang w:val="en-US"/>
        </w:rPr>
        <w:t>”</w:t>
      </w:r>
      <w:r w:rsidRPr="001F7CD1">
        <w:rPr>
          <w:rFonts w:cs="Times New Roman"/>
          <w:sz w:val="24"/>
          <w:szCs w:val="24"/>
          <w:lang w:val="en-US"/>
        </w:rPr>
        <w:t xml:space="preserve">, </w:t>
      </w:r>
      <w:r w:rsidR="00301397" w:rsidRPr="001F7CD1">
        <w:rPr>
          <w:rFonts w:cs="Times New Roman"/>
          <w:sz w:val="24"/>
          <w:szCs w:val="24"/>
          <w:lang w:val="en-US"/>
        </w:rPr>
        <w:t>“</w:t>
      </w:r>
      <w:r w:rsidRPr="001F7CD1">
        <w:rPr>
          <w:rFonts w:cs="Times New Roman"/>
          <w:sz w:val="24"/>
          <w:szCs w:val="24"/>
          <w:lang w:val="en-US"/>
        </w:rPr>
        <w:t>Xác định</w:t>
      </w:r>
      <w:r w:rsidR="00301397" w:rsidRPr="001F7CD1">
        <w:rPr>
          <w:rFonts w:cs="Times New Roman"/>
          <w:sz w:val="24"/>
          <w:szCs w:val="24"/>
          <w:lang w:val="en-US"/>
        </w:rPr>
        <w:t>”</w:t>
      </w:r>
      <w:r w:rsidRPr="001F7CD1">
        <w:rPr>
          <w:rFonts w:cs="Times New Roman"/>
          <w:sz w:val="24"/>
          <w:szCs w:val="24"/>
          <w:lang w:val="en-US"/>
        </w:rPr>
        <w:t xml:space="preserve">, </w:t>
      </w:r>
      <w:r w:rsidR="00301397" w:rsidRPr="001F7CD1">
        <w:rPr>
          <w:rFonts w:cs="Times New Roman"/>
          <w:sz w:val="24"/>
          <w:szCs w:val="24"/>
          <w:lang w:val="en-US"/>
        </w:rPr>
        <w:t>“</w:t>
      </w:r>
      <w:r w:rsidRPr="001F7CD1">
        <w:rPr>
          <w:rFonts w:cs="Times New Roman"/>
          <w:sz w:val="24"/>
          <w:szCs w:val="24"/>
          <w:lang w:val="en-US"/>
        </w:rPr>
        <w:t>Theo tác giả/ Theo văn bản</w:t>
      </w:r>
      <w:r w:rsidR="00301397" w:rsidRPr="001F7CD1">
        <w:rPr>
          <w:rFonts w:cs="Times New Roman"/>
          <w:sz w:val="24"/>
          <w:szCs w:val="24"/>
          <w:lang w:val="en-US"/>
        </w:rPr>
        <w:t>”</w:t>
      </w:r>
      <w:r w:rsidRPr="001F7CD1">
        <w:rPr>
          <w:rFonts w:cs="Times New Roman"/>
          <w:sz w:val="24"/>
          <w:szCs w:val="24"/>
          <w:lang w:val="en-US"/>
        </w:rPr>
        <w:t xml:space="preserve">,… </w:t>
      </w:r>
    </w:p>
    <w:p w14:paraId="7DEE6ACB" w14:textId="77777777" w:rsidR="00D86B9F" w:rsidRPr="001F7CD1" w:rsidRDefault="00D86B9F" w:rsidP="00B4220E">
      <w:pPr>
        <w:spacing w:before="60" w:after="60"/>
        <w:rPr>
          <w:rFonts w:cs="Times New Roman"/>
          <w:sz w:val="24"/>
          <w:szCs w:val="24"/>
          <w:lang w:val="en-US"/>
        </w:rPr>
      </w:pPr>
      <w:r w:rsidRPr="001F7CD1">
        <w:rPr>
          <w:rFonts w:cs="Times New Roman"/>
          <w:sz w:val="24"/>
          <w:szCs w:val="24"/>
          <w:lang w:val="en-US"/>
        </w:rPr>
        <w:t>=&gt; Đề hỏi gì tập trung trả lời nấy, không trả lời lan man.</w:t>
      </w:r>
    </w:p>
    <w:p w14:paraId="3E83E016" w14:textId="77777777" w:rsidR="00D86B9F" w:rsidRPr="001F7CD1" w:rsidRDefault="00D86B9F" w:rsidP="00B4220E">
      <w:pPr>
        <w:spacing w:before="60" w:after="60"/>
        <w:rPr>
          <w:rFonts w:cs="Times New Roman"/>
          <w:sz w:val="24"/>
          <w:szCs w:val="24"/>
          <w:lang w:val="en-US"/>
        </w:rPr>
      </w:pPr>
      <w:r w:rsidRPr="001F7CD1">
        <w:rPr>
          <w:rFonts w:cs="Times New Roman"/>
          <w:b/>
          <w:bCs/>
          <w:sz w:val="24"/>
          <w:szCs w:val="24"/>
          <w:lang w:val="en-US"/>
        </w:rPr>
        <w:t>Câu 3,4</w:t>
      </w:r>
      <w:r w:rsidRPr="001F7CD1">
        <w:rPr>
          <w:rFonts w:cs="Times New Roman"/>
          <w:sz w:val="24"/>
          <w:szCs w:val="24"/>
          <w:lang w:val="en-US"/>
        </w:rPr>
        <w:t xml:space="preserve"> (1,0 điểm/câu): Câu hỏi ở mức độ thông hiểu, thường bao gồm 2 yêu cầu trở lên. =&gt; Trả lời theo cấu trúc:</w:t>
      </w:r>
    </w:p>
    <w:p w14:paraId="64388D06" w14:textId="77777777" w:rsidR="00D86B9F" w:rsidRPr="001F7CD1" w:rsidRDefault="00D86B9F" w:rsidP="00B4220E">
      <w:pPr>
        <w:spacing w:before="60" w:after="60"/>
        <w:rPr>
          <w:rFonts w:cs="Times New Roman"/>
          <w:sz w:val="24"/>
          <w:szCs w:val="24"/>
          <w:lang w:val="en-US"/>
        </w:rPr>
      </w:pPr>
      <w:r w:rsidRPr="001F7CD1">
        <w:rPr>
          <w:rFonts w:cs="Times New Roman"/>
          <w:sz w:val="24"/>
          <w:szCs w:val="24"/>
          <w:lang w:val="en-US"/>
        </w:rPr>
        <w:t>- Trả lời từng vế của câu hỏi.</w:t>
      </w:r>
    </w:p>
    <w:p w14:paraId="688701A2" w14:textId="77777777" w:rsidR="00D86B9F" w:rsidRPr="001F7CD1" w:rsidRDefault="00D86B9F" w:rsidP="00B4220E">
      <w:pPr>
        <w:spacing w:before="60" w:after="60"/>
        <w:rPr>
          <w:rFonts w:cs="Times New Roman"/>
          <w:sz w:val="24"/>
          <w:szCs w:val="24"/>
          <w:lang w:val="en-US"/>
        </w:rPr>
      </w:pPr>
      <w:r w:rsidRPr="001F7CD1">
        <w:rPr>
          <w:rFonts w:cs="Times New Roman"/>
          <w:sz w:val="24"/>
          <w:szCs w:val="24"/>
          <w:lang w:val="en-US"/>
        </w:rPr>
        <w:t>- Rút ra đánh giá, nhận xét về thái độ của tác giả; nhận xét của bản thân về vấn đề được nêu ra ở đề bài.</w:t>
      </w:r>
    </w:p>
    <w:p w14:paraId="1E56979E" w14:textId="2C5E892B" w:rsidR="00D86B9F" w:rsidRPr="001F7CD1" w:rsidRDefault="00D86B9F" w:rsidP="00B4220E">
      <w:pPr>
        <w:spacing w:before="60" w:after="60"/>
        <w:rPr>
          <w:rFonts w:cs="Times New Roman"/>
          <w:sz w:val="24"/>
          <w:szCs w:val="24"/>
          <w:lang w:val="en-US"/>
        </w:rPr>
      </w:pPr>
      <w:r w:rsidRPr="001F7CD1">
        <w:rPr>
          <w:rFonts w:cs="Times New Roman"/>
          <w:b/>
          <w:bCs/>
          <w:sz w:val="24"/>
          <w:szCs w:val="24"/>
          <w:lang w:val="en-US"/>
        </w:rPr>
        <w:t>Câu 5</w:t>
      </w:r>
      <w:r w:rsidRPr="001F7CD1">
        <w:rPr>
          <w:rFonts w:cs="Times New Roman"/>
          <w:sz w:val="24"/>
          <w:szCs w:val="24"/>
          <w:lang w:val="en-US"/>
        </w:rPr>
        <w:t xml:space="preserve"> (1,0 điểm): Câu vậ</w:t>
      </w:r>
      <w:r w:rsidR="00885F78" w:rsidRPr="001F7CD1">
        <w:rPr>
          <w:rFonts w:cs="Times New Roman"/>
          <w:sz w:val="24"/>
          <w:szCs w:val="24"/>
          <w:lang w:val="en-US"/>
        </w:rPr>
        <w:t xml:space="preserve"> </w:t>
      </w:r>
      <w:r w:rsidRPr="001F7CD1">
        <w:rPr>
          <w:rFonts w:cs="Times New Roman"/>
          <w:sz w:val="24"/>
          <w:szCs w:val="24"/>
          <w:lang w:val="en-US"/>
        </w:rPr>
        <w:t>n dụng, liên hệ thực tế</w:t>
      </w:r>
    </w:p>
    <w:p w14:paraId="7B035439" w14:textId="61B5ED0A" w:rsidR="00D86B9F" w:rsidRPr="001F7CD1" w:rsidRDefault="00D86B9F" w:rsidP="00B4220E">
      <w:pPr>
        <w:spacing w:before="60" w:after="60"/>
        <w:rPr>
          <w:rFonts w:cs="Times New Roman"/>
          <w:sz w:val="24"/>
          <w:szCs w:val="24"/>
          <w:lang w:val="en-US"/>
        </w:rPr>
      </w:pPr>
      <w:r w:rsidRPr="001F7CD1">
        <w:rPr>
          <w:rFonts w:cs="Times New Roman"/>
          <w:sz w:val="24"/>
          <w:szCs w:val="24"/>
          <w:lang w:val="en-US"/>
        </w:rPr>
        <w:t xml:space="preserve">- Nếu đề hỏi </w:t>
      </w:r>
      <w:r w:rsidR="00301397" w:rsidRPr="001F7CD1">
        <w:rPr>
          <w:rFonts w:cs="Times New Roman"/>
          <w:sz w:val="24"/>
          <w:szCs w:val="24"/>
          <w:lang w:val="en-US"/>
        </w:rPr>
        <w:t>“</w:t>
      </w:r>
      <w:r w:rsidRPr="001F7CD1">
        <w:rPr>
          <w:rFonts w:cs="Times New Roman"/>
          <w:sz w:val="24"/>
          <w:szCs w:val="24"/>
          <w:lang w:val="en-US"/>
        </w:rPr>
        <w:t>Từ…của đề bài/của văn bản, anh/chị hãy…</w:t>
      </w:r>
      <w:r w:rsidR="00301397" w:rsidRPr="001F7CD1">
        <w:rPr>
          <w:rFonts w:cs="Times New Roman"/>
          <w:sz w:val="24"/>
          <w:szCs w:val="24"/>
          <w:lang w:val="en-US"/>
        </w:rPr>
        <w:t>”</w:t>
      </w:r>
      <w:r w:rsidRPr="001F7CD1">
        <w:rPr>
          <w:rFonts w:cs="Times New Roman"/>
          <w:sz w:val="24"/>
          <w:szCs w:val="24"/>
          <w:lang w:val="en-US"/>
        </w:rPr>
        <w:t xml:space="preserve"> =&gt; Phải nhận xét, đánh giá về vấn đề được nêu ra ở vế </w:t>
      </w:r>
      <w:r w:rsidR="00301397" w:rsidRPr="001F7CD1">
        <w:rPr>
          <w:rFonts w:cs="Times New Roman"/>
          <w:sz w:val="24"/>
          <w:szCs w:val="24"/>
          <w:lang w:val="en-US"/>
        </w:rPr>
        <w:t>“</w:t>
      </w:r>
      <w:r w:rsidRPr="001F7CD1">
        <w:rPr>
          <w:rFonts w:cs="Times New Roman"/>
          <w:sz w:val="24"/>
          <w:szCs w:val="24"/>
          <w:lang w:val="en-US"/>
        </w:rPr>
        <w:t>Từ…</w:t>
      </w:r>
      <w:r w:rsidR="00301397" w:rsidRPr="001F7CD1">
        <w:rPr>
          <w:rFonts w:cs="Times New Roman"/>
          <w:sz w:val="24"/>
          <w:szCs w:val="24"/>
          <w:lang w:val="en-US"/>
        </w:rPr>
        <w:t>”</w:t>
      </w:r>
      <w:r w:rsidRPr="001F7CD1">
        <w:rPr>
          <w:rFonts w:cs="Times New Roman"/>
          <w:sz w:val="24"/>
          <w:szCs w:val="24"/>
          <w:lang w:val="en-US"/>
        </w:rPr>
        <w:t xml:space="preserve"> trước, sau đó mới rút ra quan điểm, bài học, thông điệp của bản thân.</w:t>
      </w:r>
    </w:p>
    <w:p w14:paraId="49C30804" w14:textId="77777777" w:rsidR="00D86B9F" w:rsidRPr="001F7CD1" w:rsidRDefault="00D86B9F" w:rsidP="00B4220E">
      <w:pPr>
        <w:spacing w:before="60" w:after="60"/>
        <w:rPr>
          <w:rFonts w:cs="Times New Roman"/>
          <w:sz w:val="24"/>
          <w:szCs w:val="24"/>
          <w:lang w:val="en-US"/>
        </w:rPr>
      </w:pPr>
      <w:r w:rsidRPr="001F7CD1">
        <w:rPr>
          <w:rFonts w:cs="Times New Roman"/>
          <w:sz w:val="24"/>
          <w:szCs w:val="24"/>
          <w:lang w:val="en-US"/>
        </w:rPr>
        <w:t>- Nên có phản đề.</w:t>
      </w:r>
    </w:p>
    <w:p w14:paraId="5A175E4A" w14:textId="77777777" w:rsidR="00D86B9F" w:rsidRPr="001F7CD1" w:rsidRDefault="00D86B9F" w:rsidP="00B4220E">
      <w:pPr>
        <w:spacing w:before="60" w:after="60"/>
        <w:rPr>
          <w:rFonts w:cs="Times New Roman"/>
          <w:b/>
          <w:bCs/>
          <w:sz w:val="24"/>
          <w:szCs w:val="24"/>
          <w:lang w:val="en-US"/>
        </w:rPr>
      </w:pPr>
      <w:r w:rsidRPr="001F7CD1">
        <w:rPr>
          <w:rFonts w:cs="Times New Roman"/>
          <w:b/>
          <w:bCs/>
          <w:sz w:val="24"/>
          <w:szCs w:val="24"/>
          <w:lang w:val="en-US"/>
        </w:rPr>
        <w:t>II. Phần làm văn (6,0 điểm)</w:t>
      </w:r>
    </w:p>
    <w:tbl>
      <w:tblPr>
        <w:tblStyle w:val="TableGrid"/>
        <w:tblW w:w="9381" w:type="dxa"/>
        <w:tblInd w:w="-5" w:type="dxa"/>
        <w:tblLook w:val="04A0" w:firstRow="1" w:lastRow="0" w:firstColumn="1" w:lastColumn="0" w:noHBand="0" w:noVBand="1"/>
      </w:tblPr>
      <w:tblGrid>
        <w:gridCol w:w="659"/>
        <w:gridCol w:w="666"/>
        <w:gridCol w:w="7322"/>
        <w:gridCol w:w="734"/>
      </w:tblGrid>
      <w:tr w:rsidR="00F97329" w:rsidRPr="001F7CD1" w14:paraId="634F4644" w14:textId="77777777" w:rsidTr="00DD0902">
        <w:trPr>
          <w:trHeight w:val="462"/>
        </w:trPr>
        <w:tc>
          <w:tcPr>
            <w:tcW w:w="659" w:type="dxa"/>
          </w:tcPr>
          <w:p w14:paraId="160CBC2C" w14:textId="77777777" w:rsidR="00DD0902" w:rsidRPr="001F7CD1" w:rsidRDefault="00DD0902" w:rsidP="00B4220E">
            <w:pPr>
              <w:spacing w:before="60" w:after="60"/>
              <w:ind w:left="-113" w:right="-109"/>
              <w:jc w:val="center"/>
              <w:rPr>
                <w:rFonts w:ascii="Times New Roman" w:hAnsi="Times New Roman" w:cs="Times New Roman"/>
                <w:b/>
                <w:sz w:val="24"/>
                <w:szCs w:val="24"/>
              </w:rPr>
            </w:pPr>
            <w:r w:rsidRPr="001F7CD1">
              <w:rPr>
                <w:rFonts w:ascii="Times New Roman" w:hAnsi="Times New Roman" w:cs="Times New Roman"/>
                <w:b/>
                <w:sz w:val="24"/>
                <w:szCs w:val="24"/>
              </w:rPr>
              <w:t>Phần</w:t>
            </w:r>
          </w:p>
        </w:tc>
        <w:tc>
          <w:tcPr>
            <w:tcW w:w="666" w:type="dxa"/>
          </w:tcPr>
          <w:p w14:paraId="019B8F4C" w14:textId="77777777" w:rsidR="00DD0902" w:rsidRPr="001F7CD1" w:rsidRDefault="00DD0902" w:rsidP="00B4220E">
            <w:pPr>
              <w:spacing w:before="60" w:after="60"/>
              <w:jc w:val="center"/>
              <w:rPr>
                <w:rFonts w:ascii="Times New Roman" w:hAnsi="Times New Roman" w:cs="Times New Roman"/>
                <w:b/>
                <w:sz w:val="24"/>
                <w:szCs w:val="24"/>
              </w:rPr>
            </w:pPr>
            <w:r w:rsidRPr="001F7CD1">
              <w:rPr>
                <w:rFonts w:ascii="Times New Roman" w:hAnsi="Times New Roman" w:cs="Times New Roman"/>
                <w:b/>
                <w:sz w:val="24"/>
                <w:szCs w:val="24"/>
              </w:rPr>
              <w:t>Câu</w:t>
            </w:r>
          </w:p>
        </w:tc>
        <w:tc>
          <w:tcPr>
            <w:tcW w:w="7322" w:type="dxa"/>
          </w:tcPr>
          <w:p w14:paraId="47D509A3" w14:textId="77777777" w:rsidR="00DD0902" w:rsidRPr="001F7CD1" w:rsidRDefault="00DD0902" w:rsidP="00B4220E">
            <w:pPr>
              <w:spacing w:before="60" w:after="60"/>
              <w:jc w:val="center"/>
              <w:rPr>
                <w:rFonts w:ascii="Times New Roman" w:hAnsi="Times New Roman" w:cs="Times New Roman"/>
                <w:b/>
                <w:sz w:val="24"/>
                <w:szCs w:val="24"/>
              </w:rPr>
            </w:pPr>
            <w:r w:rsidRPr="001F7CD1">
              <w:rPr>
                <w:rFonts w:ascii="Times New Roman" w:hAnsi="Times New Roman" w:cs="Times New Roman"/>
                <w:b/>
                <w:sz w:val="24"/>
                <w:szCs w:val="24"/>
              </w:rPr>
              <w:t>Nội dung</w:t>
            </w:r>
          </w:p>
        </w:tc>
        <w:tc>
          <w:tcPr>
            <w:tcW w:w="734" w:type="dxa"/>
          </w:tcPr>
          <w:p w14:paraId="52DF8071" w14:textId="77777777" w:rsidR="00DD0902" w:rsidRPr="001F7CD1" w:rsidRDefault="00DD0902" w:rsidP="00B4220E">
            <w:pPr>
              <w:spacing w:before="60" w:after="60"/>
              <w:ind w:left="-109" w:right="-105"/>
              <w:jc w:val="center"/>
              <w:rPr>
                <w:rFonts w:ascii="Times New Roman" w:hAnsi="Times New Roman" w:cs="Times New Roman"/>
                <w:b/>
                <w:sz w:val="24"/>
                <w:szCs w:val="24"/>
              </w:rPr>
            </w:pPr>
            <w:r w:rsidRPr="001F7CD1">
              <w:rPr>
                <w:rFonts w:ascii="Times New Roman" w:hAnsi="Times New Roman" w:cs="Times New Roman"/>
                <w:b/>
                <w:sz w:val="24"/>
                <w:szCs w:val="24"/>
              </w:rPr>
              <w:t>Điểm</w:t>
            </w:r>
          </w:p>
        </w:tc>
      </w:tr>
      <w:tr w:rsidR="00F97329" w:rsidRPr="001F7CD1" w14:paraId="6CD38E23" w14:textId="77777777" w:rsidTr="00DD0902">
        <w:trPr>
          <w:trHeight w:val="412"/>
        </w:trPr>
        <w:tc>
          <w:tcPr>
            <w:tcW w:w="659" w:type="dxa"/>
          </w:tcPr>
          <w:p w14:paraId="73478906" w14:textId="77777777" w:rsidR="00DD0902" w:rsidRPr="001F7CD1" w:rsidRDefault="00DD0902" w:rsidP="00B4220E">
            <w:pPr>
              <w:spacing w:before="60" w:after="60"/>
              <w:ind w:left="-113" w:right="-109"/>
              <w:jc w:val="center"/>
              <w:rPr>
                <w:rFonts w:ascii="Times New Roman" w:hAnsi="Times New Roman" w:cs="Times New Roman"/>
                <w:b/>
                <w:sz w:val="24"/>
                <w:szCs w:val="24"/>
              </w:rPr>
            </w:pPr>
            <w:r w:rsidRPr="001F7CD1">
              <w:rPr>
                <w:rFonts w:ascii="Times New Roman" w:hAnsi="Times New Roman" w:cs="Times New Roman"/>
                <w:b/>
                <w:sz w:val="24"/>
                <w:szCs w:val="24"/>
              </w:rPr>
              <w:t>I</w:t>
            </w:r>
          </w:p>
        </w:tc>
        <w:tc>
          <w:tcPr>
            <w:tcW w:w="666" w:type="dxa"/>
          </w:tcPr>
          <w:p w14:paraId="1A60A1B8" w14:textId="77777777" w:rsidR="00DD0902" w:rsidRPr="001F7CD1" w:rsidRDefault="00DD0902" w:rsidP="00B4220E">
            <w:pPr>
              <w:spacing w:before="60" w:after="60"/>
              <w:jc w:val="center"/>
              <w:rPr>
                <w:rFonts w:ascii="Times New Roman" w:hAnsi="Times New Roman" w:cs="Times New Roman"/>
                <w:b/>
                <w:sz w:val="24"/>
                <w:szCs w:val="24"/>
              </w:rPr>
            </w:pPr>
          </w:p>
        </w:tc>
        <w:tc>
          <w:tcPr>
            <w:tcW w:w="7322" w:type="dxa"/>
          </w:tcPr>
          <w:p w14:paraId="0828D11C" w14:textId="77777777" w:rsidR="00DD0902" w:rsidRPr="001F7CD1" w:rsidRDefault="00DD0902" w:rsidP="00B4220E">
            <w:pPr>
              <w:spacing w:before="60" w:after="60"/>
              <w:rPr>
                <w:rFonts w:ascii="Times New Roman" w:hAnsi="Times New Roman" w:cs="Times New Roman"/>
                <w:b/>
                <w:sz w:val="24"/>
                <w:szCs w:val="24"/>
              </w:rPr>
            </w:pPr>
            <w:r w:rsidRPr="001F7CD1">
              <w:rPr>
                <w:rFonts w:ascii="Times New Roman" w:hAnsi="Times New Roman" w:cs="Times New Roman"/>
                <w:b/>
                <w:sz w:val="24"/>
                <w:szCs w:val="24"/>
              </w:rPr>
              <w:t>ĐỌC HIỂU</w:t>
            </w:r>
          </w:p>
        </w:tc>
        <w:tc>
          <w:tcPr>
            <w:tcW w:w="734" w:type="dxa"/>
          </w:tcPr>
          <w:p w14:paraId="20EADAAB" w14:textId="77777777" w:rsidR="00DD0902" w:rsidRPr="001F7CD1" w:rsidRDefault="00DD0902" w:rsidP="00B4220E">
            <w:pPr>
              <w:spacing w:before="60" w:after="60"/>
              <w:jc w:val="center"/>
              <w:rPr>
                <w:rFonts w:ascii="Times New Roman" w:hAnsi="Times New Roman" w:cs="Times New Roman"/>
                <w:b/>
                <w:sz w:val="24"/>
                <w:szCs w:val="24"/>
              </w:rPr>
            </w:pPr>
            <w:r w:rsidRPr="001F7CD1">
              <w:rPr>
                <w:rFonts w:ascii="Times New Roman" w:hAnsi="Times New Roman" w:cs="Times New Roman"/>
                <w:b/>
                <w:sz w:val="24"/>
                <w:szCs w:val="24"/>
              </w:rPr>
              <w:t>4,0</w:t>
            </w:r>
          </w:p>
        </w:tc>
      </w:tr>
      <w:tr w:rsidR="00F97329" w:rsidRPr="001F7CD1" w14:paraId="57D2CB0F" w14:textId="77777777" w:rsidTr="00DD0902">
        <w:tc>
          <w:tcPr>
            <w:tcW w:w="659" w:type="dxa"/>
          </w:tcPr>
          <w:p w14:paraId="0B00C184" w14:textId="77777777" w:rsidR="00DD0902" w:rsidRPr="001F7CD1" w:rsidRDefault="00DD0902" w:rsidP="00B4220E">
            <w:pPr>
              <w:spacing w:before="60" w:after="60"/>
              <w:jc w:val="center"/>
              <w:rPr>
                <w:rFonts w:ascii="Times New Roman" w:hAnsi="Times New Roman" w:cs="Times New Roman"/>
                <w:b/>
                <w:sz w:val="24"/>
                <w:szCs w:val="24"/>
              </w:rPr>
            </w:pPr>
            <w:r w:rsidRPr="001F7CD1">
              <w:rPr>
                <w:rFonts w:ascii="Times New Roman" w:hAnsi="Times New Roman" w:cs="Times New Roman"/>
                <w:b/>
                <w:sz w:val="24"/>
                <w:szCs w:val="24"/>
              </w:rPr>
              <w:t>II</w:t>
            </w:r>
          </w:p>
        </w:tc>
        <w:tc>
          <w:tcPr>
            <w:tcW w:w="666" w:type="dxa"/>
          </w:tcPr>
          <w:p w14:paraId="370C8E8A" w14:textId="77777777" w:rsidR="00DD0902" w:rsidRPr="001F7CD1" w:rsidRDefault="00DD0902" w:rsidP="00B4220E">
            <w:pPr>
              <w:spacing w:before="60" w:after="60"/>
              <w:jc w:val="center"/>
              <w:rPr>
                <w:rFonts w:ascii="Times New Roman" w:hAnsi="Times New Roman" w:cs="Times New Roman"/>
                <w:b/>
                <w:sz w:val="24"/>
                <w:szCs w:val="24"/>
              </w:rPr>
            </w:pPr>
          </w:p>
        </w:tc>
        <w:tc>
          <w:tcPr>
            <w:tcW w:w="7322" w:type="dxa"/>
          </w:tcPr>
          <w:p w14:paraId="77C516B3" w14:textId="77777777" w:rsidR="00DD0902" w:rsidRPr="001F7CD1" w:rsidRDefault="00DD0902" w:rsidP="00B4220E">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LÀM VĂN</w:t>
            </w:r>
          </w:p>
        </w:tc>
        <w:tc>
          <w:tcPr>
            <w:tcW w:w="734" w:type="dxa"/>
          </w:tcPr>
          <w:p w14:paraId="5F04D7AC" w14:textId="77777777" w:rsidR="00DD0902" w:rsidRPr="001F7CD1" w:rsidRDefault="00DD0902" w:rsidP="00B4220E">
            <w:pPr>
              <w:spacing w:before="60" w:after="60"/>
              <w:jc w:val="center"/>
              <w:rPr>
                <w:rFonts w:ascii="Times New Roman" w:hAnsi="Times New Roman" w:cs="Times New Roman"/>
                <w:b/>
                <w:sz w:val="24"/>
                <w:szCs w:val="24"/>
              </w:rPr>
            </w:pPr>
            <w:r w:rsidRPr="001F7CD1">
              <w:rPr>
                <w:rFonts w:ascii="Times New Roman" w:hAnsi="Times New Roman" w:cs="Times New Roman"/>
                <w:b/>
                <w:sz w:val="24"/>
                <w:szCs w:val="24"/>
              </w:rPr>
              <w:t>6,0</w:t>
            </w:r>
          </w:p>
        </w:tc>
      </w:tr>
      <w:tr w:rsidR="00F97329" w:rsidRPr="001F7CD1" w14:paraId="36513733" w14:textId="77777777" w:rsidTr="00DD0902">
        <w:tc>
          <w:tcPr>
            <w:tcW w:w="659" w:type="dxa"/>
          </w:tcPr>
          <w:p w14:paraId="4CC4D5AA" w14:textId="77777777" w:rsidR="00DD0902" w:rsidRPr="001F7CD1" w:rsidRDefault="00DD0902" w:rsidP="00B4220E">
            <w:pPr>
              <w:spacing w:before="60" w:after="60"/>
              <w:jc w:val="center"/>
              <w:rPr>
                <w:rFonts w:ascii="Times New Roman" w:hAnsi="Times New Roman" w:cs="Times New Roman"/>
                <w:sz w:val="24"/>
                <w:szCs w:val="24"/>
              </w:rPr>
            </w:pPr>
          </w:p>
        </w:tc>
        <w:tc>
          <w:tcPr>
            <w:tcW w:w="666" w:type="dxa"/>
          </w:tcPr>
          <w:p w14:paraId="3645C515" w14:textId="77777777" w:rsidR="00DD0902" w:rsidRPr="001F7CD1" w:rsidRDefault="00DD0902" w:rsidP="00B4220E">
            <w:pPr>
              <w:spacing w:before="60" w:after="60"/>
              <w:jc w:val="center"/>
              <w:rPr>
                <w:rFonts w:ascii="Times New Roman" w:hAnsi="Times New Roman" w:cs="Times New Roman"/>
                <w:b/>
                <w:sz w:val="24"/>
                <w:szCs w:val="24"/>
              </w:rPr>
            </w:pPr>
            <w:r w:rsidRPr="001F7CD1">
              <w:rPr>
                <w:rFonts w:ascii="Times New Roman" w:hAnsi="Times New Roman" w:cs="Times New Roman"/>
                <w:b/>
                <w:sz w:val="24"/>
                <w:szCs w:val="24"/>
              </w:rPr>
              <w:t>1</w:t>
            </w:r>
          </w:p>
        </w:tc>
        <w:tc>
          <w:tcPr>
            <w:tcW w:w="7322" w:type="dxa"/>
          </w:tcPr>
          <w:p w14:paraId="2DA686CE" w14:textId="77777777" w:rsidR="00DD0902" w:rsidRPr="001F7CD1" w:rsidRDefault="00DD0902" w:rsidP="00B4220E">
            <w:pPr>
              <w:shd w:val="clear" w:color="auto" w:fill="FFFFFF"/>
              <w:spacing w:before="60" w:after="60"/>
              <w:jc w:val="both"/>
              <w:textAlignment w:val="baseline"/>
              <w:rPr>
                <w:rFonts w:ascii="Times New Roman" w:hAnsi="Times New Roman" w:cs="Times New Roman"/>
                <w:b/>
                <w:spacing w:val="-4"/>
                <w:sz w:val="24"/>
                <w:szCs w:val="24"/>
              </w:rPr>
            </w:pPr>
            <w:r w:rsidRPr="001F7CD1">
              <w:rPr>
                <w:rFonts w:ascii="Times New Roman" w:hAnsi="Times New Roman" w:cs="Times New Roman"/>
                <w:b/>
                <w:spacing w:val="-6"/>
                <w:sz w:val="24"/>
                <w:szCs w:val="24"/>
                <w:lang w:val="vi-VN"/>
              </w:rPr>
              <w:t>V</w:t>
            </w:r>
            <w:r w:rsidRPr="001F7CD1">
              <w:rPr>
                <w:rFonts w:ascii="Times New Roman" w:hAnsi="Times New Roman" w:cs="Times New Roman"/>
                <w:b/>
                <w:spacing w:val="-6"/>
                <w:sz w:val="24"/>
                <w:szCs w:val="24"/>
              </w:rPr>
              <w:t>iết đoạn văn nghị luận (khoảng 200 chữ)</w:t>
            </w:r>
            <w:r w:rsidRPr="001F7CD1">
              <w:rPr>
                <w:rFonts w:ascii="Times New Roman" w:hAnsi="Times New Roman" w:cs="Times New Roman"/>
                <w:b/>
                <w:spacing w:val="-4"/>
                <w:sz w:val="24"/>
                <w:szCs w:val="24"/>
              </w:rPr>
              <w:t xml:space="preserve"> trình</w:t>
            </w:r>
            <w:r w:rsidRPr="001F7CD1">
              <w:rPr>
                <w:rFonts w:ascii="Times New Roman" w:hAnsi="Times New Roman" w:cs="Times New Roman"/>
                <w:b/>
                <w:spacing w:val="-4"/>
                <w:sz w:val="24"/>
                <w:szCs w:val="24"/>
                <w:lang w:val="vi-VN"/>
              </w:rPr>
              <w:t xml:space="preserve"> bày suy nghĩ về </w:t>
            </w:r>
            <w:r w:rsidRPr="001F7CD1">
              <w:rPr>
                <w:rFonts w:ascii="Times New Roman" w:hAnsi="Times New Roman" w:cs="Times New Roman"/>
                <w:b/>
                <w:spacing w:val="-4"/>
                <w:sz w:val="24"/>
                <w:szCs w:val="24"/>
              </w:rPr>
              <w:t>…</w:t>
            </w:r>
          </w:p>
        </w:tc>
        <w:tc>
          <w:tcPr>
            <w:tcW w:w="734" w:type="dxa"/>
          </w:tcPr>
          <w:p w14:paraId="688E4DF2" w14:textId="77777777" w:rsidR="00DD0902" w:rsidRPr="001F7CD1" w:rsidRDefault="00DD0902" w:rsidP="00B4220E">
            <w:pPr>
              <w:spacing w:before="60" w:after="60"/>
              <w:jc w:val="center"/>
              <w:rPr>
                <w:rFonts w:ascii="Times New Roman" w:hAnsi="Times New Roman" w:cs="Times New Roman"/>
                <w:b/>
                <w:sz w:val="24"/>
                <w:szCs w:val="24"/>
              </w:rPr>
            </w:pPr>
            <w:r w:rsidRPr="001F7CD1">
              <w:rPr>
                <w:rFonts w:ascii="Times New Roman" w:hAnsi="Times New Roman" w:cs="Times New Roman"/>
                <w:b/>
                <w:sz w:val="24"/>
                <w:szCs w:val="24"/>
              </w:rPr>
              <w:t>2,0</w:t>
            </w:r>
          </w:p>
        </w:tc>
      </w:tr>
      <w:tr w:rsidR="00F97329" w:rsidRPr="001F7CD1" w14:paraId="7F769A42" w14:textId="77777777" w:rsidTr="00DD0902">
        <w:tc>
          <w:tcPr>
            <w:tcW w:w="659" w:type="dxa"/>
          </w:tcPr>
          <w:p w14:paraId="64BF63C9" w14:textId="77777777" w:rsidR="00DD0902" w:rsidRPr="001F7CD1" w:rsidRDefault="00DD0902" w:rsidP="00B4220E">
            <w:pPr>
              <w:spacing w:before="60" w:after="60"/>
              <w:jc w:val="center"/>
              <w:rPr>
                <w:rFonts w:ascii="Times New Roman" w:hAnsi="Times New Roman" w:cs="Times New Roman"/>
                <w:sz w:val="24"/>
                <w:szCs w:val="24"/>
              </w:rPr>
            </w:pPr>
          </w:p>
        </w:tc>
        <w:tc>
          <w:tcPr>
            <w:tcW w:w="666" w:type="dxa"/>
          </w:tcPr>
          <w:p w14:paraId="1D640212" w14:textId="77777777" w:rsidR="00DD0902" w:rsidRPr="001F7CD1" w:rsidRDefault="00DD0902" w:rsidP="00B4220E">
            <w:pPr>
              <w:spacing w:before="60" w:after="60"/>
              <w:jc w:val="center"/>
              <w:rPr>
                <w:rFonts w:ascii="Times New Roman" w:hAnsi="Times New Roman" w:cs="Times New Roman"/>
                <w:b/>
                <w:sz w:val="24"/>
                <w:szCs w:val="24"/>
              </w:rPr>
            </w:pPr>
          </w:p>
        </w:tc>
        <w:tc>
          <w:tcPr>
            <w:tcW w:w="7322" w:type="dxa"/>
          </w:tcPr>
          <w:p w14:paraId="20B01D2B" w14:textId="77777777" w:rsidR="00DD0902" w:rsidRPr="001F7CD1" w:rsidRDefault="00DD0902" w:rsidP="00B4220E">
            <w:pPr>
              <w:spacing w:before="60" w:after="60"/>
              <w:jc w:val="both"/>
              <w:textAlignment w:val="baseline"/>
              <w:rPr>
                <w:rFonts w:ascii="Times New Roman" w:eastAsia="Times New Roman" w:hAnsi="Times New Roman" w:cs="Times New Roman"/>
                <w:bCs/>
                <w:i/>
                <w:iCs/>
                <w:noProof/>
                <w:spacing w:val="-2"/>
                <w:sz w:val="24"/>
                <w:szCs w:val="24"/>
              </w:rPr>
            </w:pPr>
            <w:r w:rsidRPr="001F7CD1">
              <w:rPr>
                <w:rFonts w:ascii="Times New Roman" w:eastAsia="Times New Roman" w:hAnsi="Times New Roman" w:cs="Times New Roman"/>
                <w:bCs/>
                <w:i/>
                <w:iCs/>
                <w:noProof/>
                <w:spacing w:val="-2"/>
                <w:sz w:val="24"/>
                <w:szCs w:val="24"/>
              </w:rPr>
              <w:t>a. Xác định được yêu cầu về hình thức, dung lượng của đoạn văn</w:t>
            </w:r>
          </w:p>
          <w:p w14:paraId="1F5BD00B" w14:textId="77777777" w:rsidR="00DD0902" w:rsidRPr="001F7CD1" w:rsidRDefault="00DD0902" w:rsidP="00B4220E">
            <w:pPr>
              <w:spacing w:before="60" w:after="60"/>
              <w:jc w:val="both"/>
              <w:textAlignment w:val="baseline"/>
              <w:rPr>
                <w:rFonts w:ascii="Times New Roman" w:eastAsia="Times New Roman" w:hAnsi="Times New Roman" w:cs="Times New Roman"/>
                <w:b/>
                <w:bCs/>
                <w:i/>
                <w:spacing w:val="-2"/>
                <w:sz w:val="24"/>
                <w:szCs w:val="24"/>
              </w:rPr>
            </w:pPr>
            <w:r w:rsidRPr="001F7CD1">
              <w:rPr>
                <w:rFonts w:ascii="Times New Roman" w:eastAsia="Times New Roman" w:hAnsi="Times New Roman" w:cs="Times New Roman"/>
                <w:b/>
                <w:bCs/>
                <w:i/>
                <w:spacing w:val="-2"/>
                <w:sz w:val="24"/>
                <w:szCs w:val="24"/>
              </w:rPr>
              <w:t>Hướng dẫn chấm:</w:t>
            </w:r>
          </w:p>
          <w:p w14:paraId="2048EC2C" w14:textId="77777777" w:rsidR="00DD0902" w:rsidRPr="001F7CD1" w:rsidRDefault="00DD0902" w:rsidP="00B4220E">
            <w:pPr>
              <w:spacing w:before="60" w:after="60"/>
              <w:jc w:val="both"/>
              <w:textAlignment w:val="baseline"/>
              <w:rPr>
                <w:rFonts w:ascii="Times New Roman" w:eastAsia="Times New Roman" w:hAnsi="Times New Roman" w:cs="Times New Roman"/>
                <w:bCs/>
                <w:i/>
                <w:iCs/>
                <w:noProof/>
                <w:spacing w:val="-2"/>
                <w:sz w:val="24"/>
                <w:szCs w:val="24"/>
              </w:rPr>
            </w:pPr>
            <w:r w:rsidRPr="001F7CD1">
              <w:rPr>
                <w:rFonts w:ascii="Times New Roman" w:eastAsia="Times New Roman" w:hAnsi="Times New Roman" w:cs="Times New Roman"/>
                <w:bCs/>
                <w:iCs/>
                <w:noProof/>
                <w:spacing w:val="-2"/>
                <w:sz w:val="24"/>
                <w:szCs w:val="24"/>
              </w:rPr>
              <w:t xml:space="preserve">- Bảo đảm yêu cầu về hình thức </w:t>
            </w:r>
            <w:r w:rsidRPr="001F7CD1">
              <w:rPr>
                <w:rFonts w:ascii="Times New Roman" w:eastAsia="Times New Roman" w:hAnsi="Times New Roman" w:cs="Times New Roman"/>
                <w:b/>
                <w:bCs/>
                <w:iCs/>
                <w:noProof/>
                <w:spacing w:val="-2"/>
                <w:sz w:val="24"/>
                <w:szCs w:val="24"/>
              </w:rPr>
              <w:t>và</w:t>
            </w:r>
            <w:r w:rsidRPr="001F7CD1">
              <w:rPr>
                <w:rFonts w:ascii="Times New Roman" w:eastAsia="Times New Roman" w:hAnsi="Times New Roman" w:cs="Times New Roman"/>
                <w:bCs/>
                <w:iCs/>
                <w:noProof/>
                <w:spacing w:val="-2"/>
                <w:sz w:val="24"/>
                <w:szCs w:val="24"/>
              </w:rPr>
              <w:t xml:space="preserve"> dung lượng (khoảng 200 chữ) của đoạn văn. Thí sinh có thể trình bày đoạn văn theo cách diễn dịch, quy nạp, phối hợp hoặc song song: 0,25 điểm.</w:t>
            </w:r>
          </w:p>
          <w:p w14:paraId="289913FA" w14:textId="77777777" w:rsidR="00DD0902" w:rsidRPr="001F7CD1" w:rsidRDefault="00DD0902" w:rsidP="00B4220E">
            <w:pPr>
              <w:spacing w:before="60" w:after="60"/>
              <w:jc w:val="both"/>
              <w:textAlignment w:val="baseline"/>
              <w:rPr>
                <w:rFonts w:ascii="Times New Roman" w:eastAsia="Times New Roman" w:hAnsi="Times New Roman" w:cs="Times New Roman"/>
                <w:bCs/>
                <w:iCs/>
                <w:noProof/>
                <w:spacing w:val="-2"/>
                <w:sz w:val="24"/>
                <w:szCs w:val="24"/>
              </w:rPr>
            </w:pPr>
            <w:r w:rsidRPr="001F7CD1">
              <w:rPr>
                <w:rFonts w:ascii="Times New Roman" w:eastAsia="Times New Roman" w:hAnsi="Times New Roman" w:cs="Times New Roman"/>
                <w:bCs/>
                <w:iCs/>
                <w:noProof/>
                <w:spacing w:val="-2"/>
                <w:sz w:val="24"/>
                <w:szCs w:val="24"/>
              </w:rPr>
              <w:t xml:space="preserve">- </w:t>
            </w:r>
            <w:r w:rsidRPr="001F7CD1">
              <w:rPr>
                <w:rFonts w:ascii="Times New Roman" w:eastAsia="Times New Roman" w:hAnsi="Times New Roman" w:cs="Times New Roman"/>
                <w:iCs/>
                <w:noProof/>
                <w:spacing w:val="-2"/>
                <w:sz w:val="24"/>
                <w:szCs w:val="24"/>
              </w:rPr>
              <w:t xml:space="preserve">Không đảm bảo yêu cầu về hình thức </w:t>
            </w:r>
            <w:r w:rsidRPr="001F7CD1">
              <w:rPr>
                <w:rFonts w:ascii="Times New Roman" w:eastAsia="Times New Roman" w:hAnsi="Times New Roman" w:cs="Times New Roman"/>
                <w:b/>
                <w:iCs/>
                <w:noProof/>
                <w:spacing w:val="-2"/>
                <w:sz w:val="24"/>
                <w:szCs w:val="24"/>
              </w:rPr>
              <w:t xml:space="preserve">hoặc </w:t>
            </w:r>
            <w:r w:rsidRPr="001F7CD1">
              <w:rPr>
                <w:rFonts w:ascii="Times New Roman" w:eastAsia="Times New Roman" w:hAnsi="Times New Roman" w:cs="Times New Roman"/>
                <w:iCs/>
                <w:noProof/>
                <w:spacing w:val="-2"/>
                <w:sz w:val="24"/>
                <w:szCs w:val="24"/>
              </w:rPr>
              <w:t>dung lượng (ngắn</w:t>
            </w:r>
            <w:r w:rsidRPr="001F7CD1">
              <w:rPr>
                <w:rFonts w:ascii="Times New Roman" w:eastAsia="Times New Roman" w:hAnsi="Times New Roman" w:cs="Times New Roman"/>
                <w:b/>
                <w:iCs/>
                <w:noProof/>
                <w:spacing w:val="-2"/>
                <w:sz w:val="24"/>
                <w:szCs w:val="24"/>
              </w:rPr>
              <w:t xml:space="preserve"> </w:t>
            </w:r>
            <w:r w:rsidRPr="001F7CD1">
              <w:rPr>
                <w:rFonts w:ascii="Times New Roman" w:eastAsia="Times New Roman" w:hAnsi="Times New Roman" w:cs="Times New Roman"/>
                <w:iCs/>
                <w:noProof/>
                <w:spacing w:val="-2"/>
                <w:sz w:val="24"/>
                <w:szCs w:val="24"/>
              </w:rPr>
              <w:t>dưới 100 chữ hay dài quá 300 chữ): 0 (không) điểm.</w:t>
            </w:r>
          </w:p>
        </w:tc>
        <w:tc>
          <w:tcPr>
            <w:tcW w:w="734" w:type="dxa"/>
          </w:tcPr>
          <w:p w14:paraId="13A015F2" w14:textId="77777777" w:rsidR="00DD0902" w:rsidRPr="001F7CD1" w:rsidRDefault="00DD0902" w:rsidP="00B4220E">
            <w:pPr>
              <w:spacing w:before="60" w:after="60"/>
              <w:jc w:val="center"/>
              <w:rPr>
                <w:rFonts w:ascii="Times New Roman" w:eastAsia="Times New Roman" w:hAnsi="Times New Roman" w:cs="Times New Roman"/>
                <w:bCs/>
                <w:iCs/>
                <w:noProof/>
                <w:spacing w:val="-2"/>
                <w:sz w:val="24"/>
                <w:szCs w:val="24"/>
              </w:rPr>
            </w:pPr>
            <w:r w:rsidRPr="001F7CD1">
              <w:rPr>
                <w:rFonts w:ascii="Times New Roman" w:eastAsia="Times New Roman" w:hAnsi="Times New Roman" w:cs="Times New Roman"/>
                <w:bCs/>
                <w:iCs/>
                <w:noProof/>
                <w:spacing w:val="-2"/>
                <w:sz w:val="24"/>
                <w:szCs w:val="24"/>
              </w:rPr>
              <w:t>0,25</w:t>
            </w:r>
          </w:p>
        </w:tc>
      </w:tr>
      <w:tr w:rsidR="00F97329" w:rsidRPr="001F7CD1" w14:paraId="3FC73A9C" w14:textId="77777777" w:rsidTr="00DD0902">
        <w:tc>
          <w:tcPr>
            <w:tcW w:w="659" w:type="dxa"/>
          </w:tcPr>
          <w:p w14:paraId="0408E2C5" w14:textId="77777777" w:rsidR="00DD0902" w:rsidRPr="001F7CD1" w:rsidRDefault="00DD0902" w:rsidP="00B4220E">
            <w:pPr>
              <w:spacing w:before="60" w:after="60"/>
              <w:jc w:val="center"/>
              <w:rPr>
                <w:rFonts w:ascii="Times New Roman" w:hAnsi="Times New Roman" w:cs="Times New Roman"/>
                <w:sz w:val="24"/>
                <w:szCs w:val="24"/>
              </w:rPr>
            </w:pPr>
          </w:p>
        </w:tc>
        <w:tc>
          <w:tcPr>
            <w:tcW w:w="666" w:type="dxa"/>
          </w:tcPr>
          <w:p w14:paraId="63F05EBB" w14:textId="77777777" w:rsidR="00DD0902" w:rsidRPr="001F7CD1" w:rsidRDefault="00DD0902" w:rsidP="00B4220E">
            <w:pPr>
              <w:spacing w:before="60" w:after="60"/>
              <w:jc w:val="center"/>
              <w:rPr>
                <w:rFonts w:ascii="Times New Roman" w:hAnsi="Times New Roman" w:cs="Times New Roman"/>
                <w:b/>
                <w:sz w:val="24"/>
                <w:szCs w:val="24"/>
              </w:rPr>
            </w:pPr>
          </w:p>
        </w:tc>
        <w:tc>
          <w:tcPr>
            <w:tcW w:w="7322" w:type="dxa"/>
          </w:tcPr>
          <w:p w14:paraId="176F0A7F" w14:textId="77777777" w:rsidR="00DD0902" w:rsidRPr="001F7CD1" w:rsidRDefault="00DD0902" w:rsidP="00B4220E">
            <w:pPr>
              <w:spacing w:before="60" w:after="60"/>
              <w:jc w:val="both"/>
              <w:textAlignment w:val="baseline"/>
              <w:rPr>
                <w:rFonts w:ascii="Times New Roman" w:eastAsia="Times New Roman" w:hAnsi="Times New Roman" w:cs="Times New Roman"/>
                <w:bCs/>
                <w:i/>
                <w:iCs/>
                <w:noProof/>
                <w:spacing w:val="-2"/>
                <w:sz w:val="24"/>
                <w:szCs w:val="24"/>
                <w:lang w:val="vi-VN"/>
              </w:rPr>
            </w:pPr>
            <w:r w:rsidRPr="001F7CD1">
              <w:rPr>
                <w:rFonts w:ascii="Times New Roman" w:eastAsia="Times New Roman" w:hAnsi="Times New Roman" w:cs="Times New Roman"/>
                <w:bCs/>
                <w:i/>
                <w:iCs/>
                <w:noProof/>
                <w:spacing w:val="-2"/>
                <w:sz w:val="24"/>
                <w:szCs w:val="24"/>
              </w:rPr>
              <w:t>b. Xác định đúng vấn đề cần nghị luận</w:t>
            </w:r>
          </w:p>
          <w:p w14:paraId="19F26675" w14:textId="77777777" w:rsidR="00DD0902" w:rsidRPr="001F7CD1" w:rsidRDefault="00DD0902" w:rsidP="00B4220E">
            <w:pPr>
              <w:spacing w:before="60" w:after="60"/>
              <w:jc w:val="both"/>
              <w:textAlignment w:val="baseline"/>
              <w:rPr>
                <w:rFonts w:ascii="Times New Roman" w:eastAsia="Times New Roman" w:hAnsi="Times New Roman" w:cs="Times New Roman"/>
                <w:bCs/>
                <w:iCs/>
                <w:spacing w:val="-2"/>
                <w:sz w:val="24"/>
                <w:szCs w:val="24"/>
              </w:rPr>
            </w:pPr>
            <w:r w:rsidRPr="001F7CD1">
              <w:rPr>
                <w:rFonts w:ascii="Times New Roman" w:eastAsia="Times New Roman" w:hAnsi="Times New Roman" w:cs="Times New Roman"/>
                <w:bCs/>
                <w:iCs/>
                <w:spacing w:val="-2"/>
                <w:sz w:val="24"/>
                <w:szCs w:val="24"/>
              </w:rPr>
              <w:t>…</w:t>
            </w:r>
          </w:p>
          <w:p w14:paraId="03515273" w14:textId="77777777" w:rsidR="00DD0902" w:rsidRPr="001F7CD1" w:rsidRDefault="00DD0902" w:rsidP="00B4220E">
            <w:pPr>
              <w:spacing w:before="60" w:after="60"/>
              <w:contextualSpacing/>
              <w:jc w:val="both"/>
              <w:rPr>
                <w:rFonts w:ascii="Times New Roman" w:eastAsia="Times New Roman" w:hAnsi="Times New Roman" w:cs="Times New Roman"/>
                <w:b/>
                <w:bCs/>
                <w:i/>
                <w:spacing w:val="-2"/>
                <w:sz w:val="24"/>
                <w:szCs w:val="24"/>
              </w:rPr>
            </w:pPr>
            <w:r w:rsidRPr="001F7CD1">
              <w:rPr>
                <w:rFonts w:ascii="Times New Roman" w:eastAsia="Times New Roman" w:hAnsi="Times New Roman" w:cs="Times New Roman"/>
                <w:b/>
                <w:bCs/>
                <w:i/>
                <w:spacing w:val="-2"/>
                <w:sz w:val="24"/>
                <w:szCs w:val="24"/>
              </w:rPr>
              <w:t>Hướng dẫn chấm:</w:t>
            </w:r>
          </w:p>
          <w:p w14:paraId="61D4C53D" w14:textId="77777777" w:rsidR="00DD0902" w:rsidRPr="001F7CD1" w:rsidRDefault="00DD0902" w:rsidP="00B4220E">
            <w:pPr>
              <w:spacing w:before="60" w:after="60"/>
              <w:contextualSpacing/>
              <w:jc w:val="both"/>
              <w:rPr>
                <w:rFonts w:ascii="Times New Roman" w:eastAsia="Times New Roman" w:hAnsi="Times New Roman" w:cs="Times New Roman"/>
                <w:bCs/>
                <w:iCs/>
                <w:noProof/>
                <w:spacing w:val="-2"/>
                <w:sz w:val="24"/>
                <w:szCs w:val="24"/>
              </w:rPr>
            </w:pPr>
            <w:r w:rsidRPr="001F7CD1">
              <w:rPr>
                <w:rFonts w:ascii="Times New Roman" w:eastAsia="Times New Roman" w:hAnsi="Times New Roman" w:cs="Times New Roman"/>
                <w:bCs/>
                <w:iCs/>
                <w:noProof/>
                <w:spacing w:val="-2"/>
                <w:sz w:val="24"/>
                <w:szCs w:val="24"/>
              </w:rPr>
              <w:t xml:space="preserve">- Xác định đúng </w:t>
            </w:r>
            <w:r w:rsidRPr="001F7CD1">
              <w:rPr>
                <w:rFonts w:ascii="Times New Roman" w:eastAsia="Times New Roman" w:hAnsi="Times New Roman" w:cs="Times New Roman"/>
                <w:b/>
                <w:bCs/>
                <w:iCs/>
                <w:noProof/>
                <w:spacing w:val="-2"/>
                <w:sz w:val="24"/>
                <w:szCs w:val="24"/>
              </w:rPr>
              <w:t>và</w:t>
            </w:r>
            <w:r w:rsidRPr="001F7CD1">
              <w:rPr>
                <w:rFonts w:ascii="Times New Roman" w:eastAsia="Times New Roman" w:hAnsi="Times New Roman" w:cs="Times New Roman"/>
                <w:bCs/>
                <w:iCs/>
                <w:noProof/>
                <w:spacing w:val="-2"/>
                <w:sz w:val="24"/>
                <w:szCs w:val="24"/>
              </w:rPr>
              <w:t xml:space="preserve"> tập trung làm rõ vấn đề cần nghị luận: 0,25 điểm.</w:t>
            </w:r>
          </w:p>
          <w:p w14:paraId="3A9FAF99" w14:textId="77777777" w:rsidR="00DD0902" w:rsidRPr="001F7CD1" w:rsidRDefault="00DD0902" w:rsidP="00B4220E">
            <w:pPr>
              <w:spacing w:before="60" w:after="60"/>
              <w:contextualSpacing/>
              <w:jc w:val="both"/>
              <w:rPr>
                <w:rFonts w:ascii="Times New Roman" w:eastAsia="Times New Roman" w:hAnsi="Times New Roman" w:cs="Times New Roman"/>
                <w:bCs/>
                <w:iCs/>
                <w:noProof/>
                <w:spacing w:val="-2"/>
                <w:sz w:val="24"/>
                <w:szCs w:val="24"/>
              </w:rPr>
            </w:pPr>
            <w:r w:rsidRPr="001F7CD1">
              <w:rPr>
                <w:rFonts w:ascii="Times New Roman" w:eastAsia="Times New Roman" w:hAnsi="Times New Roman" w:cs="Times New Roman"/>
                <w:bCs/>
                <w:iCs/>
                <w:noProof/>
                <w:spacing w:val="-2"/>
                <w:sz w:val="24"/>
                <w:szCs w:val="24"/>
              </w:rPr>
              <w:t xml:space="preserve">- Không xác định đúng vấn đề cần nghị luận </w:t>
            </w:r>
            <w:r w:rsidRPr="001F7CD1">
              <w:rPr>
                <w:rFonts w:ascii="Times New Roman" w:eastAsia="Times New Roman" w:hAnsi="Times New Roman" w:cs="Times New Roman"/>
                <w:b/>
                <w:bCs/>
                <w:iCs/>
                <w:noProof/>
                <w:spacing w:val="-2"/>
                <w:sz w:val="24"/>
                <w:szCs w:val="24"/>
              </w:rPr>
              <w:t>hoặc</w:t>
            </w:r>
            <w:r w:rsidRPr="001F7CD1">
              <w:rPr>
                <w:rFonts w:ascii="Times New Roman" w:eastAsia="Times New Roman" w:hAnsi="Times New Roman" w:cs="Times New Roman"/>
                <w:bCs/>
                <w:iCs/>
                <w:noProof/>
                <w:spacing w:val="-2"/>
                <w:sz w:val="24"/>
                <w:szCs w:val="24"/>
              </w:rPr>
              <w:t xml:space="preserve"> triển khai không đúng vấn đề nghị luận (lạc đề): 0 (không) điểm.</w:t>
            </w:r>
          </w:p>
        </w:tc>
        <w:tc>
          <w:tcPr>
            <w:tcW w:w="734" w:type="dxa"/>
          </w:tcPr>
          <w:p w14:paraId="1B20436C" w14:textId="77777777" w:rsidR="00DD0902" w:rsidRPr="001F7CD1" w:rsidRDefault="00DD0902" w:rsidP="00B4220E">
            <w:pPr>
              <w:spacing w:before="60" w:after="60"/>
              <w:jc w:val="center"/>
              <w:rPr>
                <w:rFonts w:ascii="Times New Roman" w:eastAsia="Times New Roman" w:hAnsi="Times New Roman" w:cs="Times New Roman"/>
                <w:bCs/>
                <w:iCs/>
                <w:noProof/>
                <w:spacing w:val="-2"/>
                <w:sz w:val="24"/>
                <w:szCs w:val="24"/>
              </w:rPr>
            </w:pPr>
            <w:r w:rsidRPr="001F7CD1">
              <w:rPr>
                <w:rFonts w:ascii="Times New Roman" w:eastAsia="Times New Roman" w:hAnsi="Times New Roman" w:cs="Times New Roman"/>
                <w:bCs/>
                <w:iCs/>
                <w:noProof/>
                <w:spacing w:val="-2"/>
                <w:sz w:val="24"/>
                <w:szCs w:val="24"/>
              </w:rPr>
              <w:t>0,25</w:t>
            </w:r>
          </w:p>
        </w:tc>
      </w:tr>
      <w:tr w:rsidR="00F97329" w:rsidRPr="001F7CD1" w14:paraId="3F6D1F4A" w14:textId="77777777" w:rsidTr="00DD0902">
        <w:tc>
          <w:tcPr>
            <w:tcW w:w="659" w:type="dxa"/>
          </w:tcPr>
          <w:p w14:paraId="59204B3C" w14:textId="77777777" w:rsidR="00DD0902" w:rsidRPr="001F7CD1" w:rsidRDefault="00DD0902" w:rsidP="00B4220E">
            <w:pPr>
              <w:spacing w:before="60" w:after="60"/>
              <w:jc w:val="center"/>
              <w:rPr>
                <w:rFonts w:ascii="Times New Roman" w:hAnsi="Times New Roman" w:cs="Times New Roman"/>
                <w:sz w:val="24"/>
                <w:szCs w:val="24"/>
              </w:rPr>
            </w:pPr>
          </w:p>
        </w:tc>
        <w:tc>
          <w:tcPr>
            <w:tcW w:w="666" w:type="dxa"/>
          </w:tcPr>
          <w:p w14:paraId="46F33176" w14:textId="77777777" w:rsidR="00DD0902" w:rsidRPr="001F7CD1" w:rsidRDefault="00DD0902" w:rsidP="00B4220E">
            <w:pPr>
              <w:spacing w:before="60" w:after="60"/>
              <w:jc w:val="center"/>
              <w:rPr>
                <w:rFonts w:ascii="Times New Roman" w:hAnsi="Times New Roman" w:cs="Times New Roman"/>
                <w:b/>
                <w:sz w:val="24"/>
                <w:szCs w:val="24"/>
              </w:rPr>
            </w:pPr>
          </w:p>
        </w:tc>
        <w:tc>
          <w:tcPr>
            <w:tcW w:w="7322" w:type="dxa"/>
          </w:tcPr>
          <w:p w14:paraId="7ABD4E96" w14:textId="77777777" w:rsidR="00DD0902" w:rsidRPr="001F7CD1" w:rsidRDefault="00DD0902" w:rsidP="00B4220E">
            <w:pPr>
              <w:spacing w:before="60" w:after="60"/>
              <w:jc w:val="both"/>
              <w:textAlignment w:val="baseline"/>
              <w:rPr>
                <w:rFonts w:ascii="Times New Roman" w:eastAsia="Times New Roman" w:hAnsi="Times New Roman" w:cs="Times New Roman"/>
                <w:bCs/>
                <w:i/>
                <w:iCs/>
                <w:noProof/>
                <w:spacing w:val="-2"/>
                <w:sz w:val="24"/>
                <w:szCs w:val="24"/>
              </w:rPr>
            </w:pPr>
            <w:r w:rsidRPr="001F7CD1">
              <w:rPr>
                <w:rFonts w:ascii="Times New Roman" w:eastAsia="Times New Roman" w:hAnsi="Times New Roman" w:cs="Times New Roman"/>
                <w:bCs/>
                <w:i/>
                <w:iCs/>
                <w:noProof/>
                <w:spacing w:val="-2"/>
                <w:sz w:val="24"/>
                <w:szCs w:val="24"/>
              </w:rPr>
              <w:t>c. Viết đoạn văn bảo đảm các yêu cầu</w:t>
            </w:r>
          </w:p>
          <w:p w14:paraId="4B7CBEB6" w14:textId="77777777" w:rsidR="00DD0902" w:rsidRPr="001F7CD1" w:rsidRDefault="00DD0902" w:rsidP="00B4220E">
            <w:pPr>
              <w:spacing w:before="60" w:after="60"/>
              <w:jc w:val="both"/>
              <w:textAlignment w:val="baseline"/>
              <w:rPr>
                <w:rFonts w:ascii="Times New Roman" w:eastAsia="Times New Roman" w:hAnsi="Times New Roman" w:cs="Times New Roman"/>
                <w:bCs/>
                <w:iCs/>
                <w:noProof/>
                <w:spacing w:val="-3"/>
                <w:sz w:val="24"/>
                <w:szCs w:val="24"/>
              </w:rPr>
            </w:pPr>
            <w:r w:rsidRPr="001F7CD1">
              <w:rPr>
                <w:rFonts w:ascii="Times New Roman" w:eastAsia="Times New Roman" w:hAnsi="Times New Roman" w:cs="Times New Roman"/>
                <w:bCs/>
                <w:iCs/>
                <w:noProof/>
                <w:spacing w:val="-4"/>
                <w:sz w:val="24"/>
                <w:szCs w:val="24"/>
              </w:rPr>
              <w:t>Lựa chọn các thao tác lập luận phù hợp, kết hợp chặt chẽ lí lẽ và dẫn chứng; c</w:t>
            </w:r>
            <w:r w:rsidRPr="001F7CD1">
              <w:rPr>
                <w:rFonts w:ascii="Times New Roman" w:eastAsia="Times New Roman" w:hAnsi="Times New Roman" w:cs="Times New Roman"/>
                <w:bCs/>
                <w:iCs/>
                <w:noProof/>
                <w:spacing w:val="-3"/>
                <w:sz w:val="24"/>
                <w:szCs w:val="24"/>
              </w:rPr>
              <w:t xml:space="preserve">ó thể diễn đạt bằng nhiều cách khác nhau tuy nhiên cần đảm bảo hợp lí và thuyết phục. Sau đây là gợi ý về cách triển khai và một số nội dung cụ thể: </w:t>
            </w:r>
          </w:p>
          <w:p w14:paraId="0BAD2D74" w14:textId="77777777" w:rsidR="00DD0902" w:rsidRPr="001F7CD1" w:rsidRDefault="00DD0902" w:rsidP="00B4220E">
            <w:pPr>
              <w:spacing w:before="60" w:after="60"/>
              <w:jc w:val="both"/>
              <w:textAlignment w:val="baseline"/>
              <w:rPr>
                <w:rFonts w:ascii="Times New Roman" w:eastAsia="Times New Roman" w:hAnsi="Times New Roman" w:cs="Times New Roman"/>
                <w:bCs/>
                <w:iCs/>
                <w:noProof/>
                <w:spacing w:val="-2"/>
                <w:sz w:val="24"/>
                <w:szCs w:val="24"/>
              </w:rPr>
            </w:pPr>
            <w:r w:rsidRPr="001F7CD1">
              <w:rPr>
                <w:rFonts w:ascii="Times New Roman" w:eastAsia="Times New Roman" w:hAnsi="Times New Roman" w:cs="Times New Roman"/>
                <w:bCs/>
                <w:i/>
                <w:iCs/>
                <w:noProof/>
                <w:spacing w:val="-3"/>
                <w:sz w:val="24"/>
                <w:szCs w:val="24"/>
              </w:rPr>
              <w:t>…</w:t>
            </w:r>
          </w:p>
          <w:p w14:paraId="0DB56CBF" w14:textId="77777777" w:rsidR="00DD0902" w:rsidRPr="001F7CD1" w:rsidRDefault="00DD0902" w:rsidP="00B4220E">
            <w:pPr>
              <w:spacing w:before="60" w:after="60"/>
              <w:jc w:val="both"/>
              <w:textAlignment w:val="baseline"/>
              <w:rPr>
                <w:rFonts w:ascii="Times New Roman" w:eastAsia="Times New Roman" w:hAnsi="Times New Roman" w:cs="Times New Roman"/>
                <w:b/>
                <w:bCs/>
                <w:i/>
                <w:iCs/>
                <w:noProof/>
                <w:spacing w:val="-2"/>
                <w:sz w:val="24"/>
                <w:szCs w:val="24"/>
              </w:rPr>
            </w:pPr>
            <w:r w:rsidRPr="001F7CD1">
              <w:rPr>
                <w:rFonts w:ascii="Times New Roman" w:eastAsia="Times New Roman" w:hAnsi="Times New Roman" w:cs="Times New Roman"/>
                <w:b/>
                <w:bCs/>
                <w:i/>
                <w:iCs/>
                <w:noProof/>
                <w:spacing w:val="-2"/>
                <w:sz w:val="24"/>
                <w:szCs w:val="24"/>
              </w:rPr>
              <w:t>Hướng dẫn chấm:</w:t>
            </w:r>
          </w:p>
          <w:p w14:paraId="0419984F" w14:textId="77777777" w:rsidR="00DD0902" w:rsidRPr="001F7CD1" w:rsidRDefault="00DD0902" w:rsidP="00B4220E">
            <w:pPr>
              <w:spacing w:before="60" w:after="60"/>
              <w:jc w:val="both"/>
              <w:textAlignment w:val="baseline"/>
              <w:rPr>
                <w:rFonts w:ascii="Times New Roman" w:eastAsia="Times New Roman" w:hAnsi="Times New Roman" w:cs="Times New Roman"/>
                <w:bCs/>
                <w:iCs/>
                <w:noProof/>
                <w:spacing w:val="-2"/>
                <w:sz w:val="24"/>
                <w:szCs w:val="24"/>
              </w:rPr>
            </w:pPr>
            <w:r w:rsidRPr="001F7CD1">
              <w:rPr>
                <w:rFonts w:ascii="Times New Roman" w:eastAsia="Times New Roman" w:hAnsi="Times New Roman" w:cs="Times New Roman"/>
                <w:bCs/>
                <w:iCs/>
                <w:noProof/>
                <w:spacing w:val="-2"/>
                <w:sz w:val="24"/>
                <w:szCs w:val="24"/>
              </w:rPr>
              <w:t>- Chia điểm từng ý</w:t>
            </w:r>
          </w:p>
          <w:p w14:paraId="64F4B5A9" w14:textId="77777777" w:rsidR="00DD0902" w:rsidRPr="001F7CD1" w:rsidRDefault="00DD0902" w:rsidP="00B4220E">
            <w:pPr>
              <w:spacing w:before="60" w:after="60"/>
              <w:jc w:val="both"/>
              <w:textAlignment w:val="baseline"/>
              <w:rPr>
                <w:rFonts w:ascii="Times New Roman" w:eastAsia="Times New Roman" w:hAnsi="Times New Roman" w:cs="Times New Roman"/>
                <w:bCs/>
                <w:iCs/>
                <w:noProof/>
                <w:spacing w:val="-2"/>
                <w:sz w:val="24"/>
                <w:szCs w:val="24"/>
              </w:rPr>
            </w:pPr>
            <w:r w:rsidRPr="001F7CD1">
              <w:rPr>
                <w:rFonts w:ascii="Times New Roman" w:eastAsia="Times New Roman" w:hAnsi="Times New Roman" w:cs="Times New Roman"/>
                <w:bCs/>
                <w:iCs/>
                <w:noProof/>
                <w:spacing w:val="-2"/>
                <w:sz w:val="24"/>
                <w:szCs w:val="24"/>
              </w:rPr>
              <w:t>- Diễn đạt hay và có ý sáng tạo:</w:t>
            </w:r>
            <w:r w:rsidRPr="001F7CD1">
              <w:rPr>
                <w:rFonts w:ascii="Times New Roman" w:eastAsia="Times New Roman" w:hAnsi="Times New Roman" w:cs="Times New Roman"/>
                <w:bCs/>
                <w:i/>
                <w:iCs/>
                <w:noProof/>
                <w:spacing w:val="-2"/>
                <w:sz w:val="24"/>
                <w:szCs w:val="24"/>
              </w:rPr>
              <w:t xml:space="preserve"> </w:t>
            </w:r>
            <w:r w:rsidRPr="001F7CD1">
              <w:rPr>
                <w:rFonts w:ascii="Times New Roman" w:eastAsia="Times New Roman" w:hAnsi="Times New Roman" w:cs="Times New Roman"/>
                <w:bCs/>
                <w:iCs/>
                <w:noProof/>
                <w:spacing w:val="-2"/>
                <w:sz w:val="24"/>
                <w:szCs w:val="24"/>
              </w:rPr>
              <w:t>0,25 điểm.</w:t>
            </w:r>
          </w:p>
          <w:p w14:paraId="1AE9FF9F" w14:textId="0D51DB93" w:rsidR="00DD0902" w:rsidRPr="001F7CD1" w:rsidRDefault="00DD0902" w:rsidP="00B4220E">
            <w:pPr>
              <w:spacing w:before="60" w:after="60"/>
              <w:jc w:val="both"/>
              <w:textAlignment w:val="baseline"/>
              <w:rPr>
                <w:rFonts w:ascii="Times New Roman" w:eastAsia="Times New Roman" w:hAnsi="Times New Roman" w:cs="Times New Roman"/>
                <w:iCs/>
                <w:spacing w:val="-4"/>
                <w:sz w:val="24"/>
                <w:szCs w:val="24"/>
              </w:rPr>
            </w:pPr>
            <w:r w:rsidRPr="001F7CD1">
              <w:rPr>
                <w:rFonts w:ascii="Times New Roman" w:eastAsia="Times New Roman" w:hAnsi="Times New Roman" w:cs="Times New Roman"/>
                <w:iCs/>
                <w:spacing w:val="-4"/>
                <w:sz w:val="24"/>
                <w:szCs w:val="24"/>
              </w:rPr>
              <w:t>(Lưu ý trừ điểm lỗi diễn đạt:</w:t>
            </w:r>
          </w:p>
          <w:p w14:paraId="1E002778" w14:textId="77777777" w:rsidR="00DD0902" w:rsidRPr="001F7CD1" w:rsidRDefault="00DD0902" w:rsidP="00B4220E">
            <w:pPr>
              <w:spacing w:before="60" w:after="60"/>
              <w:jc w:val="both"/>
              <w:textAlignment w:val="baseline"/>
              <w:rPr>
                <w:rFonts w:ascii="Times New Roman" w:eastAsia="Times New Roman" w:hAnsi="Times New Roman" w:cs="Times New Roman"/>
                <w:bCs/>
                <w:iCs/>
                <w:noProof/>
                <w:spacing w:val="-4"/>
                <w:sz w:val="24"/>
                <w:szCs w:val="24"/>
              </w:rPr>
            </w:pPr>
            <w:r w:rsidRPr="001F7CD1">
              <w:rPr>
                <w:rFonts w:ascii="Times New Roman" w:eastAsia="Times New Roman" w:hAnsi="Times New Roman" w:cs="Times New Roman"/>
                <w:iCs/>
                <w:spacing w:val="-2"/>
                <w:sz w:val="24"/>
                <w:szCs w:val="24"/>
              </w:rPr>
              <w:lastRenderedPageBreak/>
              <w:t xml:space="preserve">+ </w:t>
            </w:r>
            <w:r w:rsidRPr="001F7CD1">
              <w:rPr>
                <w:rFonts w:ascii="Times New Roman" w:eastAsia="Times New Roman" w:hAnsi="Times New Roman" w:cs="Times New Roman"/>
                <w:i/>
                <w:iCs/>
                <w:spacing w:val="-2"/>
                <w:sz w:val="24"/>
                <w:szCs w:val="24"/>
              </w:rPr>
              <w:t>Cách t</w:t>
            </w:r>
            <w:r w:rsidRPr="001F7CD1">
              <w:rPr>
                <w:rFonts w:ascii="Times New Roman" w:eastAsia="Times New Roman" w:hAnsi="Times New Roman" w:cs="Times New Roman"/>
                <w:bCs/>
                <w:i/>
                <w:iCs/>
                <w:noProof/>
                <w:spacing w:val="-2"/>
                <w:sz w:val="24"/>
                <w:szCs w:val="24"/>
              </w:rPr>
              <w:t>ính:</w:t>
            </w:r>
            <w:r w:rsidRPr="001F7CD1">
              <w:rPr>
                <w:rFonts w:ascii="Times New Roman" w:eastAsia="Times New Roman" w:hAnsi="Times New Roman" w:cs="Times New Roman"/>
                <w:bCs/>
                <w:iCs/>
                <w:noProof/>
                <w:spacing w:val="-2"/>
                <w:sz w:val="24"/>
                <w:szCs w:val="24"/>
              </w:rPr>
              <w:t xml:space="preserve"> Tính số lượt mắc lỗi, gồm: (1) sai chính tả; (2) diễn đạt lủng củng;</w:t>
            </w:r>
            <w:r w:rsidRPr="001F7CD1">
              <w:rPr>
                <w:rFonts w:ascii="Times New Roman" w:eastAsia="Times New Roman" w:hAnsi="Times New Roman" w:cs="Times New Roman"/>
                <w:bCs/>
                <w:iCs/>
                <w:noProof/>
                <w:spacing w:val="-4"/>
                <w:sz w:val="24"/>
                <w:szCs w:val="24"/>
              </w:rPr>
              <w:t xml:space="preserve"> (3) dùng từ, chấm câu sai; (4) thiếu liên kết văn bản; (5) chữ viết cẩu thả;</w:t>
            </w:r>
          </w:p>
          <w:p w14:paraId="06F6DC9F" w14:textId="77777777" w:rsidR="00DD0902" w:rsidRPr="001F7CD1" w:rsidRDefault="00DD0902" w:rsidP="00B4220E">
            <w:pPr>
              <w:spacing w:before="60" w:after="60"/>
              <w:jc w:val="both"/>
              <w:textAlignment w:val="baseline"/>
              <w:rPr>
                <w:rFonts w:ascii="Times New Roman" w:eastAsia="Times New Roman" w:hAnsi="Times New Roman" w:cs="Times New Roman"/>
                <w:bCs/>
                <w:iCs/>
                <w:noProof/>
                <w:spacing w:val="-4"/>
                <w:sz w:val="24"/>
                <w:szCs w:val="24"/>
              </w:rPr>
            </w:pPr>
            <w:r w:rsidRPr="001F7CD1">
              <w:rPr>
                <w:rFonts w:ascii="Times New Roman" w:eastAsia="Times New Roman" w:hAnsi="Times New Roman" w:cs="Times New Roman"/>
                <w:bCs/>
                <w:iCs/>
                <w:noProof/>
                <w:spacing w:val="-4"/>
                <w:sz w:val="24"/>
                <w:szCs w:val="24"/>
              </w:rPr>
              <w:t xml:space="preserve">+ </w:t>
            </w:r>
            <w:r w:rsidRPr="001F7CD1">
              <w:rPr>
                <w:rFonts w:ascii="Times New Roman" w:eastAsia="Times New Roman" w:hAnsi="Times New Roman" w:cs="Times New Roman"/>
                <w:bCs/>
                <w:i/>
                <w:iCs/>
                <w:noProof/>
                <w:spacing w:val="-4"/>
                <w:sz w:val="24"/>
                <w:szCs w:val="24"/>
              </w:rPr>
              <w:t>Mức trừ:</w:t>
            </w:r>
            <w:r w:rsidRPr="001F7CD1">
              <w:rPr>
                <w:rFonts w:ascii="Times New Roman" w:eastAsia="Times New Roman" w:hAnsi="Times New Roman" w:cs="Times New Roman"/>
                <w:bCs/>
                <w:iCs/>
                <w:noProof/>
                <w:spacing w:val="-4"/>
                <w:sz w:val="24"/>
                <w:szCs w:val="24"/>
              </w:rPr>
              <w:t xml:space="preserve"> Từ 05 đến 07 lỗi: trừ 0,5 điểm; Từ 08 đến 10 lỗi: trừ 0,75 điểm; Trên 10 lỗi: không quá ½ điểm cả câu.</w:t>
            </w:r>
          </w:p>
        </w:tc>
        <w:tc>
          <w:tcPr>
            <w:tcW w:w="734" w:type="dxa"/>
          </w:tcPr>
          <w:p w14:paraId="477A71D0" w14:textId="77777777" w:rsidR="00DD0902" w:rsidRPr="001F7CD1" w:rsidRDefault="00DD0902" w:rsidP="00B4220E">
            <w:pPr>
              <w:spacing w:before="60" w:after="60"/>
              <w:jc w:val="center"/>
              <w:rPr>
                <w:rFonts w:ascii="Times New Roman" w:eastAsia="Times New Roman" w:hAnsi="Times New Roman" w:cs="Times New Roman"/>
                <w:bCs/>
                <w:iCs/>
                <w:noProof/>
                <w:spacing w:val="-2"/>
                <w:sz w:val="24"/>
                <w:szCs w:val="24"/>
              </w:rPr>
            </w:pPr>
            <w:r w:rsidRPr="001F7CD1">
              <w:rPr>
                <w:rFonts w:ascii="Times New Roman" w:eastAsia="Times New Roman" w:hAnsi="Times New Roman" w:cs="Times New Roman"/>
                <w:bCs/>
                <w:iCs/>
                <w:noProof/>
                <w:spacing w:val="-2"/>
                <w:sz w:val="24"/>
                <w:szCs w:val="24"/>
              </w:rPr>
              <w:lastRenderedPageBreak/>
              <w:t>1,5</w:t>
            </w:r>
          </w:p>
        </w:tc>
      </w:tr>
      <w:tr w:rsidR="00F97329" w:rsidRPr="001F7CD1" w14:paraId="7C909657" w14:textId="77777777" w:rsidTr="00DD0902">
        <w:tc>
          <w:tcPr>
            <w:tcW w:w="659" w:type="dxa"/>
          </w:tcPr>
          <w:p w14:paraId="585634D8" w14:textId="77777777" w:rsidR="00DD0902" w:rsidRPr="001F7CD1" w:rsidRDefault="00DD0902" w:rsidP="00B4220E">
            <w:pPr>
              <w:spacing w:before="60" w:after="60"/>
              <w:jc w:val="center"/>
              <w:rPr>
                <w:rFonts w:ascii="Times New Roman" w:hAnsi="Times New Roman" w:cs="Times New Roman"/>
                <w:sz w:val="24"/>
                <w:szCs w:val="24"/>
              </w:rPr>
            </w:pPr>
          </w:p>
        </w:tc>
        <w:tc>
          <w:tcPr>
            <w:tcW w:w="666" w:type="dxa"/>
          </w:tcPr>
          <w:p w14:paraId="7E362FEF" w14:textId="77777777" w:rsidR="00DD0902" w:rsidRPr="001F7CD1" w:rsidRDefault="00DD0902" w:rsidP="00B4220E">
            <w:pPr>
              <w:spacing w:before="60" w:after="60"/>
              <w:jc w:val="center"/>
              <w:rPr>
                <w:rFonts w:ascii="Times New Roman" w:hAnsi="Times New Roman" w:cs="Times New Roman"/>
                <w:b/>
                <w:sz w:val="24"/>
                <w:szCs w:val="24"/>
              </w:rPr>
            </w:pPr>
            <w:r w:rsidRPr="001F7CD1">
              <w:rPr>
                <w:rFonts w:ascii="Times New Roman" w:hAnsi="Times New Roman" w:cs="Times New Roman"/>
                <w:b/>
                <w:sz w:val="24"/>
                <w:szCs w:val="24"/>
              </w:rPr>
              <w:t>2</w:t>
            </w:r>
          </w:p>
        </w:tc>
        <w:tc>
          <w:tcPr>
            <w:tcW w:w="7322" w:type="dxa"/>
          </w:tcPr>
          <w:p w14:paraId="7FD9F27C" w14:textId="77777777" w:rsidR="00DD0902" w:rsidRPr="001F7CD1" w:rsidRDefault="00DD0902" w:rsidP="00B4220E">
            <w:pPr>
              <w:shd w:val="clear" w:color="auto" w:fill="FFFFFF"/>
              <w:spacing w:before="60" w:after="60"/>
              <w:jc w:val="both"/>
              <w:textAlignment w:val="baseline"/>
              <w:rPr>
                <w:rFonts w:ascii="Times New Roman" w:hAnsi="Times New Roman" w:cs="Times New Roman"/>
                <w:b/>
                <w:bCs/>
                <w:iCs/>
                <w:spacing w:val="-6"/>
                <w:sz w:val="24"/>
                <w:szCs w:val="24"/>
              </w:rPr>
            </w:pPr>
            <w:r w:rsidRPr="001F7CD1">
              <w:rPr>
                <w:rFonts w:ascii="Times New Roman" w:hAnsi="Times New Roman" w:cs="Times New Roman"/>
                <w:b/>
                <w:spacing w:val="-6"/>
                <w:sz w:val="24"/>
                <w:szCs w:val="24"/>
                <w:lang w:val="vi-VN"/>
              </w:rPr>
              <w:t xml:space="preserve">Anh/Chị hãy viết bài văn (khoảng 600 chữ) </w:t>
            </w:r>
            <w:r w:rsidRPr="001F7CD1">
              <w:rPr>
                <w:rFonts w:ascii="Times New Roman" w:hAnsi="Times New Roman" w:cs="Times New Roman"/>
                <w:b/>
                <w:spacing w:val="-6"/>
                <w:sz w:val="24"/>
                <w:szCs w:val="24"/>
              </w:rPr>
              <w:t>…</w:t>
            </w:r>
          </w:p>
        </w:tc>
        <w:tc>
          <w:tcPr>
            <w:tcW w:w="734" w:type="dxa"/>
          </w:tcPr>
          <w:p w14:paraId="67387941" w14:textId="77777777" w:rsidR="00DD0902" w:rsidRPr="001F7CD1" w:rsidRDefault="00DD0902" w:rsidP="00B4220E">
            <w:pPr>
              <w:spacing w:before="60" w:after="60"/>
              <w:jc w:val="center"/>
              <w:rPr>
                <w:rFonts w:ascii="Times New Roman" w:eastAsia="Times New Roman" w:hAnsi="Times New Roman" w:cs="Times New Roman"/>
                <w:b/>
                <w:bCs/>
                <w:iCs/>
                <w:noProof/>
                <w:sz w:val="24"/>
                <w:szCs w:val="24"/>
              </w:rPr>
            </w:pPr>
            <w:r w:rsidRPr="001F7CD1">
              <w:rPr>
                <w:rFonts w:ascii="Times New Roman" w:eastAsia="Times New Roman" w:hAnsi="Times New Roman" w:cs="Times New Roman"/>
                <w:b/>
                <w:bCs/>
                <w:iCs/>
                <w:noProof/>
                <w:sz w:val="24"/>
                <w:szCs w:val="24"/>
              </w:rPr>
              <w:t>4,0</w:t>
            </w:r>
          </w:p>
        </w:tc>
      </w:tr>
      <w:tr w:rsidR="00F97329" w:rsidRPr="001F7CD1" w14:paraId="21D8F700" w14:textId="77777777" w:rsidTr="00DD0902">
        <w:tc>
          <w:tcPr>
            <w:tcW w:w="659" w:type="dxa"/>
          </w:tcPr>
          <w:p w14:paraId="51E47EBE" w14:textId="77777777" w:rsidR="00DD0902" w:rsidRPr="001F7CD1" w:rsidRDefault="00DD0902" w:rsidP="00B4220E">
            <w:pPr>
              <w:spacing w:before="60" w:after="60"/>
              <w:jc w:val="center"/>
              <w:rPr>
                <w:rFonts w:ascii="Times New Roman" w:hAnsi="Times New Roman" w:cs="Times New Roman"/>
                <w:sz w:val="24"/>
                <w:szCs w:val="24"/>
              </w:rPr>
            </w:pPr>
          </w:p>
        </w:tc>
        <w:tc>
          <w:tcPr>
            <w:tcW w:w="666" w:type="dxa"/>
          </w:tcPr>
          <w:p w14:paraId="45DF11AB" w14:textId="77777777" w:rsidR="00DD0902" w:rsidRPr="001F7CD1" w:rsidRDefault="00DD0902" w:rsidP="00B4220E">
            <w:pPr>
              <w:spacing w:before="60" w:after="60"/>
              <w:jc w:val="center"/>
              <w:rPr>
                <w:rFonts w:ascii="Times New Roman" w:hAnsi="Times New Roman" w:cs="Times New Roman"/>
                <w:b/>
                <w:sz w:val="24"/>
                <w:szCs w:val="24"/>
              </w:rPr>
            </w:pPr>
          </w:p>
        </w:tc>
        <w:tc>
          <w:tcPr>
            <w:tcW w:w="7322" w:type="dxa"/>
          </w:tcPr>
          <w:p w14:paraId="19B5B460" w14:textId="77777777" w:rsidR="00DD0902" w:rsidRPr="001F7CD1" w:rsidRDefault="00DD0902" w:rsidP="00B4220E">
            <w:pPr>
              <w:shd w:val="clear" w:color="auto" w:fill="FFFFFF"/>
              <w:spacing w:before="60" w:after="60"/>
              <w:jc w:val="both"/>
              <w:textAlignment w:val="baseline"/>
              <w:rPr>
                <w:rFonts w:ascii="Times New Roman" w:hAnsi="Times New Roman" w:cs="Times New Roman"/>
                <w:i/>
                <w:sz w:val="24"/>
                <w:szCs w:val="24"/>
              </w:rPr>
            </w:pPr>
            <w:r w:rsidRPr="001F7CD1">
              <w:rPr>
                <w:rFonts w:ascii="Times New Roman" w:hAnsi="Times New Roman" w:cs="Times New Roman"/>
                <w:i/>
                <w:sz w:val="24"/>
                <w:szCs w:val="24"/>
              </w:rPr>
              <w:t>a. Bảo đảm bố cục và dung lượng của bài văn nghị luận</w:t>
            </w:r>
          </w:p>
          <w:p w14:paraId="6AD585E3" w14:textId="77777777" w:rsidR="00DD0902" w:rsidRPr="001F7CD1" w:rsidRDefault="00DD0902" w:rsidP="00B4220E">
            <w:pPr>
              <w:spacing w:before="60" w:after="60"/>
              <w:contextualSpacing/>
              <w:jc w:val="both"/>
              <w:rPr>
                <w:rFonts w:ascii="Times New Roman" w:eastAsia="Times New Roman" w:hAnsi="Times New Roman" w:cs="Times New Roman"/>
                <w:b/>
                <w:bCs/>
                <w:i/>
                <w:sz w:val="24"/>
                <w:szCs w:val="24"/>
              </w:rPr>
            </w:pPr>
            <w:r w:rsidRPr="001F7CD1">
              <w:rPr>
                <w:rFonts w:ascii="Times New Roman" w:eastAsia="Times New Roman" w:hAnsi="Times New Roman" w:cs="Times New Roman"/>
                <w:b/>
                <w:bCs/>
                <w:i/>
                <w:sz w:val="24"/>
                <w:szCs w:val="24"/>
              </w:rPr>
              <w:t>Hướng dẫn chấm:</w:t>
            </w:r>
          </w:p>
          <w:p w14:paraId="1C7E4C74" w14:textId="77777777" w:rsidR="00DD0902" w:rsidRPr="001F7CD1" w:rsidRDefault="00DD0902" w:rsidP="00B4220E">
            <w:pPr>
              <w:spacing w:before="60" w:after="60"/>
              <w:contextualSpacing/>
              <w:jc w:val="both"/>
              <w:rPr>
                <w:rFonts w:ascii="Times New Roman" w:eastAsia="Times New Roman" w:hAnsi="Times New Roman" w:cs="Times New Roman"/>
                <w:iCs/>
                <w:noProof/>
                <w:spacing w:val="-8"/>
                <w:sz w:val="24"/>
                <w:szCs w:val="24"/>
              </w:rPr>
            </w:pPr>
            <w:r w:rsidRPr="001F7CD1">
              <w:rPr>
                <w:rFonts w:ascii="Times New Roman" w:eastAsia="Times New Roman" w:hAnsi="Times New Roman" w:cs="Times New Roman"/>
                <w:iCs/>
                <w:noProof/>
                <w:spacing w:val="-8"/>
                <w:sz w:val="24"/>
                <w:szCs w:val="24"/>
              </w:rPr>
              <w:t xml:space="preserve">- Bảo đảm yêu cầu về bố cục </w:t>
            </w:r>
            <w:r w:rsidRPr="001F7CD1">
              <w:rPr>
                <w:rFonts w:ascii="Times New Roman" w:eastAsia="Times New Roman" w:hAnsi="Times New Roman" w:cs="Times New Roman"/>
                <w:b/>
                <w:iCs/>
                <w:noProof/>
                <w:spacing w:val="-8"/>
                <w:sz w:val="24"/>
                <w:szCs w:val="24"/>
              </w:rPr>
              <w:t>và</w:t>
            </w:r>
            <w:r w:rsidRPr="001F7CD1">
              <w:rPr>
                <w:rFonts w:ascii="Times New Roman" w:eastAsia="Times New Roman" w:hAnsi="Times New Roman" w:cs="Times New Roman"/>
                <w:iCs/>
                <w:noProof/>
                <w:spacing w:val="-8"/>
                <w:sz w:val="24"/>
                <w:szCs w:val="24"/>
              </w:rPr>
              <w:t xml:space="preserve"> dung lượng (khoảng 600 chữ) của bài văn: 0.25 điểm.</w:t>
            </w:r>
          </w:p>
          <w:p w14:paraId="3447C2B3" w14:textId="77777777" w:rsidR="00DD0902" w:rsidRPr="001F7CD1" w:rsidRDefault="00DD0902" w:rsidP="00B4220E">
            <w:pPr>
              <w:spacing w:before="60" w:after="60"/>
              <w:contextualSpacing/>
              <w:jc w:val="both"/>
              <w:rPr>
                <w:rFonts w:ascii="Times New Roman" w:eastAsia="Times New Roman" w:hAnsi="Times New Roman" w:cs="Times New Roman"/>
                <w:iCs/>
                <w:noProof/>
                <w:spacing w:val="-6"/>
                <w:sz w:val="24"/>
                <w:szCs w:val="24"/>
              </w:rPr>
            </w:pPr>
            <w:r w:rsidRPr="001F7CD1">
              <w:rPr>
                <w:rFonts w:ascii="Times New Roman" w:eastAsia="Times New Roman" w:hAnsi="Times New Roman" w:cs="Times New Roman"/>
                <w:iCs/>
                <w:noProof/>
                <w:spacing w:val="-4"/>
                <w:sz w:val="24"/>
                <w:szCs w:val="24"/>
              </w:rPr>
              <w:t xml:space="preserve">- Không đảm bảo yêu cầu về bố cục </w:t>
            </w:r>
            <w:r w:rsidRPr="001F7CD1">
              <w:rPr>
                <w:rFonts w:ascii="Times New Roman" w:eastAsia="Times New Roman" w:hAnsi="Times New Roman" w:cs="Times New Roman"/>
                <w:b/>
                <w:iCs/>
                <w:noProof/>
                <w:spacing w:val="-4"/>
                <w:sz w:val="24"/>
                <w:szCs w:val="24"/>
              </w:rPr>
              <w:t xml:space="preserve">hoặc </w:t>
            </w:r>
            <w:r w:rsidRPr="001F7CD1">
              <w:rPr>
                <w:rFonts w:ascii="Times New Roman" w:eastAsia="Times New Roman" w:hAnsi="Times New Roman" w:cs="Times New Roman"/>
                <w:iCs/>
                <w:noProof/>
                <w:spacing w:val="-4"/>
                <w:sz w:val="24"/>
                <w:szCs w:val="24"/>
              </w:rPr>
              <w:t>dung lượng (ngắn</w:t>
            </w:r>
            <w:r w:rsidRPr="001F7CD1">
              <w:rPr>
                <w:rFonts w:ascii="Times New Roman" w:eastAsia="Times New Roman" w:hAnsi="Times New Roman" w:cs="Times New Roman"/>
                <w:b/>
                <w:iCs/>
                <w:noProof/>
                <w:spacing w:val="-4"/>
                <w:sz w:val="24"/>
                <w:szCs w:val="24"/>
              </w:rPr>
              <w:t xml:space="preserve"> </w:t>
            </w:r>
            <w:r w:rsidRPr="001F7CD1">
              <w:rPr>
                <w:rFonts w:ascii="Times New Roman" w:eastAsia="Times New Roman" w:hAnsi="Times New Roman" w:cs="Times New Roman"/>
                <w:iCs/>
                <w:noProof/>
                <w:spacing w:val="-4"/>
                <w:sz w:val="24"/>
                <w:szCs w:val="24"/>
              </w:rPr>
              <w:t>dưới 400 chữ hay dài quá 800 chữ):</w:t>
            </w:r>
            <w:r w:rsidRPr="001F7CD1">
              <w:rPr>
                <w:rFonts w:ascii="Times New Roman" w:eastAsia="Times New Roman" w:hAnsi="Times New Roman" w:cs="Times New Roman"/>
                <w:iCs/>
                <w:noProof/>
                <w:spacing w:val="-6"/>
                <w:sz w:val="24"/>
                <w:szCs w:val="24"/>
              </w:rPr>
              <w:t xml:space="preserve"> 0 (không) điểm.</w:t>
            </w:r>
          </w:p>
        </w:tc>
        <w:tc>
          <w:tcPr>
            <w:tcW w:w="734" w:type="dxa"/>
          </w:tcPr>
          <w:p w14:paraId="40052E96" w14:textId="77777777" w:rsidR="00DD0902" w:rsidRPr="001F7CD1" w:rsidRDefault="00DD0902" w:rsidP="00B4220E">
            <w:pPr>
              <w:spacing w:before="60" w:after="60"/>
              <w:jc w:val="center"/>
              <w:rPr>
                <w:rFonts w:ascii="Times New Roman" w:eastAsia="Times New Roman" w:hAnsi="Times New Roman" w:cs="Times New Roman"/>
                <w:iCs/>
                <w:noProof/>
                <w:sz w:val="24"/>
                <w:szCs w:val="24"/>
              </w:rPr>
            </w:pPr>
            <w:r w:rsidRPr="001F7CD1">
              <w:rPr>
                <w:rFonts w:ascii="Times New Roman" w:eastAsia="Times New Roman" w:hAnsi="Times New Roman" w:cs="Times New Roman"/>
                <w:iCs/>
                <w:noProof/>
                <w:sz w:val="24"/>
                <w:szCs w:val="24"/>
              </w:rPr>
              <w:t>0,25</w:t>
            </w:r>
          </w:p>
        </w:tc>
      </w:tr>
      <w:tr w:rsidR="00F97329" w:rsidRPr="001F7CD1" w14:paraId="0E1DC587" w14:textId="77777777" w:rsidTr="00DD0902">
        <w:tc>
          <w:tcPr>
            <w:tcW w:w="659" w:type="dxa"/>
          </w:tcPr>
          <w:p w14:paraId="1B8891EB" w14:textId="77777777" w:rsidR="00DD0902" w:rsidRPr="001F7CD1" w:rsidRDefault="00DD0902" w:rsidP="00B4220E">
            <w:pPr>
              <w:spacing w:before="60" w:after="60"/>
              <w:jc w:val="center"/>
              <w:rPr>
                <w:rFonts w:ascii="Times New Roman" w:hAnsi="Times New Roman" w:cs="Times New Roman"/>
                <w:sz w:val="24"/>
                <w:szCs w:val="24"/>
              </w:rPr>
            </w:pPr>
          </w:p>
        </w:tc>
        <w:tc>
          <w:tcPr>
            <w:tcW w:w="666" w:type="dxa"/>
          </w:tcPr>
          <w:p w14:paraId="6152B2D2" w14:textId="77777777" w:rsidR="00DD0902" w:rsidRPr="001F7CD1" w:rsidRDefault="00DD0902" w:rsidP="00B4220E">
            <w:pPr>
              <w:spacing w:before="60" w:after="60"/>
              <w:jc w:val="center"/>
              <w:rPr>
                <w:rFonts w:ascii="Times New Roman" w:hAnsi="Times New Roman" w:cs="Times New Roman"/>
                <w:b/>
                <w:sz w:val="24"/>
                <w:szCs w:val="24"/>
              </w:rPr>
            </w:pPr>
          </w:p>
        </w:tc>
        <w:tc>
          <w:tcPr>
            <w:tcW w:w="7322" w:type="dxa"/>
            <w:tcBorders>
              <w:bottom w:val="single" w:sz="4" w:space="0" w:color="auto"/>
            </w:tcBorders>
          </w:tcPr>
          <w:p w14:paraId="3CA302F2" w14:textId="77777777" w:rsidR="00DD0902" w:rsidRPr="001F7CD1" w:rsidRDefault="00DD0902" w:rsidP="00B4220E">
            <w:pPr>
              <w:shd w:val="clear" w:color="auto" w:fill="FFFFFF"/>
              <w:spacing w:before="60" w:after="60"/>
              <w:jc w:val="both"/>
              <w:textAlignment w:val="baseline"/>
              <w:rPr>
                <w:rFonts w:ascii="Times New Roman" w:hAnsi="Times New Roman" w:cs="Times New Roman"/>
                <w:i/>
                <w:sz w:val="24"/>
                <w:szCs w:val="24"/>
              </w:rPr>
            </w:pPr>
            <w:r w:rsidRPr="001F7CD1">
              <w:rPr>
                <w:rFonts w:ascii="Times New Roman" w:hAnsi="Times New Roman" w:cs="Times New Roman"/>
                <w:i/>
                <w:sz w:val="24"/>
                <w:szCs w:val="24"/>
              </w:rPr>
              <w:t>b. Xác định đúng vấn đề cần nghị luận</w:t>
            </w:r>
          </w:p>
          <w:p w14:paraId="54B4E3E4" w14:textId="77777777" w:rsidR="00DD0902" w:rsidRPr="001F7CD1" w:rsidRDefault="00DD0902" w:rsidP="00B4220E">
            <w:pPr>
              <w:spacing w:before="60" w:after="60"/>
              <w:jc w:val="both"/>
              <w:rPr>
                <w:rFonts w:ascii="Times New Roman" w:hAnsi="Times New Roman" w:cs="Times New Roman"/>
                <w:sz w:val="24"/>
                <w:szCs w:val="24"/>
              </w:rPr>
            </w:pPr>
            <w:r w:rsidRPr="001F7CD1">
              <w:rPr>
                <w:rFonts w:ascii="Times New Roman" w:hAnsi="Times New Roman" w:cs="Times New Roman"/>
                <w:sz w:val="24"/>
                <w:szCs w:val="24"/>
              </w:rPr>
              <w:t>…</w:t>
            </w:r>
          </w:p>
          <w:p w14:paraId="3A9783D6" w14:textId="77777777" w:rsidR="00DD0902" w:rsidRPr="001F7CD1" w:rsidRDefault="00DD0902" w:rsidP="00B4220E">
            <w:pPr>
              <w:spacing w:before="60" w:after="60"/>
              <w:contextualSpacing/>
              <w:jc w:val="both"/>
              <w:rPr>
                <w:rFonts w:ascii="Times New Roman" w:eastAsia="Times New Roman" w:hAnsi="Times New Roman" w:cs="Times New Roman"/>
                <w:b/>
                <w:bCs/>
                <w:i/>
                <w:sz w:val="24"/>
                <w:szCs w:val="24"/>
              </w:rPr>
            </w:pPr>
            <w:r w:rsidRPr="001F7CD1">
              <w:rPr>
                <w:rFonts w:ascii="Times New Roman" w:eastAsia="Times New Roman" w:hAnsi="Times New Roman" w:cs="Times New Roman"/>
                <w:b/>
                <w:bCs/>
                <w:i/>
                <w:sz w:val="24"/>
                <w:szCs w:val="24"/>
              </w:rPr>
              <w:t>Hướng dẫn chấm:</w:t>
            </w:r>
          </w:p>
          <w:p w14:paraId="61A972B2" w14:textId="77777777" w:rsidR="00DD0902" w:rsidRPr="001F7CD1" w:rsidRDefault="00DD0902" w:rsidP="00B4220E">
            <w:pPr>
              <w:spacing w:before="60" w:after="60"/>
              <w:contextualSpacing/>
              <w:jc w:val="both"/>
              <w:rPr>
                <w:rFonts w:ascii="Times New Roman" w:eastAsia="Times New Roman" w:hAnsi="Times New Roman" w:cs="Times New Roman"/>
                <w:bCs/>
                <w:iCs/>
                <w:noProof/>
                <w:sz w:val="24"/>
                <w:szCs w:val="24"/>
              </w:rPr>
            </w:pPr>
            <w:r w:rsidRPr="001F7CD1">
              <w:rPr>
                <w:rFonts w:ascii="Times New Roman" w:eastAsia="Times New Roman" w:hAnsi="Times New Roman" w:cs="Times New Roman"/>
                <w:bCs/>
                <w:iCs/>
                <w:noProof/>
                <w:sz w:val="24"/>
                <w:szCs w:val="24"/>
              </w:rPr>
              <w:t xml:space="preserve">- Xác định đúng </w:t>
            </w:r>
            <w:r w:rsidRPr="001F7CD1">
              <w:rPr>
                <w:rFonts w:ascii="Times New Roman" w:eastAsia="Times New Roman" w:hAnsi="Times New Roman" w:cs="Times New Roman"/>
                <w:b/>
                <w:bCs/>
                <w:iCs/>
                <w:noProof/>
                <w:sz w:val="24"/>
                <w:szCs w:val="24"/>
              </w:rPr>
              <w:t>và</w:t>
            </w:r>
            <w:r w:rsidRPr="001F7CD1">
              <w:rPr>
                <w:rFonts w:ascii="Times New Roman" w:eastAsia="Times New Roman" w:hAnsi="Times New Roman" w:cs="Times New Roman"/>
                <w:bCs/>
                <w:iCs/>
                <w:noProof/>
                <w:sz w:val="24"/>
                <w:szCs w:val="24"/>
              </w:rPr>
              <w:t xml:space="preserve"> tập trung làm rõ vấn đề cần nghị luận: 0,25 điểm.</w:t>
            </w:r>
          </w:p>
          <w:p w14:paraId="3CA1FB38" w14:textId="77777777" w:rsidR="00DD0902" w:rsidRPr="001F7CD1" w:rsidRDefault="00DD0902" w:rsidP="00B4220E">
            <w:pPr>
              <w:spacing w:before="60" w:after="60"/>
              <w:contextualSpacing/>
              <w:jc w:val="both"/>
              <w:rPr>
                <w:rFonts w:ascii="Times New Roman" w:eastAsia="Times New Roman" w:hAnsi="Times New Roman" w:cs="Times New Roman"/>
                <w:bCs/>
                <w:iCs/>
                <w:noProof/>
                <w:sz w:val="24"/>
                <w:szCs w:val="24"/>
              </w:rPr>
            </w:pPr>
            <w:r w:rsidRPr="001F7CD1">
              <w:rPr>
                <w:rFonts w:ascii="Times New Roman" w:eastAsia="Times New Roman" w:hAnsi="Times New Roman" w:cs="Times New Roman"/>
                <w:bCs/>
                <w:iCs/>
                <w:noProof/>
                <w:sz w:val="24"/>
                <w:szCs w:val="24"/>
              </w:rPr>
              <w:t xml:space="preserve">- Không xác định đúng vấn đề cần nghị luận </w:t>
            </w:r>
            <w:r w:rsidRPr="001F7CD1">
              <w:rPr>
                <w:rFonts w:ascii="Times New Roman" w:eastAsia="Times New Roman" w:hAnsi="Times New Roman" w:cs="Times New Roman"/>
                <w:b/>
                <w:bCs/>
                <w:iCs/>
                <w:noProof/>
                <w:sz w:val="24"/>
                <w:szCs w:val="24"/>
              </w:rPr>
              <w:t>hoặc</w:t>
            </w:r>
            <w:r w:rsidRPr="001F7CD1">
              <w:rPr>
                <w:rFonts w:ascii="Times New Roman" w:eastAsia="Times New Roman" w:hAnsi="Times New Roman" w:cs="Times New Roman"/>
                <w:bCs/>
                <w:iCs/>
                <w:noProof/>
                <w:sz w:val="24"/>
                <w:szCs w:val="24"/>
              </w:rPr>
              <w:t xml:space="preserve"> triển khai không đúng vấn đề nghị luận (lạc đề): 0 (không) điểm.</w:t>
            </w:r>
          </w:p>
        </w:tc>
        <w:tc>
          <w:tcPr>
            <w:tcW w:w="734" w:type="dxa"/>
            <w:tcBorders>
              <w:bottom w:val="single" w:sz="4" w:space="0" w:color="auto"/>
            </w:tcBorders>
          </w:tcPr>
          <w:p w14:paraId="2D2F640B" w14:textId="77777777" w:rsidR="00DD0902" w:rsidRPr="001F7CD1" w:rsidRDefault="00DD0902" w:rsidP="00B4220E">
            <w:pPr>
              <w:spacing w:before="60" w:after="60"/>
              <w:jc w:val="center"/>
              <w:rPr>
                <w:rFonts w:ascii="Times New Roman" w:eastAsia="Times New Roman" w:hAnsi="Times New Roman" w:cs="Times New Roman"/>
                <w:bCs/>
                <w:iCs/>
                <w:noProof/>
                <w:sz w:val="24"/>
                <w:szCs w:val="24"/>
              </w:rPr>
            </w:pPr>
            <w:r w:rsidRPr="001F7CD1">
              <w:rPr>
                <w:rFonts w:ascii="Times New Roman" w:eastAsia="Times New Roman" w:hAnsi="Times New Roman" w:cs="Times New Roman"/>
                <w:bCs/>
                <w:iCs/>
                <w:noProof/>
                <w:sz w:val="24"/>
                <w:szCs w:val="24"/>
              </w:rPr>
              <w:t>0,25</w:t>
            </w:r>
          </w:p>
        </w:tc>
      </w:tr>
      <w:tr w:rsidR="00F97329" w:rsidRPr="001F7CD1" w14:paraId="0A8D3AA5" w14:textId="77777777" w:rsidTr="00DD0902">
        <w:tc>
          <w:tcPr>
            <w:tcW w:w="659" w:type="dxa"/>
            <w:vMerge w:val="restart"/>
          </w:tcPr>
          <w:p w14:paraId="272F831E" w14:textId="77777777" w:rsidR="00DD0902" w:rsidRPr="001F7CD1" w:rsidRDefault="00DD0902" w:rsidP="00B4220E">
            <w:pPr>
              <w:spacing w:before="60" w:after="60"/>
              <w:jc w:val="center"/>
              <w:rPr>
                <w:rFonts w:ascii="Times New Roman" w:hAnsi="Times New Roman" w:cs="Times New Roman"/>
                <w:sz w:val="24"/>
                <w:szCs w:val="24"/>
              </w:rPr>
            </w:pPr>
          </w:p>
        </w:tc>
        <w:tc>
          <w:tcPr>
            <w:tcW w:w="666" w:type="dxa"/>
            <w:vMerge w:val="restart"/>
          </w:tcPr>
          <w:p w14:paraId="64C5DCC7" w14:textId="77777777" w:rsidR="00DD0902" w:rsidRPr="001F7CD1" w:rsidRDefault="00DD0902" w:rsidP="00B4220E">
            <w:pPr>
              <w:spacing w:before="60" w:after="60"/>
              <w:jc w:val="center"/>
              <w:rPr>
                <w:rFonts w:ascii="Times New Roman" w:hAnsi="Times New Roman" w:cs="Times New Roman"/>
                <w:b/>
                <w:sz w:val="24"/>
                <w:szCs w:val="24"/>
              </w:rPr>
            </w:pPr>
          </w:p>
        </w:tc>
        <w:tc>
          <w:tcPr>
            <w:tcW w:w="7322" w:type="dxa"/>
            <w:tcBorders>
              <w:bottom w:val="dotted" w:sz="4" w:space="0" w:color="auto"/>
            </w:tcBorders>
          </w:tcPr>
          <w:p w14:paraId="15B3B80E" w14:textId="77777777" w:rsidR="00DD0902" w:rsidRPr="001F7CD1" w:rsidRDefault="00DD0902" w:rsidP="00B4220E">
            <w:pPr>
              <w:spacing w:before="60" w:after="60"/>
              <w:jc w:val="both"/>
              <w:textAlignment w:val="baseline"/>
              <w:rPr>
                <w:rFonts w:ascii="Times New Roman" w:hAnsi="Times New Roman" w:cs="Times New Roman"/>
                <w:i/>
                <w:sz w:val="24"/>
                <w:szCs w:val="24"/>
              </w:rPr>
            </w:pPr>
            <w:r w:rsidRPr="001F7CD1">
              <w:rPr>
                <w:rFonts w:ascii="Times New Roman" w:hAnsi="Times New Roman" w:cs="Times New Roman"/>
                <w:i/>
                <w:sz w:val="24"/>
                <w:szCs w:val="24"/>
              </w:rPr>
              <w:t>c. Viết được bài văn nghị luận đảm bảo các yêu cầu</w:t>
            </w:r>
          </w:p>
          <w:p w14:paraId="2AA8AAEF" w14:textId="77777777" w:rsidR="00DD0902" w:rsidRPr="001F7CD1" w:rsidRDefault="00DD0902" w:rsidP="00B4220E">
            <w:pPr>
              <w:spacing w:before="60" w:after="60"/>
              <w:jc w:val="both"/>
              <w:textAlignment w:val="baseline"/>
              <w:rPr>
                <w:rFonts w:ascii="Times New Roman" w:eastAsia="Times New Roman" w:hAnsi="Times New Roman" w:cs="Times New Roman"/>
                <w:bCs/>
                <w:iCs/>
                <w:noProof/>
                <w:sz w:val="24"/>
                <w:szCs w:val="24"/>
              </w:rPr>
            </w:pPr>
            <w:r w:rsidRPr="001F7CD1">
              <w:rPr>
                <w:rFonts w:ascii="Times New Roman" w:eastAsia="Times New Roman" w:hAnsi="Times New Roman" w:cs="Times New Roman"/>
                <w:bCs/>
                <w:iCs/>
                <w:noProof/>
                <w:sz w:val="24"/>
                <w:szCs w:val="24"/>
              </w:rPr>
              <w:t xml:space="preserve">Lựa chọn các thao tác lập luận phù hợp; kết hợp nhuần nhuyễn lí lẽ và dẫn chứng; trình bày được hệ thống ý phù hợp theo bố cục ba phần của bài văn nghị luận. Có thể diễn đạt bằng nhiều cách khác nhau tuy nhiên cần đảm bảo hợp lí và thuyết phục. Sau đây là gợi ý về cách triển khai và một số nội dung cụ thể: </w:t>
            </w:r>
          </w:p>
        </w:tc>
        <w:tc>
          <w:tcPr>
            <w:tcW w:w="734" w:type="dxa"/>
            <w:tcBorders>
              <w:bottom w:val="dotted" w:sz="4" w:space="0" w:color="auto"/>
            </w:tcBorders>
          </w:tcPr>
          <w:p w14:paraId="23B24EFE" w14:textId="77777777" w:rsidR="00DD0902" w:rsidRPr="001F7CD1" w:rsidRDefault="00DD0902" w:rsidP="00B4220E">
            <w:pPr>
              <w:spacing w:before="60" w:after="60"/>
              <w:jc w:val="center"/>
              <w:rPr>
                <w:rFonts w:ascii="Times New Roman" w:eastAsia="Times New Roman" w:hAnsi="Times New Roman" w:cs="Times New Roman"/>
                <w:bCs/>
                <w:iCs/>
                <w:noProof/>
                <w:sz w:val="24"/>
                <w:szCs w:val="24"/>
              </w:rPr>
            </w:pPr>
          </w:p>
        </w:tc>
      </w:tr>
      <w:tr w:rsidR="00F97329" w:rsidRPr="001F7CD1" w14:paraId="28C287AF" w14:textId="77777777" w:rsidTr="00DD0902">
        <w:tc>
          <w:tcPr>
            <w:tcW w:w="659" w:type="dxa"/>
            <w:vMerge/>
          </w:tcPr>
          <w:p w14:paraId="670F93A5" w14:textId="77777777" w:rsidR="00DD0902" w:rsidRPr="001F7CD1" w:rsidRDefault="00DD0902" w:rsidP="00B4220E">
            <w:pPr>
              <w:spacing w:before="60" w:after="60"/>
              <w:jc w:val="center"/>
              <w:rPr>
                <w:rFonts w:ascii="Times New Roman" w:hAnsi="Times New Roman" w:cs="Times New Roman"/>
                <w:sz w:val="24"/>
                <w:szCs w:val="24"/>
              </w:rPr>
            </w:pPr>
          </w:p>
        </w:tc>
        <w:tc>
          <w:tcPr>
            <w:tcW w:w="666" w:type="dxa"/>
            <w:vMerge/>
          </w:tcPr>
          <w:p w14:paraId="5BA01AA0" w14:textId="77777777" w:rsidR="00DD0902" w:rsidRPr="001F7CD1" w:rsidRDefault="00DD0902" w:rsidP="00B4220E">
            <w:pPr>
              <w:spacing w:before="60" w:after="60"/>
              <w:jc w:val="center"/>
              <w:rPr>
                <w:rFonts w:ascii="Times New Roman" w:hAnsi="Times New Roman" w:cs="Times New Roman"/>
                <w:b/>
                <w:sz w:val="24"/>
                <w:szCs w:val="24"/>
              </w:rPr>
            </w:pPr>
          </w:p>
        </w:tc>
        <w:tc>
          <w:tcPr>
            <w:tcW w:w="7322" w:type="dxa"/>
            <w:tcBorders>
              <w:top w:val="dotted" w:sz="4" w:space="0" w:color="auto"/>
              <w:bottom w:val="dotted" w:sz="4" w:space="0" w:color="auto"/>
            </w:tcBorders>
          </w:tcPr>
          <w:p w14:paraId="282A455E" w14:textId="77777777" w:rsidR="00DD0902" w:rsidRPr="001F7CD1" w:rsidRDefault="00DD0902" w:rsidP="00B4220E">
            <w:pPr>
              <w:spacing w:before="60" w:after="60"/>
              <w:jc w:val="both"/>
              <w:textAlignment w:val="baseline"/>
              <w:rPr>
                <w:rFonts w:ascii="Times New Roman" w:hAnsi="Times New Roman" w:cs="Times New Roman"/>
                <w:i/>
                <w:sz w:val="24"/>
                <w:szCs w:val="24"/>
              </w:rPr>
            </w:pPr>
            <w:r w:rsidRPr="001F7CD1">
              <w:rPr>
                <w:rFonts w:ascii="Times New Roman" w:eastAsia="Times New Roman" w:hAnsi="Times New Roman" w:cs="Times New Roman"/>
                <w:b/>
                <w:bCs/>
                <w:i/>
                <w:iCs/>
                <w:noProof/>
                <w:sz w:val="24"/>
                <w:szCs w:val="24"/>
              </w:rPr>
              <w:t>c1.</w:t>
            </w:r>
            <w:r w:rsidRPr="001F7CD1">
              <w:rPr>
                <w:rFonts w:ascii="Times New Roman" w:eastAsia="Times New Roman" w:hAnsi="Times New Roman" w:cs="Times New Roman"/>
                <w:bCs/>
                <w:i/>
                <w:iCs/>
                <w:noProof/>
                <w:sz w:val="24"/>
                <w:szCs w:val="24"/>
              </w:rPr>
              <w:t xml:space="preserve"> </w:t>
            </w:r>
            <w:r w:rsidRPr="001F7CD1">
              <w:rPr>
                <w:rFonts w:ascii="Times New Roman" w:eastAsia="Times New Roman" w:hAnsi="Times New Roman" w:cs="Times New Roman"/>
                <w:b/>
                <w:bCs/>
                <w:i/>
                <w:iCs/>
                <w:noProof/>
                <w:sz w:val="24"/>
                <w:szCs w:val="24"/>
              </w:rPr>
              <w:t>Mở bài:</w:t>
            </w:r>
            <w:r w:rsidRPr="001F7CD1">
              <w:rPr>
                <w:rFonts w:ascii="Times New Roman" w:eastAsia="Times New Roman" w:hAnsi="Times New Roman" w:cs="Times New Roman"/>
                <w:bCs/>
                <w:iCs/>
                <w:noProof/>
                <w:sz w:val="24"/>
                <w:szCs w:val="24"/>
              </w:rPr>
              <w:t xml:space="preserve"> ...</w:t>
            </w:r>
          </w:p>
        </w:tc>
        <w:tc>
          <w:tcPr>
            <w:tcW w:w="734" w:type="dxa"/>
            <w:tcBorders>
              <w:top w:val="dotted" w:sz="4" w:space="0" w:color="auto"/>
              <w:bottom w:val="dotted" w:sz="4" w:space="0" w:color="auto"/>
            </w:tcBorders>
          </w:tcPr>
          <w:p w14:paraId="78B3E76F" w14:textId="77777777" w:rsidR="00DD0902" w:rsidRPr="001F7CD1" w:rsidRDefault="00DD0902" w:rsidP="00B4220E">
            <w:pPr>
              <w:spacing w:before="60" w:after="60"/>
              <w:jc w:val="right"/>
              <w:rPr>
                <w:rFonts w:ascii="Times New Roman" w:eastAsia="Times New Roman" w:hAnsi="Times New Roman" w:cs="Times New Roman"/>
                <w:bCs/>
                <w:iCs/>
                <w:noProof/>
                <w:sz w:val="24"/>
                <w:szCs w:val="24"/>
              </w:rPr>
            </w:pPr>
            <w:r w:rsidRPr="001F7CD1">
              <w:rPr>
                <w:rFonts w:ascii="Times New Roman" w:eastAsia="Times New Roman" w:hAnsi="Times New Roman" w:cs="Times New Roman"/>
                <w:bCs/>
                <w:iCs/>
                <w:noProof/>
                <w:sz w:val="24"/>
                <w:szCs w:val="24"/>
              </w:rPr>
              <w:t>0,25</w:t>
            </w:r>
          </w:p>
        </w:tc>
      </w:tr>
      <w:tr w:rsidR="00F97329" w:rsidRPr="001F7CD1" w14:paraId="1D07414A" w14:textId="77777777" w:rsidTr="00DD0902">
        <w:tc>
          <w:tcPr>
            <w:tcW w:w="659" w:type="dxa"/>
            <w:vMerge/>
          </w:tcPr>
          <w:p w14:paraId="49DC0FE0" w14:textId="77777777" w:rsidR="00DD0902" w:rsidRPr="001F7CD1" w:rsidRDefault="00DD0902" w:rsidP="00B4220E">
            <w:pPr>
              <w:spacing w:before="60" w:after="60"/>
              <w:jc w:val="center"/>
              <w:rPr>
                <w:rFonts w:ascii="Times New Roman" w:hAnsi="Times New Roman" w:cs="Times New Roman"/>
                <w:sz w:val="24"/>
                <w:szCs w:val="24"/>
              </w:rPr>
            </w:pPr>
          </w:p>
        </w:tc>
        <w:tc>
          <w:tcPr>
            <w:tcW w:w="666" w:type="dxa"/>
            <w:vMerge/>
          </w:tcPr>
          <w:p w14:paraId="1A59F346" w14:textId="77777777" w:rsidR="00DD0902" w:rsidRPr="001F7CD1" w:rsidRDefault="00DD0902" w:rsidP="00B4220E">
            <w:pPr>
              <w:spacing w:before="60" w:after="60"/>
              <w:jc w:val="center"/>
              <w:rPr>
                <w:rFonts w:ascii="Times New Roman" w:hAnsi="Times New Roman" w:cs="Times New Roman"/>
                <w:b/>
                <w:sz w:val="24"/>
                <w:szCs w:val="24"/>
              </w:rPr>
            </w:pPr>
          </w:p>
        </w:tc>
        <w:tc>
          <w:tcPr>
            <w:tcW w:w="7322" w:type="dxa"/>
            <w:tcBorders>
              <w:top w:val="dotted" w:sz="4" w:space="0" w:color="auto"/>
              <w:bottom w:val="dotted" w:sz="4" w:space="0" w:color="auto"/>
            </w:tcBorders>
          </w:tcPr>
          <w:p w14:paraId="07D67151" w14:textId="77777777" w:rsidR="00DD0902" w:rsidRPr="001F7CD1" w:rsidRDefault="00DD0902" w:rsidP="00B4220E">
            <w:pPr>
              <w:spacing w:before="60" w:after="60"/>
              <w:jc w:val="both"/>
              <w:textAlignment w:val="baseline"/>
              <w:rPr>
                <w:rFonts w:ascii="Times New Roman" w:eastAsia="Times New Roman" w:hAnsi="Times New Roman" w:cs="Times New Roman"/>
                <w:bCs/>
                <w:iCs/>
                <w:noProof/>
                <w:sz w:val="24"/>
                <w:szCs w:val="24"/>
              </w:rPr>
            </w:pPr>
            <w:r w:rsidRPr="001F7CD1">
              <w:rPr>
                <w:rFonts w:ascii="Times New Roman" w:eastAsia="Times New Roman" w:hAnsi="Times New Roman" w:cs="Times New Roman"/>
                <w:b/>
                <w:bCs/>
                <w:i/>
                <w:iCs/>
                <w:noProof/>
                <w:sz w:val="24"/>
                <w:szCs w:val="24"/>
              </w:rPr>
              <w:t>c2. Thân bài:</w:t>
            </w:r>
            <w:r w:rsidRPr="001F7CD1">
              <w:rPr>
                <w:rFonts w:ascii="Times New Roman" w:eastAsia="Times New Roman" w:hAnsi="Times New Roman" w:cs="Times New Roman"/>
                <w:bCs/>
                <w:iCs/>
                <w:noProof/>
                <w:sz w:val="24"/>
                <w:szCs w:val="24"/>
              </w:rPr>
              <w:t xml:space="preserve"> </w:t>
            </w:r>
          </w:p>
          <w:p w14:paraId="48C5DC55" w14:textId="77777777" w:rsidR="00DD0902" w:rsidRPr="001F7CD1" w:rsidRDefault="00DD0902" w:rsidP="00B4220E">
            <w:pPr>
              <w:spacing w:before="60" w:after="60"/>
              <w:jc w:val="both"/>
              <w:textAlignment w:val="baseline"/>
              <w:rPr>
                <w:rFonts w:ascii="Times New Roman" w:hAnsi="Times New Roman" w:cs="Times New Roman"/>
                <w:i/>
                <w:sz w:val="24"/>
                <w:szCs w:val="24"/>
              </w:rPr>
            </w:pPr>
            <w:r w:rsidRPr="001F7CD1">
              <w:rPr>
                <w:rFonts w:ascii="Times New Roman" w:eastAsia="Times New Roman" w:hAnsi="Times New Roman" w:cs="Times New Roman"/>
                <w:bCs/>
                <w:i/>
                <w:iCs/>
                <w:noProof/>
                <w:spacing w:val="-6"/>
                <w:sz w:val="24"/>
                <w:szCs w:val="24"/>
              </w:rPr>
              <w:t>…</w:t>
            </w:r>
          </w:p>
        </w:tc>
        <w:tc>
          <w:tcPr>
            <w:tcW w:w="734" w:type="dxa"/>
            <w:tcBorders>
              <w:top w:val="dotted" w:sz="4" w:space="0" w:color="auto"/>
              <w:bottom w:val="dotted" w:sz="4" w:space="0" w:color="auto"/>
            </w:tcBorders>
          </w:tcPr>
          <w:p w14:paraId="69A293A6" w14:textId="77777777" w:rsidR="00DD0902" w:rsidRPr="001F7CD1" w:rsidRDefault="00DD0902" w:rsidP="00B4220E">
            <w:pPr>
              <w:spacing w:before="60" w:after="60"/>
              <w:jc w:val="center"/>
              <w:rPr>
                <w:rFonts w:ascii="Times New Roman" w:eastAsia="Times New Roman" w:hAnsi="Times New Roman" w:cs="Times New Roman"/>
                <w:bCs/>
                <w:iCs/>
                <w:noProof/>
                <w:sz w:val="24"/>
                <w:szCs w:val="24"/>
              </w:rPr>
            </w:pPr>
            <w:r w:rsidRPr="001F7CD1">
              <w:rPr>
                <w:rFonts w:ascii="Times New Roman" w:eastAsia="Times New Roman" w:hAnsi="Times New Roman" w:cs="Times New Roman"/>
                <w:bCs/>
                <w:iCs/>
                <w:noProof/>
                <w:sz w:val="24"/>
                <w:szCs w:val="24"/>
              </w:rPr>
              <w:t>3,0</w:t>
            </w:r>
          </w:p>
        </w:tc>
      </w:tr>
      <w:tr w:rsidR="00F97329" w:rsidRPr="001F7CD1" w14:paraId="38D0EF1F" w14:textId="77777777" w:rsidTr="00DD0902">
        <w:tc>
          <w:tcPr>
            <w:tcW w:w="659" w:type="dxa"/>
            <w:vMerge/>
          </w:tcPr>
          <w:p w14:paraId="3A6082A2" w14:textId="77777777" w:rsidR="00DD0902" w:rsidRPr="001F7CD1" w:rsidRDefault="00DD0902" w:rsidP="00B4220E">
            <w:pPr>
              <w:spacing w:before="60" w:after="60"/>
              <w:jc w:val="center"/>
              <w:rPr>
                <w:rFonts w:ascii="Times New Roman" w:hAnsi="Times New Roman" w:cs="Times New Roman"/>
                <w:sz w:val="24"/>
                <w:szCs w:val="24"/>
              </w:rPr>
            </w:pPr>
          </w:p>
        </w:tc>
        <w:tc>
          <w:tcPr>
            <w:tcW w:w="666" w:type="dxa"/>
            <w:vMerge/>
          </w:tcPr>
          <w:p w14:paraId="23805705" w14:textId="77777777" w:rsidR="00DD0902" w:rsidRPr="001F7CD1" w:rsidRDefault="00DD0902" w:rsidP="00B4220E">
            <w:pPr>
              <w:spacing w:before="60" w:after="60"/>
              <w:jc w:val="center"/>
              <w:rPr>
                <w:rFonts w:ascii="Times New Roman" w:hAnsi="Times New Roman" w:cs="Times New Roman"/>
                <w:b/>
                <w:sz w:val="24"/>
                <w:szCs w:val="24"/>
              </w:rPr>
            </w:pPr>
          </w:p>
        </w:tc>
        <w:tc>
          <w:tcPr>
            <w:tcW w:w="7322" w:type="dxa"/>
            <w:tcBorders>
              <w:top w:val="dotted" w:sz="4" w:space="0" w:color="auto"/>
              <w:bottom w:val="dotted" w:sz="4" w:space="0" w:color="auto"/>
            </w:tcBorders>
          </w:tcPr>
          <w:p w14:paraId="0D973050" w14:textId="77777777" w:rsidR="00DD0902" w:rsidRPr="001F7CD1" w:rsidRDefault="00DD0902" w:rsidP="00B4220E">
            <w:pPr>
              <w:spacing w:before="60" w:after="60"/>
              <w:jc w:val="both"/>
              <w:textAlignment w:val="baseline"/>
              <w:rPr>
                <w:rFonts w:ascii="Times New Roman" w:eastAsia="Times New Roman" w:hAnsi="Times New Roman" w:cs="Times New Roman"/>
                <w:bCs/>
                <w:iCs/>
                <w:noProof/>
                <w:sz w:val="24"/>
                <w:szCs w:val="24"/>
              </w:rPr>
            </w:pPr>
            <w:r w:rsidRPr="001F7CD1">
              <w:rPr>
                <w:rFonts w:ascii="Times New Roman" w:eastAsia="Times New Roman" w:hAnsi="Times New Roman" w:cs="Times New Roman"/>
                <w:b/>
                <w:bCs/>
                <w:i/>
                <w:iCs/>
                <w:noProof/>
                <w:sz w:val="24"/>
                <w:szCs w:val="24"/>
              </w:rPr>
              <w:t>c3.</w:t>
            </w:r>
            <w:r w:rsidRPr="001F7CD1">
              <w:rPr>
                <w:rFonts w:ascii="Times New Roman" w:eastAsia="Times New Roman" w:hAnsi="Times New Roman" w:cs="Times New Roman"/>
                <w:b/>
                <w:bCs/>
                <w:iCs/>
                <w:noProof/>
                <w:sz w:val="24"/>
                <w:szCs w:val="24"/>
              </w:rPr>
              <w:t xml:space="preserve"> </w:t>
            </w:r>
            <w:r w:rsidRPr="001F7CD1">
              <w:rPr>
                <w:rFonts w:ascii="Times New Roman" w:eastAsia="Times New Roman" w:hAnsi="Times New Roman" w:cs="Times New Roman"/>
                <w:b/>
                <w:bCs/>
                <w:i/>
                <w:iCs/>
                <w:noProof/>
                <w:sz w:val="24"/>
                <w:szCs w:val="24"/>
              </w:rPr>
              <w:t>Kết bài:</w:t>
            </w:r>
            <w:r w:rsidRPr="001F7CD1">
              <w:rPr>
                <w:rFonts w:ascii="Times New Roman" w:eastAsia="Times New Roman" w:hAnsi="Times New Roman" w:cs="Times New Roman"/>
                <w:bCs/>
                <w:iCs/>
                <w:noProof/>
                <w:sz w:val="24"/>
                <w:szCs w:val="24"/>
              </w:rPr>
              <w:t xml:space="preserve"> Khái quát vấn đề nghị luận.</w:t>
            </w:r>
          </w:p>
        </w:tc>
        <w:tc>
          <w:tcPr>
            <w:tcW w:w="734" w:type="dxa"/>
            <w:tcBorders>
              <w:top w:val="dotted" w:sz="4" w:space="0" w:color="auto"/>
              <w:bottom w:val="dotted" w:sz="4" w:space="0" w:color="auto"/>
            </w:tcBorders>
          </w:tcPr>
          <w:p w14:paraId="7C252A33" w14:textId="77777777" w:rsidR="00DD0902" w:rsidRPr="001F7CD1" w:rsidRDefault="00DD0902" w:rsidP="00B4220E">
            <w:pPr>
              <w:spacing w:before="60" w:after="60"/>
              <w:jc w:val="center"/>
              <w:rPr>
                <w:rFonts w:ascii="Times New Roman" w:eastAsia="Times New Roman" w:hAnsi="Times New Roman" w:cs="Times New Roman"/>
                <w:bCs/>
                <w:iCs/>
                <w:noProof/>
                <w:sz w:val="24"/>
                <w:szCs w:val="24"/>
              </w:rPr>
            </w:pPr>
            <w:r w:rsidRPr="001F7CD1">
              <w:rPr>
                <w:rFonts w:ascii="Times New Roman" w:eastAsia="Times New Roman" w:hAnsi="Times New Roman" w:cs="Times New Roman"/>
                <w:bCs/>
                <w:iCs/>
                <w:noProof/>
                <w:sz w:val="24"/>
                <w:szCs w:val="24"/>
              </w:rPr>
              <w:t>0,25</w:t>
            </w:r>
          </w:p>
        </w:tc>
      </w:tr>
      <w:tr w:rsidR="00F97329" w:rsidRPr="001F7CD1" w14:paraId="59F69597" w14:textId="77777777" w:rsidTr="00DD0902">
        <w:tc>
          <w:tcPr>
            <w:tcW w:w="659" w:type="dxa"/>
            <w:vMerge/>
          </w:tcPr>
          <w:p w14:paraId="42725732" w14:textId="77777777" w:rsidR="00DD0902" w:rsidRPr="001F7CD1" w:rsidRDefault="00DD0902" w:rsidP="00B4220E">
            <w:pPr>
              <w:spacing w:before="60" w:after="60"/>
              <w:jc w:val="center"/>
              <w:rPr>
                <w:rFonts w:ascii="Times New Roman" w:hAnsi="Times New Roman" w:cs="Times New Roman"/>
                <w:sz w:val="24"/>
                <w:szCs w:val="24"/>
              </w:rPr>
            </w:pPr>
          </w:p>
        </w:tc>
        <w:tc>
          <w:tcPr>
            <w:tcW w:w="666" w:type="dxa"/>
            <w:vMerge/>
          </w:tcPr>
          <w:p w14:paraId="3787F853" w14:textId="77777777" w:rsidR="00DD0902" w:rsidRPr="001F7CD1" w:rsidRDefault="00DD0902" w:rsidP="00B4220E">
            <w:pPr>
              <w:spacing w:before="60" w:after="60"/>
              <w:jc w:val="center"/>
              <w:rPr>
                <w:rFonts w:ascii="Times New Roman" w:hAnsi="Times New Roman" w:cs="Times New Roman"/>
                <w:b/>
                <w:sz w:val="24"/>
                <w:szCs w:val="24"/>
              </w:rPr>
            </w:pPr>
          </w:p>
        </w:tc>
        <w:tc>
          <w:tcPr>
            <w:tcW w:w="7322" w:type="dxa"/>
            <w:tcBorders>
              <w:top w:val="dotted" w:sz="4" w:space="0" w:color="auto"/>
            </w:tcBorders>
          </w:tcPr>
          <w:p w14:paraId="764E55DA" w14:textId="77777777" w:rsidR="00DD0902" w:rsidRPr="001F7CD1" w:rsidRDefault="00DD0902" w:rsidP="00B4220E">
            <w:pPr>
              <w:spacing w:before="60" w:after="60"/>
              <w:jc w:val="both"/>
              <w:textAlignment w:val="baseline"/>
              <w:rPr>
                <w:rFonts w:ascii="Times New Roman" w:eastAsia="Times New Roman" w:hAnsi="Times New Roman" w:cs="Times New Roman"/>
                <w:b/>
                <w:bCs/>
                <w:i/>
                <w:iCs/>
                <w:noProof/>
                <w:sz w:val="24"/>
                <w:szCs w:val="24"/>
              </w:rPr>
            </w:pPr>
            <w:r w:rsidRPr="001F7CD1">
              <w:rPr>
                <w:rFonts w:ascii="Times New Roman" w:eastAsia="Times New Roman" w:hAnsi="Times New Roman" w:cs="Times New Roman"/>
                <w:b/>
                <w:bCs/>
                <w:i/>
                <w:iCs/>
                <w:noProof/>
                <w:sz w:val="24"/>
                <w:szCs w:val="24"/>
              </w:rPr>
              <w:t>Hướng dẫn chấm:</w:t>
            </w:r>
          </w:p>
          <w:p w14:paraId="364073E6" w14:textId="77777777" w:rsidR="00DD0902" w:rsidRPr="001F7CD1" w:rsidRDefault="00DD0902" w:rsidP="00B4220E">
            <w:pPr>
              <w:spacing w:before="60" w:after="60"/>
              <w:jc w:val="both"/>
              <w:textAlignment w:val="baseline"/>
              <w:rPr>
                <w:rFonts w:ascii="Times New Roman" w:eastAsia="Times New Roman" w:hAnsi="Times New Roman" w:cs="Times New Roman"/>
                <w:bCs/>
                <w:iCs/>
                <w:noProof/>
                <w:spacing w:val="-2"/>
                <w:sz w:val="24"/>
                <w:szCs w:val="24"/>
              </w:rPr>
            </w:pPr>
            <w:r w:rsidRPr="001F7CD1">
              <w:rPr>
                <w:rFonts w:ascii="Times New Roman" w:eastAsia="Times New Roman" w:hAnsi="Times New Roman" w:cs="Times New Roman"/>
                <w:bCs/>
                <w:iCs/>
                <w:noProof/>
                <w:spacing w:val="-2"/>
                <w:sz w:val="24"/>
                <w:szCs w:val="24"/>
              </w:rPr>
              <w:t>- Chia điểm cho từng ý</w:t>
            </w:r>
          </w:p>
          <w:p w14:paraId="61AB0104" w14:textId="77777777" w:rsidR="00DD0902" w:rsidRPr="001F7CD1" w:rsidRDefault="00DD0902" w:rsidP="00B4220E">
            <w:pPr>
              <w:spacing w:before="60" w:after="60"/>
              <w:jc w:val="both"/>
              <w:textAlignment w:val="baseline"/>
              <w:rPr>
                <w:rFonts w:ascii="Times New Roman" w:eastAsia="Times New Roman" w:hAnsi="Times New Roman" w:cs="Times New Roman"/>
                <w:bCs/>
                <w:iCs/>
                <w:noProof/>
                <w:spacing w:val="-2"/>
                <w:sz w:val="24"/>
                <w:szCs w:val="24"/>
              </w:rPr>
            </w:pPr>
            <w:r w:rsidRPr="001F7CD1">
              <w:rPr>
                <w:rFonts w:ascii="Times New Roman" w:eastAsia="Times New Roman" w:hAnsi="Times New Roman" w:cs="Times New Roman"/>
                <w:bCs/>
                <w:iCs/>
                <w:noProof/>
                <w:spacing w:val="-2"/>
                <w:sz w:val="24"/>
                <w:szCs w:val="24"/>
              </w:rPr>
              <w:t>- Diễn đạt hay và có ý sáng tạo:</w:t>
            </w:r>
            <w:r w:rsidRPr="001F7CD1">
              <w:rPr>
                <w:rFonts w:ascii="Times New Roman" w:eastAsia="Times New Roman" w:hAnsi="Times New Roman" w:cs="Times New Roman"/>
                <w:bCs/>
                <w:i/>
                <w:iCs/>
                <w:noProof/>
                <w:spacing w:val="-2"/>
                <w:sz w:val="24"/>
                <w:szCs w:val="24"/>
              </w:rPr>
              <w:t xml:space="preserve"> </w:t>
            </w:r>
            <w:r w:rsidRPr="001F7CD1">
              <w:rPr>
                <w:rFonts w:ascii="Times New Roman" w:eastAsia="Times New Roman" w:hAnsi="Times New Roman" w:cs="Times New Roman"/>
                <w:bCs/>
                <w:iCs/>
                <w:noProof/>
                <w:spacing w:val="-2"/>
                <w:sz w:val="24"/>
                <w:szCs w:val="24"/>
              </w:rPr>
              <w:t>0,5 điểm.</w:t>
            </w:r>
          </w:p>
          <w:p w14:paraId="7852D4B6" w14:textId="77777777" w:rsidR="00DD0902" w:rsidRPr="001F7CD1" w:rsidRDefault="00DD0902" w:rsidP="00B4220E">
            <w:pPr>
              <w:spacing w:before="60" w:after="60"/>
              <w:jc w:val="both"/>
              <w:textAlignment w:val="baseline"/>
              <w:rPr>
                <w:rFonts w:ascii="Times New Roman" w:eastAsia="Times New Roman" w:hAnsi="Times New Roman" w:cs="Times New Roman"/>
                <w:iCs/>
                <w:spacing w:val="-4"/>
                <w:sz w:val="24"/>
                <w:szCs w:val="24"/>
              </w:rPr>
            </w:pPr>
            <w:r w:rsidRPr="001F7CD1">
              <w:rPr>
                <w:rFonts w:ascii="Times New Roman" w:eastAsia="Times New Roman" w:hAnsi="Times New Roman" w:cs="Times New Roman"/>
                <w:iCs/>
                <w:spacing w:val="-4"/>
                <w:sz w:val="24"/>
                <w:szCs w:val="24"/>
              </w:rPr>
              <w:t>(Lưu ý trừ điểm lỗi diễn đạt</w:t>
            </w:r>
            <w:r w:rsidRPr="001F7CD1">
              <w:rPr>
                <w:rFonts w:ascii="Times New Roman" w:eastAsia="Times New Roman" w:hAnsi="Times New Roman" w:cs="Times New Roman"/>
                <w:b/>
                <w:iCs/>
                <w:spacing w:val="-4"/>
                <w:sz w:val="24"/>
                <w:szCs w:val="24"/>
                <w:vertAlign w:val="superscript"/>
              </w:rPr>
              <w:t>(*)</w:t>
            </w:r>
            <w:r w:rsidRPr="001F7CD1">
              <w:rPr>
                <w:rFonts w:ascii="Times New Roman" w:eastAsia="Times New Roman" w:hAnsi="Times New Roman" w:cs="Times New Roman"/>
                <w:iCs/>
                <w:spacing w:val="-4"/>
                <w:sz w:val="24"/>
                <w:szCs w:val="24"/>
              </w:rPr>
              <w:t>:</w:t>
            </w:r>
          </w:p>
          <w:p w14:paraId="1CB7374A" w14:textId="77777777" w:rsidR="00DD0902" w:rsidRPr="001F7CD1" w:rsidRDefault="00DD0902" w:rsidP="00B4220E">
            <w:pPr>
              <w:spacing w:before="60" w:after="60"/>
              <w:jc w:val="both"/>
              <w:textAlignment w:val="baseline"/>
              <w:rPr>
                <w:rFonts w:ascii="Times New Roman" w:eastAsia="Times New Roman" w:hAnsi="Times New Roman" w:cs="Times New Roman"/>
                <w:bCs/>
                <w:iCs/>
                <w:noProof/>
                <w:spacing w:val="-4"/>
                <w:sz w:val="24"/>
                <w:szCs w:val="24"/>
              </w:rPr>
            </w:pPr>
            <w:r w:rsidRPr="001F7CD1">
              <w:rPr>
                <w:rFonts w:ascii="Times New Roman" w:eastAsia="Times New Roman" w:hAnsi="Times New Roman" w:cs="Times New Roman"/>
                <w:iCs/>
                <w:spacing w:val="-4"/>
                <w:sz w:val="24"/>
                <w:szCs w:val="24"/>
              </w:rPr>
              <w:t xml:space="preserve">+ </w:t>
            </w:r>
            <w:r w:rsidRPr="001F7CD1">
              <w:rPr>
                <w:rFonts w:ascii="Times New Roman" w:eastAsia="Times New Roman" w:hAnsi="Times New Roman" w:cs="Times New Roman"/>
                <w:i/>
                <w:iCs/>
                <w:spacing w:val="-4"/>
                <w:sz w:val="24"/>
                <w:szCs w:val="24"/>
              </w:rPr>
              <w:t>Cách t</w:t>
            </w:r>
            <w:r w:rsidRPr="001F7CD1">
              <w:rPr>
                <w:rFonts w:ascii="Times New Roman" w:eastAsia="Times New Roman" w:hAnsi="Times New Roman" w:cs="Times New Roman"/>
                <w:bCs/>
                <w:i/>
                <w:iCs/>
                <w:noProof/>
                <w:spacing w:val="-4"/>
                <w:sz w:val="24"/>
                <w:szCs w:val="24"/>
              </w:rPr>
              <w:t>ính:</w:t>
            </w:r>
            <w:r w:rsidRPr="001F7CD1">
              <w:rPr>
                <w:rFonts w:ascii="Times New Roman" w:eastAsia="Times New Roman" w:hAnsi="Times New Roman" w:cs="Times New Roman"/>
                <w:bCs/>
                <w:iCs/>
                <w:noProof/>
                <w:spacing w:val="-4"/>
                <w:sz w:val="24"/>
                <w:szCs w:val="24"/>
              </w:rPr>
              <w:t xml:space="preserve"> Tính số lượt mắc lỗi, gồm: (1) sai chính tả; (2) diễn đạt lủng củng; (3) dùng từ, chấm câu sai; (4) thiếu liên kết văn bản; (5) chữ viết cẩu thả;</w:t>
            </w:r>
          </w:p>
          <w:p w14:paraId="3BD0DE63" w14:textId="77777777" w:rsidR="00DD0902" w:rsidRPr="001F7CD1" w:rsidRDefault="00DD0902" w:rsidP="00B4220E">
            <w:pPr>
              <w:spacing w:before="60" w:after="60"/>
              <w:jc w:val="both"/>
              <w:textAlignment w:val="baseline"/>
              <w:rPr>
                <w:rFonts w:ascii="Times New Roman" w:eastAsia="Times New Roman" w:hAnsi="Times New Roman" w:cs="Times New Roman"/>
                <w:b/>
                <w:bCs/>
                <w:i/>
                <w:iCs/>
                <w:noProof/>
                <w:sz w:val="24"/>
                <w:szCs w:val="24"/>
              </w:rPr>
            </w:pPr>
            <w:r w:rsidRPr="001F7CD1">
              <w:rPr>
                <w:rFonts w:ascii="Times New Roman" w:eastAsia="Times New Roman" w:hAnsi="Times New Roman" w:cs="Times New Roman"/>
                <w:bCs/>
                <w:iCs/>
                <w:noProof/>
                <w:spacing w:val="-4"/>
                <w:sz w:val="24"/>
                <w:szCs w:val="24"/>
              </w:rPr>
              <w:t xml:space="preserve">+ </w:t>
            </w:r>
            <w:r w:rsidRPr="001F7CD1">
              <w:rPr>
                <w:rFonts w:ascii="Times New Roman" w:eastAsia="Times New Roman" w:hAnsi="Times New Roman" w:cs="Times New Roman"/>
                <w:bCs/>
                <w:i/>
                <w:iCs/>
                <w:noProof/>
                <w:spacing w:val="-4"/>
                <w:sz w:val="24"/>
                <w:szCs w:val="24"/>
              </w:rPr>
              <w:t>Mức trừ:</w:t>
            </w:r>
            <w:r w:rsidRPr="001F7CD1">
              <w:rPr>
                <w:rFonts w:ascii="Times New Roman" w:eastAsia="Times New Roman" w:hAnsi="Times New Roman" w:cs="Times New Roman"/>
                <w:bCs/>
                <w:iCs/>
                <w:noProof/>
                <w:spacing w:val="-4"/>
                <w:sz w:val="24"/>
                <w:szCs w:val="24"/>
              </w:rPr>
              <w:t xml:space="preserve"> Từ 06 đến 09 lỗi: trừ 0,5 điểm; Từ 10 </w:t>
            </w:r>
            <w:r w:rsidRPr="001F7CD1">
              <w:rPr>
                <w:rFonts w:ascii="Times New Roman" w:eastAsia="Times New Roman" w:hAnsi="Times New Roman" w:cs="Times New Roman"/>
                <w:bCs/>
                <w:iCs/>
                <w:noProof/>
                <w:spacing w:val="-6"/>
                <w:sz w:val="24"/>
                <w:szCs w:val="24"/>
              </w:rPr>
              <w:t>đến 13 lỗi: trừ 1,0 điểm; Trên 13 lỗi: không quá</w:t>
            </w:r>
            <w:r w:rsidRPr="001F7CD1">
              <w:rPr>
                <w:rFonts w:ascii="Times New Roman" w:eastAsia="Times New Roman" w:hAnsi="Times New Roman" w:cs="Times New Roman"/>
                <w:bCs/>
                <w:iCs/>
                <w:noProof/>
                <w:spacing w:val="-4"/>
                <w:sz w:val="24"/>
                <w:szCs w:val="24"/>
              </w:rPr>
              <w:t xml:space="preserve"> ½ điểm cả câu.</w:t>
            </w:r>
          </w:p>
        </w:tc>
        <w:tc>
          <w:tcPr>
            <w:tcW w:w="734" w:type="dxa"/>
            <w:tcBorders>
              <w:top w:val="dotted" w:sz="4" w:space="0" w:color="auto"/>
            </w:tcBorders>
          </w:tcPr>
          <w:p w14:paraId="56F040E6" w14:textId="77777777" w:rsidR="00DD0902" w:rsidRPr="001F7CD1" w:rsidRDefault="00DD0902" w:rsidP="00B4220E">
            <w:pPr>
              <w:spacing w:before="60" w:after="60"/>
              <w:jc w:val="center"/>
              <w:rPr>
                <w:rFonts w:ascii="Times New Roman" w:eastAsia="Times New Roman" w:hAnsi="Times New Roman" w:cs="Times New Roman"/>
                <w:bCs/>
                <w:iCs/>
                <w:noProof/>
                <w:sz w:val="24"/>
                <w:szCs w:val="24"/>
              </w:rPr>
            </w:pPr>
          </w:p>
        </w:tc>
      </w:tr>
      <w:tr w:rsidR="00F97329" w:rsidRPr="001F7CD1" w14:paraId="048585EF" w14:textId="77777777" w:rsidTr="00DD0902">
        <w:tc>
          <w:tcPr>
            <w:tcW w:w="8647" w:type="dxa"/>
            <w:gridSpan w:val="3"/>
          </w:tcPr>
          <w:p w14:paraId="63D59A1E" w14:textId="77777777" w:rsidR="00DD0902" w:rsidRPr="001F7CD1" w:rsidRDefault="00DD0902" w:rsidP="00B4220E">
            <w:pPr>
              <w:spacing w:before="60" w:after="60"/>
              <w:jc w:val="both"/>
              <w:textAlignment w:val="baseline"/>
              <w:rPr>
                <w:rFonts w:ascii="Times New Roman" w:eastAsia="Times New Roman" w:hAnsi="Times New Roman" w:cs="Times New Roman"/>
                <w:b/>
                <w:bCs/>
                <w:iCs/>
                <w:noProof/>
                <w:spacing w:val="-4"/>
                <w:sz w:val="24"/>
                <w:szCs w:val="24"/>
              </w:rPr>
            </w:pPr>
            <w:r w:rsidRPr="001F7CD1">
              <w:rPr>
                <w:rFonts w:ascii="Times New Roman" w:eastAsia="Times New Roman" w:hAnsi="Times New Roman" w:cs="Times New Roman"/>
                <w:b/>
                <w:bCs/>
                <w:iCs/>
                <w:noProof/>
                <w:spacing w:val="-4"/>
                <w:sz w:val="24"/>
                <w:szCs w:val="24"/>
              </w:rPr>
              <w:t>Tổng điểm (phần I + II)</w:t>
            </w:r>
          </w:p>
        </w:tc>
        <w:tc>
          <w:tcPr>
            <w:tcW w:w="734" w:type="dxa"/>
          </w:tcPr>
          <w:p w14:paraId="1486700E" w14:textId="77777777" w:rsidR="00DD0902" w:rsidRPr="001F7CD1" w:rsidRDefault="00DD0902" w:rsidP="00B4220E">
            <w:pPr>
              <w:spacing w:before="60" w:after="60"/>
              <w:jc w:val="center"/>
              <w:rPr>
                <w:rFonts w:ascii="Times New Roman" w:eastAsia="Times New Roman" w:hAnsi="Times New Roman" w:cs="Times New Roman"/>
                <w:b/>
                <w:bCs/>
                <w:iCs/>
                <w:noProof/>
                <w:sz w:val="24"/>
                <w:szCs w:val="24"/>
              </w:rPr>
            </w:pPr>
            <w:r w:rsidRPr="001F7CD1">
              <w:rPr>
                <w:rFonts w:ascii="Times New Roman" w:eastAsia="Times New Roman" w:hAnsi="Times New Roman" w:cs="Times New Roman"/>
                <w:b/>
                <w:bCs/>
                <w:iCs/>
                <w:noProof/>
                <w:sz w:val="24"/>
                <w:szCs w:val="24"/>
              </w:rPr>
              <w:t>10,0</w:t>
            </w:r>
          </w:p>
        </w:tc>
      </w:tr>
    </w:tbl>
    <w:p w14:paraId="01742875" w14:textId="77777777" w:rsidR="00D86B9F" w:rsidRPr="001F7CD1" w:rsidRDefault="00D86B9F" w:rsidP="00B4220E">
      <w:pPr>
        <w:spacing w:before="60" w:after="60"/>
        <w:rPr>
          <w:rFonts w:cs="Times New Roman"/>
          <w:sz w:val="26"/>
          <w:szCs w:val="26"/>
          <w:lang w:val="en-US"/>
        </w:rPr>
      </w:pPr>
    </w:p>
    <w:p w14:paraId="56C1F7D2" w14:textId="77777777" w:rsidR="00566B45" w:rsidRPr="001F7CD1" w:rsidRDefault="00566B45" w:rsidP="00B4220E">
      <w:pPr>
        <w:spacing w:before="60" w:after="60"/>
        <w:ind w:firstLine="0"/>
        <w:jc w:val="center"/>
        <w:rPr>
          <w:rFonts w:cs="Times New Roman"/>
          <w:b/>
          <w:bCs/>
          <w:sz w:val="26"/>
          <w:szCs w:val="26"/>
          <w:lang w:val="en-US"/>
        </w:rPr>
      </w:pPr>
      <w:r w:rsidRPr="001F7CD1">
        <w:rPr>
          <w:rFonts w:cs="Times New Roman"/>
          <w:b/>
          <w:bCs/>
          <w:sz w:val="26"/>
          <w:szCs w:val="26"/>
          <w:lang w:val="en-US"/>
        </w:rPr>
        <w:br w:type="page"/>
      </w:r>
    </w:p>
    <w:p w14:paraId="4F33E949" w14:textId="3C710462" w:rsidR="00874961" w:rsidRPr="001F7CD1" w:rsidRDefault="00874961" w:rsidP="00B4220E">
      <w:pPr>
        <w:spacing w:before="60" w:after="60"/>
        <w:ind w:firstLine="0"/>
        <w:jc w:val="center"/>
        <w:rPr>
          <w:rFonts w:cs="Times New Roman"/>
          <w:b/>
          <w:bCs/>
          <w:szCs w:val="28"/>
          <w:lang w:val="en-US"/>
        </w:rPr>
      </w:pPr>
      <w:r w:rsidRPr="001F7CD1">
        <w:rPr>
          <w:rFonts w:cs="Times New Roman"/>
          <w:b/>
          <w:bCs/>
          <w:szCs w:val="28"/>
          <w:lang w:val="en-US"/>
        </w:rPr>
        <w:lastRenderedPageBreak/>
        <w:t>Chuyên đề 1:</w:t>
      </w:r>
    </w:p>
    <w:p w14:paraId="50A99A53" w14:textId="7D9EC68C" w:rsidR="00874961" w:rsidRPr="001F7CD1" w:rsidRDefault="00874961" w:rsidP="00B4220E">
      <w:pPr>
        <w:spacing w:before="60" w:after="60"/>
        <w:ind w:firstLine="0"/>
        <w:jc w:val="center"/>
        <w:rPr>
          <w:rFonts w:cs="Times New Roman"/>
          <w:b/>
          <w:bCs/>
          <w:szCs w:val="28"/>
          <w:lang w:val="en-US"/>
        </w:rPr>
      </w:pPr>
      <w:r w:rsidRPr="001F7CD1">
        <w:rPr>
          <w:rFonts w:cs="Times New Roman"/>
          <w:b/>
          <w:bCs/>
          <w:szCs w:val="28"/>
          <w:lang w:val="en-US"/>
        </w:rPr>
        <w:t>RÈN KĨ NĂNG TRẢ LỜI CÂU HỎI ĐỌC HIỂU</w:t>
      </w:r>
    </w:p>
    <w:p w14:paraId="0962CF3A" w14:textId="4CE7C18A" w:rsidR="00874961" w:rsidRPr="001F7CD1" w:rsidRDefault="00874961" w:rsidP="00B4220E">
      <w:pPr>
        <w:spacing w:before="60" w:after="60"/>
        <w:jc w:val="center"/>
        <w:rPr>
          <w:rFonts w:cs="Times New Roman"/>
          <w:b/>
          <w:bCs/>
          <w:szCs w:val="28"/>
          <w:lang w:val="en-US"/>
        </w:rPr>
      </w:pPr>
      <w:r w:rsidRPr="001F7CD1">
        <w:rPr>
          <w:rFonts w:cs="Times New Roman"/>
          <w:b/>
          <w:bCs/>
          <w:szCs w:val="28"/>
          <w:u w:val="single"/>
          <w:lang w:val="en-US"/>
        </w:rPr>
        <w:t>Bài 1:</w:t>
      </w:r>
      <w:r w:rsidRPr="001F7CD1">
        <w:rPr>
          <w:rFonts w:cs="Times New Roman"/>
          <w:b/>
          <w:bCs/>
          <w:szCs w:val="28"/>
          <w:lang w:val="en-US"/>
        </w:rPr>
        <w:t xml:space="preserve"> </w:t>
      </w:r>
      <w:r w:rsidR="007C1BBF" w:rsidRPr="001F7CD1">
        <w:rPr>
          <w:rFonts w:cs="Times New Roman"/>
          <w:b/>
          <w:bCs/>
          <w:szCs w:val="28"/>
          <w:lang w:val="en-US"/>
        </w:rPr>
        <w:t>RÈN KĨ NĂNG ĐỌC HIỂU VĂN BẢN TRUYỆN</w:t>
      </w:r>
    </w:p>
    <w:p w14:paraId="1A8646B2" w14:textId="0C539F50" w:rsidR="00BC6107" w:rsidRPr="001F7CD1" w:rsidRDefault="00092C8D" w:rsidP="00B4220E">
      <w:pPr>
        <w:spacing w:before="60" w:after="60"/>
        <w:rPr>
          <w:rFonts w:cs="Times New Roman"/>
          <w:b/>
          <w:sz w:val="24"/>
          <w:szCs w:val="24"/>
          <w:lang w:val="en-US"/>
        </w:rPr>
      </w:pPr>
      <w:r w:rsidRPr="001F7CD1">
        <w:rPr>
          <w:rFonts w:cs="Times New Roman"/>
          <w:b/>
          <w:sz w:val="24"/>
          <w:szCs w:val="24"/>
          <w:lang w:val="en-US"/>
        </w:rPr>
        <w:t>I. KIẾN THỨC CHUNG</w:t>
      </w:r>
    </w:p>
    <w:p w14:paraId="2EB4ACC1" w14:textId="2347F4C7" w:rsidR="00874961" w:rsidRPr="001F7CD1" w:rsidRDefault="00874961" w:rsidP="00B4220E">
      <w:pPr>
        <w:spacing w:before="60" w:after="60"/>
        <w:rPr>
          <w:rFonts w:cs="Times New Roman"/>
          <w:b/>
          <w:sz w:val="24"/>
          <w:szCs w:val="24"/>
          <w:lang w:val="en-US"/>
        </w:rPr>
      </w:pPr>
      <w:r w:rsidRPr="001F7CD1">
        <w:rPr>
          <w:rFonts w:cs="Times New Roman"/>
          <w:b/>
          <w:sz w:val="24"/>
          <w:szCs w:val="24"/>
          <w:lang w:val="en-US"/>
        </w:rPr>
        <w:t>Đọc đoạn văn bản sau và trả lời các câu hỏi:</w:t>
      </w:r>
    </w:p>
    <w:p w14:paraId="645422EE" w14:textId="77777777" w:rsidR="00874961" w:rsidRPr="001F7CD1" w:rsidRDefault="00874961" w:rsidP="00B4220E">
      <w:pPr>
        <w:spacing w:before="60" w:after="60"/>
        <w:jc w:val="center"/>
        <w:rPr>
          <w:rFonts w:cs="Times New Roman"/>
          <w:b/>
          <w:sz w:val="24"/>
          <w:szCs w:val="24"/>
          <w:lang w:val="en-US"/>
        </w:rPr>
      </w:pPr>
      <w:r w:rsidRPr="001F7CD1">
        <w:rPr>
          <w:rFonts w:cs="Times New Roman"/>
          <w:b/>
          <w:sz w:val="24"/>
          <w:szCs w:val="24"/>
          <w:lang w:val="en-US"/>
        </w:rPr>
        <w:t>Văn bản 1:</w:t>
      </w:r>
    </w:p>
    <w:p w14:paraId="0ACCF4DB" w14:textId="77777777" w:rsidR="00874961" w:rsidRPr="001F7CD1" w:rsidRDefault="00874961" w:rsidP="00B4220E">
      <w:pPr>
        <w:spacing w:before="60" w:after="60"/>
        <w:rPr>
          <w:rFonts w:cs="Times New Roman"/>
          <w:i/>
          <w:iCs/>
          <w:sz w:val="24"/>
          <w:szCs w:val="24"/>
          <w:lang w:val="en-US"/>
        </w:rPr>
      </w:pPr>
      <w:r w:rsidRPr="001F7CD1">
        <w:rPr>
          <w:rFonts w:cs="Times New Roman"/>
          <w:i/>
          <w:iCs/>
          <w:sz w:val="24"/>
          <w:szCs w:val="24"/>
          <w:lang w:val="en-US"/>
        </w:rPr>
        <w:t>Thằng Hữu sung sướng đọc từng trang sách. Mấy tháng nay rồi đêm nay nó mới lại được nhìn thấy cái chữ. Nó cảm giác như linh hồn bầm đang theo ánh sáng đom đóm bay về với nó, bao bọc xung quanh nó, như trong truyện, nàng Cúc Hoa đã hiện hồn về với hai đứa con, che chở bảo bọc và an ủi con mình khi bị dì ghẻ đánh. Thân phận của hai đứa bé sao mà giống nó quá. Nó thầm biết ơn cái Dần. Nó hạ quyết tâm làm theo cách bày của cái Dần để được học đến tận cùng cái chữ. Nó lùi quyển sách xuống đầu giường ôm cái chai đèn đom đóm ngủ.</w:t>
      </w:r>
    </w:p>
    <w:p w14:paraId="73DA3AB7" w14:textId="583B32D6" w:rsidR="00874961" w:rsidRPr="001F7CD1" w:rsidRDefault="00874961" w:rsidP="00B4220E">
      <w:pPr>
        <w:spacing w:before="60" w:after="60"/>
        <w:rPr>
          <w:rFonts w:cs="Times New Roman"/>
          <w:i/>
          <w:iCs/>
          <w:sz w:val="24"/>
          <w:szCs w:val="24"/>
          <w:lang w:val="en-US"/>
        </w:rPr>
      </w:pPr>
      <w:r w:rsidRPr="001F7CD1">
        <w:rPr>
          <w:rFonts w:cs="Times New Roman"/>
          <w:i/>
          <w:iCs/>
          <w:sz w:val="24"/>
          <w:szCs w:val="24"/>
          <w:lang w:val="en-US"/>
        </w:rPr>
        <w:t xml:space="preserve">[…] Thằng Hữu ngẩn ngơ rồi bẻ nắm cơm ăn. Cơm trôi đến đâu ruột gan nó mát đến đấy. Nó tự nghĩ: Mình ăn cơm là ăn hạt vàng, hạt ngọc của quê hương, mình phải cố gắng sống có nghĩa với những hạt vàng hạt ngọc ấy. Phải biết quý mến bọn cái Dần, cái Tráng... </w:t>
      </w:r>
    </w:p>
    <w:p w14:paraId="160B716C" w14:textId="77777777" w:rsidR="00874961" w:rsidRPr="001F7CD1" w:rsidRDefault="00874961" w:rsidP="00B4220E">
      <w:pPr>
        <w:spacing w:before="60" w:after="60"/>
        <w:rPr>
          <w:rFonts w:cs="Times New Roman"/>
          <w:i/>
          <w:iCs/>
          <w:sz w:val="24"/>
          <w:szCs w:val="24"/>
          <w:lang w:val="en-US"/>
        </w:rPr>
      </w:pPr>
      <w:r w:rsidRPr="001F7CD1">
        <w:rPr>
          <w:rFonts w:cs="Times New Roman"/>
          <w:i/>
          <w:iCs/>
          <w:sz w:val="24"/>
          <w:szCs w:val="24"/>
          <w:lang w:val="en-US"/>
        </w:rPr>
        <w:t>Ăn xong, nó đeo vỏ dao vào thắt lưng cắm đầu đi một mạch vào rừng Rui. Rừng buổi sáng thơ mộng và huyền bí. Nó lách theo cái lõng chui sâu vào lòng rừng. Nó lầm lũi với những công việc đã quen thuộc, đốn những cành củi khô từ những cây Hu, cây Bứa, cây Nhọ nồi... đốn ngắn, bó lại thành bó để mang về đổi cho bà Nhỏ lấy cút rượu cho lão Bành. Nó cặm cụi vừa làm vừa thổi sáo, rừng cũng rộn lên, những chú chim Láo cáo, chim Cu rúc, chim Chà cùi.... từ các tán cây cùng ran lên, tạo ra những khoảng trời xanh ngắt của rừng. Thằng Hữu dựng gánh củi tựa vào gốc cây Sầm đen ngồi hít thở không khí của rừng sau giờ lao động mệt nhọc. Rừng càng đẹp, càng thơ mộng, thằng Hữu càng thấy hẩm hiu cho thân phận của nó.</w:t>
      </w:r>
    </w:p>
    <w:p w14:paraId="500B0849" w14:textId="77777777" w:rsidR="00874961" w:rsidRPr="001F7CD1" w:rsidRDefault="00874961" w:rsidP="00B4220E">
      <w:pPr>
        <w:spacing w:before="60" w:after="60"/>
        <w:jc w:val="right"/>
        <w:rPr>
          <w:rFonts w:cs="Times New Roman"/>
          <w:sz w:val="24"/>
          <w:szCs w:val="24"/>
          <w:lang w:val="en-US"/>
        </w:rPr>
      </w:pPr>
      <w:r w:rsidRPr="001F7CD1">
        <w:rPr>
          <w:rFonts w:cs="Times New Roman"/>
          <w:sz w:val="24"/>
          <w:szCs w:val="24"/>
          <w:lang w:val="en-US"/>
        </w:rPr>
        <w:t xml:space="preserve">(Trích </w:t>
      </w:r>
      <w:r w:rsidRPr="001F7CD1">
        <w:rPr>
          <w:rFonts w:cs="Times New Roman"/>
          <w:b/>
          <w:bCs/>
          <w:i/>
          <w:sz w:val="24"/>
          <w:szCs w:val="24"/>
          <w:lang w:val="en-US"/>
        </w:rPr>
        <w:t>Đồng Làng Đom Đóm</w:t>
      </w:r>
      <w:r w:rsidRPr="001F7CD1">
        <w:rPr>
          <w:rFonts w:cs="Times New Roman"/>
          <w:sz w:val="24"/>
          <w:szCs w:val="24"/>
          <w:lang w:val="en-US"/>
        </w:rPr>
        <w:t>, Trịnh Thanh Phong, NXB Hội Nhà văn, 2019)</w:t>
      </w:r>
    </w:p>
    <w:p w14:paraId="4672DCAA" w14:textId="6B51D87D" w:rsidR="00874961" w:rsidRPr="001F7CD1" w:rsidRDefault="00874961" w:rsidP="00B4220E">
      <w:pPr>
        <w:spacing w:before="60" w:after="60"/>
        <w:rPr>
          <w:rFonts w:cs="Times New Roman"/>
          <w:b/>
          <w:bCs/>
          <w:sz w:val="24"/>
          <w:szCs w:val="24"/>
          <w:lang w:val="en-US"/>
        </w:rPr>
      </w:pPr>
      <w:r w:rsidRPr="001F7CD1">
        <w:rPr>
          <w:rFonts w:cs="Times New Roman"/>
          <w:b/>
          <w:bCs/>
          <w:sz w:val="24"/>
          <w:szCs w:val="24"/>
          <w:lang w:val="en-US"/>
        </w:rPr>
        <w:t>1. Xác định ngôi kể</w:t>
      </w:r>
    </w:p>
    <w:p w14:paraId="3F882D51" w14:textId="7CAAB591" w:rsidR="00874961" w:rsidRPr="001F7CD1" w:rsidRDefault="00874961" w:rsidP="00B4220E">
      <w:pPr>
        <w:spacing w:before="60" w:after="60"/>
        <w:rPr>
          <w:rFonts w:cs="Times New Roman"/>
          <w:spacing w:val="-4"/>
          <w:sz w:val="24"/>
          <w:szCs w:val="24"/>
          <w:lang w:val="en-US"/>
        </w:rPr>
      </w:pPr>
      <w:r w:rsidRPr="001F7CD1">
        <w:rPr>
          <w:rFonts w:cs="Times New Roman"/>
          <w:spacing w:val="-4"/>
          <w:sz w:val="24"/>
          <w:szCs w:val="24"/>
          <w:lang w:val="en-US"/>
        </w:rPr>
        <w:t xml:space="preserve">- Ngôi kể thứ nhất: người kể xưng </w:t>
      </w:r>
      <w:r w:rsidR="00301397" w:rsidRPr="001F7CD1">
        <w:rPr>
          <w:rFonts w:cs="Times New Roman"/>
          <w:spacing w:val="-4"/>
          <w:sz w:val="24"/>
          <w:szCs w:val="24"/>
          <w:lang w:val="en-US"/>
        </w:rPr>
        <w:t>“</w:t>
      </w:r>
      <w:r w:rsidRPr="001F7CD1">
        <w:rPr>
          <w:rFonts w:cs="Times New Roman"/>
          <w:spacing w:val="-4"/>
          <w:sz w:val="24"/>
          <w:szCs w:val="24"/>
          <w:lang w:val="en-US"/>
        </w:rPr>
        <w:t>tôi</w:t>
      </w:r>
      <w:r w:rsidR="00301397" w:rsidRPr="001F7CD1">
        <w:rPr>
          <w:rFonts w:cs="Times New Roman"/>
          <w:spacing w:val="-4"/>
          <w:sz w:val="24"/>
          <w:szCs w:val="24"/>
          <w:lang w:val="en-US"/>
        </w:rPr>
        <w:t>”</w:t>
      </w:r>
      <w:r w:rsidRPr="001F7CD1">
        <w:rPr>
          <w:rFonts w:cs="Times New Roman"/>
          <w:spacing w:val="-4"/>
          <w:sz w:val="24"/>
          <w:szCs w:val="24"/>
          <w:lang w:val="en-US"/>
        </w:rPr>
        <w:t>; trực tiếp kể ra những gì mình nghe, thấy, nghĩ</w:t>
      </w:r>
      <w:r w:rsidR="00532AAC" w:rsidRPr="001F7CD1">
        <w:rPr>
          <w:rFonts w:cs="Times New Roman"/>
          <w:spacing w:val="-4"/>
          <w:sz w:val="24"/>
          <w:szCs w:val="24"/>
          <w:lang w:val="en-US"/>
        </w:rPr>
        <w:t>,</w:t>
      </w:r>
      <w:r w:rsidRPr="001F7CD1">
        <w:rPr>
          <w:rFonts w:cs="Times New Roman"/>
          <w:spacing w:val="-4"/>
          <w:sz w:val="24"/>
          <w:szCs w:val="24"/>
          <w:lang w:val="en-US"/>
        </w:rPr>
        <w:t>…</w:t>
      </w:r>
    </w:p>
    <w:p w14:paraId="042248DC" w14:textId="77777777" w:rsidR="0052283D" w:rsidRPr="001F7CD1" w:rsidRDefault="0052283D" w:rsidP="00B4220E">
      <w:pPr>
        <w:spacing w:before="60" w:after="60"/>
        <w:rPr>
          <w:rFonts w:cs="Times New Roman"/>
          <w:sz w:val="24"/>
          <w:szCs w:val="24"/>
          <w:lang w:val="en-US"/>
        </w:rPr>
      </w:pPr>
      <w:r w:rsidRPr="001F7CD1">
        <w:rPr>
          <w:rFonts w:cs="Times New Roman"/>
          <w:sz w:val="24"/>
          <w:szCs w:val="24"/>
          <w:lang w:val="en-US"/>
        </w:rPr>
        <w:t>(</w:t>
      </w:r>
      <w:r w:rsidRPr="001F7CD1">
        <w:rPr>
          <w:rFonts w:cs="Times New Roman"/>
          <w:i/>
          <w:iCs/>
          <w:sz w:val="24"/>
          <w:szCs w:val="24"/>
          <w:lang w:val="en-US"/>
        </w:rPr>
        <w:t>Chú ý thêm</w:t>
      </w:r>
      <w:r w:rsidRPr="001F7CD1">
        <w:rPr>
          <w:rFonts w:cs="Times New Roman"/>
          <w:sz w:val="24"/>
          <w:szCs w:val="24"/>
          <w:lang w:val="en-US"/>
        </w:rPr>
        <w:t>:</w:t>
      </w:r>
    </w:p>
    <w:p w14:paraId="4F1170D9" w14:textId="4F00FF94" w:rsidR="005C5D26" w:rsidRPr="001F7CD1" w:rsidRDefault="005C5D26" w:rsidP="00B4220E">
      <w:pPr>
        <w:spacing w:before="60" w:after="60"/>
        <w:rPr>
          <w:rFonts w:cs="Times New Roman"/>
          <w:sz w:val="24"/>
          <w:szCs w:val="24"/>
          <w:lang w:val="en-US"/>
        </w:rPr>
      </w:pPr>
      <w:r w:rsidRPr="001F7CD1">
        <w:rPr>
          <w:rFonts w:cs="Times New Roman"/>
          <w:sz w:val="24"/>
          <w:szCs w:val="24"/>
          <w:lang w:val="en-US"/>
        </w:rPr>
        <w:t xml:space="preserve">+ Tác dụng: </w:t>
      </w:r>
      <w:r w:rsidRPr="001F7CD1">
        <w:rPr>
          <w:rFonts w:cs="Times New Roman"/>
          <w:sz w:val="24"/>
          <w:szCs w:val="24"/>
          <w:lang w:val="vi"/>
        </w:rPr>
        <w:t>Người kể có dịp bộc bạch những trải nghiệm, suy nghĩ, cảm xúc của cá nhân...</w:t>
      </w:r>
      <w:r w:rsidRPr="001F7CD1">
        <w:rPr>
          <w:rFonts w:cs="Times New Roman"/>
          <w:sz w:val="24"/>
          <w:szCs w:val="24"/>
          <w:lang w:val="en-US"/>
        </w:rPr>
        <w:t xml:space="preserve"> </w:t>
      </w:r>
      <w:r w:rsidRPr="001F7CD1">
        <w:rPr>
          <w:rFonts w:cs="Times New Roman"/>
          <w:sz w:val="24"/>
          <w:szCs w:val="24"/>
          <w:lang w:val="vi"/>
        </w:rPr>
        <w:t>mà người khác không biết. Người kể không phải chỉ kể chuyện</w:t>
      </w:r>
      <w:r w:rsidRPr="001F7CD1">
        <w:rPr>
          <w:rFonts w:cs="Times New Roman"/>
          <w:sz w:val="24"/>
          <w:szCs w:val="24"/>
          <w:lang w:val="en-US"/>
        </w:rPr>
        <w:t>,</w:t>
      </w:r>
      <w:r w:rsidRPr="001F7CD1">
        <w:rPr>
          <w:rFonts w:cs="Times New Roman"/>
          <w:sz w:val="24"/>
          <w:szCs w:val="24"/>
          <w:lang w:val="vi"/>
        </w:rPr>
        <w:t xml:space="preserve"> miêu tả những gì </w:t>
      </w:r>
      <w:r w:rsidR="00301397" w:rsidRPr="001F7CD1">
        <w:rPr>
          <w:rFonts w:cs="Times New Roman"/>
          <w:sz w:val="24"/>
          <w:szCs w:val="24"/>
          <w:lang w:val="vi"/>
        </w:rPr>
        <w:t>“</w:t>
      </w:r>
      <w:r w:rsidRPr="001F7CD1">
        <w:rPr>
          <w:rFonts w:cs="Times New Roman"/>
          <w:sz w:val="24"/>
          <w:szCs w:val="24"/>
          <w:lang w:val="vi"/>
        </w:rPr>
        <w:t>tôi thấy</w:t>
      </w:r>
      <w:r w:rsidR="00301397" w:rsidRPr="001F7CD1">
        <w:rPr>
          <w:rFonts w:cs="Times New Roman"/>
          <w:sz w:val="24"/>
          <w:szCs w:val="24"/>
          <w:lang w:val="vi"/>
        </w:rPr>
        <w:t>”</w:t>
      </w:r>
      <w:r w:rsidRPr="001F7CD1">
        <w:rPr>
          <w:rFonts w:cs="Times New Roman"/>
          <w:sz w:val="24"/>
          <w:szCs w:val="24"/>
          <w:lang w:val="vi"/>
        </w:rPr>
        <w:t xml:space="preserve"> mà còn kể tâm trạng</w:t>
      </w:r>
      <w:r w:rsidRPr="001F7CD1">
        <w:rPr>
          <w:rFonts w:cs="Times New Roman"/>
          <w:sz w:val="24"/>
          <w:szCs w:val="24"/>
          <w:lang w:val="en-US"/>
        </w:rPr>
        <w:t xml:space="preserve">, </w:t>
      </w:r>
      <w:r w:rsidRPr="001F7CD1">
        <w:rPr>
          <w:rFonts w:cs="Times New Roman"/>
          <w:sz w:val="24"/>
          <w:szCs w:val="24"/>
          <w:lang w:val="vi"/>
        </w:rPr>
        <w:t xml:space="preserve">miêu tả những gì </w:t>
      </w:r>
      <w:r w:rsidR="00301397" w:rsidRPr="001F7CD1">
        <w:rPr>
          <w:rFonts w:cs="Times New Roman"/>
          <w:sz w:val="24"/>
          <w:szCs w:val="24"/>
          <w:lang w:val="vi"/>
        </w:rPr>
        <w:t>“</w:t>
      </w:r>
      <w:r w:rsidRPr="001F7CD1">
        <w:rPr>
          <w:rFonts w:cs="Times New Roman"/>
          <w:sz w:val="24"/>
          <w:szCs w:val="24"/>
          <w:lang w:val="vi"/>
        </w:rPr>
        <w:t>tôi cảm</w:t>
      </w:r>
      <w:r w:rsidR="00301397" w:rsidRPr="001F7CD1">
        <w:rPr>
          <w:rFonts w:cs="Times New Roman"/>
          <w:sz w:val="24"/>
          <w:szCs w:val="24"/>
          <w:lang w:val="vi"/>
        </w:rPr>
        <w:t>”</w:t>
      </w:r>
      <w:r w:rsidRPr="001F7CD1">
        <w:rPr>
          <w:rFonts w:cs="Times New Roman"/>
          <w:sz w:val="24"/>
          <w:szCs w:val="24"/>
          <w:lang w:val="vi"/>
        </w:rPr>
        <w:t xml:space="preserve">, </w:t>
      </w:r>
      <w:r w:rsidR="00301397" w:rsidRPr="001F7CD1">
        <w:rPr>
          <w:rFonts w:cs="Times New Roman"/>
          <w:sz w:val="24"/>
          <w:szCs w:val="24"/>
          <w:lang w:val="vi"/>
        </w:rPr>
        <w:t>“</w:t>
      </w:r>
      <w:r w:rsidRPr="001F7CD1">
        <w:rPr>
          <w:rFonts w:cs="Times New Roman"/>
          <w:sz w:val="24"/>
          <w:szCs w:val="24"/>
          <w:lang w:val="vi"/>
        </w:rPr>
        <w:t>tôi nghĩ</w:t>
      </w:r>
      <w:r w:rsidRPr="001F7CD1">
        <w:rPr>
          <w:rFonts w:cs="Times New Roman"/>
          <w:sz w:val="24"/>
          <w:szCs w:val="24"/>
          <w:lang w:val="en-US"/>
        </w:rPr>
        <w:t>.</w:t>
      </w:r>
      <w:r w:rsidR="00301397" w:rsidRPr="001F7CD1">
        <w:rPr>
          <w:rFonts w:cs="Times New Roman"/>
          <w:sz w:val="24"/>
          <w:szCs w:val="24"/>
          <w:lang w:val="vi"/>
        </w:rPr>
        <w:t>”</w:t>
      </w:r>
      <w:r w:rsidRPr="001F7CD1">
        <w:rPr>
          <w:rFonts w:cs="Times New Roman"/>
          <w:sz w:val="24"/>
          <w:szCs w:val="24"/>
          <w:lang w:val="en-US"/>
        </w:rPr>
        <w:t xml:space="preserve"> </w:t>
      </w:r>
      <w:r w:rsidRPr="001F7CD1">
        <w:rPr>
          <w:rFonts w:cs="Times New Roman"/>
          <w:sz w:val="24"/>
          <w:szCs w:val="24"/>
          <w:lang w:val="vi"/>
        </w:rPr>
        <w:t>Cách kể ngôi thứ nhất khiến câu chuyện trở nên chân thực,</w:t>
      </w:r>
      <w:r w:rsidRPr="001F7CD1">
        <w:rPr>
          <w:rFonts w:cs="Times New Roman"/>
          <w:sz w:val="24"/>
          <w:szCs w:val="24"/>
          <w:lang w:val="en-US"/>
        </w:rPr>
        <w:t xml:space="preserve"> </w:t>
      </w:r>
      <w:r w:rsidRPr="001F7CD1">
        <w:rPr>
          <w:rFonts w:cs="Times New Roman"/>
          <w:sz w:val="24"/>
          <w:szCs w:val="24"/>
          <w:lang w:val="vi"/>
        </w:rPr>
        <w:t>khiến người đọc tin đó là sự thật.</w:t>
      </w:r>
      <w:r w:rsidRPr="001F7CD1">
        <w:rPr>
          <w:rFonts w:cs="Times New Roman"/>
          <w:sz w:val="24"/>
          <w:szCs w:val="24"/>
          <w:lang w:val="en-US"/>
        </w:rPr>
        <w:t xml:space="preserve"> </w:t>
      </w:r>
    </w:p>
    <w:p w14:paraId="76424409" w14:textId="3251E0E3" w:rsidR="005C5D26" w:rsidRPr="001F7CD1" w:rsidRDefault="005C5D26" w:rsidP="00B4220E">
      <w:pPr>
        <w:spacing w:before="60" w:after="60"/>
        <w:rPr>
          <w:rFonts w:cs="Times New Roman"/>
          <w:sz w:val="24"/>
          <w:szCs w:val="24"/>
          <w:lang w:val="en-US"/>
        </w:rPr>
      </w:pPr>
      <w:r w:rsidRPr="001F7CD1">
        <w:rPr>
          <w:rFonts w:cs="Times New Roman"/>
          <w:sz w:val="24"/>
          <w:szCs w:val="24"/>
          <w:lang w:val="en-US"/>
        </w:rPr>
        <w:t>+ H</w:t>
      </w:r>
      <w:r w:rsidRPr="001F7CD1">
        <w:rPr>
          <w:rFonts w:cs="Times New Roman"/>
          <w:sz w:val="24"/>
          <w:szCs w:val="24"/>
          <w:lang w:val="vi"/>
        </w:rPr>
        <w:t xml:space="preserve">ạn chế: </w:t>
      </w:r>
      <w:r w:rsidRPr="001F7CD1">
        <w:rPr>
          <w:rFonts w:cs="Times New Roman"/>
          <w:sz w:val="24"/>
          <w:szCs w:val="24"/>
          <w:lang w:val="en-US"/>
        </w:rPr>
        <w:t>K</w:t>
      </w:r>
      <w:r w:rsidRPr="001F7CD1">
        <w:rPr>
          <w:rFonts w:cs="Times New Roman"/>
          <w:sz w:val="24"/>
          <w:szCs w:val="24"/>
          <w:lang w:val="vi"/>
        </w:rPr>
        <w:t>hi trần thuật, tác phẩm thường dừng lại ở góc nhìn của một nhân vật, nội dung kể mang tính chủ quan, thiếu khách quan.</w:t>
      </w:r>
      <w:r w:rsidR="0052283D" w:rsidRPr="001F7CD1">
        <w:rPr>
          <w:rFonts w:cs="Times New Roman"/>
          <w:sz w:val="24"/>
          <w:szCs w:val="24"/>
          <w:lang w:val="en-US"/>
        </w:rPr>
        <w:t>)</w:t>
      </w:r>
    </w:p>
    <w:p w14:paraId="663F41CF" w14:textId="0C542EFF" w:rsidR="00874961" w:rsidRPr="001F7CD1" w:rsidRDefault="00874961" w:rsidP="00B4220E">
      <w:pPr>
        <w:spacing w:before="60" w:after="60"/>
        <w:rPr>
          <w:rFonts w:cs="Times New Roman"/>
          <w:sz w:val="24"/>
          <w:szCs w:val="24"/>
          <w:lang w:val="en-US"/>
        </w:rPr>
      </w:pPr>
      <w:r w:rsidRPr="001F7CD1">
        <w:rPr>
          <w:rFonts w:cs="Times New Roman"/>
          <w:sz w:val="24"/>
          <w:szCs w:val="24"/>
          <w:lang w:val="en-US"/>
        </w:rPr>
        <w:t xml:space="preserve">- Ngôi kể thứ ba: </w:t>
      </w:r>
      <w:r w:rsidR="005C5D26" w:rsidRPr="001F7CD1">
        <w:rPr>
          <w:rFonts w:cs="Times New Roman"/>
          <w:sz w:val="24"/>
          <w:szCs w:val="24"/>
          <w:lang w:val="en-US"/>
        </w:rPr>
        <w:t>N</w:t>
      </w:r>
      <w:r w:rsidRPr="001F7CD1">
        <w:rPr>
          <w:rFonts w:cs="Times New Roman"/>
          <w:sz w:val="24"/>
          <w:szCs w:val="24"/>
          <w:lang w:val="en-US"/>
        </w:rPr>
        <w:t>gười kể gọi tên các nhân vật, tự giấu mình đi như là không có mặt; kể linh hoạt, tự do những gì diễn ra với nhân vật.</w:t>
      </w:r>
    </w:p>
    <w:p w14:paraId="6BBDC7C4" w14:textId="77777777" w:rsidR="0052283D" w:rsidRPr="001F7CD1" w:rsidRDefault="0052283D" w:rsidP="00B4220E">
      <w:pPr>
        <w:spacing w:before="60" w:after="60"/>
        <w:rPr>
          <w:rFonts w:cs="Times New Roman"/>
          <w:sz w:val="24"/>
          <w:szCs w:val="24"/>
          <w:lang w:val="en-US"/>
        </w:rPr>
      </w:pPr>
      <w:r w:rsidRPr="001F7CD1">
        <w:rPr>
          <w:rFonts w:cs="Times New Roman"/>
          <w:sz w:val="24"/>
          <w:szCs w:val="24"/>
          <w:lang w:val="en-US"/>
        </w:rPr>
        <w:t>(</w:t>
      </w:r>
      <w:r w:rsidRPr="001F7CD1">
        <w:rPr>
          <w:rFonts w:cs="Times New Roman"/>
          <w:i/>
          <w:iCs/>
          <w:sz w:val="24"/>
          <w:szCs w:val="24"/>
          <w:lang w:val="en-US"/>
        </w:rPr>
        <w:t>Chú ý thêm</w:t>
      </w:r>
      <w:r w:rsidRPr="001F7CD1">
        <w:rPr>
          <w:rFonts w:cs="Times New Roman"/>
          <w:sz w:val="24"/>
          <w:szCs w:val="24"/>
          <w:lang w:val="en-US"/>
        </w:rPr>
        <w:t>:</w:t>
      </w:r>
    </w:p>
    <w:p w14:paraId="1F83A9C2" w14:textId="512AA30B" w:rsidR="00F96741" w:rsidRPr="001F7CD1" w:rsidRDefault="00F96741" w:rsidP="00B4220E">
      <w:pPr>
        <w:spacing w:before="60" w:after="60"/>
        <w:rPr>
          <w:rFonts w:cs="Times New Roman"/>
          <w:sz w:val="24"/>
          <w:szCs w:val="24"/>
          <w:lang w:val="en-US"/>
        </w:rPr>
      </w:pPr>
      <w:r w:rsidRPr="001F7CD1">
        <w:rPr>
          <w:rFonts w:cs="Times New Roman"/>
          <w:sz w:val="24"/>
          <w:szCs w:val="24"/>
          <w:lang w:val="en-US"/>
        </w:rPr>
        <w:t xml:space="preserve">+ Tác dụng: Cách kể này giúp người kể có thể kể chuyện một cách linh hoạt, tư do những gì diễn ra với nhân vật. Câu chuyện mang tính khách quan. </w:t>
      </w:r>
    </w:p>
    <w:p w14:paraId="43443759" w14:textId="6AA5A42F" w:rsidR="005C5D26" w:rsidRPr="001F7CD1" w:rsidRDefault="00F96741" w:rsidP="00B4220E">
      <w:pPr>
        <w:spacing w:before="60" w:after="60"/>
        <w:rPr>
          <w:rFonts w:cs="Times New Roman"/>
          <w:sz w:val="24"/>
          <w:szCs w:val="24"/>
          <w:lang w:val="en-US"/>
        </w:rPr>
      </w:pPr>
      <w:r w:rsidRPr="001F7CD1">
        <w:rPr>
          <w:rFonts w:cs="Times New Roman"/>
          <w:sz w:val="24"/>
          <w:szCs w:val="24"/>
          <w:lang w:val="en-US"/>
        </w:rPr>
        <w:t>+ Hạn chế</w:t>
      </w:r>
      <w:r w:rsidR="00902679" w:rsidRPr="001F7CD1">
        <w:rPr>
          <w:rFonts w:cs="Times New Roman"/>
          <w:sz w:val="24"/>
          <w:szCs w:val="24"/>
          <w:lang w:val="en-US"/>
        </w:rPr>
        <w:t>:</w:t>
      </w:r>
      <w:r w:rsidRPr="001F7CD1">
        <w:rPr>
          <w:rFonts w:cs="Times New Roman"/>
          <w:sz w:val="24"/>
          <w:szCs w:val="24"/>
          <w:lang w:val="en-US"/>
        </w:rPr>
        <w:t xml:space="preserve"> thiếu tính chủ quan</w:t>
      </w:r>
      <w:r w:rsidR="00902679" w:rsidRPr="001F7CD1">
        <w:rPr>
          <w:rFonts w:cs="Times New Roman"/>
          <w:sz w:val="24"/>
          <w:szCs w:val="24"/>
          <w:lang w:val="en-US"/>
        </w:rPr>
        <w:t>, không thể bộc bạch sâu những suy nghĩ, trải nghiệm, cảm xúc của nhân vật.</w:t>
      </w:r>
      <w:r w:rsidR="0052283D" w:rsidRPr="001F7CD1">
        <w:rPr>
          <w:rFonts w:cs="Times New Roman"/>
          <w:sz w:val="24"/>
          <w:szCs w:val="24"/>
          <w:lang w:val="en-US"/>
        </w:rPr>
        <w:t>)</w:t>
      </w:r>
    </w:p>
    <w:p w14:paraId="23CC83AF" w14:textId="77777777" w:rsidR="00874961" w:rsidRPr="001F7CD1" w:rsidRDefault="00874961" w:rsidP="00B4220E">
      <w:pPr>
        <w:spacing w:before="60" w:after="60"/>
        <w:rPr>
          <w:rFonts w:cs="Times New Roman"/>
          <w:b/>
          <w:bCs/>
          <w:i/>
          <w:iCs/>
          <w:sz w:val="24"/>
          <w:szCs w:val="24"/>
          <w:lang w:val="en-US"/>
        </w:rPr>
      </w:pPr>
      <w:r w:rsidRPr="001F7CD1">
        <w:rPr>
          <w:rFonts w:cs="Times New Roman"/>
          <w:b/>
          <w:bCs/>
          <w:i/>
          <w:iCs/>
          <w:sz w:val="24"/>
          <w:szCs w:val="24"/>
          <w:lang w:val="en-US"/>
        </w:rPr>
        <w:t xml:space="preserve">Ví dụ: </w:t>
      </w:r>
    </w:p>
    <w:p w14:paraId="77E4901C" w14:textId="77777777" w:rsidR="00874961" w:rsidRPr="001F7CD1" w:rsidRDefault="00874961" w:rsidP="00B4220E">
      <w:pPr>
        <w:spacing w:before="60" w:after="60"/>
        <w:rPr>
          <w:rFonts w:cs="Times New Roman"/>
          <w:sz w:val="24"/>
          <w:szCs w:val="24"/>
          <w:lang w:val="en-US"/>
        </w:rPr>
      </w:pPr>
      <w:r w:rsidRPr="001F7CD1">
        <w:rPr>
          <w:rFonts w:cs="Times New Roman"/>
          <w:b/>
          <w:sz w:val="24"/>
          <w:szCs w:val="24"/>
          <w:lang w:val="en-US"/>
        </w:rPr>
        <w:t>Câu 1 (0,5 điểm):</w:t>
      </w:r>
      <w:r w:rsidRPr="001F7CD1">
        <w:rPr>
          <w:rFonts w:cs="Times New Roman"/>
          <w:sz w:val="24"/>
          <w:szCs w:val="24"/>
          <w:lang w:val="en-US"/>
        </w:rPr>
        <w:t xml:space="preserve"> Xác định ngôi kể của văn bản 1. </w:t>
      </w:r>
    </w:p>
    <w:p w14:paraId="16798393" w14:textId="3E25CABB" w:rsidR="00874961" w:rsidRPr="001F7CD1" w:rsidRDefault="00874961" w:rsidP="00B4220E">
      <w:pPr>
        <w:spacing w:before="60" w:after="60"/>
        <w:rPr>
          <w:rFonts w:cs="Times New Roman"/>
          <w:sz w:val="24"/>
          <w:szCs w:val="24"/>
          <w:lang w:val="en-US"/>
        </w:rPr>
      </w:pPr>
      <w:r w:rsidRPr="001F7CD1">
        <w:rPr>
          <w:rFonts w:cs="Times New Roman"/>
          <w:sz w:val="24"/>
          <w:szCs w:val="24"/>
          <w:lang w:val="en-US"/>
        </w:rPr>
        <w:t xml:space="preserve">=&gt; Người kể chuyện không xưng </w:t>
      </w:r>
      <w:r w:rsidR="00301397" w:rsidRPr="001F7CD1">
        <w:rPr>
          <w:rFonts w:cs="Times New Roman"/>
          <w:sz w:val="24"/>
          <w:szCs w:val="24"/>
          <w:lang w:val="en-US"/>
        </w:rPr>
        <w:t>“</w:t>
      </w:r>
      <w:r w:rsidRPr="001F7CD1">
        <w:rPr>
          <w:rFonts w:cs="Times New Roman"/>
          <w:sz w:val="24"/>
          <w:szCs w:val="24"/>
          <w:lang w:val="en-US"/>
        </w:rPr>
        <w:t>tôi</w:t>
      </w:r>
      <w:r w:rsidR="00301397" w:rsidRPr="001F7CD1">
        <w:rPr>
          <w:rFonts w:cs="Times New Roman"/>
          <w:sz w:val="24"/>
          <w:szCs w:val="24"/>
          <w:lang w:val="en-US"/>
        </w:rPr>
        <w:t>”</w:t>
      </w:r>
      <w:r w:rsidRPr="001F7CD1">
        <w:rPr>
          <w:rFonts w:cs="Times New Roman"/>
          <w:sz w:val="24"/>
          <w:szCs w:val="24"/>
          <w:lang w:val="en-US"/>
        </w:rPr>
        <w:t>, gọi nhân vật bằng tên riêng</w:t>
      </w:r>
      <w:r w:rsidR="00D87CF2" w:rsidRPr="001F7CD1">
        <w:rPr>
          <w:rFonts w:cs="Times New Roman"/>
          <w:sz w:val="24"/>
          <w:szCs w:val="24"/>
          <w:lang w:val="en-US"/>
        </w:rPr>
        <w:t>, trực tiếp tham gia vào câu chuyện</w:t>
      </w:r>
      <w:r w:rsidR="00026D36" w:rsidRPr="001F7CD1">
        <w:rPr>
          <w:rFonts w:cs="Times New Roman"/>
          <w:sz w:val="24"/>
          <w:szCs w:val="24"/>
          <w:lang w:val="en-US"/>
        </w:rPr>
        <w:t>.</w:t>
      </w:r>
      <w:r w:rsidRPr="001F7CD1">
        <w:rPr>
          <w:rFonts w:cs="Times New Roman"/>
          <w:sz w:val="24"/>
          <w:szCs w:val="24"/>
          <w:lang w:val="en-US"/>
        </w:rPr>
        <w:t xml:space="preserve"> =&gt; Truyện được kể theo ngôi thứ ba.</w:t>
      </w:r>
    </w:p>
    <w:p w14:paraId="4EB96C8D" w14:textId="7F1A2E8A" w:rsidR="00874961" w:rsidRPr="001F7CD1" w:rsidRDefault="00874961" w:rsidP="00B4220E">
      <w:pPr>
        <w:spacing w:before="60" w:after="60"/>
        <w:rPr>
          <w:rFonts w:cs="Times New Roman"/>
          <w:b/>
          <w:bCs/>
          <w:sz w:val="24"/>
          <w:szCs w:val="24"/>
          <w:lang w:val="en-US"/>
        </w:rPr>
      </w:pPr>
      <w:r w:rsidRPr="001F7CD1">
        <w:rPr>
          <w:rFonts w:cs="Times New Roman"/>
          <w:b/>
          <w:bCs/>
          <w:sz w:val="24"/>
          <w:szCs w:val="24"/>
          <w:lang w:val="en-US"/>
        </w:rPr>
        <w:t>2. Xác định nhân vật chính</w:t>
      </w:r>
    </w:p>
    <w:p w14:paraId="3A86485F" w14:textId="77777777" w:rsidR="00874961" w:rsidRPr="001F7CD1" w:rsidRDefault="00874961" w:rsidP="00B4220E">
      <w:pPr>
        <w:spacing w:before="60" w:after="60"/>
        <w:rPr>
          <w:rFonts w:cs="Times New Roman"/>
          <w:sz w:val="24"/>
          <w:szCs w:val="24"/>
          <w:lang w:val="en-US"/>
        </w:rPr>
      </w:pPr>
      <w:r w:rsidRPr="001F7CD1">
        <w:rPr>
          <w:rFonts w:cs="Times New Roman"/>
          <w:sz w:val="24"/>
          <w:szCs w:val="24"/>
          <w:lang w:val="en-US"/>
        </w:rPr>
        <w:t>- Là nhân vật đóng vai trò trung tâm, xuyên suốt, chủ đạo trong tác phẩm.</w:t>
      </w:r>
    </w:p>
    <w:p w14:paraId="4C93349C" w14:textId="77777777" w:rsidR="00874961" w:rsidRPr="001F7CD1" w:rsidRDefault="00874961" w:rsidP="00B4220E">
      <w:pPr>
        <w:spacing w:before="60" w:after="60"/>
        <w:rPr>
          <w:rFonts w:cs="Times New Roman"/>
          <w:sz w:val="24"/>
          <w:szCs w:val="24"/>
          <w:lang w:val="en-US"/>
        </w:rPr>
      </w:pPr>
      <w:r w:rsidRPr="001F7CD1">
        <w:rPr>
          <w:rFonts w:cs="Times New Roman"/>
          <w:sz w:val="24"/>
          <w:szCs w:val="24"/>
          <w:lang w:val="en-US"/>
        </w:rPr>
        <w:lastRenderedPageBreak/>
        <w:t>- Có những hành động, quyết định tác động đến cốt truyện và diễn tiến các sự kiện trong truyện, thể hiện rõ nhất tư tưởng, chủ đề của truyện.</w:t>
      </w:r>
    </w:p>
    <w:p w14:paraId="4656252E" w14:textId="77777777" w:rsidR="00874961" w:rsidRPr="001F7CD1" w:rsidRDefault="00874961" w:rsidP="00B4220E">
      <w:pPr>
        <w:spacing w:before="60" w:after="60"/>
        <w:rPr>
          <w:rFonts w:cs="Times New Roman"/>
          <w:b/>
          <w:bCs/>
          <w:i/>
          <w:iCs/>
          <w:sz w:val="24"/>
          <w:szCs w:val="24"/>
          <w:lang w:val="en-US"/>
        </w:rPr>
      </w:pPr>
      <w:r w:rsidRPr="001F7CD1">
        <w:rPr>
          <w:rFonts w:cs="Times New Roman"/>
          <w:b/>
          <w:bCs/>
          <w:i/>
          <w:iCs/>
          <w:sz w:val="24"/>
          <w:szCs w:val="24"/>
          <w:lang w:val="en-US"/>
        </w:rPr>
        <w:t xml:space="preserve">Ví dụ: </w:t>
      </w:r>
    </w:p>
    <w:p w14:paraId="71DD2DC0" w14:textId="77777777" w:rsidR="00874961" w:rsidRPr="001F7CD1" w:rsidRDefault="00874961" w:rsidP="00B4220E">
      <w:pPr>
        <w:spacing w:before="60" w:after="60"/>
        <w:rPr>
          <w:rFonts w:cs="Times New Roman"/>
          <w:sz w:val="24"/>
          <w:szCs w:val="24"/>
          <w:lang w:val="en-US"/>
        </w:rPr>
      </w:pPr>
      <w:r w:rsidRPr="001F7CD1">
        <w:rPr>
          <w:rFonts w:cs="Times New Roman"/>
          <w:b/>
          <w:sz w:val="24"/>
          <w:szCs w:val="24"/>
          <w:lang w:val="en-US"/>
        </w:rPr>
        <w:t>Câu 1 (0,5 điểm):</w:t>
      </w:r>
      <w:r w:rsidRPr="001F7CD1">
        <w:rPr>
          <w:rFonts w:cs="Times New Roman"/>
          <w:sz w:val="24"/>
          <w:szCs w:val="24"/>
          <w:lang w:val="en-US"/>
        </w:rPr>
        <w:t xml:space="preserve"> Xác định nhân vật chính của văn bản 1. </w:t>
      </w:r>
    </w:p>
    <w:p w14:paraId="4D3108FF" w14:textId="32C4C006" w:rsidR="00874961" w:rsidRPr="001F7CD1" w:rsidRDefault="00874961" w:rsidP="00B4220E">
      <w:pPr>
        <w:spacing w:before="60" w:after="60"/>
        <w:rPr>
          <w:rFonts w:cs="Times New Roman"/>
          <w:sz w:val="24"/>
          <w:szCs w:val="24"/>
          <w:lang w:val="en-US"/>
        </w:rPr>
      </w:pPr>
      <w:r w:rsidRPr="001F7CD1">
        <w:rPr>
          <w:rFonts w:cs="Times New Roman"/>
          <w:sz w:val="24"/>
          <w:szCs w:val="24"/>
          <w:lang w:val="en-US"/>
        </w:rPr>
        <w:t>=&gt; Nhân vật xuất hiện xuyên suốt, chủ đạo, có ảnh hưởng đến cốt truyện trong toàn bộ văn bản là nhân vật Hữu. =&gt; Nhân vật chính: nhân vật Hữu.</w:t>
      </w:r>
    </w:p>
    <w:p w14:paraId="6D330E5A" w14:textId="686EA066" w:rsidR="00874961" w:rsidRPr="001F7CD1" w:rsidRDefault="00874961" w:rsidP="00B4220E">
      <w:pPr>
        <w:spacing w:before="60" w:after="60"/>
        <w:rPr>
          <w:rFonts w:cs="Times New Roman"/>
          <w:b/>
          <w:bCs/>
          <w:sz w:val="24"/>
          <w:szCs w:val="24"/>
          <w:lang w:val="en-US"/>
        </w:rPr>
      </w:pPr>
      <w:r w:rsidRPr="001F7CD1">
        <w:rPr>
          <w:rFonts w:cs="Times New Roman"/>
          <w:b/>
          <w:bCs/>
          <w:sz w:val="24"/>
          <w:szCs w:val="24"/>
          <w:lang w:val="en-US"/>
        </w:rPr>
        <w:t>3. Xác định người kể chuyện</w:t>
      </w:r>
    </w:p>
    <w:p w14:paraId="5ABA8C3A" w14:textId="77777777" w:rsidR="00874961" w:rsidRPr="001F7CD1" w:rsidRDefault="00874961" w:rsidP="00B4220E">
      <w:pPr>
        <w:spacing w:before="60" w:after="60"/>
        <w:rPr>
          <w:rFonts w:cs="Times New Roman"/>
          <w:sz w:val="24"/>
          <w:szCs w:val="24"/>
          <w:lang w:val="en-US"/>
        </w:rPr>
      </w:pPr>
      <w:r w:rsidRPr="001F7CD1">
        <w:rPr>
          <w:rFonts w:cs="Times New Roman"/>
          <w:sz w:val="24"/>
          <w:szCs w:val="24"/>
          <w:lang w:val="en-US"/>
        </w:rPr>
        <w:t>Người kể chuyện ngôi thứ nhất/Người kể chuyện ngôi thứ ba.</w:t>
      </w:r>
    </w:p>
    <w:p w14:paraId="41A27EE3" w14:textId="77777777" w:rsidR="00874961" w:rsidRPr="001F7CD1" w:rsidRDefault="00874961" w:rsidP="00B4220E">
      <w:pPr>
        <w:spacing w:before="60" w:after="60"/>
        <w:rPr>
          <w:rFonts w:cs="Times New Roman"/>
          <w:sz w:val="24"/>
          <w:szCs w:val="24"/>
          <w:lang w:val="en-US"/>
        </w:rPr>
      </w:pPr>
      <w:r w:rsidRPr="001F7CD1">
        <w:rPr>
          <w:rFonts w:cs="Times New Roman"/>
          <w:sz w:val="24"/>
          <w:szCs w:val="24"/>
          <w:lang w:val="en-US"/>
        </w:rPr>
        <w:t>- Người kể chuyện ngôi thứ nhất:</w:t>
      </w:r>
    </w:p>
    <w:p w14:paraId="11EAA0EF" w14:textId="77777777" w:rsidR="00874961" w:rsidRPr="001F7CD1" w:rsidRDefault="00874961" w:rsidP="00B4220E">
      <w:pPr>
        <w:spacing w:before="60" w:after="60"/>
        <w:rPr>
          <w:rFonts w:cs="Times New Roman"/>
          <w:sz w:val="24"/>
          <w:szCs w:val="24"/>
          <w:lang w:val="en-US"/>
        </w:rPr>
      </w:pPr>
      <w:r w:rsidRPr="001F7CD1">
        <w:rPr>
          <w:rFonts w:cs="Times New Roman"/>
          <w:sz w:val="24"/>
          <w:szCs w:val="24"/>
          <w:lang w:val="en-US"/>
        </w:rPr>
        <w:t>+ Người kể chuyện xưng tôi</w:t>
      </w:r>
    </w:p>
    <w:p w14:paraId="712CBBD3" w14:textId="77777777" w:rsidR="00874961" w:rsidRPr="001F7CD1" w:rsidRDefault="00874961" w:rsidP="00B4220E">
      <w:pPr>
        <w:spacing w:before="60" w:after="60"/>
        <w:rPr>
          <w:rFonts w:cs="Times New Roman"/>
          <w:sz w:val="24"/>
          <w:szCs w:val="24"/>
          <w:lang w:val="en-US"/>
        </w:rPr>
      </w:pPr>
      <w:r w:rsidRPr="001F7CD1">
        <w:rPr>
          <w:rFonts w:cs="Times New Roman"/>
          <w:sz w:val="24"/>
          <w:szCs w:val="24"/>
          <w:lang w:val="en-US"/>
        </w:rPr>
        <w:t>+ Trực tiếp tham gia vào câu chuyện</w:t>
      </w:r>
    </w:p>
    <w:p w14:paraId="5C2E8709" w14:textId="77777777" w:rsidR="00874961" w:rsidRPr="001F7CD1" w:rsidRDefault="00874961" w:rsidP="00B4220E">
      <w:pPr>
        <w:spacing w:before="60" w:after="60"/>
        <w:rPr>
          <w:rFonts w:cs="Times New Roman"/>
          <w:sz w:val="24"/>
          <w:szCs w:val="24"/>
          <w:lang w:val="en-US"/>
        </w:rPr>
      </w:pPr>
      <w:r w:rsidRPr="001F7CD1">
        <w:rPr>
          <w:rFonts w:cs="Times New Roman"/>
          <w:sz w:val="24"/>
          <w:szCs w:val="24"/>
          <w:lang w:val="en-US"/>
        </w:rPr>
        <w:t>- Người kể chuyện ngôi thứ ba:</w:t>
      </w:r>
    </w:p>
    <w:p w14:paraId="7FFF47FF" w14:textId="77777777" w:rsidR="00874961" w:rsidRPr="001F7CD1" w:rsidRDefault="00874961" w:rsidP="00B4220E">
      <w:pPr>
        <w:spacing w:before="60" w:after="60"/>
        <w:rPr>
          <w:rFonts w:cs="Times New Roman"/>
          <w:sz w:val="24"/>
          <w:szCs w:val="24"/>
          <w:lang w:val="en-US"/>
        </w:rPr>
      </w:pPr>
      <w:r w:rsidRPr="001F7CD1">
        <w:rPr>
          <w:rFonts w:cs="Times New Roman"/>
          <w:sz w:val="24"/>
          <w:szCs w:val="24"/>
          <w:lang w:val="en-US"/>
        </w:rPr>
        <w:t>+ Người kể chuyện giấu mình</w:t>
      </w:r>
    </w:p>
    <w:p w14:paraId="7F79F8C5" w14:textId="77777777" w:rsidR="00874961" w:rsidRPr="001F7CD1" w:rsidRDefault="00874961" w:rsidP="00B4220E">
      <w:pPr>
        <w:spacing w:before="60" w:after="60"/>
        <w:rPr>
          <w:rFonts w:cs="Times New Roman"/>
          <w:sz w:val="24"/>
          <w:szCs w:val="24"/>
          <w:lang w:val="en-US"/>
        </w:rPr>
      </w:pPr>
      <w:r w:rsidRPr="001F7CD1">
        <w:rPr>
          <w:rFonts w:cs="Times New Roman"/>
          <w:sz w:val="24"/>
          <w:szCs w:val="24"/>
          <w:lang w:val="en-US"/>
        </w:rPr>
        <w:t>+ Không trực tiếp tham gia vào câu chuyện.</w:t>
      </w:r>
    </w:p>
    <w:p w14:paraId="05499694" w14:textId="2D5232A6" w:rsidR="00874961" w:rsidRPr="001F7CD1" w:rsidRDefault="00874961" w:rsidP="00B4220E">
      <w:pPr>
        <w:spacing w:before="60" w:after="60"/>
        <w:rPr>
          <w:rFonts w:cs="Times New Roman"/>
          <w:b/>
          <w:bCs/>
          <w:sz w:val="24"/>
          <w:szCs w:val="24"/>
          <w:lang w:val="en-US"/>
        </w:rPr>
      </w:pPr>
      <w:r w:rsidRPr="001F7CD1">
        <w:rPr>
          <w:rFonts w:cs="Times New Roman"/>
          <w:b/>
          <w:bCs/>
          <w:sz w:val="24"/>
          <w:szCs w:val="24"/>
          <w:lang w:val="en-US"/>
        </w:rPr>
        <w:t>4. Xác định điểm nhìn</w:t>
      </w:r>
    </w:p>
    <w:p w14:paraId="73226CBA" w14:textId="77777777" w:rsidR="00874961" w:rsidRPr="001F7CD1" w:rsidRDefault="00874961" w:rsidP="00B4220E">
      <w:pPr>
        <w:spacing w:before="60" w:after="60"/>
        <w:rPr>
          <w:rFonts w:cs="Times New Roman"/>
          <w:sz w:val="24"/>
          <w:szCs w:val="24"/>
          <w:lang w:val="en-US"/>
        </w:rPr>
      </w:pPr>
      <w:r w:rsidRPr="001F7CD1">
        <w:rPr>
          <w:rFonts w:cs="Times New Roman"/>
          <w:sz w:val="24"/>
          <w:szCs w:val="24"/>
          <w:lang w:val="en-US"/>
        </w:rPr>
        <w:t xml:space="preserve">- Theo vị trí quan sát của người kể, có thể phân theo điểm nhìn kể chuyện như: điểm nhìn bên ngoài, bên trong; điểm nhìn không gian (xa, gần), điểm nhìn di động (từ đối tượng này sang đối tượng khác), điểm nhìn thời gian (quá khứ, hiện tại, tương lai), điểm nhìn luân phiên (trong, ngoài). </w:t>
      </w:r>
    </w:p>
    <w:p w14:paraId="0AB207EC" w14:textId="77777777" w:rsidR="00874961" w:rsidRPr="001F7CD1" w:rsidRDefault="00874961" w:rsidP="00B4220E">
      <w:pPr>
        <w:spacing w:before="60" w:after="60"/>
        <w:rPr>
          <w:rFonts w:cs="Times New Roman"/>
          <w:sz w:val="24"/>
          <w:szCs w:val="24"/>
          <w:lang w:val="en-US"/>
        </w:rPr>
      </w:pPr>
      <w:r w:rsidRPr="001F7CD1">
        <w:rPr>
          <w:rFonts w:cs="Times New Roman"/>
          <w:sz w:val="24"/>
          <w:szCs w:val="24"/>
          <w:lang w:val="en-US"/>
        </w:rPr>
        <w:t>- Điểm nhìn thường gặp nhất:</w:t>
      </w:r>
    </w:p>
    <w:p w14:paraId="6AE68F05" w14:textId="47673621" w:rsidR="00874961" w:rsidRPr="001F7CD1" w:rsidRDefault="00874961" w:rsidP="00B4220E">
      <w:pPr>
        <w:spacing w:before="60" w:after="60"/>
        <w:rPr>
          <w:rFonts w:cs="Times New Roman"/>
          <w:sz w:val="24"/>
          <w:szCs w:val="24"/>
          <w:lang w:val="en-US"/>
        </w:rPr>
      </w:pPr>
      <w:r w:rsidRPr="001F7CD1">
        <w:rPr>
          <w:rFonts w:cs="Times New Roman"/>
          <w:sz w:val="24"/>
          <w:szCs w:val="24"/>
          <w:lang w:val="en-US"/>
        </w:rPr>
        <w:t xml:space="preserve">+ Điểm nhìn hạn tri (Cách xác định: Người kể chuyện ở ngôi thứ nhất, xưng </w:t>
      </w:r>
      <w:r w:rsidR="00301397" w:rsidRPr="001F7CD1">
        <w:rPr>
          <w:rFonts w:cs="Times New Roman"/>
          <w:sz w:val="24"/>
          <w:szCs w:val="24"/>
          <w:lang w:val="en-US"/>
        </w:rPr>
        <w:t>“</w:t>
      </w:r>
      <w:r w:rsidRPr="001F7CD1">
        <w:rPr>
          <w:rFonts w:cs="Times New Roman"/>
          <w:sz w:val="24"/>
          <w:szCs w:val="24"/>
          <w:lang w:val="en-US"/>
        </w:rPr>
        <w:t>tôi</w:t>
      </w:r>
      <w:r w:rsidR="00301397" w:rsidRPr="001F7CD1">
        <w:rPr>
          <w:rFonts w:cs="Times New Roman"/>
          <w:sz w:val="24"/>
          <w:szCs w:val="24"/>
          <w:lang w:val="en-US"/>
        </w:rPr>
        <w:t>”</w:t>
      </w:r>
      <w:r w:rsidRPr="001F7CD1">
        <w:rPr>
          <w:rFonts w:cs="Times New Roman"/>
          <w:sz w:val="24"/>
          <w:szCs w:val="24"/>
          <w:lang w:val="en-US"/>
        </w:rPr>
        <w:t>, chỉ biết một phần câu chuyện, không biết tất cả).</w:t>
      </w:r>
    </w:p>
    <w:p w14:paraId="2A09AC0D" w14:textId="77777777" w:rsidR="00874961" w:rsidRPr="001F7CD1" w:rsidRDefault="00874961" w:rsidP="00B4220E">
      <w:pPr>
        <w:spacing w:before="60" w:after="60"/>
        <w:rPr>
          <w:rFonts w:cs="Times New Roman"/>
          <w:sz w:val="24"/>
          <w:szCs w:val="24"/>
          <w:lang w:val="en-US"/>
        </w:rPr>
      </w:pPr>
      <w:r w:rsidRPr="001F7CD1">
        <w:rPr>
          <w:rFonts w:cs="Times New Roman"/>
          <w:sz w:val="24"/>
          <w:szCs w:val="24"/>
          <w:lang w:val="en-US"/>
        </w:rPr>
        <w:t xml:space="preserve">+ Điểm nhìn toàn tri (Cách xác định: Người kể chuyện ở ngôi thứ ba, biết toàn bộ nội dung câu chuyện, nắm bắt được tâm tư của tất cả các nhân vật). </w:t>
      </w:r>
    </w:p>
    <w:p w14:paraId="2F2C53A0" w14:textId="20FC11F7" w:rsidR="00874961" w:rsidRPr="001F7CD1" w:rsidRDefault="00874961" w:rsidP="00B4220E">
      <w:pPr>
        <w:spacing w:before="60" w:after="60"/>
        <w:rPr>
          <w:rFonts w:cs="Times New Roman"/>
          <w:b/>
          <w:bCs/>
          <w:sz w:val="24"/>
          <w:szCs w:val="24"/>
          <w:lang w:val="en-US"/>
        </w:rPr>
      </w:pPr>
      <w:r w:rsidRPr="001F7CD1">
        <w:rPr>
          <w:rFonts w:cs="Times New Roman"/>
          <w:b/>
          <w:bCs/>
          <w:sz w:val="24"/>
          <w:szCs w:val="24"/>
          <w:lang w:val="en-US"/>
        </w:rPr>
        <w:t>5. Xác định đề tài, chủ đề</w:t>
      </w:r>
    </w:p>
    <w:tbl>
      <w:tblPr>
        <w:tblStyle w:val="TableGrid"/>
        <w:tblW w:w="8926" w:type="dxa"/>
        <w:jc w:val="center"/>
        <w:tblLook w:val="04A0" w:firstRow="1" w:lastRow="0" w:firstColumn="1" w:lastColumn="0" w:noHBand="0" w:noVBand="1"/>
      </w:tblPr>
      <w:tblGrid>
        <w:gridCol w:w="4531"/>
        <w:gridCol w:w="4395"/>
      </w:tblGrid>
      <w:tr w:rsidR="00F97329" w:rsidRPr="001F7CD1" w14:paraId="214D7138" w14:textId="77777777" w:rsidTr="002C0AE0">
        <w:trPr>
          <w:jc w:val="center"/>
        </w:trPr>
        <w:tc>
          <w:tcPr>
            <w:tcW w:w="4531" w:type="dxa"/>
            <w:hideMark/>
          </w:tcPr>
          <w:p w14:paraId="00154B30" w14:textId="77777777" w:rsidR="00874961" w:rsidRPr="001F7CD1" w:rsidRDefault="00874961" w:rsidP="00B4220E">
            <w:pPr>
              <w:spacing w:before="60" w:after="60"/>
              <w:jc w:val="center"/>
              <w:rPr>
                <w:rFonts w:ascii="Times New Roman" w:hAnsi="Times New Roman" w:cs="Times New Roman"/>
                <w:bCs/>
                <w:sz w:val="24"/>
                <w:szCs w:val="24"/>
              </w:rPr>
            </w:pPr>
            <w:r w:rsidRPr="001F7CD1">
              <w:rPr>
                <w:rFonts w:ascii="Times New Roman" w:hAnsi="Times New Roman" w:cs="Times New Roman"/>
                <w:b/>
                <w:bCs/>
                <w:sz w:val="24"/>
                <w:szCs w:val="24"/>
              </w:rPr>
              <w:t>Đề tài</w:t>
            </w:r>
          </w:p>
        </w:tc>
        <w:tc>
          <w:tcPr>
            <w:tcW w:w="4395" w:type="dxa"/>
            <w:hideMark/>
          </w:tcPr>
          <w:p w14:paraId="4BF21647" w14:textId="77777777" w:rsidR="00874961" w:rsidRPr="001F7CD1" w:rsidRDefault="00874961" w:rsidP="00B4220E">
            <w:pPr>
              <w:spacing w:before="60" w:after="60"/>
              <w:jc w:val="center"/>
              <w:rPr>
                <w:rFonts w:ascii="Times New Roman" w:hAnsi="Times New Roman" w:cs="Times New Roman"/>
                <w:bCs/>
                <w:sz w:val="24"/>
                <w:szCs w:val="24"/>
              </w:rPr>
            </w:pPr>
            <w:r w:rsidRPr="001F7CD1">
              <w:rPr>
                <w:rFonts w:ascii="Times New Roman" w:hAnsi="Times New Roman" w:cs="Times New Roman"/>
                <w:b/>
                <w:bCs/>
                <w:sz w:val="24"/>
                <w:szCs w:val="24"/>
              </w:rPr>
              <w:t>Chủ đề</w:t>
            </w:r>
          </w:p>
        </w:tc>
      </w:tr>
      <w:tr w:rsidR="00F97329" w:rsidRPr="001F7CD1" w14:paraId="399EE2BB" w14:textId="77777777" w:rsidTr="002C0AE0">
        <w:trPr>
          <w:jc w:val="center"/>
        </w:trPr>
        <w:tc>
          <w:tcPr>
            <w:tcW w:w="8926" w:type="dxa"/>
            <w:gridSpan w:val="2"/>
            <w:hideMark/>
          </w:tcPr>
          <w:p w14:paraId="32FD4723" w14:textId="77777777" w:rsidR="00874961" w:rsidRPr="001F7CD1" w:rsidRDefault="00874961" w:rsidP="00B4220E">
            <w:pPr>
              <w:spacing w:before="60" w:after="60"/>
              <w:jc w:val="center"/>
              <w:rPr>
                <w:rFonts w:ascii="Times New Roman" w:hAnsi="Times New Roman" w:cs="Times New Roman"/>
                <w:bCs/>
                <w:sz w:val="24"/>
                <w:szCs w:val="24"/>
              </w:rPr>
            </w:pPr>
            <w:r w:rsidRPr="001F7CD1">
              <w:rPr>
                <w:rFonts w:ascii="Times New Roman" w:hAnsi="Times New Roman" w:cs="Times New Roman"/>
                <w:b/>
                <w:bCs/>
                <w:sz w:val="24"/>
                <w:szCs w:val="24"/>
              </w:rPr>
              <w:t>Khái niệm</w:t>
            </w:r>
          </w:p>
        </w:tc>
      </w:tr>
      <w:tr w:rsidR="00F97329" w:rsidRPr="001F7CD1" w14:paraId="29D12B25" w14:textId="77777777" w:rsidTr="002C0AE0">
        <w:trPr>
          <w:jc w:val="center"/>
        </w:trPr>
        <w:tc>
          <w:tcPr>
            <w:tcW w:w="4531" w:type="dxa"/>
            <w:hideMark/>
          </w:tcPr>
          <w:p w14:paraId="1F6CF1AF" w14:textId="77777777" w:rsidR="00874961" w:rsidRPr="001F7CD1" w:rsidRDefault="00874961" w:rsidP="00B4220E">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Phạm vi hiện thực được mô tả, phản ánh trực tiếp trong tác phẩm.</w:t>
            </w:r>
          </w:p>
        </w:tc>
        <w:tc>
          <w:tcPr>
            <w:tcW w:w="4395" w:type="dxa"/>
            <w:hideMark/>
          </w:tcPr>
          <w:p w14:paraId="31808092" w14:textId="77777777" w:rsidR="00874961" w:rsidRPr="001F7CD1" w:rsidRDefault="00874961" w:rsidP="00B4220E">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Là vấn đề chính mà văn bản biểu đạt.</w:t>
            </w:r>
          </w:p>
        </w:tc>
      </w:tr>
      <w:tr w:rsidR="00F97329" w:rsidRPr="001F7CD1" w14:paraId="00B00780" w14:textId="77777777" w:rsidTr="002C0AE0">
        <w:trPr>
          <w:jc w:val="center"/>
        </w:trPr>
        <w:tc>
          <w:tcPr>
            <w:tcW w:w="8926" w:type="dxa"/>
            <w:gridSpan w:val="2"/>
            <w:hideMark/>
          </w:tcPr>
          <w:p w14:paraId="5870F691" w14:textId="77777777" w:rsidR="00874961" w:rsidRPr="001F7CD1" w:rsidRDefault="00874961" w:rsidP="00B4220E">
            <w:pPr>
              <w:spacing w:before="60" w:after="60"/>
              <w:jc w:val="center"/>
              <w:rPr>
                <w:rFonts w:ascii="Times New Roman" w:hAnsi="Times New Roman" w:cs="Times New Roman"/>
                <w:bCs/>
                <w:sz w:val="24"/>
                <w:szCs w:val="24"/>
              </w:rPr>
            </w:pPr>
            <w:r w:rsidRPr="001F7CD1">
              <w:rPr>
                <w:rFonts w:ascii="Times New Roman" w:hAnsi="Times New Roman" w:cs="Times New Roman"/>
                <w:b/>
                <w:bCs/>
                <w:sz w:val="24"/>
                <w:szCs w:val="24"/>
              </w:rPr>
              <w:t>Cách xác định</w:t>
            </w:r>
          </w:p>
        </w:tc>
      </w:tr>
      <w:tr w:rsidR="00F97329" w:rsidRPr="001F7CD1" w14:paraId="048BB438" w14:textId="77777777" w:rsidTr="002C0AE0">
        <w:trPr>
          <w:jc w:val="center"/>
        </w:trPr>
        <w:tc>
          <w:tcPr>
            <w:tcW w:w="4531" w:type="dxa"/>
            <w:hideMark/>
          </w:tcPr>
          <w:p w14:paraId="7C1C5F69" w14:textId="6E52D52E" w:rsidR="00874961" w:rsidRPr="001F7CD1" w:rsidRDefault="00874961" w:rsidP="00B4220E">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Chỉ ra con người nào, vấn đề đời sống nào được mô tả trong văn bản.</w:t>
            </w:r>
          </w:p>
          <w:p w14:paraId="67853BE6" w14:textId="77777777" w:rsidR="00874961" w:rsidRPr="001F7CD1" w:rsidRDefault="00874961" w:rsidP="00B4220E">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Một tác phẩm có thể đề cập nhiều đề tài (hệ thống đề tài), trong đó có một đề tài chính.</w:t>
            </w:r>
          </w:p>
        </w:tc>
        <w:tc>
          <w:tcPr>
            <w:tcW w:w="4395" w:type="dxa"/>
            <w:hideMark/>
          </w:tcPr>
          <w:p w14:paraId="7D57DC90" w14:textId="77777777" w:rsidR="00874961" w:rsidRPr="001F7CD1" w:rsidRDefault="00874961" w:rsidP="00B4220E">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 Từ nội dung của văn bản, tác giả muốn bộc lộ điều gì, thể hiện quan điểm gì.</w:t>
            </w:r>
          </w:p>
          <w:p w14:paraId="2EB583BD" w14:textId="77777777" w:rsidR="00874961" w:rsidRPr="001F7CD1" w:rsidRDefault="00874961" w:rsidP="00B4220E">
            <w:pPr>
              <w:spacing w:before="60" w:after="60"/>
              <w:jc w:val="both"/>
              <w:rPr>
                <w:rFonts w:ascii="Times New Roman" w:hAnsi="Times New Roman" w:cs="Times New Roman"/>
                <w:bCs/>
                <w:sz w:val="24"/>
                <w:szCs w:val="24"/>
              </w:rPr>
            </w:pPr>
          </w:p>
        </w:tc>
      </w:tr>
    </w:tbl>
    <w:p w14:paraId="7E8D718D" w14:textId="5DA82926" w:rsidR="00874961" w:rsidRPr="001F7CD1" w:rsidRDefault="00874961" w:rsidP="00B4220E">
      <w:pPr>
        <w:spacing w:before="60" w:after="60"/>
        <w:rPr>
          <w:rFonts w:cs="Times New Roman"/>
          <w:b/>
          <w:bCs/>
          <w:i/>
          <w:iCs/>
          <w:sz w:val="24"/>
          <w:szCs w:val="24"/>
          <w:lang w:val="en-US"/>
        </w:rPr>
      </w:pPr>
      <w:r w:rsidRPr="001F7CD1">
        <w:rPr>
          <w:rFonts w:cs="Times New Roman"/>
          <w:b/>
          <w:bCs/>
          <w:i/>
          <w:iCs/>
          <w:sz w:val="24"/>
          <w:szCs w:val="24"/>
          <w:lang w:val="en-US"/>
        </w:rPr>
        <w:t>- Ví dụ:</w:t>
      </w:r>
      <w:r w:rsidR="00E86DB1" w:rsidRPr="001F7CD1">
        <w:rPr>
          <w:rFonts w:cs="Times New Roman"/>
          <w:b/>
          <w:bCs/>
          <w:i/>
          <w:iCs/>
          <w:sz w:val="24"/>
          <w:szCs w:val="24"/>
          <w:lang w:val="en-US"/>
        </w:rPr>
        <w:t xml:space="preserve"> </w:t>
      </w:r>
    </w:p>
    <w:p w14:paraId="0E1E92C8" w14:textId="57AC211C" w:rsidR="004D5365" w:rsidRPr="001F7CD1" w:rsidRDefault="004D5365" w:rsidP="00B4220E">
      <w:pPr>
        <w:spacing w:before="60" w:after="60"/>
        <w:rPr>
          <w:rFonts w:cs="Times New Roman"/>
          <w:sz w:val="24"/>
          <w:szCs w:val="24"/>
          <w:lang w:val="en-US"/>
        </w:rPr>
      </w:pPr>
      <w:r w:rsidRPr="001F7CD1">
        <w:rPr>
          <w:rFonts w:cs="Times New Roman"/>
          <w:sz w:val="24"/>
          <w:szCs w:val="24"/>
          <w:lang w:val="en-US"/>
        </w:rPr>
        <w:t>+ Đề tài:</w:t>
      </w:r>
    </w:p>
    <w:p w14:paraId="1BF369C3" w14:textId="017F17B3" w:rsidR="00E86DB1" w:rsidRPr="001F7CD1" w:rsidRDefault="00E86DB1" w:rsidP="00B4220E">
      <w:pPr>
        <w:spacing w:before="60" w:after="60"/>
        <w:rPr>
          <w:rFonts w:cs="Times New Roman"/>
          <w:sz w:val="24"/>
          <w:szCs w:val="24"/>
          <w:lang w:val="en-US"/>
        </w:rPr>
      </w:pPr>
      <w:r w:rsidRPr="001F7CD1">
        <w:rPr>
          <w:rFonts w:cs="Times New Roman"/>
          <w:sz w:val="24"/>
          <w:szCs w:val="24"/>
          <w:lang w:val="en-US"/>
        </w:rPr>
        <w:t>+</w:t>
      </w:r>
      <w:r w:rsidR="004D5365" w:rsidRPr="001F7CD1">
        <w:rPr>
          <w:rFonts w:cs="Times New Roman"/>
          <w:sz w:val="24"/>
          <w:szCs w:val="24"/>
          <w:lang w:val="en-US"/>
        </w:rPr>
        <w:t>+</w:t>
      </w:r>
      <w:r w:rsidRPr="001F7CD1">
        <w:rPr>
          <w:rFonts w:cs="Times New Roman"/>
          <w:sz w:val="24"/>
          <w:szCs w:val="24"/>
          <w:lang w:val="en-US"/>
        </w:rPr>
        <w:t xml:space="preserve"> Con người nào? =&gt; Các loại đề tài: người lính, người phụ nữ, người tri thức, người nông dân, người lao động trong xã hội mới,…</w:t>
      </w:r>
    </w:p>
    <w:p w14:paraId="2CE579C4" w14:textId="03BCF06B" w:rsidR="00E86DB1" w:rsidRPr="001F7CD1" w:rsidRDefault="00E86DB1" w:rsidP="00B4220E">
      <w:pPr>
        <w:spacing w:before="60" w:after="60"/>
        <w:rPr>
          <w:rFonts w:cs="Times New Roman"/>
          <w:sz w:val="24"/>
          <w:szCs w:val="24"/>
          <w:lang w:val="en-US"/>
        </w:rPr>
      </w:pPr>
      <w:r w:rsidRPr="001F7CD1">
        <w:rPr>
          <w:rFonts w:cs="Times New Roman"/>
          <w:sz w:val="24"/>
          <w:szCs w:val="24"/>
          <w:lang w:val="en-US"/>
        </w:rPr>
        <w:t>+</w:t>
      </w:r>
      <w:r w:rsidR="004D5365" w:rsidRPr="001F7CD1">
        <w:rPr>
          <w:rFonts w:cs="Times New Roman"/>
          <w:sz w:val="24"/>
          <w:szCs w:val="24"/>
          <w:lang w:val="en-US"/>
        </w:rPr>
        <w:t>+</w:t>
      </w:r>
      <w:r w:rsidRPr="001F7CD1">
        <w:rPr>
          <w:rFonts w:cs="Times New Roman"/>
          <w:sz w:val="24"/>
          <w:szCs w:val="24"/>
          <w:lang w:val="en-US"/>
        </w:rPr>
        <w:t xml:space="preserve"> Vấn đề đời sống nào? =&gt; Các loại đề tài: tình cảm gia đình, tình yêu quê hương, tình yêu đất nước, mối quan hệ con người - thiên nhiên, cách ứng xử của con người trước thiên nhiên,…</w:t>
      </w:r>
    </w:p>
    <w:p w14:paraId="349933E6" w14:textId="7FDCAB94" w:rsidR="004D5365" w:rsidRPr="001F7CD1" w:rsidRDefault="004D5365" w:rsidP="00B4220E">
      <w:pPr>
        <w:spacing w:before="60" w:after="60"/>
        <w:rPr>
          <w:rFonts w:cs="Times New Roman"/>
          <w:sz w:val="24"/>
          <w:szCs w:val="24"/>
          <w:lang w:val="en-US"/>
        </w:rPr>
      </w:pPr>
      <w:r w:rsidRPr="001F7CD1">
        <w:rPr>
          <w:rFonts w:cs="Times New Roman"/>
          <w:sz w:val="24"/>
          <w:szCs w:val="24"/>
          <w:lang w:val="en-US"/>
        </w:rPr>
        <w:t>+ Chủ đề:</w:t>
      </w:r>
    </w:p>
    <w:p w14:paraId="14002E38" w14:textId="2599F39D" w:rsidR="004D5365" w:rsidRPr="001F7CD1" w:rsidRDefault="004D5365" w:rsidP="00B4220E">
      <w:pPr>
        <w:spacing w:before="60" w:after="60"/>
        <w:rPr>
          <w:rFonts w:cs="Times New Roman"/>
          <w:sz w:val="24"/>
          <w:szCs w:val="24"/>
        </w:rPr>
      </w:pPr>
      <w:r w:rsidRPr="001F7CD1">
        <w:rPr>
          <w:rFonts w:cs="Times New Roman"/>
          <w:sz w:val="24"/>
          <w:szCs w:val="24"/>
          <w:lang w:val="en-US"/>
        </w:rPr>
        <w:t xml:space="preserve">++ </w:t>
      </w:r>
      <w:r w:rsidRPr="001F7CD1">
        <w:rPr>
          <w:rFonts w:cs="Times New Roman"/>
          <w:sz w:val="24"/>
          <w:szCs w:val="24"/>
        </w:rPr>
        <w:t>Số phận bi kịch của người phụ nữ, những ước mơ vươn tới hạnh phúc, vấn đề đấu tranh để thực hiện tự do và công lí (</w:t>
      </w:r>
      <w:r w:rsidRPr="001F7CD1">
        <w:rPr>
          <w:rFonts w:cs="Times New Roman"/>
          <w:i/>
          <w:iCs/>
          <w:sz w:val="24"/>
          <w:szCs w:val="24"/>
        </w:rPr>
        <w:t>Truyện Kiều</w:t>
      </w:r>
      <w:r w:rsidRPr="001F7CD1">
        <w:rPr>
          <w:rFonts w:cs="Times New Roman"/>
          <w:sz w:val="24"/>
          <w:szCs w:val="24"/>
        </w:rPr>
        <w:t xml:space="preserve"> - Nguyễn Du)</w:t>
      </w:r>
    </w:p>
    <w:p w14:paraId="7DCA3A29" w14:textId="3A0408ED" w:rsidR="004D5365" w:rsidRPr="001F7CD1" w:rsidRDefault="004D5365" w:rsidP="00B4220E">
      <w:pPr>
        <w:spacing w:before="60" w:after="60"/>
        <w:rPr>
          <w:rFonts w:cs="Times New Roman"/>
          <w:sz w:val="24"/>
          <w:szCs w:val="24"/>
        </w:rPr>
      </w:pPr>
      <w:r w:rsidRPr="001F7CD1">
        <w:rPr>
          <w:rFonts w:cs="Times New Roman"/>
          <w:sz w:val="24"/>
          <w:szCs w:val="24"/>
        </w:rPr>
        <w:t>++ T</w:t>
      </w:r>
      <w:r w:rsidRPr="001F7CD1">
        <w:rPr>
          <w:rFonts w:cs="Times New Roman"/>
          <w:sz w:val="24"/>
          <w:szCs w:val="24"/>
          <w:lang w:val="vi-VN"/>
        </w:rPr>
        <w:t>ình yêu làng, yêu nước thiết tha và tinh thần kháng chiến chống thực dân pháp xâm lược của người dân</w:t>
      </w:r>
      <w:r w:rsidRPr="001F7CD1">
        <w:rPr>
          <w:rFonts w:cs="Times New Roman"/>
          <w:sz w:val="24"/>
          <w:szCs w:val="24"/>
          <w:lang w:val="en-US"/>
        </w:rPr>
        <w:t xml:space="preserve"> (</w:t>
      </w:r>
      <w:r w:rsidRPr="001F7CD1">
        <w:rPr>
          <w:rFonts w:cs="Times New Roman"/>
          <w:i/>
          <w:iCs/>
          <w:sz w:val="24"/>
          <w:szCs w:val="24"/>
          <w:lang w:val="en-US"/>
        </w:rPr>
        <w:t>Làng</w:t>
      </w:r>
      <w:r w:rsidRPr="001F7CD1">
        <w:rPr>
          <w:rFonts w:cs="Times New Roman"/>
          <w:sz w:val="24"/>
          <w:szCs w:val="24"/>
          <w:lang w:val="en-US"/>
        </w:rPr>
        <w:t xml:space="preserve"> - Kim Lân)</w:t>
      </w:r>
      <w:r w:rsidRPr="001F7CD1">
        <w:rPr>
          <w:rFonts w:cs="Times New Roman"/>
          <w:sz w:val="24"/>
          <w:szCs w:val="24"/>
          <w:lang w:val="vi-VN"/>
        </w:rPr>
        <w:t>.</w:t>
      </w:r>
    </w:p>
    <w:p w14:paraId="57D81A76" w14:textId="234C5896" w:rsidR="004D5365" w:rsidRPr="001F7CD1" w:rsidRDefault="004D5365" w:rsidP="00B4220E">
      <w:pPr>
        <w:spacing w:before="60" w:after="60"/>
        <w:rPr>
          <w:rFonts w:cs="Times New Roman"/>
          <w:sz w:val="24"/>
          <w:szCs w:val="24"/>
        </w:rPr>
      </w:pPr>
      <w:r w:rsidRPr="001F7CD1">
        <w:rPr>
          <w:rFonts w:cs="Times New Roman"/>
          <w:sz w:val="24"/>
          <w:szCs w:val="24"/>
          <w:lang w:val="en-US"/>
        </w:rPr>
        <w:lastRenderedPageBreak/>
        <w:t xml:space="preserve">++ </w:t>
      </w:r>
      <w:r w:rsidRPr="001F7CD1">
        <w:rPr>
          <w:rFonts w:cs="Times New Roman"/>
          <w:sz w:val="24"/>
          <w:szCs w:val="24"/>
        </w:rPr>
        <w:t>Thể hiện tình cảm gia đình ấm cúng, ca ngợi truyền thống cần cù, sức sống mạnh mẽ của quê hương (</w:t>
      </w:r>
      <w:r w:rsidRPr="001F7CD1">
        <w:rPr>
          <w:rFonts w:cs="Times New Roman"/>
          <w:i/>
          <w:iCs/>
          <w:sz w:val="24"/>
          <w:szCs w:val="24"/>
        </w:rPr>
        <w:t>Nói với con</w:t>
      </w:r>
      <w:r w:rsidRPr="001F7CD1">
        <w:rPr>
          <w:rFonts w:cs="Times New Roman"/>
          <w:sz w:val="24"/>
          <w:szCs w:val="24"/>
        </w:rPr>
        <w:t xml:space="preserve"> - Y Phương).</w:t>
      </w:r>
    </w:p>
    <w:p w14:paraId="3CF25347" w14:textId="3DBA672E" w:rsidR="00874961" w:rsidRPr="001F7CD1" w:rsidRDefault="00874961" w:rsidP="00B4220E">
      <w:pPr>
        <w:spacing w:before="60" w:after="60"/>
        <w:rPr>
          <w:rFonts w:cs="Times New Roman"/>
          <w:b/>
          <w:bCs/>
          <w:sz w:val="24"/>
          <w:szCs w:val="24"/>
          <w:lang w:val="en-US"/>
        </w:rPr>
      </w:pPr>
      <w:r w:rsidRPr="001F7CD1">
        <w:rPr>
          <w:rFonts w:cs="Times New Roman"/>
          <w:b/>
          <w:bCs/>
          <w:sz w:val="24"/>
          <w:szCs w:val="24"/>
          <w:lang w:val="en-US"/>
        </w:rPr>
        <w:t xml:space="preserve">6. Trả lời các câu hỏi </w:t>
      </w:r>
      <w:r w:rsidR="00301397" w:rsidRPr="001F7CD1">
        <w:rPr>
          <w:rFonts w:cs="Times New Roman"/>
          <w:b/>
          <w:bCs/>
          <w:sz w:val="24"/>
          <w:szCs w:val="24"/>
          <w:lang w:val="en-US"/>
        </w:rPr>
        <w:t>“</w:t>
      </w:r>
      <w:r w:rsidRPr="001F7CD1">
        <w:rPr>
          <w:rFonts w:cs="Times New Roman"/>
          <w:b/>
          <w:bCs/>
          <w:sz w:val="24"/>
          <w:szCs w:val="24"/>
          <w:lang w:val="en-US"/>
        </w:rPr>
        <w:t>Theo văn bản</w:t>
      </w:r>
      <w:r w:rsidR="00301397" w:rsidRPr="001F7CD1">
        <w:rPr>
          <w:rFonts w:cs="Times New Roman"/>
          <w:b/>
          <w:bCs/>
          <w:sz w:val="24"/>
          <w:szCs w:val="24"/>
          <w:lang w:val="en-US"/>
        </w:rPr>
        <w:t>”</w:t>
      </w:r>
      <w:r w:rsidRPr="001F7CD1">
        <w:rPr>
          <w:rFonts w:cs="Times New Roman"/>
          <w:b/>
          <w:bCs/>
          <w:sz w:val="24"/>
          <w:szCs w:val="24"/>
          <w:lang w:val="en-US"/>
        </w:rPr>
        <w:t>/</w:t>
      </w:r>
      <w:r w:rsidR="00301397" w:rsidRPr="001F7CD1">
        <w:rPr>
          <w:rFonts w:cs="Times New Roman"/>
          <w:b/>
          <w:bCs/>
          <w:sz w:val="24"/>
          <w:szCs w:val="24"/>
          <w:lang w:val="en-US"/>
        </w:rPr>
        <w:t>”</w:t>
      </w:r>
      <w:r w:rsidRPr="001F7CD1">
        <w:rPr>
          <w:rFonts w:cs="Times New Roman"/>
          <w:b/>
          <w:bCs/>
          <w:sz w:val="24"/>
          <w:szCs w:val="24"/>
          <w:lang w:val="en-US"/>
        </w:rPr>
        <w:t>Theo tác giả</w:t>
      </w:r>
      <w:r w:rsidR="00301397" w:rsidRPr="001F7CD1">
        <w:rPr>
          <w:rFonts w:cs="Times New Roman"/>
          <w:b/>
          <w:bCs/>
          <w:sz w:val="24"/>
          <w:szCs w:val="24"/>
          <w:lang w:val="en-US"/>
        </w:rPr>
        <w:t>”</w:t>
      </w:r>
      <w:r w:rsidRPr="001F7CD1">
        <w:rPr>
          <w:rFonts w:cs="Times New Roman"/>
          <w:b/>
          <w:bCs/>
          <w:sz w:val="24"/>
          <w:szCs w:val="24"/>
          <w:lang w:val="en-US"/>
        </w:rPr>
        <w:t>,…</w:t>
      </w:r>
    </w:p>
    <w:p w14:paraId="3771B139" w14:textId="46D2A395" w:rsidR="00874961" w:rsidRPr="001F7CD1" w:rsidRDefault="00B611F4" w:rsidP="00B4220E">
      <w:pPr>
        <w:spacing w:before="60" w:after="60"/>
        <w:rPr>
          <w:rFonts w:cs="Times New Roman"/>
          <w:sz w:val="24"/>
          <w:szCs w:val="24"/>
          <w:lang w:val="en-US"/>
        </w:rPr>
      </w:pPr>
      <w:r w:rsidRPr="001F7CD1">
        <w:rPr>
          <w:rFonts w:cs="Times New Roman"/>
          <w:sz w:val="24"/>
          <w:szCs w:val="24"/>
          <w:lang w:val="en-US"/>
        </w:rPr>
        <w:t>Ghi lại</w:t>
      </w:r>
      <w:r w:rsidR="00874961" w:rsidRPr="001F7CD1">
        <w:rPr>
          <w:rFonts w:cs="Times New Roman"/>
          <w:sz w:val="24"/>
          <w:szCs w:val="24"/>
          <w:lang w:val="en-US"/>
        </w:rPr>
        <w:t xml:space="preserve"> nội dung đã có trong văn bản. Cố gắng bám sát, tuyệt đối không trả lời thiếu và hạn chế trả lời thừa.</w:t>
      </w:r>
    </w:p>
    <w:p w14:paraId="11B7B63B" w14:textId="1B283306" w:rsidR="00296DA6" w:rsidRPr="001F7CD1" w:rsidRDefault="00296DA6" w:rsidP="00B4220E">
      <w:pPr>
        <w:spacing w:before="60" w:after="60"/>
        <w:rPr>
          <w:rFonts w:cs="Times New Roman"/>
          <w:b/>
          <w:bCs/>
          <w:i/>
          <w:iCs/>
          <w:sz w:val="24"/>
          <w:szCs w:val="24"/>
          <w:lang w:val="en-US"/>
        </w:rPr>
      </w:pPr>
      <w:r w:rsidRPr="001F7CD1">
        <w:rPr>
          <w:rFonts w:cs="Times New Roman"/>
          <w:b/>
          <w:bCs/>
          <w:i/>
          <w:iCs/>
          <w:sz w:val="24"/>
          <w:szCs w:val="24"/>
          <w:lang w:val="en-US"/>
        </w:rPr>
        <w:t>Ví dụ:</w:t>
      </w:r>
    </w:p>
    <w:p w14:paraId="007C84C9" w14:textId="1E19B394" w:rsidR="00296DA6" w:rsidRPr="001F7CD1" w:rsidRDefault="00296DA6" w:rsidP="00B4220E">
      <w:pPr>
        <w:spacing w:before="60" w:after="60"/>
        <w:rPr>
          <w:rFonts w:cs="Times New Roman"/>
          <w:sz w:val="24"/>
          <w:szCs w:val="24"/>
          <w:lang w:val="en-US"/>
        </w:rPr>
      </w:pPr>
      <w:r w:rsidRPr="001F7CD1">
        <w:rPr>
          <w:rFonts w:cs="Times New Roman"/>
          <w:sz w:val="24"/>
          <w:szCs w:val="24"/>
          <w:lang w:val="en-US"/>
        </w:rPr>
        <w:t>Theo tác giả, vì sao thằng Hữu thấy sung sướng khi đọc từng trang sách?</w:t>
      </w:r>
    </w:p>
    <w:p w14:paraId="50143ACF" w14:textId="0AB2733B" w:rsidR="00296DA6" w:rsidRPr="001F7CD1" w:rsidRDefault="00296DA6" w:rsidP="00B4220E">
      <w:pPr>
        <w:spacing w:before="60" w:after="60"/>
        <w:rPr>
          <w:rFonts w:cs="Times New Roman"/>
          <w:sz w:val="24"/>
          <w:szCs w:val="24"/>
          <w:lang w:val="en-US"/>
        </w:rPr>
      </w:pPr>
      <w:r w:rsidRPr="001F7CD1">
        <w:rPr>
          <w:rFonts w:cs="Times New Roman"/>
          <w:sz w:val="24"/>
          <w:szCs w:val="24"/>
          <w:lang w:val="en-US"/>
        </w:rPr>
        <w:t xml:space="preserve">=&gt; Trả lời: </w:t>
      </w:r>
    </w:p>
    <w:p w14:paraId="129E1759" w14:textId="5590CAF7" w:rsidR="00B209D2" w:rsidRPr="001F7CD1" w:rsidRDefault="00B209D2" w:rsidP="00B4220E">
      <w:pPr>
        <w:spacing w:before="60" w:after="60"/>
        <w:rPr>
          <w:rFonts w:cs="Times New Roman"/>
          <w:bCs/>
          <w:sz w:val="24"/>
          <w:szCs w:val="24"/>
          <w:lang w:val="vi-VN"/>
        </w:rPr>
      </w:pPr>
      <w:r w:rsidRPr="001F7CD1">
        <w:rPr>
          <w:rFonts w:cs="Times New Roman"/>
          <w:bCs/>
          <w:sz w:val="24"/>
          <w:szCs w:val="24"/>
          <w:lang w:val="vi-VN"/>
        </w:rPr>
        <w:t xml:space="preserve">Hữu thấy </w:t>
      </w:r>
      <w:r w:rsidRPr="001F7CD1">
        <w:rPr>
          <w:rFonts w:cs="Times New Roman"/>
          <w:bCs/>
          <w:i/>
          <w:iCs/>
          <w:sz w:val="24"/>
          <w:szCs w:val="24"/>
          <w:lang w:val="vi-VN"/>
        </w:rPr>
        <w:t>sung sướng khi đọc từng trang sách</w:t>
      </w:r>
      <w:r w:rsidRPr="001F7CD1">
        <w:rPr>
          <w:rFonts w:cs="Times New Roman"/>
          <w:bCs/>
          <w:sz w:val="24"/>
          <w:szCs w:val="24"/>
          <w:lang w:val="vi-VN"/>
        </w:rPr>
        <w:t xml:space="preserve"> vì: </w:t>
      </w:r>
    </w:p>
    <w:p w14:paraId="55F27A50" w14:textId="77777777" w:rsidR="00B209D2" w:rsidRPr="001F7CD1" w:rsidRDefault="00B209D2" w:rsidP="00B4220E">
      <w:pPr>
        <w:spacing w:before="60" w:after="60"/>
        <w:rPr>
          <w:rFonts w:cs="Times New Roman"/>
          <w:bCs/>
          <w:sz w:val="24"/>
          <w:szCs w:val="24"/>
          <w:lang w:val="en-US"/>
        </w:rPr>
      </w:pPr>
      <w:r w:rsidRPr="001F7CD1">
        <w:rPr>
          <w:rFonts w:cs="Times New Roman"/>
          <w:bCs/>
          <w:sz w:val="24"/>
          <w:szCs w:val="24"/>
          <w:lang w:val="vi-VN"/>
        </w:rPr>
        <w:t xml:space="preserve">- </w:t>
      </w:r>
      <w:r w:rsidRPr="001F7CD1">
        <w:rPr>
          <w:rFonts w:cs="Times New Roman"/>
          <w:bCs/>
          <w:sz w:val="24"/>
          <w:szCs w:val="24"/>
          <w:lang w:val="en-US"/>
        </w:rPr>
        <w:t xml:space="preserve">Mấy tháng nay rồi đêm nay nó mới lại được nhìn thấy cái chữ. </w:t>
      </w:r>
    </w:p>
    <w:p w14:paraId="1659EB21" w14:textId="2F224ECB" w:rsidR="00B209D2" w:rsidRPr="001F7CD1" w:rsidRDefault="00B209D2" w:rsidP="00B4220E">
      <w:pPr>
        <w:spacing w:before="60" w:after="60"/>
        <w:rPr>
          <w:rFonts w:cs="Times New Roman"/>
          <w:bCs/>
          <w:sz w:val="24"/>
          <w:szCs w:val="24"/>
          <w:lang w:val="en-US"/>
        </w:rPr>
      </w:pPr>
      <w:r w:rsidRPr="001F7CD1">
        <w:rPr>
          <w:rFonts w:cs="Times New Roman"/>
          <w:bCs/>
          <w:sz w:val="24"/>
          <w:szCs w:val="24"/>
          <w:lang w:val="vi-VN"/>
        </w:rPr>
        <w:t xml:space="preserve">- </w:t>
      </w:r>
      <w:r w:rsidRPr="001F7CD1">
        <w:rPr>
          <w:rFonts w:cs="Times New Roman"/>
          <w:bCs/>
          <w:sz w:val="24"/>
          <w:szCs w:val="24"/>
          <w:lang w:val="en-US"/>
        </w:rPr>
        <w:t xml:space="preserve">Nó cảm giác như linh hồn bầm đang theo ánh sáng đom đóm bay về với nó, bao bọc xung quanh nó, như trong truyện, nàng Cúc Hoa đã hiện hồn về với hai đứa con, che chở bảo bọc và an ủi con mình khi bị dì ghẻ đánh. </w:t>
      </w:r>
    </w:p>
    <w:p w14:paraId="1FA896CD" w14:textId="78530085" w:rsidR="00874961" w:rsidRPr="001F7CD1" w:rsidRDefault="00874961" w:rsidP="00B4220E">
      <w:pPr>
        <w:spacing w:before="60" w:after="60"/>
        <w:rPr>
          <w:rFonts w:cs="Times New Roman"/>
          <w:b/>
          <w:bCs/>
          <w:sz w:val="24"/>
          <w:szCs w:val="24"/>
          <w:lang w:val="en-US"/>
        </w:rPr>
      </w:pPr>
      <w:r w:rsidRPr="001F7CD1">
        <w:rPr>
          <w:rFonts w:cs="Times New Roman"/>
          <w:b/>
          <w:bCs/>
          <w:sz w:val="24"/>
          <w:szCs w:val="24"/>
          <w:lang w:val="en-US"/>
        </w:rPr>
        <w:t>7. Anh/Chị hiểu câu văn sau như thế nào?</w:t>
      </w:r>
    </w:p>
    <w:p w14:paraId="21ADE7B4" w14:textId="09DE908A" w:rsidR="00874961" w:rsidRPr="001F7CD1" w:rsidRDefault="00874961" w:rsidP="00B4220E">
      <w:pPr>
        <w:spacing w:before="60" w:after="60"/>
        <w:rPr>
          <w:rFonts w:cs="Times New Roman"/>
          <w:sz w:val="24"/>
          <w:szCs w:val="24"/>
          <w:lang w:val="en-US"/>
        </w:rPr>
      </w:pPr>
      <w:r w:rsidRPr="001F7CD1">
        <w:rPr>
          <w:rFonts w:cs="Times New Roman"/>
          <w:sz w:val="24"/>
          <w:szCs w:val="24"/>
          <w:lang w:val="en-US"/>
        </w:rPr>
        <w:t>- Giải thích từ ngữ</w:t>
      </w:r>
      <w:r w:rsidR="00BC6107" w:rsidRPr="001F7CD1">
        <w:rPr>
          <w:rFonts w:cs="Times New Roman"/>
          <w:sz w:val="24"/>
          <w:szCs w:val="24"/>
          <w:lang w:val="en-US"/>
        </w:rPr>
        <w:t>, giải thích từng câu</w:t>
      </w:r>
    </w:p>
    <w:p w14:paraId="279EA4D5" w14:textId="77777777" w:rsidR="00874961" w:rsidRPr="001F7CD1" w:rsidRDefault="00874961" w:rsidP="00B4220E">
      <w:pPr>
        <w:spacing w:before="60" w:after="60"/>
        <w:rPr>
          <w:rFonts w:cs="Times New Roman"/>
          <w:sz w:val="24"/>
          <w:szCs w:val="24"/>
          <w:lang w:val="en-US"/>
        </w:rPr>
      </w:pPr>
      <w:r w:rsidRPr="001F7CD1">
        <w:rPr>
          <w:rFonts w:cs="Times New Roman"/>
          <w:sz w:val="24"/>
          <w:szCs w:val="24"/>
          <w:lang w:val="en-US"/>
        </w:rPr>
        <w:t>- Giải thích cả câu</w:t>
      </w:r>
    </w:p>
    <w:p w14:paraId="0C263AF3" w14:textId="01588EDC" w:rsidR="00874961" w:rsidRPr="001F7CD1" w:rsidRDefault="00BC6107" w:rsidP="00B4220E">
      <w:pPr>
        <w:spacing w:before="60" w:after="60"/>
        <w:rPr>
          <w:rFonts w:cs="Times New Roman"/>
          <w:sz w:val="24"/>
          <w:szCs w:val="24"/>
          <w:lang w:val="en-US"/>
        </w:rPr>
      </w:pPr>
      <w:r w:rsidRPr="001F7CD1">
        <w:rPr>
          <w:rFonts w:cs="Times New Roman"/>
          <w:sz w:val="24"/>
          <w:szCs w:val="24"/>
          <w:lang w:val="en-US"/>
        </w:rPr>
        <w:t>=&gt;</w:t>
      </w:r>
      <w:r w:rsidR="00874961" w:rsidRPr="001F7CD1">
        <w:rPr>
          <w:rFonts w:cs="Times New Roman"/>
          <w:sz w:val="24"/>
          <w:szCs w:val="24"/>
          <w:lang w:val="en-US"/>
        </w:rPr>
        <w:t xml:space="preserve"> Nhận xét về thái độ của tác giả</w:t>
      </w:r>
    </w:p>
    <w:p w14:paraId="425D1B12" w14:textId="13351FA8" w:rsidR="00BE37B4" w:rsidRPr="001F7CD1" w:rsidRDefault="00BE37B4" w:rsidP="00B4220E">
      <w:pPr>
        <w:spacing w:before="60" w:after="60"/>
        <w:rPr>
          <w:rFonts w:cs="Times New Roman"/>
          <w:b/>
          <w:bCs/>
          <w:i/>
          <w:iCs/>
          <w:sz w:val="24"/>
          <w:szCs w:val="24"/>
          <w:lang w:val="en-US"/>
        </w:rPr>
      </w:pPr>
      <w:r w:rsidRPr="001F7CD1">
        <w:rPr>
          <w:rFonts w:cs="Times New Roman"/>
          <w:b/>
          <w:bCs/>
          <w:i/>
          <w:iCs/>
          <w:sz w:val="24"/>
          <w:szCs w:val="24"/>
          <w:lang w:val="en-US"/>
        </w:rPr>
        <w:t>Ví dụ:</w:t>
      </w:r>
    </w:p>
    <w:p w14:paraId="39298BE8" w14:textId="7C3D1165" w:rsidR="00B209D2" w:rsidRPr="001F7CD1" w:rsidRDefault="00B209D2" w:rsidP="00B4220E">
      <w:pPr>
        <w:spacing w:before="60" w:after="60"/>
        <w:rPr>
          <w:rFonts w:cs="Times New Roman"/>
          <w:sz w:val="24"/>
          <w:szCs w:val="24"/>
          <w:lang w:val="en-US"/>
        </w:rPr>
      </w:pPr>
      <w:r w:rsidRPr="001F7CD1">
        <w:rPr>
          <w:rFonts w:cs="Times New Roman"/>
          <w:bCs/>
          <w:sz w:val="24"/>
          <w:szCs w:val="24"/>
          <w:lang w:val="vi-VN"/>
        </w:rPr>
        <w:t xml:space="preserve">Anh/chị hiểu như thế nào về câu văn sau: </w:t>
      </w:r>
      <w:r w:rsidRPr="001F7CD1">
        <w:rPr>
          <w:rFonts w:cs="Times New Roman"/>
          <w:bCs/>
          <w:i/>
          <w:sz w:val="24"/>
          <w:szCs w:val="24"/>
          <w:lang w:val="en-US"/>
        </w:rPr>
        <w:t>Mình ăn cơm là ăn hạt vàng, hạt ngọc của quê hương, mình phải cố gắng sống có nghĩa với những hạt vàng hạt ngọc ấy</w:t>
      </w:r>
      <w:r w:rsidRPr="001F7CD1">
        <w:rPr>
          <w:rFonts w:cs="Times New Roman"/>
          <w:bCs/>
          <w:i/>
          <w:sz w:val="24"/>
          <w:szCs w:val="24"/>
          <w:lang w:val="vi-VN"/>
        </w:rPr>
        <w:t>.</w:t>
      </w:r>
    </w:p>
    <w:p w14:paraId="6CB93E4A" w14:textId="590BEA54" w:rsidR="00BE37B4" w:rsidRPr="001F7CD1" w:rsidRDefault="00BE37B4" w:rsidP="00B4220E">
      <w:pPr>
        <w:spacing w:before="60" w:after="60"/>
        <w:rPr>
          <w:rFonts w:cs="Times New Roman"/>
          <w:sz w:val="24"/>
          <w:szCs w:val="24"/>
          <w:lang w:val="en-US"/>
        </w:rPr>
      </w:pPr>
      <w:r w:rsidRPr="001F7CD1">
        <w:rPr>
          <w:rFonts w:cs="Times New Roman"/>
          <w:sz w:val="24"/>
          <w:szCs w:val="24"/>
          <w:lang w:val="en-US"/>
        </w:rPr>
        <w:t>=&gt; Trả lời:</w:t>
      </w:r>
    </w:p>
    <w:p w14:paraId="4DB0A5E8" w14:textId="60D3762A" w:rsidR="00BE37B4" w:rsidRPr="001F7CD1" w:rsidRDefault="00BE37B4" w:rsidP="00B4220E">
      <w:pPr>
        <w:spacing w:before="60" w:after="60"/>
        <w:rPr>
          <w:rFonts w:cs="Times New Roman"/>
          <w:sz w:val="24"/>
          <w:szCs w:val="24"/>
          <w:lang w:val="en-US"/>
        </w:rPr>
      </w:pPr>
      <w:r w:rsidRPr="001F7CD1">
        <w:rPr>
          <w:rFonts w:cs="Times New Roman"/>
          <w:sz w:val="24"/>
          <w:szCs w:val="24"/>
          <w:lang w:val="en-US"/>
        </w:rPr>
        <w:t xml:space="preserve">- So sánh: </w:t>
      </w:r>
      <w:r w:rsidRPr="001F7CD1">
        <w:rPr>
          <w:rFonts w:cs="Times New Roman"/>
          <w:i/>
          <w:iCs/>
          <w:sz w:val="24"/>
          <w:szCs w:val="24"/>
          <w:lang w:val="en-US"/>
        </w:rPr>
        <w:t>ăn cơm là ăn hạt vàng, hạt ngọc của quê hương</w:t>
      </w:r>
      <w:r w:rsidRPr="001F7CD1">
        <w:rPr>
          <w:rFonts w:cs="Times New Roman"/>
          <w:sz w:val="24"/>
          <w:szCs w:val="24"/>
          <w:lang w:val="en-US"/>
        </w:rPr>
        <w:t xml:space="preserve"> -&gt; cho thấy sự trân trọng hạt gạo, coi hạt gạo là tinh túy, chắt lọc từ công sức, tình yêu của người dân làng quê.</w:t>
      </w:r>
    </w:p>
    <w:p w14:paraId="1E82B262" w14:textId="5D488E97" w:rsidR="00BE37B4" w:rsidRPr="001F7CD1" w:rsidRDefault="00BE37B4" w:rsidP="00B4220E">
      <w:pPr>
        <w:spacing w:before="60" w:after="60"/>
        <w:rPr>
          <w:rFonts w:cs="Times New Roman"/>
          <w:sz w:val="24"/>
          <w:szCs w:val="24"/>
          <w:lang w:val="en-US"/>
        </w:rPr>
      </w:pPr>
      <w:r w:rsidRPr="001F7CD1">
        <w:rPr>
          <w:rFonts w:cs="Times New Roman"/>
          <w:sz w:val="24"/>
          <w:szCs w:val="24"/>
          <w:lang w:val="en-US"/>
        </w:rPr>
        <w:t xml:space="preserve">- </w:t>
      </w:r>
      <w:r w:rsidRPr="001F7CD1">
        <w:rPr>
          <w:rFonts w:cs="Times New Roman"/>
          <w:i/>
          <w:iCs/>
          <w:sz w:val="24"/>
          <w:szCs w:val="24"/>
          <w:lang w:val="en-US"/>
        </w:rPr>
        <w:t>Sống có nghĩa với hạt vàng hạt ngọc ấy</w:t>
      </w:r>
      <w:r w:rsidRPr="001F7CD1">
        <w:rPr>
          <w:rFonts w:cs="Times New Roman"/>
          <w:sz w:val="24"/>
          <w:szCs w:val="24"/>
          <w:lang w:val="en-US"/>
        </w:rPr>
        <w:t xml:space="preserve">: </w:t>
      </w:r>
      <w:r w:rsidR="00B209D2" w:rsidRPr="001F7CD1">
        <w:rPr>
          <w:rFonts w:cs="Times New Roman"/>
          <w:sz w:val="24"/>
          <w:szCs w:val="24"/>
          <w:lang w:val="en-US"/>
        </w:rPr>
        <w:t>Sống biết trân trọng giá trị của hạt gạo, của sức lao động con người; sống biết ơn, có trách nhiệm với nhân dân, với gia đình, với quê hương, đất nước</w:t>
      </w:r>
      <w:r w:rsidRPr="001F7CD1">
        <w:rPr>
          <w:rFonts w:cs="Times New Roman"/>
          <w:sz w:val="24"/>
          <w:szCs w:val="24"/>
          <w:lang w:val="en-US"/>
        </w:rPr>
        <w:t>.</w:t>
      </w:r>
    </w:p>
    <w:p w14:paraId="5ECCD472" w14:textId="49B13FDE" w:rsidR="00B209D2" w:rsidRPr="001F7CD1" w:rsidRDefault="00157F48" w:rsidP="00B4220E">
      <w:pPr>
        <w:spacing w:before="60" w:after="60"/>
        <w:rPr>
          <w:rFonts w:cs="Times New Roman"/>
          <w:sz w:val="24"/>
          <w:szCs w:val="24"/>
          <w:lang w:val="en-US"/>
        </w:rPr>
      </w:pPr>
      <w:r w:rsidRPr="001F7CD1">
        <w:rPr>
          <w:rFonts w:cs="Times New Roman"/>
          <w:sz w:val="24"/>
          <w:szCs w:val="24"/>
          <w:lang w:val="en-US"/>
        </w:rPr>
        <w:t>-</w:t>
      </w:r>
      <w:r w:rsidR="00B209D2" w:rsidRPr="001F7CD1">
        <w:rPr>
          <w:rFonts w:cs="Times New Roman"/>
          <w:sz w:val="24"/>
          <w:szCs w:val="24"/>
          <w:lang w:val="en-US"/>
        </w:rPr>
        <w:t>&gt; Cả câu:</w:t>
      </w:r>
      <w:r w:rsidR="00B209D2" w:rsidRPr="001F7CD1">
        <w:rPr>
          <w:rFonts w:cs="Times New Roman"/>
          <w:bCs/>
          <w:sz w:val="24"/>
          <w:szCs w:val="24"/>
          <w:lang w:val="vi-VN"/>
        </w:rPr>
        <w:t xml:space="preserve"> Nhận thức được trách nhiệm của bản thân, được nuôi dưỡng bằng sức lao động, bằng mồ hôi xương máu của quê hương nên phải cố gắng sống có giá trị để cống hiến cho quê hương.</w:t>
      </w:r>
    </w:p>
    <w:p w14:paraId="59406C24" w14:textId="0BF38ABB" w:rsidR="00B209D2" w:rsidRPr="001F7CD1" w:rsidRDefault="00157F48" w:rsidP="00B4220E">
      <w:pPr>
        <w:spacing w:before="60" w:after="60"/>
        <w:rPr>
          <w:rFonts w:cs="Times New Roman"/>
          <w:spacing w:val="-4"/>
          <w:sz w:val="24"/>
          <w:szCs w:val="24"/>
          <w:lang w:val="en-US"/>
        </w:rPr>
      </w:pPr>
      <w:r w:rsidRPr="001F7CD1">
        <w:rPr>
          <w:rFonts w:cs="Times New Roman"/>
          <w:spacing w:val="-4"/>
          <w:sz w:val="24"/>
          <w:szCs w:val="24"/>
          <w:lang w:val="en-US"/>
        </w:rPr>
        <w:t>-</w:t>
      </w:r>
      <w:r w:rsidR="00912C70" w:rsidRPr="001F7CD1">
        <w:rPr>
          <w:rFonts w:cs="Times New Roman"/>
          <w:spacing w:val="-4"/>
          <w:sz w:val="24"/>
          <w:szCs w:val="24"/>
          <w:lang w:val="en-US"/>
        </w:rPr>
        <w:t xml:space="preserve">&gt; </w:t>
      </w:r>
      <w:r w:rsidR="00FA5359" w:rsidRPr="001F7CD1">
        <w:rPr>
          <w:rFonts w:cs="Times New Roman"/>
          <w:spacing w:val="-4"/>
          <w:sz w:val="24"/>
          <w:szCs w:val="24"/>
          <w:lang w:val="en-US"/>
        </w:rPr>
        <w:t xml:space="preserve">Nhận xét thái độ </w:t>
      </w:r>
      <w:r w:rsidR="00912C70" w:rsidRPr="001F7CD1">
        <w:rPr>
          <w:rFonts w:cs="Times New Roman"/>
          <w:spacing w:val="-4"/>
          <w:sz w:val="24"/>
          <w:szCs w:val="24"/>
          <w:lang w:val="en-US"/>
        </w:rPr>
        <w:t>của tác giả: Trân trọng sức lao động của con người, yêu quê hương, đất nước.</w:t>
      </w:r>
    </w:p>
    <w:p w14:paraId="567057D9" w14:textId="61FD0042" w:rsidR="00874961" w:rsidRPr="001F7CD1" w:rsidRDefault="005C5D26" w:rsidP="00B4220E">
      <w:pPr>
        <w:spacing w:before="60" w:after="60"/>
        <w:rPr>
          <w:rFonts w:cs="Times New Roman"/>
          <w:b/>
          <w:bCs/>
          <w:sz w:val="24"/>
          <w:szCs w:val="24"/>
          <w:lang w:val="en-US"/>
        </w:rPr>
      </w:pPr>
      <w:r w:rsidRPr="001F7CD1">
        <w:rPr>
          <w:rFonts w:cs="Times New Roman"/>
          <w:b/>
          <w:bCs/>
          <w:sz w:val="24"/>
          <w:szCs w:val="24"/>
          <w:lang w:val="en-US"/>
        </w:rPr>
        <w:t>8. Lời người kể chuyện</w:t>
      </w:r>
      <w:r w:rsidR="000A0420" w:rsidRPr="001F7CD1">
        <w:rPr>
          <w:rFonts w:cs="Times New Roman"/>
          <w:b/>
          <w:bCs/>
          <w:sz w:val="24"/>
          <w:szCs w:val="24"/>
          <w:lang w:val="en-US"/>
        </w:rPr>
        <w:t>, lời nhân vật</w:t>
      </w:r>
    </w:p>
    <w:p w14:paraId="4251C259" w14:textId="70E49D27" w:rsidR="005C5D26" w:rsidRPr="001F7CD1" w:rsidRDefault="005C5D26" w:rsidP="00B4220E">
      <w:pPr>
        <w:spacing w:before="60" w:after="60"/>
        <w:rPr>
          <w:rFonts w:cs="Times New Roman"/>
          <w:sz w:val="24"/>
          <w:szCs w:val="24"/>
        </w:rPr>
      </w:pPr>
      <w:r w:rsidRPr="001F7CD1">
        <w:rPr>
          <w:rFonts w:cs="Times New Roman"/>
          <w:sz w:val="24"/>
          <w:szCs w:val="24"/>
        </w:rPr>
        <w:t xml:space="preserve">- Lời </w:t>
      </w:r>
      <w:r w:rsidR="000A0420" w:rsidRPr="001F7CD1">
        <w:rPr>
          <w:rFonts w:cs="Times New Roman"/>
          <w:sz w:val="24"/>
          <w:szCs w:val="24"/>
        </w:rPr>
        <w:t>người kể chuyện</w:t>
      </w:r>
      <w:r w:rsidRPr="001F7CD1">
        <w:rPr>
          <w:rFonts w:cs="Times New Roman"/>
          <w:sz w:val="24"/>
          <w:szCs w:val="24"/>
        </w:rPr>
        <w:t>:</w:t>
      </w:r>
      <w:r w:rsidR="000A0420" w:rsidRPr="001F7CD1">
        <w:rPr>
          <w:rFonts w:cs="Times New Roman"/>
          <w:sz w:val="24"/>
          <w:szCs w:val="24"/>
        </w:rPr>
        <w:t xml:space="preserve"> </w:t>
      </w:r>
      <w:r w:rsidRPr="001F7CD1">
        <w:rPr>
          <w:rFonts w:cs="Times New Roman"/>
          <w:sz w:val="24"/>
          <w:szCs w:val="24"/>
        </w:rPr>
        <w:t>Lời kể, lời tả, lời thuyết minh</w:t>
      </w:r>
      <w:r w:rsidR="000A0420" w:rsidRPr="001F7CD1">
        <w:rPr>
          <w:rFonts w:cs="Times New Roman"/>
          <w:sz w:val="24"/>
          <w:szCs w:val="24"/>
        </w:rPr>
        <w:t xml:space="preserve">,… của </w:t>
      </w:r>
      <w:r w:rsidR="007D5594" w:rsidRPr="001F7CD1">
        <w:rPr>
          <w:rFonts w:cs="Times New Roman"/>
          <w:sz w:val="24"/>
          <w:szCs w:val="24"/>
        </w:rPr>
        <w:t>người kể chuyện</w:t>
      </w:r>
      <w:r w:rsidR="000A0420" w:rsidRPr="001F7CD1">
        <w:rPr>
          <w:rFonts w:cs="Times New Roman"/>
          <w:sz w:val="24"/>
          <w:szCs w:val="24"/>
        </w:rPr>
        <w:t>.</w:t>
      </w:r>
    </w:p>
    <w:p w14:paraId="2FE1D1B2" w14:textId="535FF693" w:rsidR="005C5D26" w:rsidRPr="001F7CD1" w:rsidRDefault="005C5D26" w:rsidP="00B4220E">
      <w:pPr>
        <w:spacing w:before="60" w:after="60"/>
        <w:rPr>
          <w:rFonts w:cs="Times New Roman"/>
          <w:sz w:val="24"/>
          <w:szCs w:val="24"/>
        </w:rPr>
      </w:pPr>
      <w:r w:rsidRPr="001F7CD1">
        <w:rPr>
          <w:rFonts w:cs="Times New Roman"/>
          <w:sz w:val="24"/>
          <w:szCs w:val="24"/>
        </w:rPr>
        <w:t>- Lời của nhân vật:</w:t>
      </w:r>
      <w:r w:rsidR="004A6CC6" w:rsidRPr="001F7CD1">
        <w:rPr>
          <w:rFonts w:cs="Times New Roman"/>
          <w:sz w:val="24"/>
          <w:szCs w:val="24"/>
        </w:rPr>
        <w:t xml:space="preserve"> lời của nhân vật</w:t>
      </w:r>
    </w:p>
    <w:p w14:paraId="05366173" w14:textId="77777777" w:rsidR="005C5D26" w:rsidRPr="001F7CD1" w:rsidRDefault="005C5D26" w:rsidP="00B4220E">
      <w:pPr>
        <w:spacing w:before="60" w:after="60"/>
        <w:rPr>
          <w:rFonts w:cs="Times New Roman"/>
          <w:sz w:val="24"/>
          <w:szCs w:val="24"/>
        </w:rPr>
      </w:pPr>
      <w:r w:rsidRPr="001F7CD1">
        <w:rPr>
          <w:rFonts w:cs="Times New Roman"/>
          <w:sz w:val="24"/>
          <w:szCs w:val="24"/>
        </w:rPr>
        <w:t>+ Đối thoại</w:t>
      </w:r>
    </w:p>
    <w:p w14:paraId="12453835" w14:textId="77777777" w:rsidR="005C5D26" w:rsidRPr="001F7CD1" w:rsidRDefault="005C5D26" w:rsidP="00B4220E">
      <w:pPr>
        <w:spacing w:before="60" w:after="60"/>
        <w:rPr>
          <w:rFonts w:cs="Times New Roman"/>
          <w:sz w:val="24"/>
          <w:szCs w:val="24"/>
        </w:rPr>
      </w:pPr>
      <w:r w:rsidRPr="001F7CD1">
        <w:rPr>
          <w:rFonts w:cs="Times New Roman"/>
          <w:sz w:val="24"/>
          <w:szCs w:val="24"/>
        </w:rPr>
        <w:t>+ Độc thoại</w:t>
      </w:r>
    </w:p>
    <w:p w14:paraId="048A06A9" w14:textId="77777777" w:rsidR="005C5D26" w:rsidRPr="001F7CD1" w:rsidRDefault="005C5D26" w:rsidP="00B4220E">
      <w:pPr>
        <w:spacing w:before="60" w:after="60"/>
        <w:rPr>
          <w:rFonts w:cs="Times New Roman"/>
          <w:sz w:val="24"/>
          <w:szCs w:val="24"/>
        </w:rPr>
      </w:pPr>
      <w:r w:rsidRPr="001F7CD1">
        <w:rPr>
          <w:rFonts w:cs="Times New Roman"/>
          <w:sz w:val="24"/>
          <w:szCs w:val="24"/>
        </w:rPr>
        <w:t>+ Độc thoại nội tâm</w:t>
      </w:r>
    </w:p>
    <w:p w14:paraId="71E2A20B" w14:textId="2FEA6A14" w:rsidR="005C5D26" w:rsidRPr="001F7CD1" w:rsidRDefault="005D544C" w:rsidP="00B4220E">
      <w:pPr>
        <w:spacing w:before="60" w:after="60"/>
        <w:rPr>
          <w:rFonts w:cs="Times New Roman"/>
          <w:b/>
          <w:bCs/>
          <w:sz w:val="24"/>
          <w:szCs w:val="24"/>
          <w:lang w:val="en-US"/>
        </w:rPr>
      </w:pPr>
      <w:r w:rsidRPr="001F7CD1">
        <w:rPr>
          <w:rFonts w:cs="Times New Roman"/>
          <w:b/>
          <w:bCs/>
          <w:sz w:val="24"/>
          <w:szCs w:val="24"/>
          <w:lang w:val="en-US"/>
        </w:rPr>
        <w:t>9. Tác dụng của chi tiết/hình ảnh</w:t>
      </w:r>
    </w:p>
    <w:p w14:paraId="0E04BBBF" w14:textId="0C18A371" w:rsidR="005D544C" w:rsidRPr="001F7CD1" w:rsidRDefault="00B60E55" w:rsidP="00B4220E">
      <w:pPr>
        <w:spacing w:before="60" w:after="60"/>
        <w:rPr>
          <w:rFonts w:cs="Times New Roman"/>
          <w:sz w:val="24"/>
          <w:szCs w:val="24"/>
          <w:lang w:val="en-US"/>
        </w:rPr>
      </w:pPr>
      <w:r w:rsidRPr="001F7CD1">
        <w:rPr>
          <w:rFonts w:cs="Times New Roman"/>
          <w:sz w:val="24"/>
          <w:szCs w:val="24"/>
          <w:lang w:val="en-US"/>
        </w:rPr>
        <w:t>- Gi ải thích nghĩa của chi tiết/hình ảnh: nghĩa đen/nghĩa bóng</w:t>
      </w:r>
    </w:p>
    <w:p w14:paraId="53BB0A23" w14:textId="73935AB6" w:rsidR="002022D4" w:rsidRPr="001F7CD1" w:rsidRDefault="002D100D" w:rsidP="00B4220E">
      <w:pPr>
        <w:spacing w:before="60" w:after="60"/>
        <w:rPr>
          <w:rFonts w:cs="Times New Roman"/>
          <w:sz w:val="24"/>
          <w:szCs w:val="24"/>
          <w:lang w:val="en-US"/>
        </w:rPr>
      </w:pPr>
      <w:r w:rsidRPr="001F7CD1">
        <w:rPr>
          <w:rFonts w:cs="Times New Roman"/>
          <w:sz w:val="24"/>
          <w:szCs w:val="24"/>
          <w:lang w:val="en-US"/>
        </w:rPr>
        <w:t xml:space="preserve">- </w:t>
      </w:r>
      <w:r w:rsidR="006F72D3" w:rsidRPr="001F7CD1">
        <w:rPr>
          <w:rFonts w:cs="Times New Roman"/>
          <w:sz w:val="24"/>
          <w:szCs w:val="24"/>
          <w:lang w:val="en-US"/>
        </w:rPr>
        <w:t>Tác dụng về nội dung: giúp làm rõ… =&gt; thể hiện rõ chủ đề truyện.</w:t>
      </w:r>
    </w:p>
    <w:p w14:paraId="1DB2FC9C" w14:textId="4AD7E2CC" w:rsidR="006F72D3" w:rsidRPr="001F7CD1" w:rsidRDefault="006F72D3" w:rsidP="00B4220E">
      <w:pPr>
        <w:spacing w:before="60" w:after="60"/>
        <w:rPr>
          <w:rFonts w:cs="Times New Roman"/>
          <w:sz w:val="24"/>
          <w:szCs w:val="24"/>
          <w:lang w:val="en-US"/>
        </w:rPr>
      </w:pPr>
      <w:r w:rsidRPr="001F7CD1">
        <w:rPr>
          <w:rFonts w:cs="Times New Roman"/>
          <w:sz w:val="24"/>
          <w:szCs w:val="24"/>
          <w:lang w:val="en-US"/>
        </w:rPr>
        <w:t>- Tác dụng về nghệ thuật</w:t>
      </w:r>
      <w:r w:rsidR="009F419E" w:rsidRPr="001F7CD1">
        <w:rPr>
          <w:rFonts w:cs="Times New Roman"/>
          <w:sz w:val="24"/>
          <w:szCs w:val="24"/>
          <w:lang w:val="en-US"/>
        </w:rPr>
        <w:t>: gây ấn tượng, cảm xúc mạnh đối với người đọc, góp phần quan trọng tạo nên hình tượng nghệ thuật gợi cảm và sống động trong tác phẩm.</w:t>
      </w:r>
    </w:p>
    <w:p w14:paraId="4A664E29" w14:textId="545B692D" w:rsidR="00D92FC3" w:rsidRPr="001F7CD1" w:rsidRDefault="00D92FC3" w:rsidP="00B4220E">
      <w:pPr>
        <w:spacing w:before="60" w:after="60"/>
        <w:rPr>
          <w:rFonts w:cs="Times New Roman"/>
          <w:sz w:val="24"/>
          <w:szCs w:val="24"/>
          <w:lang w:val="en-US"/>
        </w:rPr>
      </w:pPr>
      <w:r w:rsidRPr="001F7CD1">
        <w:rPr>
          <w:rFonts w:cs="Times New Roman"/>
          <w:sz w:val="24"/>
          <w:szCs w:val="24"/>
          <w:lang w:val="en-US"/>
        </w:rPr>
        <w:t>- Thái độ của tác giả…</w:t>
      </w:r>
    </w:p>
    <w:p w14:paraId="1E342334" w14:textId="44178042" w:rsidR="005D544C" w:rsidRPr="001F7CD1" w:rsidRDefault="005D544C" w:rsidP="00B4220E">
      <w:pPr>
        <w:spacing w:before="60" w:after="60"/>
        <w:rPr>
          <w:rFonts w:cs="Times New Roman"/>
          <w:b/>
          <w:bCs/>
          <w:sz w:val="24"/>
          <w:szCs w:val="24"/>
          <w:lang w:val="en-US"/>
        </w:rPr>
      </w:pPr>
      <w:r w:rsidRPr="001F7CD1">
        <w:rPr>
          <w:rFonts w:cs="Times New Roman"/>
          <w:b/>
          <w:bCs/>
          <w:sz w:val="24"/>
          <w:szCs w:val="24"/>
          <w:lang w:val="en-US"/>
        </w:rPr>
        <w:t>10. Tác dụng của biện pháp tu từ</w:t>
      </w:r>
    </w:p>
    <w:p w14:paraId="396DD47D" w14:textId="60C9DDE2" w:rsidR="009A0383" w:rsidRPr="001F7CD1" w:rsidRDefault="009A0383" w:rsidP="00B4220E">
      <w:pPr>
        <w:spacing w:before="60" w:after="60"/>
        <w:rPr>
          <w:rFonts w:cs="Times New Roman"/>
          <w:sz w:val="24"/>
          <w:szCs w:val="24"/>
          <w:lang w:val="en-US"/>
        </w:rPr>
      </w:pPr>
      <w:r w:rsidRPr="001F7CD1">
        <w:rPr>
          <w:rFonts w:cs="Times New Roman"/>
          <w:sz w:val="24"/>
          <w:szCs w:val="24"/>
          <w:lang w:val="en-US"/>
        </w:rPr>
        <w:t>- Chỉ ra biện pháp tu từ, từ ngữ chứa biện pháp tu từ</w:t>
      </w:r>
    </w:p>
    <w:p w14:paraId="0FDD8281" w14:textId="77777777" w:rsidR="0087404E" w:rsidRPr="001F7CD1" w:rsidRDefault="009A0383" w:rsidP="00B4220E">
      <w:pPr>
        <w:spacing w:before="60" w:after="60"/>
        <w:rPr>
          <w:rFonts w:cs="Times New Roman"/>
          <w:sz w:val="24"/>
          <w:szCs w:val="24"/>
          <w:lang w:val="en-US"/>
        </w:rPr>
      </w:pPr>
      <w:r w:rsidRPr="001F7CD1">
        <w:rPr>
          <w:rFonts w:cs="Times New Roman"/>
          <w:sz w:val="24"/>
          <w:szCs w:val="24"/>
          <w:lang w:val="en-US"/>
        </w:rPr>
        <w:t>- Tác dụng về nội dung</w:t>
      </w:r>
      <w:r w:rsidR="00D71788" w:rsidRPr="001F7CD1">
        <w:rPr>
          <w:rFonts w:cs="Times New Roman"/>
          <w:sz w:val="24"/>
          <w:szCs w:val="24"/>
          <w:lang w:val="en-US"/>
        </w:rPr>
        <w:t xml:space="preserve">: </w:t>
      </w:r>
    </w:p>
    <w:p w14:paraId="62AAFEB9" w14:textId="615C2B05" w:rsidR="009A0383" w:rsidRPr="001F7CD1" w:rsidRDefault="0087404E" w:rsidP="00B4220E">
      <w:pPr>
        <w:spacing w:before="60" w:after="60"/>
        <w:rPr>
          <w:rFonts w:cs="Times New Roman"/>
          <w:sz w:val="24"/>
          <w:szCs w:val="24"/>
          <w:lang w:val="en-US"/>
        </w:rPr>
      </w:pPr>
      <w:r w:rsidRPr="001F7CD1">
        <w:rPr>
          <w:rFonts w:cs="Times New Roman"/>
          <w:sz w:val="24"/>
          <w:szCs w:val="24"/>
          <w:lang w:val="en-US"/>
        </w:rPr>
        <w:t>+ L</w:t>
      </w:r>
      <w:r w:rsidR="00D71788" w:rsidRPr="001F7CD1">
        <w:rPr>
          <w:rFonts w:cs="Times New Roman"/>
          <w:sz w:val="24"/>
          <w:szCs w:val="24"/>
          <w:lang w:val="en-US"/>
        </w:rPr>
        <w:t>àm rõ/nhấn mạnh… (nội dung của câu văn)</w:t>
      </w:r>
    </w:p>
    <w:p w14:paraId="0A9520E8" w14:textId="748CEEA4" w:rsidR="0087404E" w:rsidRPr="001F7CD1" w:rsidRDefault="0087404E" w:rsidP="00B4220E">
      <w:pPr>
        <w:spacing w:before="60" w:after="60"/>
        <w:rPr>
          <w:rFonts w:cs="Times New Roman"/>
          <w:sz w:val="24"/>
          <w:szCs w:val="24"/>
          <w:lang w:val="en-US"/>
        </w:rPr>
      </w:pPr>
      <w:r w:rsidRPr="001F7CD1">
        <w:rPr>
          <w:rFonts w:cs="Times New Roman"/>
          <w:sz w:val="24"/>
          <w:szCs w:val="24"/>
          <w:lang w:val="en-US"/>
        </w:rPr>
        <w:t>+ Thể hiện thái độ</w:t>
      </w:r>
      <w:r w:rsidR="00AB79AA" w:rsidRPr="001F7CD1">
        <w:rPr>
          <w:rFonts w:cs="Times New Roman"/>
          <w:sz w:val="24"/>
          <w:szCs w:val="24"/>
          <w:lang w:val="en-US"/>
        </w:rPr>
        <w:t>…</w:t>
      </w:r>
      <w:r w:rsidRPr="001F7CD1">
        <w:rPr>
          <w:rFonts w:cs="Times New Roman"/>
          <w:sz w:val="24"/>
          <w:szCs w:val="24"/>
          <w:lang w:val="en-US"/>
        </w:rPr>
        <w:t xml:space="preserve"> của tác gi</w:t>
      </w:r>
      <w:r w:rsidR="00AB79AA" w:rsidRPr="001F7CD1">
        <w:rPr>
          <w:rFonts w:cs="Times New Roman"/>
          <w:sz w:val="24"/>
          <w:szCs w:val="24"/>
          <w:lang w:val="en-US"/>
        </w:rPr>
        <w:t>ả.</w:t>
      </w:r>
    </w:p>
    <w:p w14:paraId="55D819C1" w14:textId="7A7842A3" w:rsidR="009A0383" w:rsidRPr="001F7CD1" w:rsidRDefault="009A0383" w:rsidP="00B4220E">
      <w:pPr>
        <w:spacing w:before="60" w:after="60"/>
        <w:rPr>
          <w:rFonts w:cs="Times New Roman"/>
          <w:sz w:val="24"/>
          <w:szCs w:val="24"/>
          <w:lang w:val="en-US"/>
        </w:rPr>
      </w:pPr>
      <w:r w:rsidRPr="001F7CD1">
        <w:rPr>
          <w:rFonts w:cs="Times New Roman"/>
          <w:sz w:val="24"/>
          <w:szCs w:val="24"/>
          <w:lang w:val="en-US"/>
        </w:rPr>
        <w:lastRenderedPageBreak/>
        <w:t>- Tác dụng về hình thức nghệ thuật</w:t>
      </w:r>
      <w:r w:rsidR="00D71788" w:rsidRPr="001F7CD1">
        <w:rPr>
          <w:rFonts w:cs="Times New Roman"/>
          <w:sz w:val="24"/>
          <w:szCs w:val="24"/>
          <w:lang w:val="en-US"/>
        </w:rPr>
        <w:t>: Có thể có các tác dụng</w:t>
      </w:r>
    </w:p>
    <w:p w14:paraId="352EA3DD" w14:textId="33ADAD43" w:rsidR="00D71788" w:rsidRPr="001F7CD1" w:rsidRDefault="00D71788" w:rsidP="00B4220E">
      <w:pPr>
        <w:spacing w:before="60" w:after="60"/>
        <w:rPr>
          <w:rFonts w:cs="Times New Roman"/>
          <w:sz w:val="24"/>
          <w:szCs w:val="24"/>
          <w:lang w:val="en-US"/>
        </w:rPr>
      </w:pPr>
      <w:r w:rsidRPr="001F7CD1">
        <w:rPr>
          <w:rFonts w:cs="Times New Roman"/>
          <w:sz w:val="24"/>
          <w:szCs w:val="24"/>
          <w:lang w:val="en-US"/>
        </w:rPr>
        <w:t>+ Tạo tính nhạc (nhịp điệu), tạo ấn tượng với người đọc, tăng giá trị biểu đạt</w:t>
      </w:r>
    </w:p>
    <w:p w14:paraId="351C18DC" w14:textId="4A00BEA0" w:rsidR="00D71788" w:rsidRPr="001F7CD1" w:rsidRDefault="00D71788" w:rsidP="00B4220E">
      <w:pPr>
        <w:spacing w:before="60" w:after="60"/>
        <w:rPr>
          <w:rFonts w:cs="Times New Roman"/>
          <w:sz w:val="24"/>
          <w:szCs w:val="24"/>
          <w:lang w:val="en-US"/>
        </w:rPr>
      </w:pPr>
      <w:r w:rsidRPr="001F7CD1">
        <w:rPr>
          <w:rFonts w:cs="Times New Roman"/>
          <w:sz w:val="24"/>
          <w:szCs w:val="24"/>
          <w:lang w:val="en-US"/>
        </w:rPr>
        <w:t>+ Tăng sức gợi hình, gợi cảm (tạo ấn tượng về mặt thị giác/thính giác…; cho con người hình dung rõ nét hơn/sinh động hơn về…)</w:t>
      </w:r>
    </w:p>
    <w:p w14:paraId="0310D114" w14:textId="1920FD1D" w:rsidR="009D68F2" w:rsidRPr="001F7CD1" w:rsidRDefault="009D68F2" w:rsidP="00B4220E">
      <w:pPr>
        <w:spacing w:before="60" w:after="60"/>
        <w:rPr>
          <w:rFonts w:cs="Times New Roman"/>
          <w:b/>
          <w:bCs/>
          <w:i/>
          <w:iCs/>
          <w:sz w:val="24"/>
          <w:szCs w:val="24"/>
          <w:lang w:val="en-US"/>
        </w:rPr>
      </w:pPr>
      <w:r w:rsidRPr="001F7CD1">
        <w:rPr>
          <w:rFonts w:cs="Times New Roman"/>
          <w:b/>
          <w:bCs/>
          <w:i/>
          <w:iCs/>
          <w:sz w:val="24"/>
          <w:szCs w:val="24"/>
          <w:lang w:val="en-US"/>
        </w:rPr>
        <w:t>Ví dụ:</w:t>
      </w:r>
    </w:p>
    <w:p w14:paraId="0F5EBA83" w14:textId="71717BD4" w:rsidR="009D68F2" w:rsidRPr="001F7CD1" w:rsidRDefault="009D68F2" w:rsidP="00B4220E">
      <w:pPr>
        <w:spacing w:before="60" w:after="60"/>
        <w:rPr>
          <w:rFonts w:cs="Times New Roman"/>
          <w:bCs/>
          <w:i/>
          <w:spacing w:val="-4"/>
          <w:sz w:val="24"/>
          <w:szCs w:val="24"/>
          <w:lang w:val="en-US"/>
        </w:rPr>
      </w:pPr>
      <w:r w:rsidRPr="001F7CD1">
        <w:rPr>
          <w:rFonts w:cs="Times New Roman"/>
          <w:bCs/>
          <w:spacing w:val="-4"/>
          <w:sz w:val="24"/>
          <w:szCs w:val="24"/>
          <w:lang w:val="vi-VN"/>
        </w:rPr>
        <w:t xml:space="preserve">Chỉ ra 01 biện pháp tu từ và </w:t>
      </w:r>
      <w:r w:rsidRPr="001F7CD1">
        <w:rPr>
          <w:rFonts w:cs="Times New Roman"/>
          <w:bCs/>
          <w:spacing w:val="-4"/>
          <w:sz w:val="24"/>
          <w:szCs w:val="24"/>
          <w:lang w:val="en-US"/>
        </w:rPr>
        <w:t>nêu</w:t>
      </w:r>
      <w:r w:rsidRPr="001F7CD1">
        <w:rPr>
          <w:rFonts w:cs="Times New Roman"/>
          <w:bCs/>
          <w:spacing w:val="-4"/>
          <w:sz w:val="24"/>
          <w:szCs w:val="24"/>
          <w:lang w:val="vi-VN"/>
        </w:rPr>
        <w:t xml:space="preserve"> tác dụng của biện pháp tu từ ấy trong câu văn sau: </w:t>
      </w:r>
      <w:r w:rsidRPr="001F7CD1">
        <w:rPr>
          <w:rFonts w:cs="Times New Roman"/>
          <w:bCs/>
          <w:i/>
          <w:spacing w:val="-4"/>
          <w:sz w:val="24"/>
          <w:szCs w:val="24"/>
          <w:lang w:val="en-US"/>
        </w:rPr>
        <w:t xml:space="preserve">Nó cặm cụi vừa làm vừa thổi sáo, rừng cũng rộn lên, những chú chim Láo cáo, chim Cu rúc, chim Chà cùi.... </w:t>
      </w:r>
      <w:r w:rsidRPr="001F7CD1">
        <w:rPr>
          <w:rFonts w:cs="Times New Roman"/>
          <w:bCs/>
          <w:i/>
          <w:spacing w:val="-4"/>
          <w:sz w:val="24"/>
          <w:szCs w:val="24"/>
          <w:lang w:val="vi-VN"/>
        </w:rPr>
        <w:t>t</w:t>
      </w:r>
      <w:r w:rsidRPr="001F7CD1">
        <w:rPr>
          <w:rFonts w:cs="Times New Roman"/>
          <w:bCs/>
          <w:i/>
          <w:spacing w:val="-4"/>
          <w:sz w:val="24"/>
          <w:szCs w:val="24"/>
          <w:lang w:val="en-US"/>
        </w:rPr>
        <w:t>ừ các tán cây cùng ran lên, tạo ra những khoảng trời xanh ngắt của rừng.</w:t>
      </w:r>
    </w:p>
    <w:p w14:paraId="506009A4" w14:textId="1B84E63C" w:rsidR="009D68F2" w:rsidRPr="001F7CD1" w:rsidRDefault="009D68F2" w:rsidP="00B4220E">
      <w:pPr>
        <w:spacing w:before="60" w:after="60"/>
        <w:rPr>
          <w:rFonts w:cs="Times New Roman"/>
          <w:sz w:val="24"/>
          <w:szCs w:val="24"/>
          <w:lang w:val="en-US"/>
        </w:rPr>
      </w:pPr>
      <w:r w:rsidRPr="001F7CD1">
        <w:rPr>
          <w:rFonts w:cs="Times New Roman"/>
          <w:sz w:val="24"/>
          <w:szCs w:val="24"/>
          <w:lang w:val="en-US"/>
        </w:rPr>
        <w:t>=&gt; Trả lời:</w:t>
      </w:r>
    </w:p>
    <w:p w14:paraId="5E7B06D9" w14:textId="77777777" w:rsidR="009D68F2" w:rsidRPr="001F7CD1" w:rsidRDefault="009D68F2" w:rsidP="00B4220E">
      <w:pPr>
        <w:spacing w:before="60" w:after="60"/>
        <w:rPr>
          <w:rFonts w:cs="Times New Roman"/>
          <w:bCs/>
          <w:sz w:val="24"/>
          <w:szCs w:val="24"/>
          <w:lang w:val="en-US"/>
        </w:rPr>
      </w:pPr>
      <w:r w:rsidRPr="001F7CD1">
        <w:rPr>
          <w:rFonts w:cs="Times New Roman"/>
          <w:bCs/>
          <w:sz w:val="24"/>
          <w:szCs w:val="24"/>
          <w:lang w:val="en-US"/>
        </w:rPr>
        <w:t>-</w:t>
      </w:r>
      <w:r w:rsidRPr="001F7CD1">
        <w:rPr>
          <w:rFonts w:cs="Times New Roman"/>
          <w:bCs/>
          <w:sz w:val="24"/>
          <w:szCs w:val="24"/>
          <w:lang w:val="vi-VN"/>
        </w:rPr>
        <w:t xml:space="preserve"> </w:t>
      </w:r>
      <w:r w:rsidRPr="001F7CD1">
        <w:rPr>
          <w:rFonts w:cs="Times New Roman"/>
          <w:bCs/>
          <w:sz w:val="24"/>
          <w:szCs w:val="24"/>
          <w:lang w:val="en-US"/>
        </w:rPr>
        <w:t xml:space="preserve">Biện pháp tu từ: </w:t>
      </w:r>
    </w:p>
    <w:p w14:paraId="30C2A6F9" w14:textId="77777777" w:rsidR="009D68F2" w:rsidRPr="001F7CD1" w:rsidRDefault="009D68F2" w:rsidP="00B4220E">
      <w:pPr>
        <w:spacing w:before="60" w:after="60"/>
        <w:rPr>
          <w:rFonts w:cs="Times New Roman"/>
          <w:bCs/>
          <w:sz w:val="24"/>
          <w:szCs w:val="24"/>
          <w:lang w:val="en-US"/>
        </w:rPr>
      </w:pPr>
      <w:r w:rsidRPr="001F7CD1">
        <w:rPr>
          <w:rFonts w:cs="Times New Roman"/>
          <w:bCs/>
          <w:sz w:val="24"/>
          <w:szCs w:val="24"/>
          <w:lang w:val="vi-VN"/>
        </w:rPr>
        <w:t xml:space="preserve">+ </w:t>
      </w:r>
      <w:r w:rsidRPr="001F7CD1">
        <w:rPr>
          <w:rFonts w:cs="Times New Roman"/>
          <w:bCs/>
          <w:sz w:val="24"/>
          <w:szCs w:val="24"/>
          <w:lang w:val="en-US"/>
        </w:rPr>
        <w:t>liệt</w:t>
      </w:r>
      <w:r w:rsidRPr="001F7CD1">
        <w:rPr>
          <w:rFonts w:cs="Times New Roman"/>
          <w:bCs/>
          <w:sz w:val="24"/>
          <w:szCs w:val="24"/>
          <w:lang w:val="vi-VN"/>
        </w:rPr>
        <w:t xml:space="preserve"> kê:</w:t>
      </w:r>
      <w:r w:rsidRPr="001F7CD1">
        <w:rPr>
          <w:rFonts w:cs="Times New Roman"/>
          <w:bCs/>
          <w:sz w:val="24"/>
          <w:szCs w:val="24"/>
          <w:lang w:val="en-US"/>
        </w:rPr>
        <w:t xml:space="preserve"> </w:t>
      </w:r>
      <w:r w:rsidRPr="001F7CD1">
        <w:rPr>
          <w:rFonts w:cs="Times New Roman"/>
          <w:bCs/>
          <w:i/>
          <w:sz w:val="24"/>
          <w:szCs w:val="24"/>
          <w:lang w:val="en-US"/>
        </w:rPr>
        <w:t xml:space="preserve">rừng cũng rộn lên, những chú chim Láo cáo, chim Cu rúc, chim Chà cùi.... </w:t>
      </w:r>
      <w:r w:rsidRPr="001F7CD1">
        <w:rPr>
          <w:rFonts w:cs="Times New Roman"/>
          <w:bCs/>
          <w:i/>
          <w:sz w:val="24"/>
          <w:szCs w:val="24"/>
          <w:lang w:val="vi-VN"/>
        </w:rPr>
        <w:t>t</w:t>
      </w:r>
      <w:r w:rsidRPr="001F7CD1">
        <w:rPr>
          <w:rFonts w:cs="Times New Roman"/>
          <w:bCs/>
          <w:i/>
          <w:sz w:val="24"/>
          <w:szCs w:val="24"/>
          <w:lang w:val="en-US"/>
        </w:rPr>
        <w:t>ừ các tán cây cùng ran lên</w:t>
      </w:r>
    </w:p>
    <w:p w14:paraId="368C66C4" w14:textId="3F906DE1" w:rsidR="009D68F2" w:rsidRPr="001F7CD1" w:rsidRDefault="009D68F2" w:rsidP="00B4220E">
      <w:pPr>
        <w:spacing w:before="60" w:after="60"/>
        <w:rPr>
          <w:rFonts w:cs="Times New Roman"/>
          <w:bCs/>
          <w:sz w:val="24"/>
          <w:szCs w:val="24"/>
          <w:lang w:val="en-US"/>
        </w:rPr>
      </w:pPr>
      <w:r w:rsidRPr="001F7CD1">
        <w:rPr>
          <w:rFonts w:cs="Times New Roman"/>
          <w:bCs/>
          <w:sz w:val="24"/>
          <w:szCs w:val="24"/>
          <w:lang w:val="vi-VN"/>
        </w:rPr>
        <w:t xml:space="preserve">+ nhân hoá: </w:t>
      </w:r>
      <w:r w:rsidRPr="001F7CD1">
        <w:rPr>
          <w:rFonts w:cs="Times New Roman"/>
          <w:bCs/>
          <w:i/>
          <w:sz w:val="24"/>
          <w:szCs w:val="24"/>
          <w:lang w:val="en-US"/>
        </w:rPr>
        <w:t xml:space="preserve">những chú chim Láo cáo, chim Cu rúc, chim Chà cùi.... </w:t>
      </w:r>
    </w:p>
    <w:p w14:paraId="434F2B8B" w14:textId="77777777" w:rsidR="009D68F2" w:rsidRPr="001F7CD1" w:rsidRDefault="009D68F2" w:rsidP="00B4220E">
      <w:pPr>
        <w:spacing w:before="60" w:after="60"/>
        <w:rPr>
          <w:rFonts w:cs="Times New Roman"/>
          <w:bCs/>
          <w:sz w:val="24"/>
          <w:szCs w:val="24"/>
          <w:lang w:val="en-US"/>
        </w:rPr>
      </w:pPr>
      <w:r w:rsidRPr="001F7CD1">
        <w:rPr>
          <w:rFonts w:cs="Times New Roman"/>
          <w:bCs/>
          <w:sz w:val="24"/>
          <w:szCs w:val="24"/>
          <w:lang w:val="en-US"/>
        </w:rPr>
        <w:t>-</w:t>
      </w:r>
      <w:r w:rsidRPr="001F7CD1">
        <w:rPr>
          <w:rFonts w:cs="Times New Roman"/>
          <w:bCs/>
          <w:sz w:val="24"/>
          <w:szCs w:val="24"/>
          <w:lang w:val="vi-VN"/>
        </w:rPr>
        <w:t xml:space="preserve"> </w:t>
      </w:r>
      <w:r w:rsidRPr="001F7CD1">
        <w:rPr>
          <w:rFonts w:cs="Times New Roman"/>
          <w:bCs/>
          <w:sz w:val="24"/>
          <w:szCs w:val="24"/>
          <w:lang w:val="en-US"/>
        </w:rPr>
        <w:t>Tác dụng:</w:t>
      </w:r>
    </w:p>
    <w:p w14:paraId="4F465221" w14:textId="77777777" w:rsidR="009D68F2" w:rsidRPr="001F7CD1" w:rsidRDefault="009D68F2" w:rsidP="00B4220E">
      <w:pPr>
        <w:spacing w:before="60" w:after="60"/>
        <w:rPr>
          <w:rFonts w:cs="Times New Roman"/>
          <w:bCs/>
          <w:sz w:val="24"/>
          <w:szCs w:val="24"/>
          <w:lang w:val="en-US"/>
        </w:rPr>
      </w:pPr>
      <w:r w:rsidRPr="001F7CD1">
        <w:rPr>
          <w:rFonts w:cs="Times New Roman"/>
          <w:bCs/>
          <w:sz w:val="24"/>
          <w:szCs w:val="24"/>
          <w:lang w:val="en-US"/>
        </w:rPr>
        <w:t>+</w:t>
      </w:r>
      <w:r w:rsidRPr="001F7CD1">
        <w:rPr>
          <w:rFonts w:cs="Times New Roman"/>
          <w:bCs/>
          <w:sz w:val="24"/>
          <w:szCs w:val="24"/>
          <w:lang w:val="vi-VN"/>
        </w:rPr>
        <w:t xml:space="preserve"> </w:t>
      </w:r>
      <w:r w:rsidRPr="001F7CD1">
        <w:rPr>
          <w:rFonts w:cs="Times New Roman"/>
          <w:bCs/>
          <w:sz w:val="24"/>
          <w:szCs w:val="24"/>
          <w:lang w:val="en-US"/>
        </w:rPr>
        <w:t>Tăng sức gợi hình, gợi cảm.</w:t>
      </w:r>
    </w:p>
    <w:p w14:paraId="02337AC1" w14:textId="7EA16A91" w:rsidR="009D68F2" w:rsidRPr="001F7CD1" w:rsidRDefault="009D68F2" w:rsidP="00B4220E">
      <w:pPr>
        <w:spacing w:before="60" w:after="60"/>
        <w:rPr>
          <w:rFonts w:cs="Times New Roman"/>
          <w:bCs/>
          <w:sz w:val="24"/>
          <w:szCs w:val="24"/>
          <w:lang w:val="en-US"/>
        </w:rPr>
      </w:pPr>
      <w:r w:rsidRPr="001F7CD1">
        <w:rPr>
          <w:rFonts w:cs="Times New Roman"/>
          <w:bCs/>
          <w:sz w:val="24"/>
          <w:szCs w:val="24"/>
          <w:lang w:val="en-US"/>
        </w:rPr>
        <w:t>+</w:t>
      </w:r>
      <w:r w:rsidRPr="001F7CD1">
        <w:rPr>
          <w:rFonts w:cs="Times New Roman"/>
          <w:bCs/>
          <w:sz w:val="24"/>
          <w:szCs w:val="24"/>
          <w:lang w:val="vi-VN"/>
        </w:rPr>
        <w:t xml:space="preserve"> Nhấn mạnh sự nhộn nhịp, vui tươi của khu rừng.</w:t>
      </w:r>
    </w:p>
    <w:p w14:paraId="37BE6383" w14:textId="7D4E7A7B" w:rsidR="009A0383" w:rsidRPr="001F7CD1" w:rsidRDefault="009A0383" w:rsidP="00B4220E">
      <w:pPr>
        <w:spacing w:before="60" w:after="60"/>
        <w:rPr>
          <w:rFonts w:cs="Times New Roman"/>
          <w:b/>
          <w:bCs/>
          <w:sz w:val="24"/>
          <w:szCs w:val="24"/>
          <w:lang w:val="en-US"/>
        </w:rPr>
      </w:pPr>
      <w:r w:rsidRPr="001F7CD1">
        <w:rPr>
          <w:rFonts w:cs="Times New Roman"/>
          <w:b/>
          <w:bCs/>
          <w:sz w:val="24"/>
          <w:szCs w:val="24"/>
          <w:lang w:val="en-US"/>
        </w:rPr>
        <w:t>11. Nhận xét về nhân vật</w:t>
      </w:r>
    </w:p>
    <w:p w14:paraId="7611137E" w14:textId="725EB391" w:rsidR="009A0383" w:rsidRPr="001F7CD1" w:rsidRDefault="009A0383" w:rsidP="00B4220E">
      <w:pPr>
        <w:spacing w:before="60" w:after="60"/>
        <w:rPr>
          <w:rFonts w:cs="Times New Roman"/>
          <w:spacing w:val="-4"/>
          <w:sz w:val="24"/>
          <w:szCs w:val="24"/>
          <w:lang w:val="en-US"/>
        </w:rPr>
      </w:pPr>
      <w:r w:rsidRPr="001F7CD1">
        <w:rPr>
          <w:rFonts w:cs="Times New Roman"/>
          <w:spacing w:val="-4"/>
          <w:sz w:val="24"/>
          <w:szCs w:val="24"/>
          <w:lang w:val="en-US"/>
        </w:rPr>
        <w:t>- Nhận xét về số phận, tính cách nhân vật</w:t>
      </w:r>
      <w:r w:rsidR="00CD394C" w:rsidRPr="001F7CD1">
        <w:rPr>
          <w:rFonts w:cs="Times New Roman"/>
          <w:spacing w:val="-4"/>
          <w:sz w:val="24"/>
          <w:szCs w:val="24"/>
          <w:lang w:val="en-US"/>
        </w:rPr>
        <w:t xml:space="preserve"> (Tuy nhiên nếu đề nêu rõ nhận xét phẩm chất hay nhận xét số phận hay yêu cầu cụ thể về một khía cạnh thì chỉ trả lời vào một khía cạnh ấy thôi).</w:t>
      </w:r>
    </w:p>
    <w:p w14:paraId="123C77C8" w14:textId="118E6A07" w:rsidR="009A0383" w:rsidRPr="001F7CD1" w:rsidRDefault="009A0383" w:rsidP="00B4220E">
      <w:pPr>
        <w:spacing w:before="60" w:after="60"/>
        <w:rPr>
          <w:rFonts w:cs="Times New Roman"/>
          <w:sz w:val="24"/>
          <w:szCs w:val="24"/>
          <w:lang w:val="en-US"/>
        </w:rPr>
      </w:pPr>
      <w:r w:rsidRPr="001F7CD1">
        <w:rPr>
          <w:rFonts w:cs="Times New Roman"/>
          <w:sz w:val="24"/>
          <w:szCs w:val="24"/>
          <w:lang w:val="en-US"/>
        </w:rPr>
        <w:t>- Nhận xét về thái độ của tác giả đối với nhân vật</w:t>
      </w:r>
      <w:r w:rsidR="004C2D07" w:rsidRPr="001F7CD1">
        <w:rPr>
          <w:rFonts w:cs="Times New Roman"/>
          <w:sz w:val="24"/>
          <w:szCs w:val="24"/>
          <w:lang w:val="en-US"/>
        </w:rPr>
        <w:t>.</w:t>
      </w:r>
    </w:p>
    <w:p w14:paraId="3A743C9C" w14:textId="213A4CAB" w:rsidR="00AB36A1" w:rsidRPr="001F7CD1" w:rsidRDefault="00AB36A1" w:rsidP="00B4220E">
      <w:pPr>
        <w:spacing w:before="60" w:after="60"/>
        <w:rPr>
          <w:rFonts w:cs="Times New Roman"/>
          <w:b/>
          <w:bCs/>
          <w:i/>
          <w:iCs/>
          <w:sz w:val="24"/>
          <w:szCs w:val="24"/>
          <w:lang w:val="en-US"/>
        </w:rPr>
      </w:pPr>
      <w:r w:rsidRPr="001F7CD1">
        <w:rPr>
          <w:rFonts w:cs="Times New Roman"/>
          <w:b/>
          <w:bCs/>
          <w:i/>
          <w:iCs/>
          <w:sz w:val="24"/>
          <w:szCs w:val="24"/>
          <w:lang w:val="en-US"/>
        </w:rPr>
        <w:t>Ví dụ:</w:t>
      </w:r>
    </w:p>
    <w:p w14:paraId="32D60133" w14:textId="598E5656" w:rsidR="00AB36A1" w:rsidRPr="001F7CD1" w:rsidRDefault="00AB36A1" w:rsidP="00B4220E">
      <w:pPr>
        <w:spacing w:before="60" w:after="60"/>
        <w:rPr>
          <w:rFonts w:cs="Times New Roman"/>
          <w:sz w:val="24"/>
          <w:szCs w:val="24"/>
          <w:lang w:val="en-US"/>
        </w:rPr>
      </w:pPr>
      <w:r w:rsidRPr="001F7CD1">
        <w:rPr>
          <w:rFonts w:cs="Times New Roman"/>
          <w:sz w:val="24"/>
          <w:szCs w:val="24"/>
          <w:lang w:val="en-US"/>
        </w:rPr>
        <w:t>Nhận xét về phẩm chất của nhân vật Hữu trong văn bản.</w:t>
      </w:r>
    </w:p>
    <w:p w14:paraId="5771D262" w14:textId="38D1FCF7" w:rsidR="00AB36A1" w:rsidRPr="001F7CD1" w:rsidRDefault="00AB36A1" w:rsidP="00B4220E">
      <w:pPr>
        <w:spacing w:before="60" w:after="60"/>
        <w:rPr>
          <w:rFonts w:cs="Times New Roman"/>
          <w:sz w:val="24"/>
          <w:szCs w:val="24"/>
          <w:lang w:val="en-US"/>
        </w:rPr>
      </w:pPr>
      <w:r w:rsidRPr="001F7CD1">
        <w:rPr>
          <w:rFonts w:cs="Times New Roman"/>
          <w:sz w:val="24"/>
          <w:szCs w:val="24"/>
          <w:lang w:val="en-US"/>
        </w:rPr>
        <w:t>=&gt; Trả lời:</w:t>
      </w:r>
    </w:p>
    <w:p w14:paraId="08E22FC5" w14:textId="70754C53" w:rsidR="00AB36A1" w:rsidRPr="001F7CD1" w:rsidRDefault="00CD394C" w:rsidP="00B4220E">
      <w:pPr>
        <w:spacing w:before="60" w:after="60"/>
        <w:rPr>
          <w:rFonts w:cs="Times New Roman"/>
          <w:sz w:val="24"/>
          <w:szCs w:val="24"/>
          <w:lang w:val="en-US"/>
        </w:rPr>
      </w:pPr>
      <w:r w:rsidRPr="001F7CD1">
        <w:rPr>
          <w:rFonts w:cs="Times New Roman"/>
          <w:sz w:val="24"/>
          <w:szCs w:val="24"/>
          <w:lang w:val="en-US"/>
        </w:rPr>
        <w:t xml:space="preserve">- Nhận xét </w:t>
      </w:r>
      <w:r w:rsidR="00D662DA" w:rsidRPr="001F7CD1">
        <w:rPr>
          <w:rFonts w:cs="Times New Roman"/>
          <w:sz w:val="24"/>
          <w:szCs w:val="24"/>
          <w:lang w:val="en-US"/>
        </w:rPr>
        <w:t xml:space="preserve">về phẩm chất: </w:t>
      </w:r>
    </w:p>
    <w:p w14:paraId="50E0295C" w14:textId="723FECD6" w:rsidR="00EA3801" w:rsidRPr="001F7CD1" w:rsidRDefault="00EA3801" w:rsidP="00B4220E">
      <w:pPr>
        <w:spacing w:before="60" w:after="60"/>
        <w:rPr>
          <w:rFonts w:cs="Times New Roman"/>
          <w:sz w:val="24"/>
          <w:szCs w:val="24"/>
          <w:lang w:val="en-US"/>
        </w:rPr>
      </w:pPr>
      <w:r w:rsidRPr="001F7CD1">
        <w:rPr>
          <w:rFonts w:cs="Times New Roman"/>
          <w:sz w:val="24"/>
          <w:szCs w:val="24"/>
          <w:lang w:val="en-US"/>
        </w:rPr>
        <w:t>+ Ham học hỏi, yêu sách, biết trân trọng sách</w:t>
      </w:r>
      <w:r w:rsidR="003C3F22" w:rsidRPr="001F7CD1">
        <w:rPr>
          <w:rFonts w:cs="Times New Roman"/>
          <w:sz w:val="24"/>
          <w:szCs w:val="24"/>
          <w:lang w:val="en-US"/>
        </w:rPr>
        <w:t>.</w:t>
      </w:r>
    </w:p>
    <w:p w14:paraId="5510D96A" w14:textId="013485B6" w:rsidR="00EA3801" w:rsidRPr="001F7CD1" w:rsidRDefault="00EA3801" w:rsidP="00B4220E">
      <w:pPr>
        <w:spacing w:before="60" w:after="60"/>
        <w:rPr>
          <w:rFonts w:cs="Times New Roman"/>
          <w:sz w:val="24"/>
          <w:szCs w:val="24"/>
          <w:lang w:val="en-US"/>
        </w:rPr>
      </w:pPr>
      <w:r w:rsidRPr="001F7CD1">
        <w:rPr>
          <w:rFonts w:cs="Times New Roman"/>
          <w:sz w:val="24"/>
          <w:szCs w:val="24"/>
          <w:lang w:val="en-US"/>
        </w:rPr>
        <w:t>+ Yêu thiên nhiên</w:t>
      </w:r>
      <w:r w:rsidR="003C3F22" w:rsidRPr="001F7CD1">
        <w:rPr>
          <w:rFonts w:cs="Times New Roman"/>
          <w:sz w:val="24"/>
          <w:szCs w:val="24"/>
          <w:lang w:val="en-US"/>
        </w:rPr>
        <w:t>, yêu quý đồng bào</w:t>
      </w:r>
      <w:r w:rsidR="001A2F65" w:rsidRPr="001F7CD1">
        <w:rPr>
          <w:rFonts w:cs="Times New Roman"/>
          <w:sz w:val="24"/>
          <w:szCs w:val="24"/>
          <w:lang w:val="en-US"/>
        </w:rPr>
        <w:t>, yêu quê hương.</w:t>
      </w:r>
    </w:p>
    <w:p w14:paraId="0982805F" w14:textId="73BA673C" w:rsidR="00EA3801" w:rsidRPr="001F7CD1" w:rsidRDefault="00EA3801" w:rsidP="00B4220E">
      <w:pPr>
        <w:spacing w:before="60" w:after="60"/>
        <w:rPr>
          <w:rFonts w:cs="Times New Roman"/>
          <w:sz w:val="24"/>
          <w:szCs w:val="24"/>
          <w:lang w:val="en-US"/>
        </w:rPr>
      </w:pPr>
      <w:r w:rsidRPr="001F7CD1">
        <w:rPr>
          <w:rFonts w:cs="Times New Roman"/>
          <w:sz w:val="24"/>
          <w:szCs w:val="24"/>
          <w:lang w:val="en-US"/>
        </w:rPr>
        <w:t>+ Biết trân trọng hạt gạo, trân trọng công sức của người lao động.</w:t>
      </w:r>
    </w:p>
    <w:p w14:paraId="32943D2A" w14:textId="54A2D6C3" w:rsidR="003C3F22" w:rsidRPr="001F7CD1" w:rsidRDefault="003C3F22" w:rsidP="00B4220E">
      <w:pPr>
        <w:spacing w:before="60" w:after="60"/>
        <w:rPr>
          <w:rFonts w:cs="Times New Roman"/>
          <w:sz w:val="24"/>
          <w:szCs w:val="24"/>
          <w:lang w:val="en-US"/>
        </w:rPr>
      </w:pPr>
      <w:r w:rsidRPr="001F7CD1">
        <w:rPr>
          <w:rFonts w:cs="Times New Roman"/>
          <w:sz w:val="24"/>
          <w:szCs w:val="24"/>
          <w:lang w:val="en-US"/>
        </w:rPr>
        <w:t>+ Sống có trách nhiệm với bản thân, với những người xung quanh</w:t>
      </w:r>
      <w:r w:rsidR="00C87D85" w:rsidRPr="001F7CD1">
        <w:rPr>
          <w:rFonts w:cs="Times New Roman"/>
          <w:sz w:val="24"/>
          <w:szCs w:val="24"/>
          <w:lang w:val="en-US"/>
        </w:rPr>
        <w:t>, với quê hương.</w:t>
      </w:r>
    </w:p>
    <w:p w14:paraId="7AF6EF88" w14:textId="48E644E0" w:rsidR="00051432" w:rsidRPr="001F7CD1" w:rsidRDefault="00051432" w:rsidP="00B4220E">
      <w:pPr>
        <w:spacing w:before="60" w:after="60"/>
        <w:rPr>
          <w:rFonts w:cs="Times New Roman"/>
          <w:sz w:val="24"/>
          <w:szCs w:val="24"/>
          <w:lang w:val="en-US"/>
        </w:rPr>
      </w:pPr>
      <w:r w:rsidRPr="001F7CD1">
        <w:rPr>
          <w:rFonts w:cs="Times New Roman"/>
          <w:sz w:val="24"/>
          <w:szCs w:val="24"/>
          <w:lang w:val="en-US"/>
        </w:rPr>
        <w:t>- Nhận xét về thái độ của tác giả đối với nhân vật:</w:t>
      </w:r>
      <w:r w:rsidR="000D58B1" w:rsidRPr="001F7CD1">
        <w:rPr>
          <w:rFonts w:cs="Times New Roman"/>
          <w:sz w:val="24"/>
          <w:szCs w:val="24"/>
          <w:lang w:val="en-US"/>
        </w:rPr>
        <w:t xml:space="preserve"> thái độ </w:t>
      </w:r>
      <w:r w:rsidRPr="001F7CD1">
        <w:rPr>
          <w:rFonts w:cs="Times New Roman"/>
          <w:sz w:val="24"/>
          <w:szCs w:val="24"/>
          <w:lang w:val="en-US"/>
        </w:rPr>
        <w:t>trân trọng, ngợi ca đối với nhân vật.</w:t>
      </w:r>
    </w:p>
    <w:p w14:paraId="1BB7A0A5" w14:textId="1A035012" w:rsidR="002100E6" w:rsidRPr="001F7CD1" w:rsidRDefault="00092ED4" w:rsidP="00B4220E">
      <w:pPr>
        <w:spacing w:before="60" w:after="60"/>
        <w:rPr>
          <w:rFonts w:cs="Times New Roman"/>
          <w:b/>
          <w:bCs/>
          <w:sz w:val="24"/>
          <w:szCs w:val="24"/>
          <w:lang w:val="en-US"/>
        </w:rPr>
      </w:pPr>
      <w:r w:rsidRPr="001F7CD1">
        <w:rPr>
          <w:rFonts w:cs="Times New Roman"/>
          <w:b/>
          <w:bCs/>
          <w:sz w:val="24"/>
          <w:szCs w:val="24"/>
          <w:lang w:val="en-US"/>
        </w:rPr>
        <w:t>12. Nêu bài học/thông điệp…</w:t>
      </w:r>
    </w:p>
    <w:p w14:paraId="4B056000" w14:textId="69EF1BCA" w:rsidR="00092ED4" w:rsidRPr="001F7CD1" w:rsidRDefault="00092ED4" w:rsidP="00B4220E">
      <w:pPr>
        <w:spacing w:before="60" w:after="60"/>
        <w:rPr>
          <w:rFonts w:cs="Times New Roman"/>
          <w:sz w:val="24"/>
          <w:szCs w:val="24"/>
          <w:lang w:val="en-US"/>
        </w:rPr>
      </w:pPr>
      <w:r w:rsidRPr="001F7CD1">
        <w:rPr>
          <w:rFonts w:cs="Times New Roman"/>
          <w:sz w:val="24"/>
          <w:szCs w:val="24"/>
          <w:lang w:val="en-US"/>
        </w:rPr>
        <w:t>- Nêu bài học, thông điệp mà bản thân rút ra được từ văn bản (khoảng 02 dòng).</w:t>
      </w:r>
    </w:p>
    <w:p w14:paraId="3EFE0D94" w14:textId="65BB63F2" w:rsidR="00092ED4" w:rsidRPr="001F7CD1" w:rsidRDefault="00092ED4" w:rsidP="00B4220E">
      <w:pPr>
        <w:spacing w:before="60" w:after="60"/>
        <w:rPr>
          <w:rFonts w:cs="Times New Roman"/>
          <w:sz w:val="24"/>
          <w:szCs w:val="24"/>
          <w:lang w:val="en-US"/>
        </w:rPr>
      </w:pPr>
      <w:r w:rsidRPr="001F7CD1">
        <w:rPr>
          <w:rFonts w:cs="Times New Roman"/>
          <w:sz w:val="24"/>
          <w:szCs w:val="24"/>
          <w:lang w:val="en-US"/>
        </w:rPr>
        <w:t>- Nêu 1-2 lí do lựa chọn bài học, thông điệp ấy (khoảng 4-5 dòng).</w:t>
      </w:r>
    </w:p>
    <w:p w14:paraId="7DC0BD50" w14:textId="14523F85" w:rsidR="00374C6E" w:rsidRPr="001F7CD1" w:rsidRDefault="00374C6E" w:rsidP="00B4220E">
      <w:pPr>
        <w:spacing w:before="60" w:after="60"/>
        <w:rPr>
          <w:rFonts w:cs="Times New Roman"/>
          <w:b/>
          <w:bCs/>
          <w:i/>
          <w:iCs/>
          <w:sz w:val="24"/>
          <w:szCs w:val="24"/>
          <w:lang w:val="en-US"/>
        </w:rPr>
      </w:pPr>
      <w:r w:rsidRPr="001F7CD1">
        <w:rPr>
          <w:rFonts w:cs="Times New Roman"/>
          <w:b/>
          <w:bCs/>
          <w:i/>
          <w:iCs/>
          <w:sz w:val="24"/>
          <w:szCs w:val="24"/>
          <w:lang w:val="en-US"/>
        </w:rPr>
        <w:t>Ví dụ:</w:t>
      </w:r>
    </w:p>
    <w:p w14:paraId="7E6675DE" w14:textId="57340629" w:rsidR="00374C6E" w:rsidRPr="001F7CD1" w:rsidRDefault="00374C6E" w:rsidP="00B4220E">
      <w:pPr>
        <w:spacing w:before="60" w:after="60"/>
        <w:rPr>
          <w:rFonts w:cs="Times New Roman"/>
          <w:sz w:val="24"/>
          <w:szCs w:val="24"/>
          <w:lang w:val="en-US"/>
        </w:rPr>
      </w:pPr>
      <w:r w:rsidRPr="001F7CD1">
        <w:rPr>
          <w:rFonts w:cs="Times New Roman"/>
          <w:sz w:val="24"/>
          <w:szCs w:val="24"/>
          <w:lang w:val="en-US"/>
        </w:rPr>
        <w:t>Trình bày thông điệp/bài học anh/chị rút ra được từ văn bản trên.</w:t>
      </w:r>
    </w:p>
    <w:p w14:paraId="1D57967B" w14:textId="3FC17A2F" w:rsidR="00374C6E" w:rsidRPr="001F7CD1" w:rsidRDefault="00374C6E" w:rsidP="00B4220E">
      <w:pPr>
        <w:spacing w:before="60" w:after="60"/>
        <w:rPr>
          <w:rFonts w:cs="Times New Roman"/>
          <w:sz w:val="24"/>
          <w:szCs w:val="24"/>
          <w:lang w:val="en-US"/>
        </w:rPr>
      </w:pPr>
      <w:r w:rsidRPr="001F7CD1">
        <w:rPr>
          <w:rFonts w:cs="Times New Roman"/>
          <w:sz w:val="24"/>
          <w:szCs w:val="24"/>
          <w:lang w:val="en-US"/>
        </w:rPr>
        <w:t>=&gt; Trả lời:</w:t>
      </w:r>
    </w:p>
    <w:p w14:paraId="4F879456" w14:textId="68FC8CCE" w:rsidR="00374C6E" w:rsidRPr="001F7CD1" w:rsidRDefault="00374C6E" w:rsidP="00B4220E">
      <w:pPr>
        <w:spacing w:before="60" w:after="60"/>
        <w:rPr>
          <w:rFonts w:cs="Times New Roman"/>
          <w:sz w:val="24"/>
          <w:szCs w:val="24"/>
          <w:lang w:val="en-US"/>
        </w:rPr>
      </w:pPr>
      <w:r w:rsidRPr="001F7CD1">
        <w:rPr>
          <w:rFonts w:cs="Times New Roman"/>
          <w:sz w:val="24"/>
          <w:szCs w:val="24"/>
          <w:lang w:val="en-US"/>
        </w:rPr>
        <w:t>- Nêu thông điệp/bài học: có thể chọn một trong số sau:</w:t>
      </w:r>
    </w:p>
    <w:p w14:paraId="51B00C76" w14:textId="23007543" w:rsidR="00374C6E" w:rsidRPr="001F7CD1" w:rsidRDefault="00374C6E" w:rsidP="00B4220E">
      <w:pPr>
        <w:spacing w:before="60" w:after="60"/>
        <w:rPr>
          <w:rFonts w:cs="Times New Roman"/>
          <w:sz w:val="24"/>
          <w:szCs w:val="24"/>
          <w:lang w:val="en-US"/>
        </w:rPr>
      </w:pPr>
      <w:r w:rsidRPr="001F7CD1">
        <w:rPr>
          <w:rFonts w:cs="Times New Roman"/>
          <w:sz w:val="24"/>
          <w:szCs w:val="24"/>
          <w:lang w:val="en-US"/>
        </w:rPr>
        <w:t>+ Cần yêu sách, có tinh thần ham học hỏi</w:t>
      </w:r>
    </w:p>
    <w:p w14:paraId="709E198F" w14:textId="3BA3A0A5" w:rsidR="00374C6E" w:rsidRPr="001F7CD1" w:rsidRDefault="00374C6E" w:rsidP="00B4220E">
      <w:pPr>
        <w:spacing w:before="60" w:after="60"/>
        <w:rPr>
          <w:rFonts w:cs="Times New Roman"/>
          <w:sz w:val="24"/>
          <w:szCs w:val="24"/>
          <w:lang w:val="en-US"/>
        </w:rPr>
      </w:pPr>
      <w:r w:rsidRPr="001F7CD1">
        <w:rPr>
          <w:rFonts w:cs="Times New Roman"/>
          <w:sz w:val="24"/>
          <w:szCs w:val="24"/>
          <w:lang w:val="en-US"/>
        </w:rPr>
        <w:t>+ Biết yêu thiên nhiên, yêu đồng bào, yêu quê hương</w:t>
      </w:r>
    </w:p>
    <w:p w14:paraId="0C9AAD10" w14:textId="5AAA8239" w:rsidR="00374C6E" w:rsidRPr="001F7CD1" w:rsidRDefault="00374C6E" w:rsidP="00B4220E">
      <w:pPr>
        <w:spacing w:before="60" w:after="60"/>
        <w:rPr>
          <w:rFonts w:cs="Times New Roman"/>
          <w:sz w:val="24"/>
          <w:szCs w:val="24"/>
          <w:lang w:val="en-US"/>
        </w:rPr>
      </w:pPr>
      <w:r w:rsidRPr="001F7CD1">
        <w:rPr>
          <w:rFonts w:cs="Times New Roman"/>
          <w:sz w:val="24"/>
          <w:szCs w:val="24"/>
          <w:lang w:val="en-US"/>
        </w:rPr>
        <w:t>+ Sống có trách nhiệm</w:t>
      </w:r>
    </w:p>
    <w:p w14:paraId="2F2BCBF0" w14:textId="18859F09" w:rsidR="00374C6E" w:rsidRPr="001F7CD1" w:rsidRDefault="00374C6E" w:rsidP="00B4220E">
      <w:pPr>
        <w:spacing w:before="60" w:after="60"/>
        <w:rPr>
          <w:rFonts w:cs="Times New Roman"/>
          <w:sz w:val="24"/>
          <w:szCs w:val="24"/>
          <w:lang w:val="en-US"/>
        </w:rPr>
      </w:pPr>
      <w:r w:rsidRPr="001F7CD1">
        <w:rPr>
          <w:rFonts w:cs="Times New Roman"/>
          <w:sz w:val="24"/>
          <w:szCs w:val="24"/>
          <w:lang w:val="en-US"/>
        </w:rPr>
        <w:t>…</w:t>
      </w:r>
    </w:p>
    <w:p w14:paraId="00D063B4" w14:textId="22549502" w:rsidR="00374C6E" w:rsidRPr="001F7CD1" w:rsidRDefault="00374C6E" w:rsidP="00B4220E">
      <w:pPr>
        <w:spacing w:before="60" w:after="60"/>
        <w:rPr>
          <w:rFonts w:cs="Times New Roman"/>
          <w:sz w:val="24"/>
          <w:szCs w:val="24"/>
          <w:lang w:val="en-US"/>
        </w:rPr>
      </w:pPr>
      <w:r w:rsidRPr="001F7CD1">
        <w:rPr>
          <w:rFonts w:cs="Times New Roman"/>
          <w:sz w:val="24"/>
          <w:szCs w:val="24"/>
          <w:lang w:val="en-US"/>
        </w:rPr>
        <w:t>- Giải thích nguyên nhân</w:t>
      </w:r>
      <w:r w:rsidR="006B0F5C" w:rsidRPr="001F7CD1">
        <w:rPr>
          <w:rFonts w:cs="Times New Roman"/>
          <w:sz w:val="24"/>
          <w:szCs w:val="24"/>
          <w:lang w:val="en-US"/>
        </w:rPr>
        <w:t xml:space="preserve"> (lựa chọn thông điệp/bài học nào thì giải thích nguyên nhân theo thông điệp/bài học ấy)</w:t>
      </w:r>
      <w:r w:rsidRPr="001F7CD1">
        <w:rPr>
          <w:rFonts w:cs="Times New Roman"/>
          <w:sz w:val="24"/>
          <w:szCs w:val="24"/>
          <w:lang w:val="en-US"/>
        </w:rPr>
        <w:t>:</w:t>
      </w:r>
    </w:p>
    <w:p w14:paraId="33203601" w14:textId="00BDE0AB" w:rsidR="00374C6E" w:rsidRPr="001F7CD1" w:rsidRDefault="00374C6E" w:rsidP="00B4220E">
      <w:pPr>
        <w:spacing w:before="60" w:after="60"/>
        <w:rPr>
          <w:rFonts w:cs="Times New Roman"/>
          <w:sz w:val="24"/>
          <w:szCs w:val="24"/>
          <w:lang w:val="en-US"/>
        </w:rPr>
      </w:pPr>
      <w:r w:rsidRPr="001F7CD1">
        <w:rPr>
          <w:rFonts w:cs="Times New Roman"/>
          <w:sz w:val="24"/>
          <w:szCs w:val="24"/>
          <w:lang w:val="en-US"/>
        </w:rPr>
        <w:t xml:space="preserve">+ Cần yêu sách, có tinh thần ham học hỏi vì: Sách là nguồn tài liệu quý báu chứa những tri thức, tư liệu được truyền từ đời này sang đời khác, từ nơi này qua nơi khác. Sách giúp bồi dưỡng tri thức, tu dưỡng nhân cách, rèn luyện nhân tâm để con người trở nên </w:t>
      </w:r>
      <w:r w:rsidR="00301397" w:rsidRPr="001F7CD1">
        <w:rPr>
          <w:rFonts w:cs="Times New Roman"/>
          <w:sz w:val="24"/>
          <w:szCs w:val="24"/>
          <w:lang w:val="en-US"/>
        </w:rPr>
        <w:t>“</w:t>
      </w:r>
      <w:r w:rsidRPr="001F7CD1">
        <w:rPr>
          <w:rFonts w:cs="Times New Roman"/>
          <w:sz w:val="24"/>
          <w:szCs w:val="24"/>
          <w:lang w:val="en-US"/>
        </w:rPr>
        <w:t>người</w:t>
      </w:r>
      <w:r w:rsidR="00301397" w:rsidRPr="001F7CD1">
        <w:rPr>
          <w:rFonts w:cs="Times New Roman"/>
          <w:sz w:val="24"/>
          <w:szCs w:val="24"/>
          <w:lang w:val="en-US"/>
        </w:rPr>
        <w:t>”</w:t>
      </w:r>
      <w:r w:rsidRPr="001F7CD1">
        <w:rPr>
          <w:rFonts w:cs="Times New Roman"/>
          <w:sz w:val="24"/>
          <w:szCs w:val="24"/>
          <w:lang w:val="en-US"/>
        </w:rPr>
        <w:t xml:space="preserve"> hơn.</w:t>
      </w:r>
    </w:p>
    <w:p w14:paraId="371E3DC0" w14:textId="22697659" w:rsidR="00374C6E" w:rsidRPr="001F7CD1" w:rsidRDefault="00374C6E" w:rsidP="00B4220E">
      <w:pPr>
        <w:spacing w:before="60" w:after="60"/>
        <w:rPr>
          <w:rFonts w:cs="Times New Roman"/>
          <w:sz w:val="24"/>
          <w:szCs w:val="24"/>
          <w:lang w:val="en-US"/>
        </w:rPr>
      </w:pPr>
      <w:r w:rsidRPr="001F7CD1">
        <w:rPr>
          <w:rFonts w:cs="Times New Roman"/>
          <w:sz w:val="24"/>
          <w:szCs w:val="24"/>
          <w:lang w:val="en-US"/>
        </w:rPr>
        <w:lastRenderedPageBreak/>
        <w:t>+ Cần biết yêu thiên nhiên, yêu đồng bào, yêu quê hương vì: đó là môi trường nuôi dưỡng ta</w:t>
      </w:r>
      <w:r w:rsidR="00E52553" w:rsidRPr="001F7CD1">
        <w:rPr>
          <w:rFonts w:cs="Times New Roman"/>
          <w:sz w:val="24"/>
          <w:szCs w:val="24"/>
          <w:lang w:val="en-US"/>
        </w:rPr>
        <w:t xml:space="preserve"> khôn lớn, trưởng thành; đó là điểm tựa để ta vượt qua khó khăn, thử thách, để ta được </w:t>
      </w:r>
      <w:r w:rsidR="00301397" w:rsidRPr="001F7CD1">
        <w:rPr>
          <w:rFonts w:cs="Times New Roman"/>
          <w:sz w:val="24"/>
          <w:szCs w:val="24"/>
          <w:lang w:val="en-US"/>
        </w:rPr>
        <w:t>“</w:t>
      </w:r>
      <w:r w:rsidR="00E52553" w:rsidRPr="001F7CD1">
        <w:rPr>
          <w:rFonts w:cs="Times New Roman"/>
          <w:sz w:val="24"/>
          <w:szCs w:val="24"/>
          <w:lang w:val="en-US"/>
        </w:rPr>
        <w:t>trở về</w:t>
      </w:r>
      <w:r w:rsidR="00301397" w:rsidRPr="001F7CD1">
        <w:rPr>
          <w:rFonts w:cs="Times New Roman"/>
          <w:sz w:val="24"/>
          <w:szCs w:val="24"/>
          <w:lang w:val="en-US"/>
        </w:rPr>
        <w:t>”</w:t>
      </w:r>
      <w:r w:rsidR="00E52553" w:rsidRPr="001F7CD1">
        <w:rPr>
          <w:rFonts w:cs="Times New Roman"/>
          <w:sz w:val="24"/>
          <w:szCs w:val="24"/>
          <w:lang w:val="en-US"/>
        </w:rPr>
        <w:t>;</w:t>
      </w:r>
      <w:r w:rsidR="008D706C" w:rsidRPr="001F7CD1">
        <w:rPr>
          <w:rFonts w:cs="Times New Roman"/>
          <w:sz w:val="24"/>
          <w:szCs w:val="24"/>
          <w:lang w:val="en-US"/>
        </w:rPr>
        <w:t>…</w:t>
      </w:r>
    </w:p>
    <w:p w14:paraId="61ADBDC5" w14:textId="5AB7F00D" w:rsidR="008D706C" w:rsidRPr="001F7CD1" w:rsidRDefault="008D706C" w:rsidP="00B4220E">
      <w:pPr>
        <w:spacing w:before="60" w:after="60"/>
        <w:rPr>
          <w:rFonts w:cs="Times New Roman"/>
          <w:spacing w:val="-6"/>
          <w:sz w:val="24"/>
          <w:szCs w:val="24"/>
          <w:lang w:val="en-US"/>
        </w:rPr>
      </w:pPr>
      <w:r w:rsidRPr="001F7CD1">
        <w:rPr>
          <w:rFonts w:cs="Times New Roman"/>
          <w:spacing w:val="-6"/>
          <w:sz w:val="24"/>
          <w:szCs w:val="24"/>
          <w:lang w:val="en-US"/>
        </w:rPr>
        <w:t>+ Cần biết sống có trách nhiệm</w:t>
      </w:r>
      <w:r w:rsidR="00C04745" w:rsidRPr="001F7CD1">
        <w:rPr>
          <w:rFonts w:cs="Times New Roman"/>
          <w:spacing w:val="-6"/>
          <w:sz w:val="24"/>
          <w:szCs w:val="24"/>
          <w:lang w:val="en-US"/>
        </w:rPr>
        <w:t xml:space="preserve"> vì: </w:t>
      </w:r>
      <w:r w:rsidR="00304BF3" w:rsidRPr="001F7CD1">
        <w:rPr>
          <w:rFonts w:cs="Times New Roman"/>
          <w:spacing w:val="-6"/>
          <w:sz w:val="24"/>
          <w:szCs w:val="24"/>
          <w:lang w:val="en-US"/>
        </w:rPr>
        <w:t>con người sống có trách nhiệm sẽ có động lực, có đủ điểm tựa để dễ đạt tới thành công; có trách nhiệm con người mới xác định được mục tiêu phấn đấu;…</w:t>
      </w:r>
    </w:p>
    <w:p w14:paraId="38D8ECD0" w14:textId="490EEC5E" w:rsidR="00304BF3" w:rsidRPr="001F7CD1" w:rsidRDefault="00983D94" w:rsidP="00B4220E">
      <w:pPr>
        <w:spacing w:before="60" w:after="60"/>
        <w:rPr>
          <w:rFonts w:cs="Times New Roman"/>
          <w:sz w:val="24"/>
          <w:szCs w:val="24"/>
          <w:lang w:val="en-US"/>
        </w:rPr>
      </w:pPr>
      <w:r w:rsidRPr="001F7CD1">
        <w:rPr>
          <w:rFonts w:cs="Times New Roman"/>
          <w:sz w:val="24"/>
          <w:szCs w:val="24"/>
          <w:lang w:val="en-US"/>
        </w:rPr>
        <w:t>…</w:t>
      </w:r>
    </w:p>
    <w:p w14:paraId="29C99FA3" w14:textId="07D35D56" w:rsidR="00C40B29" w:rsidRPr="001F7CD1" w:rsidRDefault="00C40B29" w:rsidP="00B4220E">
      <w:pPr>
        <w:spacing w:before="60" w:after="60"/>
        <w:rPr>
          <w:rFonts w:cs="Times New Roman"/>
          <w:b/>
          <w:bCs/>
          <w:sz w:val="24"/>
          <w:szCs w:val="24"/>
          <w:lang w:val="en-US"/>
        </w:rPr>
      </w:pPr>
      <w:r w:rsidRPr="001F7CD1">
        <w:rPr>
          <w:rFonts w:cs="Times New Roman"/>
          <w:b/>
          <w:bCs/>
          <w:sz w:val="24"/>
          <w:szCs w:val="24"/>
          <w:lang w:val="en-US"/>
        </w:rPr>
        <w:t>13. Anh/Chị có đồng tình…? Vì sao?</w:t>
      </w:r>
    </w:p>
    <w:p w14:paraId="50B165E8" w14:textId="546C7B27" w:rsidR="00C40B29" w:rsidRPr="001F7CD1" w:rsidRDefault="00C40B29" w:rsidP="00B4220E">
      <w:pPr>
        <w:spacing w:before="60" w:after="60"/>
        <w:rPr>
          <w:rFonts w:cs="Times New Roman"/>
          <w:sz w:val="24"/>
          <w:szCs w:val="24"/>
          <w:lang w:val="en-US"/>
        </w:rPr>
      </w:pPr>
      <w:r w:rsidRPr="001F7CD1">
        <w:rPr>
          <w:rFonts w:cs="Times New Roman"/>
          <w:sz w:val="24"/>
          <w:szCs w:val="24"/>
          <w:lang w:val="en-US"/>
        </w:rPr>
        <w:t>- Nêu thái độ: đồng tình/không đồng tình/không hoàn toàn đồng tình…</w:t>
      </w:r>
    </w:p>
    <w:p w14:paraId="5C4ED7B3" w14:textId="3B9ECA07" w:rsidR="001F31D0" w:rsidRPr="001F7CD1" w:rsidRDefault="001F31D0" w:rsidP="00B4220E">
      <w:pPr>
        <w:spacing w:before="60" w:after="60"/>
        <w:rPr>
          <w:rFonts w:cs="Times New Roman"/>
          <w:sz w:val="24"/>
          <w:szCs w:val="24"/>
          <w:lang w:val="en-US"/>
        </w:rPr>
      </w:pPr>
      <w:r w:rsidRPr="001F7CD1">
        <w:rPr>
          <w:rFonts w:cs="Times New Roman"/>
          <w:sz w:val="24"/>
          <w:szCs w:val="24"/>
          <w:lang w:val="en-US"/>
        </w:rPr>
        <w:t>- Giải thích lí do (giải thích cụ thể, không nêu thông điệp)</w:t>
      </w:r>
      <w:r w:rsidR="00A61FC3" w:rsidRPr="001F7CD1">
        <w:rPr>
          <w:rFonts w:cs="Times New Roman"/>
          <w:sz w:val="24"/>
          <w:szCs w:val="24"/>
          <w:lang w:val="en-US"/>
        </w:rPr>
        <w:t>.</w:t>
      </w:r>
    </w:p>
    <w:p w14:paraId="3CA830FA" w14:textId="0037162C" w:rsidR="00A61FC3" w:rsidRPr="001F7CD1" w:rsidRDefault="00A61FC3" w:rsidP="00B4220E">
      <w:pPr>
        <w:spacing w:before="60" w:after="60"/>
        <w:rPr>
          <w:rFonts w:cs="Times New Roman"/>
          <w:b/>
          <w:bCs/>
          <w:sz w:val="24"/>
          <w:szCs w:val="24"/>
          <w:lang w:val="en-US"/>
        </w:rPr>
      </w:pPr>
      <w:r w:rsidRPr="001F7CD1">
        <w:rPr>
          <w:rFonts w:cs="Times New Roman"/>
          <w:b/>
          <w:bCs/>
          <w:sz w:val="24"/>
          <w:szCs w:val="24"/>
          <w:lang w:val="en-US"/>
        </w:rPr>
        <w:t>14. Qua việc cảm nhận về…, anh/chị hãy nêu…</w:t>
      </w:r>
    </w:p>
    <w:p w14:paraId="03EFCC44" w14:textId="19E501DA" w:rsidR="00A61FC3" w:rsidRPr="001F7CD1" w:rsidRDefault="00A61FC3" w:rsidP="00B4220E">
      <w:pPr>
        <w:spacing w:before="60" w:after="60"/>
        <w:rPr>
          <w:rFonts w:cs="Times New Roman"/>
          <w:sz w:val="24"/>
          <w:szCs w:val="24"/>
          <w:lang w:val="en-US"/>
        </w:rPr>
      </w:pPr>
      <w:r w:rsidRPr="001F7CD1">
        <w:rPr>
          <w:rFonts w:cs="Times New Roman"/>
          <w:sz w:val="24"/>
          <w:szCs w:val="24"/>
          <w:lang w:val="en-US"/>
        </w:rPr>
        <w:t>Trả lời đủ hai vế:</w:t>
      </w:r>
    </w:p>
    <w:p w14:paraId="0ED80482" w14:textId="4941FF66" w:rsidR="00A61FC3" w:rsidRPr="001F7CD1" w:rsidRDefault="00A61FC3" w:rsidP="00B4220E">
      <w:pPr>
        <w:spacing w:before="60" w:after="60"/>
        <w:rPr>
          <w:rFonts w:cs="Times New Roman"/>
          <w:sz w:val="24"/>
          <w:szCs w:val="24"/>
          <w:lang w:val="en-US"/>
        </w:rPr>
      </w:pPr>
      <w:r w:rsidRPr="001F7CD1">
        <w:rPr>
          <w:rFonts w:cs="Times New Roman"/>
          <w:sz w:val="24"/>
          <w:szCs w:val="24"/>
          <w:lang w:val="en-US"/>
        </w:rPr>
        <w:t>- Nêu ngắn gọn cảm nhận về…</w:t>
      </w:r>
    </w:p>
    <w:p w14:paraId="1F1E1FAA" w14:textId="1E4A99EC" w:rsidR="00A61FC3" w:rsidRPr="001F7CD1" w:rsidRDefault="00A61FC3" w:rsidP="00B4220E">
      <w:pPr>
        <w:spacing w:before="60" w:after="60"/>
        <w:rPr>
          <w:rFonts w:cs="Times New Roman"/>
          <w:sz w:val="24"/>
          <w:szCs w:val="24"/>
          <w:lang w:val="en-US"/>
        </w:rPr>
      </w:pPr>
      <w:r w:rsidRPr="001F7CD1">
        <w:rPr>
          <w:rFonts w:cs="Times New Roman"/>
          <w:sz w:val="24"/>
          <w:szCs w:val="24"/>
          <w:lang w:val="en-US"/>
        </w:rPr>
        <w:t>- Nêu ý kiến, trả lời vế thứ hai.</w:t>
      </w:r>
    </w:p>
    <w:p w14:paraId="15E01D25" w14:textId="702C3BC7" w:rsidR="00092ED4" w:rsidRPr="001F7CD1" w:rsidRDefault="00ED6CC0" w:rsidP="00B4220E">
      <w:pPr>
        <w:spacing w:before="60" w:after="60"/>
        <w:rPr>
          <w:rFonts w:cs="Times New Roman"/>
          <w:b/>
          <w:bCs/>
          <w:i/>
          <w:iCs/>
          <w:sz w:val="24"/>
          <w:szCs w:val="24"/>
          <w:lang w:val="en-US"/>
        </w:rPr>
      </w:pPr>
      <w:r w:rsidRPr="001F7CD1">
        <w:rPr>
          <w:rFonts w:cs="Times New Roman"/>
          <w:b/>
          <w:bCs/>
          <w:i/>
          <w:iCs/>
          <w:sz w:val="24"/>
          <w:szCs w:val="24"/>
          <w:lang w:val="en-US"/>
        </w:rPr>
        <w:t>Ví dụ:</w:t>
      </w:r>
    </w:p>
    <w:p w14:paraId="7F8B79B1" w14:textId="77777777" w:rsidR="00ED6CC0" w:rsidRPr="001F7CD1" w:rsidRDefault="00ED6CC0" w:rsidP="00B4220E">
      <w:pPr>
        <w:spacing w:before="60" w:after="60"/>
        <w:rPr>
          <w:rFonts w:cs="Times New Roman"/>
          <w:bCs/>
          <w:sz w:val="24"/>
          <w:szCs w:val="24"/>
          <w:lang w:val="en-US"/>
        </w:rPr>
      </w:pPr>
      <w:r w:rsidRPr="001F7CD1">
        <w:rPr>
          <w:rFonts w:cs="Times New Roman"/>
          <w:bCs/>
          <w:sz w:val="24"/>
          <w:szCs w:val="24"/>
          <w:lang w:val="en-US"/>
        </w:rPr>
        <w:t>Qua việc cảm nhận về tình yêu sách của nhân vật Hữu, anh/chị có suy nghĩ gì về văn hóa đọc của thế hệ trẻ ngày nay?</w:t>
      </w:r>
    </w:p>
    <w:p w14:paraId="12630B10" w14:textId="3CDCECB8" w:rsidR="00ED6CC0" w:rsidRPr="001F7CD1" w:rsidRDefault="00ED6CC0" w:rsidP="00B4220E">
      <w:pPr>
        <w:spacing w:before="60" w:after="60"/>
        <w:rPr>
          <w:rFonts w:cs="Times New Roman"/>
          <w:sz w:val="24"/>
          <w:szCs w:val="24"/>
          <w:lang w:val="en-US"/>
        </w:rPr>
      </w:pPr>
      <w:r w:rsidRPr="001F7CD1">
        <w:rPr>
          <w:rFonts w:cs="Times New Roman"/>
          <w:sz w:val="24"/>
          <w:szCs w:val="24"/>
          <w:lang w:val="en-US"/>
        </w:rPr>
        <w:t>=&gt; Trả lời:</w:t>
      </w:r>
    </w:p>
    <w:p w14:paraId="6F70202D" w14:textId="6EE2D857" w:rsidR="00ED6CC0" w:rsidRPr="001F7CD1" w:rsidRDefault="00ED6CC0" w:rsidP="00B4220E">
      <w:pPr>
        <w:spacing w:before="60" w:after="60"/>
        <w:rPr>
          <w:rFonts w:cs="Times New Roman"/>
          <w:spacing w:val="-4"/>
          <w:sz w:val="24"/>
          <w:szCs w:val="24"/>
          <w:lang w:val="en-US"/>
        </w:rPr>
      </w:pPr>
      <w:r w:rsidRPr="001F7CD1">
        <w:rPr>
          <w:rFonts w:cs="Times New Roman"/>
          <w:spacing w:val="-4"/>
          <w:sz w:val="24"/>
          <w:szCs w:val="24"/>
          <w:lang w:val="en-US"/>
        </w:rPr>
        <w:t>- Hữu ham đọc sách, yêu sách, rất say mê với sách. Đây là phẩm chất đẹp, đáng trân quý.</w:t>
      </w:r>
    </w:p>
    <w:p w14:paraId="4D9B6189" w14:textId="77777777" w:rsidR="00ED6CC0" w:rsidRPr="001F7CD1" w:rsidRDefault="00ED6CC0" w:rsidP="00B4220E">
      <w:pPr>
        <w:spacing w:before="60" w:after="60"/>
        <w:rPr>
          <w:rFonts w:cs="Times New Roman"/>
          <w:bCs/>
          <w:sz w:val="24"/>
          <w:szCs w:val="24"/>
          <w:lang w:val="en-US"/>
        </w:rPr>
      </w:pPr>
      <w:r w:rsidRPr="001F7CD1">
        <w:rPr>
          <w:rFonts w:cs="Times New Roman"/>
          <w:bCs/>
          <w:sz w:val="24"/>
          <w:szCs w:val="24"/>
          <w:lang w:val="en-US"/>
        </w:rPr>
        <w:t>- Nhiều bạn trẻ yêu sách, ham đọc sách, biết trân trọng nâng niu sản phẩm trí tuệ của nhân loại; biết duy trì thói quen đọc sách; lập các CLB sách để khuyến khích văn hóa đọc…</w:t>
      </w:r>
    </w:p>
    <w:p w14:paraId="31D8E95C" w14:textId="77777777" w:rsidR="002C0AE0" w:rsidRPr="001F7CD1" w:rsidRDefault="00ED6CC0" w:rsidP="002C0AE0">
      <w:pPr>
        <w:spacing w:before="60" w:after="60"/>
        <w:rPr>
          <w:rFonts w:cs="Times New Roman"/>
          <w:bCs/>
          <w:sz w:val="24"/>
          <w:szCs w:val="24"/>
          <w:lang w:val="en-US"/>
        </w:rPr>
      </w:pPr>
      <w:r w:rsidRPr="001F7CD1">
        <w:rPr>
          <w:rFonts w:cs="Times New Roman"/>
          <w:bCs/>
          <w:sz w:val="24"/>
          <w:szCs w:val="24"/>
          <w:lang w:val="en-US"/>
        </w:rPr>
        <w:t>- Một số bạn trẻ không có thói quen đọc sách, không trân trọng sách;…</w:t>
      </w:r>
    </w:p>
    <w:p w14:paraId="0552CF23" w14:textId="77777777" w:rsidR="002C0AE0" w:rsidRPr="001F7CD1" w:rsidRDefault="002C0AE0" w:rsidP="002C0AE0">
      <w:pPr>
        <w:spacing w:before="60" w:after="60"/>
        <w:rPr>
          <w:rFonts w:cs="Times New Roman"/>
          <w:bCs/>
          <w:sz w:val="24"/>
          <w:szCs w:val="24"/>
          <w:lang w:val="en-US"/>
        </w:rPr>
      </w:pPr>
    </w:p>
    <w:p w14:paraId="149E6326" w14:textId="77777777" w:rsidR="00252F19" w:rsidRPr="001F7CD1" w:rsidRDefault="00252F19" w:rsidP="002C0AE0">
      <w:pPr>
        <w:spacing w:before="60" w:after="60"/>
        <w:rPr>
          <w:rFonts w:cs="Times New Roman"/>
          <w:b/>
          <w:bCs/>
          <w:sz w:val="24"/>
          <w:szCs w:val="24"/>
          <w:lang w:val="en-US"/>
        </w:rPr>
      </w:pPr>
    </w:p>
    <w:p w14:paraId="014BA23B" w14:textId="2E1FCA3D" w:rsidR="00ED6CC0" w:rsidRPr="001F7CD1" w:rsidRDefault="00092C8D" w:rsidP="002C0AE0">
      <w:pPr>
        <w:spacing w:before="60" w:after="60"/>
        <w:rPr>
          <w:rFonts w:cs="Times New Roman"/>
          <w:bCs/>
          <w:sz w:val="24"/>
          <w:szCs w:val="24"/>
          <w:lang w:val="en-US"/>
        </w:rPr>
      </w:pPr>
      <w:r w:rsidRPr="001F7CD1">
        <w:rPr>
          <w:rFonts w:cs="Times New Roman"/>
          <w:b/>
          <w:bCs/>
          <w:sz w:val="24"/>
          <w:szCs w:val="24"/>
          <w:lang w:val="en-US"/>
        </w:rPr>
        <w:t>II. LUYỆN TẬP</w:t>
      </w:r>
    </w:p>
    <w:p w14:paraId="35FC7692" w14:textId="33C14503" w:rsidR="001824C8" w:rsidRPr="001F7CD1" w:rsidRDefault="001824C8" w:rsidP="00B4220E">
      <w:pPr>
        <w:spacing w:before="60" w:after="60"/>
        <w:rPr>
          <w:rFonts w:cs="Times New Roman"/>
          <w:b/>
          <w:bCs/>
          <w:sz w:val="24"/>
          <w:szCs w:val="24"/>
          <w:u w:val="single"/>
          <w:lang w:val="en-US"/>
        </w:rPr>
      </w:pPr>
      <w:r w:rsidRPr="001F7CD1">
        <w:rPr>
          <w:rFonts w:cs="Times New Roman"/>
          <w:b/>
          <w:bCs/>
          <w:sz w:val="24"/>
          <w:szCs w:val="24"/>
          <w:u w:val="single"/>
          <w:lang w:val="en-US"/>
        </w:rPr>
        <w:t>ĐỀ 1:</w:t>
      </w:r>
    </w:p>
    <w:p w14:paraId="2FD87B22" w14:textId="77777777" w:rsidR="00CB543B" w:rsidRPr="001F7CD1" w:rsidRDefault="00CB543B" w:rsidP="00B4220E">
      <w:pPr>
        <w:spacing w:before="60" w:after="60"/>
        <w:rPr>
          <w:rFonts w:cs="Times New Roman"/>
          <w:b/>
          <w:sz w:val="24"/>
          <w:szCs w:val="24"/>
          <w:lang w:val="en-US"/>
        </w:rPr>
      </w:pPr>
      <w:r w:rsidRPr="001F7CD1">
        <w:rPr>
          <w:rFonts w:cs="Times New Roman"/>
          <w:b/>
          <w:sz w:val="24"/>
          <w:szCs w:val="24"/>
          <w:lang w:val="en-US"/>
        </w:rPr>
        <w:t>Đọc văn bản sau:</w:t>
      </w:r>
    </w:p>
    <w:p w14:paraId="1EF8A47D" w14:textId="77777777" w:rsidR="00CB543B" w:rsidRPr="001F7CD1" w:rsidRDefault="00CB543B" w:rsidP="00B4220E">
      <w:pPr>
        <w:spacing w:before="60" w:after="60"/>
        <w:rPr>
          <w:rFonts w:cs="Times New Roman"/>
          <w:i/>
          <w:iCs/>
          <w:sz w:val="24"/>
          <w:szCs w:val="24"/>
          <w:lang w:val="vi-VN"/>
        </w:rPr>
      </w:pPr>
      <w:r w:rsidRPr="001F7CD1">
        <w:rPr>
          <w:rFonts w:cs="Times New Roman"/>
          <w:i/>
          <w:iCs/>
          <w:sz w:val="24"/>
          <w:szCs w:val="24"/>
          <w:lang w:val="vi-VN"/>
        </w:rPr>
        <w:t>(</w:t>
      </w:r>
      <w:r w:rsidRPr="001F7CD1">
        <w:rPr>
          <w:rFonts w:cs="Times New Roman"/>
          <w:bCs/>
          <w:i/>
          <w:iCs/>
          <w:sz w:val="24"/>
          <w:szCs w:val="24"/>
          <w:lang w:val="vi-VN"/>
        </w:rPr>
        <w:t>Lược phần đầu</w:t>
      </w:r>
      <w:r w:rsidRPr="001F7CD1">
        <w:rPr>
          <w:rFonts w:cs="Times New Roman"/>
          <w:b/>
          <w:bCs/>
          <w:i/>
          <w:iCs/>
          <w:sz w:val="24"/>
          <w:szCs w:val="24"/>
          <w:lang w:val="vi-VN"/>
        </w:rPr>
        <w:t>:</w:t>
      </w:r>
      <w:r w:rsidRPr="001F7CD1">
        <w:rPr>
          <w:rFonts w:cs="Times New Roman"/>
          <w:i/>
          <w:iCs/>
          <w:sz w:val="24"/>
          <w:szCs w:val="24"/>
          <w:lang w:val="vi-VN"/>
        </w:rPr>
        <w:t xml:space="preserve"> </w:t>
      </w:r>
      <w:r w:rsidRPr="001F7CD1">
        <w:rPr>
          <w:rFonts w:cs="Times New Roman"/>
          <w:iCs/>
          <w:sz w:val="24"/>
          <w:szCs w:val="24"/>
          <w:lang w:val="vi-VN"/>
        </w:rPr>
        <w:t>Dì Diệu và chú Đức lấy nhau nhiều năm nhưng không có con vì việc cắt khối u buồng trứng đã khiến dì không thể tự sinh con. Dì bàn với chú Đức tìm người mang thai hộ. Chị Lành gánh nước thuê vì hoàn cảnh ngặt nghèo nên nhận lời giúp chú dì.</w:t>
      </w:r>
      <w:r w:rsidRPr="001F7CD1">
        <w:rPr>
          <w:rFonts w:cs="Times New Roman"/>
          <w:i/>
          <w:iCs/>
          <w:sz w:val="24"/>
          <w:szCs w:val="24"/>
          <w:lang w:val="vi-VN"/>
        </w:rPr>
        <w:t>)</w:t>
      </w:r>
    </w:p>
    <w:p w14:paraId="43CB20C8" w14:textId="77777777" w:rsidR="00CB543B" w:rsidRPr="001F7CD1" w:rsidRDefault="00CB543B" w:rsidP="00B4220E">
      <w:pPr>
        <w:spacing w:before="60" w:after="60"/>
        <w:rPr>
          <w:rFonts w:cs="Times New Roman"/>
          <w:i/>
          <w:iCs/>
          <w:sz w:val="24"/>
          <w:szCs w:val="24"/>
          <w:lang w:val="vi-VN"/>
        </w:rPr>
      </w:pPr>
      <w:r w:rsidRPr="001F7CD1">
        <w:rPr>
          <w:rFonts w:cs="Times New Roman"/>
          <w:i/>
          <w:iCs/>
          <w:sz w:val="24"/>
          <w:szCs w:val="24"/>
          <w:lang w:val="vi-VN"/>
        </w:rPr>
        <w:tab/>
        <w:t>Và khi tháng Ba đi qua, đứa bé bắt đầu báo hiệu sự sống. Chị Lành khoe:</w:t>
      </w:r>
    </w:p>
    <w:p w14:paraId="62B57C89" w14:textId="77777777" w:rsidR="00CB543B" w:rsidRPr="001F7CD1" w:rsidRDefault="00CB543B" w:rsidP="00B4220E">
      <w:pPr>
        <w:spacing w:before="60" w:after="60"/>
        <w:rPr>
          <w:rFonts w:cs="Times New Roman"/>
          <w:i/>
          <w:iCs/>
          <w:sz w:val="24"/>
          <w:szCs w:val="24"/>
          <w:lang w:val="vi-VN"/>
        </w:rPr>
      </w:pPr>
      <w:r w:rsidRPr="001F7CD1">
        <w:rPr>
          <w:rFonts w:cs="Times New Roman"/>
          <w:i/>
          <w:iCs/>
          <w:sz w:val="24"/>
          <w:szCs w:val="24"/>
          <w:lang w:val="vi-VN"/>
        </w:rPr>
        <w:t>- Nó đạp rồi, chị Diệu, nó đạp đây nè…</w:t>
      </w:r>
    </w:p>
    <w:p w14:paraId="6777727A" w14:textId="77777777" w:rsidR="00CB543B" w:rsidRPr="001F7CD1" w:rsidRDefault="00CB543B" w:rsidP="00B4220E">
      <w:pPr>
        <w:spacing w:before="60" w:after="60"/>
        <w:rPr>
          <w:rFonts w:cs="Times New Roman"/>
          <w:i/>
          <w:iCs/>
          <w:sz w:val="24"/>
          <w:szCs w:val="24"/>
          <w:lang w:val="vi-VN"/>
        </w:rPr>
      </w:pPr>
      <w:r w:rsidRPr="001F7CD1">
        <w:rPr>
          <w:rFonts w:cs="Times New Roman"/>
          <w:i/>
          <w:iCs/>
          <w:sz w:val="24"/>
          <w:szCs w:val="24"/>
          <w:lang w:val="vi-VN"/>
        </w:rPr>
        <w:tab/>
        <w:t>Dì Diệu cười, rồi làm như một cơn gió từ đâu xộc tới, tim dì riết lại một nỗi đau. Dì thèm biết bao nhiêu cái cảm giác che cho một sinh linh sống trong mình, để được thèm tới cùng,…món ngọt, món chua, để có thể cảm nhận từ trái tim chứ không phải bằng bàn tay đôi bàn chân bé bỏng quẩy đạp trong bụng mình thon thót. Đó là những thứ cảm giác thiêng liêng không vay mượn, thuê mướn được: cảm giác làm mẹ. Dì bắt đầu lo lắng, mình đã làm một việc đúng không.</w:t>
      </w:r>
    </w:p>
    <w:p w14:paraId="6C6FA2EF" w14:textId="77777777" w:rsidR="00CB543B" w:rsidRPr="001F7CD1" w:rsidRDefault="00CB543B" w:rsidP="00B4220E">
      <w:pPr>
        <w:spacing w:before="60" w:after="60"/>
        <w:rPr>
          <w:rFonts w:cs="Times New Roman"/>
          <w:i/>
          <w:iCs/>
          <w:sz w:val="24"/>
          <w:szCs w:val="24"/>
          <w:lang w:val="vi-VN"/>
        </w:rPr>
      </w:pPr>
      <w:r w:rsidRPr="001F7CD1">
        <w:rPr>
          <w:rFonts w:cs="Times New Roman"/>
          <w:i/>
          <w:iCs/>
          <w:sz w:val="24"/>
          <w:szCs w:val="24"/>
          <w:lang w:val="vi-VN"/>
        </w:rPr>
        <w:tab/>
        <w:t xml:space="preserve">Chỉ còn một tháng hai mươi ngày nữa, đứa bé sẽ ra đời. Dì Diệu tính từng ngày, từng bữa. Chị Lành tính từng ngày từng bữa. Người trông cho mau, người trông đừng bao giờ đến. Dì Diệu cố quên cái vẻ mặt buồn bã, van nài của chị Lành. Chị biết, khi đứa bé khóc ngoe ngoe cất tiếng khóc chào đời, là chị với nó sẽ phải chia lìa.... Chị thấy thương mình, thương con và thương dì Diệu. </w:t>
      </w:r>
    </w:p>
    <w:p w14:paraId="11CAAB41" w14:textId="77777777" w:rsidR="00CB543B" w:rsidRPr="001F7CD1" w:rsidRDefault="00CB543B" w:rsidP="00B4220E">
      <w:pPr>
        <w:spacing w:before="60" w:after="60"/>
        <w:rPr>
          <w:rFonts w:cs="Times New Roman"/>
          <w:sz w:val="24"/>
          <w:szCs w:val="24"/>
          <w:lang w:val="vi-VN"/>
        </w:rPr>
      </w:pPr>
      <w:r w:rsidRPr="001F7CD1">
        <w:rPr>
          <w:rFonts w:cs="Times New Roman"/>
          <w:sz w:val="24"/>
          <w:szCs w:val="24"/>
          <w:lang w:val="en-US"/>
        </w:rPr>
        <w:t xml:space="preserve">                         </w:t>
      </w:r>
      <w:r w:rsidRPr="001F7CD1">
        <w:rPr>
          <w:rFonts w:cs="Times New Roman"/>
          <w:sz w:val="24"/>
          <w:szCs w:val="24"/>
          <w:lang w:val="vi-VN"/>
        </w:rPr>
        <w:t>(</w:t>
      </w:r>
      <w:r w:rsidRPr="001F7CD1">
        <w:rPr>
          <w:rFonts w:cs="Times New Roman"/>
          <w:sz w:val="24"/>
          <w:szCs w:val="24"/>
          <w:lang w:val="en-US"/>
        </w:rPr>
        <w:t xml:space="preserve">Trích </w:t>
      </w:r>
      <w:r w:rsidRPr="001F7CD1">
        <w:rPr>
          <w:rFonts w:cs="Times New Roman"/>
          <w:b/>
          <w:bCs/>
          <w:i/>
          <w:iCs/>
          <w:sz w:val="24"/>
          <w:szCs w:val="24"/>
          <w:lang w:val="vi-VN"/>
        </w:rPr>
        <w:t>Làm mẹ</w:t>
      </w:r>
      <w:r w:rsidRPr="001F7CD1">
        <w:rPr>
          <w:rFonts w:cs="Times New Roman"/>
          <w:i/>
          <w:iCs/>
          <w:sz w:val="24"/>
          <w:szCs w:val="24"/>
          <w:lang w:val="vi-VN"/>
        </w:rPr>
        <w:t>, Tập truyện ngắn Nguyễn Ngọc Tư,</w:t>
      </w:r>
      <w:r w:rsidRPr="001F7CD1">
        <w:rPr>
          <w:rFonts w:cs="Times New Roman"/>
          <w:sz w:val="24"/>
          <w:szCs w:val="24"/>
          <w:lang w:val="vi-VN"/>
        </w:rPr>
        <w:t xml:space="preserve"> NXB Trẻ)</w:t>
      </w:r>
    </w:p>
    <w:p w14:paraId="27189CFB" w14:textId="77777777" w:rsidR="00CB543B" w:rsidRPr="001F7CD1" w:rsidRDefault="00CB543B" w:rsidP="00B4220E">
      <w:pPr>
        <w:spacing w:before="60" w:after="60"/>
        <w:rPr>
          <w:rFonts w:cs="Times New Roman"/>
          <w:b/>
          <w:bCs/>
          <w:sz w:val="24"/>
          <w:szCs w:val="24"/>
          <w:lang w:val="vi-VN"/>
        </w:rPr>
      </w:pPr>
      <w:r w:rsidRPr="001F7CD1">
        <w:rPr>
          <w:rFonts w:cs="Times New Roman"/>
          <w:b/>
          <w:bCs/>
          <w:sz w:val="24"/>
          <w:szCs w:val="24"/>
          <w:lang w:val="vi-VN"/>
        </w:rPr>
        <w:t>Chú thích:</w:t>
      </w:r>
    </w:p>
    <w:p w14:paraId="764AFDC8" w14:textId="77777777" w:rsidR="00CB543B" w:rsidRPr="001F7CD1" w:rsidRDefault="00CB543B" w:rsidP="00B4220E">
      <w:pPr>
        <w:spacing w:before="60" w:after="60"/>
        <w:rPr>
          <w:rFonts w:cs="Times New Roman"/>
          <w:sz w:val="24"/>
          <w:szCs w:val="24"/>
          <w:lang w:val="en-US"/>
        </w:rPr>
      </w:pPr>
      <w:r w:rsidRPr="001F7CD1">
        <w:rPr>
          <w:rFonts w:cs="Times New Roman"/>
          <w:sz w:val="24"/>
          <w:szCs w:val="24"/>
          <w:lang w:val="en-US"/>
        </w:rPr>
        <w:t xml:space="preserve">- </w:t>
      </w:r>
      <w:r w:rsidRPr="001F7CD1">
        <w:rPr>
          <w:rFonts w:cs="Times New Roman"/>
          <w:sz w:val="24"/>
          <w:szCs w:val="24"/>
          <w:lang w:val="vi-VN"/>
        </w:rPr>
        <w:t>Nguyễn Ngọc Tư sinh năm 1976 tại Đầm Dơi, Cà Mau, là nữ nhà văn trẻ của Hội nhà văn Việt Nam. Giọng văn đậm chất Nam Bộ, kể về những cuộc đời éo le. Cái chất miền quê sông nước ngấm vào tác phẩm, thấm đẫm tình của làng, tình của đất, của những con người chân chất hồn hậu.</w:t>
      </w:r>
      <w:r w:rsidRPr="001F7CD1">
        <w:rPr>
          <w:rFonts w:cs="Times New Roman"/>
          <w:sz w:val="24"/>
          <w:szCs w:val="24"/>
          <w:lang w:val="en-US"/>
        </w:rPr>
        <w:t xml:space="preserve"> </w:t>
      </w:r>
    </w:p>
    <w:p w14:paraId="35F6CF21" w14:textId="77777777" w:rsidR="00CB543B" w:rsidRPr="001F7CD1" w:rsidRDefault="00CB543B" w:rsidP="00B4220E">
      <w:pPr>
        <w:spacing w:before="60" w:after="60"/>
        <w:rPr>
          <w:rFonts w:cs="Times New Roman"/>
          <w:spacing w:val="-4"/>
          <w:sz w:val="24"/>
          <w:szCs w:val="24"/>
          <w:lang w:val="en-US"/>
        </w:rPr>
      </w:pPr>
      <w:r w:rsidRPr="001F7CD1">
        <w:rPr>
          <w:rFonts w:cs="Times New Roman"/>
          <w:spacing w:val="-4"/>
          <w:sz w:val="24"/>
          <w:szCs w:val="24"/>
          <w:lang w:val="en-US"/>
        </w:rPr>
        <w:t xml:space="preserve">- Tác phẩm </w:t>
      </w:r>
      <w:r w:rsidRPr="001F7CD1">
        <w:rPr>
          <w:rFonts w:cs="Times New Roman"/>
          <w:i/>
          <w:iCs/>
          <w:spacing w:val="-4"/>
          <w:sz w:val="24"/>
          <w:szCs w:val="24"/>
          <w:lang w:val="en-US"/>
        </w:rPr>
        <w:t>Làm mẹ</w:t>
      </w:r>
      <w:r w:rsidRPr="001F7CD1">
        <w:rPr>
          <w:rFonts w:cs="Times New Roman"/>
          <w:spacing w:val="-4"/>
          <w:sz w:val="24"/>
          <w:szCs w:val="24"/>
          <w:lang w:val="en-US"/>
        </w:rPr>
        <w:t xml:space="preserve"> viết về nỗi bất hạnh của dì Diệu khi bị mất đi thiên chức làm mẹ. Qua đây nhà văn bộc lộ sự thấu cảm với tình mẫu tử của những người mẹ như dì Diệu, chị Lành.</w:t>
      </w:r>
    </w:p>
    <w:p w14:paraId="55989514" w14:textId="77777777" w:rsidR="002C0AE0" w:rsidRPr="001F7CD1" w:rsidRDefault="002C0AE0" w:rsidP="00B4220E">
      <w:pPr>
        <w:spacing w:before="60" w:after="60"/>
        <w:rPr>
          <w:rFonts w:cs="Times New Roman"/>
          <w:b/>
          <w:bCs/>
          <w:sz w:val="24"/>
          <w:szCs w:val="24"/>
          <w:lang w:val="en-US"/>
        </w:rPr>
      </w:pPr>
    </w:p>
    <w:p w14:paraId="5874E700" w14:textId="5F86E8A9" w:rsidR="00CB543B" w:rsidRPr="001F7CD1" w:rsidRDefault="00CB543B" w:rsidP="00B4220E">
      <w:pPr>
        <w:spacing w:before="60" w:after="60"/>
        <w:rPr>
          <w:rFonts w:cs="Times New Roman"/>
          <w:b/>
          <w:bCs/>
          <w:sz w:val="24"/>
          <w:szCs w:val="24"/>
          <w:lang w:val="vi-VN"/>
        </w:rPr>
      </w:pPr>
      <w:r w:rsidRPr="001F7CD1">
        <w:rPr>
          <w:rFonts w:cs="Times New Roman"/>
          <w:b/>
          <w:bCs/>
          <w:sz w:val="24"/>
          <w:szCs w:val="24"/>
          <w:lang w:val="vi-VN"/>
        </w:rPr>
        <w:lastRenderedPageBreak/>
        <w:t>Thực hiện các yêu cầu sau:</w:t>
      </w:r>
    </w:p>
    <w:p w14:paraId="57FFDDAF" w14:textId="77777777" w:rsidR="00CB543B" w:rsidRPr="001F7CD1" w:rsidRDefault="00CB543B" w:rsidP="00B4220E">
      <w:pPr>
        <w:spacing w:before="60" w:after="60"/>
        <w:rPr>
          <w:rFonts w:cs="Times New Roman"/>
          <w:sz w:val="24"/>
          <w:szCs w:val="24"/>
          <w:lang w:val="en-US"/>
        </w:rPr>
      </w:pPr>
      <w:r w:rsidRPr="001F7CD1">
        <w:rPr>
          <w:rFonts w:cs="Times New Roman"/>
          <w:b/>
          <w:sz w:val="24"/>
          <w:szCs w:val="24"/>
          <w:lang w:val="en-US"/>
        </w:rPr>
        <w:t>Câu 1:</w:t>
      </w:r>
      <w:r w:rsidRPr="001F7CD1">
        <w:rPr>
          <w:rFonts w:cs="Times New Roman"/>
          <w:sz w:val="24"/>
          <w:szCs w:val="24"/>
          <w:lang w:val="en-US"/>
        </w:rPr>
        <w:t xml:space="preserve"> </w:t>
      </w:r>
    </w:p>
    <w:p w14:paraId="45E632C3" w14:textId="3B67500C" w:rsidR="00CB543B" w:rsidRPr="001F7CD1" w:rsidRDefault="00CB543B" w:rsidP="00B4220E">
      <w:pPr>
        <w:spacing w:before="60" w:after="60"/>
        <w:rPr>
          <w:rFonts w:cs="Times New Roman"/>
          <w:sz w:val="24"/>
          <w:szCs w:val="24"/>
          <w:lang w:val="en-US"/>
        </w:rPr>
      </w:pPr>
      <w:r w:rsidRPr="001F7CD1">
        <w:rPr>
          <w:rFonts w:cs="Times New Roman"/>
          <w:sz w:val="24"/>
          <w:szCs w:val="24"/>
          <w:lang w:val="en-US"/>
        </w:rPr>
        <w:t>Xác định ngôi kể của văn bản: Ngôi kể thứ 3.</w:t>
      </w:r>
    </w:p>
    <w:p w14:paraId="3A75D929" w14:textId="77777777" w:rsidR="00CB543B" w:rsidRPr="001F7CD1" w:rsidRDefault="00CB543B" w:rsidP="00B4220E">
      <w:pPr>
        <w:spacing w:before="60" w:after="60"/>
        <w:rPr>
          <w:rFonts w:cs="Times New Roman"/>
          <w:sz w:val="24"/>
          <w:szCs w:val="24"/>
          <w:lang w:val="en-US"/>
        </w:rPr>
      </w:pPr>
      <w:r w:rsidRPr="001F7CD1">
        <w:rPr>
          <w:rFonts w:cs="Times New Roman"/>
          <w:b/>
          <w:sz w:val="24"/>
          <w:szCs w:val="24"/>
          <w:lang w:val="en-US"/>
        </w:rPr>
        <w:t>Câu 2:</w:t>
      </w:r>
      <w:r w:rsidRPr="001F7CD1">
        <w:rPr>
          <w:rFonts w:cs="Times New Roman"/>
          <w:sz w:val="24"/>
          <w:szCs w:val="24"/>
          <w:lang w:val="en-US"/>
        </w:rPr>
        <w:t xml:space="preserve"> </w:t>
      </w:r>
    </w:p>
    <w:p w14:paraId="09ACFAF3" w14:textId="0FB0D9CB" w:rsidR="00CB543B" w:rsidRPr="001F7CD1" w:rsidRDefault="00CB543B" w:rsidP="00B4220E">
      <w:pPr>
        <w:spacing w:before="60" w:after="60"/>
        <w:rPr>
          <w:rFonts w:cs="Times New Roman"/>
          <w:sz w:val="24"/>
          <w:szCs w:val="24"/>
          <w:lang w:val="en-US"/>
        </w:rPr>
      </w:pPr>
      <w:r w:rsidRPr="001F7CD1">
        <w:rPr>
          <w:rFonts w:cs="Times New Roman"/>
          <w:sz w:val="24"/>
          <w:szCs w:val="24"/>
          <w:lang w:val="en-US"/>
        </w:rPr>
        <w:t xml:space="preserve">- Xác định đề tài: Đề tài người phụ nữ. </w:t>
      </w:r>
    </w:p>
    <w:p w14:paraId="4C23F825" w14:textId="7A4071C6" w:rsidR="00CB543B" w:rsidRPr="001F7CD1" w:rsidRDefault="00CB543B" w:rsidP="00B4220E">
      <w:pPr>
        <w:spacing w:before="60" w:after="60"/>
        <w:rPr>
          <w:rFonts w:cs="Times New Roman"/>
          <w:sz w:val="24"/>
          <w:szCs w:val="24"/>
          <w:lang w:val="en-US"/>
        </w:rPr>
      </w:pPr>
      <w:r w:rsidRPr="001F7CD1">
        <w:rPr>
          <w:rFonts w:cs="Times New Roman"/>
          <w:sz w:val="24"/>
          <w:szCs w:val="24"/>
          <w:lang w:val="en-US"/>
        </w:rPr>
        <w:t xml:space="preserve">- Xác định chủ đề: Ca ngợi lòng nhân ái, tình mẫu tử. </w:t>
      </w:r>
    </w:p>
    <w:p w14:paraId="1AF3824E" w14:textId="33491C9F" w:rsidR="00CB543B" w:rsidRPr="001F7CD1" w:rsidRDefault="00CB543B" w:rsidP="00B4220E">
      <w:pPr>
        <w:spacing w:before="60" w:after="60"/>
        <w:rPr>
          <w:rFonts w:cs="Times New Roman"/>
          <w:sz w:val="24"/>
          <w:szCs w:val="24"/>
          <w:lang w:val="en-US"/>
        </w:rPr>
      </w:pPr>
      <w:r w:rsidRPr="001F7CD1">
        <w:rPr>
          <w:rFonts w:cs="Times New Roman"/>
          <w:sz w:val="24"/>
          <w:szCs w:val="24"/>
          <w:lang w:val="en-US"/>
        </w:rPr>
        <w:t>- Theo văn bản, dì Diệu thèm những điều gì?</w:t>
      </w:r>
    </w:p>
    <w:p w14:paraId="0ADA9C2B" w14:textId="005926D0" w:rsidR="00CB543B" w:rsidRPr="001F7CD1" w:rsidRDefault="005A2441" w:rsidP="00B4220E">
      <w:pPr>
        <w:spacing w:before="60" w:after="60"/>
        <w:rPr>
          <w:rFonts w:cs="Times New Roman"/>
          <w:sz w:val="24"/>
          <w:szCs w:val="24"/>
          <w:lang w:val="en-US"/>
        </w:rPr>
      </w:pPr>
      <w:r w:rsidRPr="001F7CD1">
        <w:rPr>
          <w:rFonts w:cs="Times New Roman"/>
          <w:sz w:val="24"/>
          <w:szCs w:val="24"/>
          <w:lang w:val="en-US"/>
        </w:rPr>
        <w:t xml:space="preserve">=&gt; </w:t>
      </w:r>
      <w:r w:rsidR="00CB543B" w:rsidRPr="001F7CD1">
        <w:rPr>
          <w:rFonts w:cs="Times New Roman"/>
          <w:sz w:val="24"/>
          <w:szCs w:val="24"/>
          <w:lang w:val="en-US"/>
        </w:rPr>
        <w:t>T</w:t>
      </w:r>
      <w:r w:rsidRPr="001F7CD1">
        <w:rPr>
          <w:rFonts w:cs="Times New Roman"/>
          <w:sz w:val="24"/>
          <w:szCs w:val="24"/>
          <w:lang w:val="en-US"/>
        </w:rPr>
        <w:t>heo</w:t>
      </w:r>
      <w:r w:rsidR="00CB543B" w:rsidRPr="001F7CD1">
        <w:rPr>
          <w:rFonts w:cs="Times New Roman"/>
          <w:sz w:val="24"/>
          <w:szCs w:val="24"/>
          <w:lang w:val="en-US"/>
        </w:rPr>
        <w:t xml:space="preserve"> văn bản, dì Diệu </w:t>
      </w:r>
      <w:r w:rsidR="00CB543B" w:rsidRPr="001F7CD1">
        <w:rPr>
          <w:rFonts w:cs="Times New Roman"/>
          <w:i/>
          <w:iCs/>
          <w:sz w:val="24"/>
          <w:szCs w:val="24"/>
          <w:lang w:val="vi-VN"/>
        </w:rPr>
        <w:t>thèm biết bao nhiêu cái cảm giác che cho một sinh linh sống trong mình, để được thèm tới cùng</w:t>
      </w:r>
      <w:r w:rsidR="00FA4702" w:rsidRPr="001F7CD1">
        <w:rPr>
          <w:rFonts w:cs="Times New Roman"/>
          <w:i/>
          <w:iCs/>
          <w:sz w:val="24"/>
          <w:szCs w:val="24"/>
          <w:lang w:val="en-US"/>
        </w:rPr>
        <w:t>,</w:t>
      </w:r>
      <w:r w:rsidR="00CB543B" w:rsidRPr="001F7CD1">
        <w:rPr>
          <w:rFonts w:cs="Times New Roman"/>
          <w:i/>
          <w:iCs/>
          <w:sz w:val="24"/>
          <w:szCs w:val="24"/>
          <w:lang w:val="vi-VN"/>
        </w:rPr>
        <w:t>…</w:t>
      </w:r>
      <w:r w:rsidR="00FA4702" w:rsidRPr="001F7CD1">
        <w:rPr>
          <w:rFonts w:cs="Times New Roman"/>
          <w:i/>
          <w:iCs/>
          <w:sz w:val="24"/>
          <w:szCs w:val="24"/>
          <w:lang w:val="en-US"/>
        </w:rPr>
        <w:t xml:space="preserve"> </w:t>
      </w:r>
      <w:r w:rsidR="00CB543B" w:rsidRPr="001F7CD1">
        <w:rPr>
          <w:rFonts w:cs="Times New Roman"/>
          <w:i/>
          <w:iCs/>
          <w:sz w:val="24"/>
          <w:szCs w:val="24"/>
          <w:lang w:val="vi-VN"/>
        </w:rPr>
        <w:t>món ngọt, món chua</w:t>
      </w:r>
      <w:r w:rsidR="00CB543B" w:rsidRPr="001F7CD1">
        <w:rPr>
          <w:rFonts w:cs="Times New Roman"/>
          <w:i/>
          <w:iCs/>
          <w:sz w:val="24"/>
          <w:szCs w:val="24"/>
          <w:lang w:val="en-US"/>
        </w:rPr>
        <w:t>.</w:t>
      </w:r>
    </w:p>
    <w:p w14:paraId="6EE6F063" w14:textId="627D8A3A" w:rsidR="009B0A23" w:rsidRPr="001F7CD1" w:rsidRDefault="00CB543B" w:rsidP="00B4220E">
      <w:pPr>
        <w:spacing w:before="60" w:after="60"/>
        <w:rPr>
          <w:rFonts w:cs="Times New Roman"/>
          <w:sz w:val="24"/>
          <w:szCs w:val="24"/>
          <w:lang w:val="en-US"/>
        </w:rPr>
      </w:pPr>
      <w:r w:rsidRPr="001F7CD1">
        <w:rPr>
          <w:rFonts w:cs="Times New Roman"/>
          <w:b/>
          <w:sz w:val="24"/>
          <w:szCs w:val="24"/>
          <w:lang w:val="en-US"/>
        </w:rPr>
        <w:t>Câu 3:</w:t>
      </w:r>
      <w:r w:rsidRPr="001F7CD1">
        <w:rPr>
          <w:rFonts w:cs="Times New Roman"/>
          <w:sz w:val="24"/>
          <w:szCs w:val="24"/>
          <w:lang w:val="en-US"/>
        </w:rPr>
        <w:t xml:space="preserve"> </w:t>
      </w:r>
      <w:r w:rsidR="00E560E8" w:rsidRPr="001F7CD1">
        <w:rPr>
          <w:rFonts w:cs="Times New Roman"/>
          <w:sz w:val="24"/>
          <w:szCs w:val="24"/>
          <w:lang w:val="en-US"/>
        </w:rPr>
        <w:t>Nêu</w:t>
      </w:r>
      <w:r w:rsidRPr="001F7CD1">
        <w:rPr>
          <w:rFonts w:cs="Times New Roman"/>
          <w:sz w:val="24"/>
          <w:szCs w:val="24"/>
          <w:lang w:val="en-US"/>
        </w:rPr>
        <w:t xml:space="preserve"> tác dụng của </w:t>
      </w:r>
      <w:r w:rsidRPr="001F7CD1">
        <w:rPr>
          <w:rFonts w:cs="Times New Roman"/>
          <w:b/>
          <w:bCs/>
          <w:sz w:val="24"/>
          <w:szCs w:val="24"/>
          <w:lang w:val="en-US"/>
        </w:rPr>
        <w:t>một phép tu từ</w:t>
      </w:r>
      <w:r w:rsidRPr="001F7CD1">
        <w:rPr>
          <w:rFonts w:cs="Times New Roman"/>
          <w:sz w:val="24"/>
          <w:szCs w:val="24"/>
          <w:lang w:val="en-US"/>
        </w:rPr>
        <w:t xml:space="preserve"> được sử dụng trong câu văn: </w:t>
      </w:r>
      <w:r w:rsidRPr="001F7CD1">
        <w:rPr>
          <w:rFonts w:cs="Times New Roman"/>
          <w:i/>
          <w:iCs/>
          <w:sz w:val="24"/>
          <w:szCs w:val="24"/>
          <w:lang w:val="vi-VN"/>
        </w:rPr>
        <w:t xml:space="preserve">Chị thấy thương mình, thương con và thương dì Diệu. </w:t>
      </w:r>
    </w:p>
    <w:p w14:paraId="7CA63C0F" w14:textId="6C00409D" w:rsidR="009B0A23" w:rsidRPr="001F7CD1" w:rsidRDefault="009B0A23" w:rsidP="00B4220E">
      <w:pPr>
        <w:spacing w:before="60" w:after="60"/>
        <w:rPr>
          <w:rFonts w:cs="Times New Roman"/>
          <w:sz w:val="24"/>
          <w:szCs w:val="24"/>
          <w:lang w:val="en-US"/>
        </w:rPr>
      </w:pPr>
      <w:r w:rsidRPr="001F7CD1">
        <w:rPr>
          <w:rFonts w:cs="Times New Roman"/>
          <w:sz w:val="24"/>
          <w:szCs w:val="24"/>
          <w:lang w:val="en-US"/>
        </w:rPr>
        <w:t xml:space="preserve">- </w:t>
      </w:r>
      <w:r w:rsidR="00CB543B" w:rsidRPr="001F7CD1">
        <w:rPr>
          <w:rFonts w:cs="Times New Roman"/>
          <w:sz w:val="24"/>
          <w:szCs w:val="24"/>
          <w:lang w:val="en-US"/>
        </w:rPr>
        <w:t xml:space="preserve">Phép tu từ trong câu văn </w:t>
      </w:r>
      <w:r w:rsidR="00CB543B" w:rsidRPr="001F7CD1">
        <w:rPr>
          <w:rFonts w:cs="Times New Roman"/>
          <w:i/>
          <w:iCs/>
          <w:sz w:val="24"/>
          <w:szCs w:val="24"/>
          <w:lang w:val="vi-VN"/>
        </w:rPr>
        <w:t>Chị thấy thương mình, thương con và thương dì Diệu</w:t>
      </w:r>
      <w:r w:rsidR="00CB543B" w:rsidRPr="001F7CD1">
        <w:rPr>
          <w:rFonts w:cs="Times New Roman"/>
          <w:i/>
          <w:iCs/>
          <w:sz w:val="24"/>
          <w:szCs w:val="24"/>
          <w:lang w:val="en-US"/>
        </w:rPr>
        <w:t xml:space="preserve"> </w:t>
      </w:r>
      <w:r w:rsidR="00CB543B" w:rsidRPr="001F7CD1">
        <w:rPr>
          <w:rFonts w:cs="Times New Roman"/>
          <w:sz w:val="24"/>
          <w:szCs w:val="24"/>
          <w:lang w:val="en-US"/>
        </w:rPr>
        <w:t xml:space="preserve">là phép lặp từ. Tác giả lặp từ </w:t>
      </w:r>
      <w:r w:rsidR="00301397" w:rsidRPr="001F7CD1">
        <w:rPr>
          <w:rFonts w:cs="Times New Roman"/>
          <w:sz w:val="24"/>
          <w:szCs w:val="24"/>
          <w:lang w:val="en-US"/>
        </w:rPr>
        <w:t>“</w:t>
      </w:r>
      <w:r w:rsidR="00CB543B" w:rsidRPr="001F7CD1">
        <w:rPr>
          <w:rFonts w:cs="Times New Roman"/>
          <w:sz w:val="24"/>
          <w:szCs w:val="24"/>
          <w:lang w:val="en-US"/>
        </w:rPr>
        <w:t>thương</w:t>
      </w:r>
      <w:r w:rsidR="00301397" w:rsidRPr="001F7CD1">
        <w:rPr>
          <w:rFonts w:cs="Times New Roman"/>
          <w:sz w:val="24"/>
          <w:szCs w:val="24"/>
          <w:lang w:val="en-US"/>
        </w:rPr>
        <w:t>”</w:t>
      </w:r>
      <w:r w:rsidR="00CB543B" w:rsidRPr="001F7CD1">
        <w:rPr>
          <w:rFonts w:cs="Times New Roman"/>
          <w:sz w:val="24"/>
          <w:szCs w:val="24"/>
          <w:lang w:val="en-US"/>
        </w:rPr>
        <w:t>, lặp ba lần.</w:t>
      </w:r>
    </w:p>
    <w:p w14:paraId="619DEC46" w14:textId="0DEC6DAA" w:rsidR="00CB543B" w:rsidRPr="001F7CD1" w:rsidRDefault="009B0A23" w:rsidP="00B4220E">
      <w:pPr>
        <w:spacing w:before="60" w:after="60"/>
        <w:rPr>
          <w:rFonts w:cs="Times New Roman"/>
          <w:sz w:val="24"/>
          <w:szCs w:val="24"/>
          <w:lang w:val="en-US"/>
        </w:rPr>
      </w:pPr>
      <w:r w:rsidRPr="001F7CD1">
        <w:rPr>
          <w:rFonts w:cs="Times New Roman"/>
          <w:sz w:val="24"/>
          <w:szCs w:val="24"/>
          <w:lang w:val="en-US"/>
        </w:rPr>
        <w:t xml:space="preserve">- </w:t>
      </w:r>
      <w:r w:rsidR="00CB543B" w:rsidRPr="001F7CD1">
        <w:rPr>
          <w:rFonts w:cs="Times New Roman"/>
          <w:sz w:val="24"/>
          <w:szCs w:val="24"/>
          <w:lang w:val="en-US"/>
        </w:rPr>
        <w:t>Tác dụng:</w:t>
      </w:r>
    </w:p>
    <w:p w14:paraId="027E3344" w14:textId="4E1CFB81" w:rsidR="00CB543B" w:rsidRPr="001F7CD1" w:rsidRDefault="00CB543B" w:rsidP="00B4220E">
      <w:pPr>
        <w:spacing w:before="60" w:after="60"/>
        <w:rPr>
          <w:rFonts w:cs="Times New Roman"/>
          <w:sz w:val="24"/>
          <w:szCs w:val="24"/>
          <w:lang w:val="en-US"/>
        </w:rPr>
      </w:pPr>
      <w:r w:rsidRPr="001F7CD1">
        <w:rPr>
          <w:rFonts w:cs="Times New Roman"/>
          <w:sz w:val="24"/>
          <w:szCs w:val="24"/>
          <w:lang w:val="en-US"/>
        </w:rPr>
        <w:t xml:space="preserve">+ Phép lặp từ nhấn mạnh tình </w:t>
      </w:r>
      <w:r w:rsidR="009B757B" w:rsidRPr="001F7CD1">
        <w:rPr>
          <w:rFonts w:cs="Times New Roman"/>
          <w:sz w:val="24"/>
          <w:szCs w:val="24"/>
          <w:lang w:val="en-US"/>
        </w:rPr>
        <w:t xml:space="preserve">yêu </w:t>
      </w:r>
      <w:r w:rsidRPr="001F7CD1">
        <w:rPr>
          <w:rFonts w:cs="Times New Roman"/>
          <w:sz w:val="24"/>
          <w:szCs w:val="24"/>
          <w:lang w:val="en-US"/>
        </w:rPr>
        <w:t>thương</w:t>
      </w:r>
      <w:r w:rsidR="009B757B" w:rsidRPr="001F7CD1">
        <w:rPr>
          <w:rFonts w:cs="Times New Roman"/>
          <w:sz w:val="24"/>
          <w:szCs w:val="24"/>
          <w:lang w:val="en-US"/>
        </w:rPr>
        <w:t>, sự thấu cảm, hi sinh của chị Lành;</w:t>
      </w:r>
      <w:r w:rsidR="00A667E3" w:rsidRPr="001F7CD1">
        <w:rPr>
          <w:rFonts w:cs="Times New Roman"/>
          <w:sz w:val="24"/>
          <w:szCs w:val="24"/>
          <w:lang w:val="en-US"/>
        </w:rPr>
        <w:t xml:space="preserve"> </w:t>
      </w:r>
      <w:r w:rsidR="009B757B" w:rsidRPr="001F7CD1">
        <w:rPr>
          <w:rFonts w:cs="Times New Roman"/>
          <w:sz w:val="24"/>
          <w:szCs w:val="24"/>
          <w:lang w:val="en-US"/>
        </w:rPr>
        <w:t xml:space="preserve">cho thấy </w:t>
      </w:r>
      <w:r w:rsidR="00A667E3" w:rsidRPr="001F7CD1">
        <w:rPr>
          <w:rFonts w:cs="Times New Roman"/>
          <w:sz w:val="24"/>
          <w:szCs w:val="24"/>
          <w:lang w:val="en-US"/>
        </w:rPr>
        <w:t>phẩm chất cao đẹp</w:t>
      </w:r>
      <w:r w:rsidRPr="001F7CD1">
        <w:rPr>
          <w:rFonts w:cs="Times New Roman"/>
          <w:sz w:val="24"/>
          <w:szCs w:val="24"/>
          <w:lang w:val="en-US"/>
        </w:rPr>
        <w:t xml:space="preserve"> của chị. </w:t>
      </w:r>
    </w:p>
    <w:p w14:paraId="3E817884" w14:textId="46809ED8" w:rsidR="00CB543B" w:rsidRPr="001F7CD1" w:rsidRDefault="007D0EE8" w:rsidP="00B4220E">
      <w:pPr>
        <w:spacing w:before="60" w:after="60"/>
        <w:rPr>
          <w:rFonts w:cs="Times New Roman"/>
          <w:sz w:val="24"/>
          <w:szCs w:val="24"/>
          <w:lang w:val="en-US"/>
        </w:rPr>
      </w:pPr>
      <w:r w:rsidRPr="001F7CD1">
        <w:rPr>
          <w:rFonts w:cs="Times New Roman"/>
          <w:sz w:val="24"/>
          <w:szCs w:val="24"/>
          <w:lang w:val="en-US"/>
        </w:rPr>
        <w:t>=&gt;</w:t>
      </w:r>
      <w:r w:rsidR="00CB543B" w:rsidRPr="001F7CD1">
        <w:rPr>
          <w:rFonts w:cs="Times New Roman"/>
          <w:sz w:val="24"/>
          <w:szCs w:val="24"/>
          <w:lang w:val="en-US"/>
        </w:rPr>
        <w:t xml:space="preserve"> </w:t>
      </w:r>
      <w:r w:rsidRPr="001F7CD1">
        <w:rPr>
          <w:rFonts w:cs="Times New Roman"/>
          <w:sz w:val="24"/>
          <w:szCs w:val="24"/>
          <w:lang w:val="en-US"/>
        </w:rPr>
        <w:t>T</w:t>
      </w:r>
      <w:r w:rsidR="00CB543B" w:rsidRPr="001F7CD1">
        <w:rPr>
          <w:rFonts w:cs="Times New Roman"/>
          <w:sz w:val="24"/>
          <w:szCs w:val="24"/>
          <w:lang w:val="en-US"/>
        </w:rPr>
        <w:t>hể hiện thấu cảm và trân trọng của nhà văn dành cho chị Lành.</w:t>
      </w:r>
    </w:p>
    <w:p w14:paraId="07F93E5E" w14:textId="1B90898E" w:rsidR="00CB543B" w:rsidRPr="001F7CD1" w:rsidRDefault="00CB543B" w:rsidP="00B4220E">
      <w:pPr>
        <w:spacing w:before="60" w:after="60"/>
        <w:rPr>
          <w:rFonts w:cs="Times New Roman"/>
          <w:sz w:val="24"/>
          <w:szCs w:val="24"/>
          <w:lang w:val="en-US"/>
        </w:rPr>
      </w:pPr>
      <w:r w:rsidRPr="001F7CD1">
        <w:rPr>
          <w:rFonts w:cs="Times New Roman"/>
          <w:sz w:val="24"/>
          <w:szCs w:val="24"/>
          <w:lang w:val="en-US"/>
        </w:rPr>
        <w:t xml:space="preserve">+ Phép lặp từ </w:t>
      </w:r>
      <w:r w:rsidR="009B0A23" w:rsidRPr="001F7CD1">
        <w:rPr>
          <w:rFonts w:cs="Times New Roman"/>
          <w:sz w:val="24"/>
          <w:szCs w:val="24"/>
          <w:lang w:val="en-US"/>
        </w:rPr>
        <w:t xml:space="preserve">tạo nhịp điệu cho câu văn, </w:t>
      </w:r>
      <w:r w:rsidRPr="001F7CD1">
        <w:rPr>
          <w:rFonts w:cs="Times New Roman"/>
          <w:sz w:val="24"/>
          <w:szCs w:val="24"/>
          <w:lang w:val="en-US"/>
        </w:rPr>
        <w:t xml:space="preserve">làm </w:t>
      </w:r>
      <w:r w:rsidR="009B0A23" w:rsidRPr="001F7CD1">
        <w:rPr>
          <w:rFonts w:cs="Times New Roman"/>
          <w:sz w:val="24"/>
          <w:szCs w:val="24"/>
          <w:lang w:val="en-US"/>
        </w:rPr>
        <w:t>tăng giá trị biểu đạt.</w:t>
      </w:r>
    </w:p>
    <w:p w14:paraId="7FDA6187" w14:textId="77777777" w:rsidR="00CB543B" w:rsidRPr="001F7CD1" w:rsidRDefault="00CB543B" w:rsidP="00B4220E">
      <w:pPr>
        <w:spacing w:before="60" w:after="60"/>
        <w:rPr>
          <w:rFonts w:cs="Times New Roman"/>
          <w:i/>
          <w:iCs/>
          <w:sz w:val="24"/>
          <w:szCs w:val="24"/>
          <w:lang w:val="en-US"/>
        </w:rPr>
      </w:pPr>
      <w:r w:rsidRPr="001F7CD1">
        <w:rPr>
          <w:rFonts w:cs="Times New Roman"/>
          <w:b/>
          <w:sz w:val="24"/>
          <w:szCs w:val="24"/>
          <w:lang w:val="en-US"/>
        </w:rPr>
        <w:t>Câu 4:</w:t>
      </w:r>
      <w:r w:rsidRPr="001F7CD1">
        <w:rPr>
          <w:rFonts w:cs="Times New Roman"/>
          <w:sz w:val="24"/>
          <w:szCs w:val="24"/>
          <w:lang w:val="en-US"/>
        </w:rPr>
        <w:t xml:space="preserve"> Anh/Chị hiểu như thế nào về câu văn: </w:t>
      </w:r>
      <w:r w:rsidRPr="001F7CD1">
        <w:rPr>
          <w:rFonts w:cs="Times New Roman"/>
          <w:i/>
          <w:iCs/>
          <w:sz w:val="24"/>
          <w:szCs w:val="24"/>
          <w:lang w:val="vi-VN"/>
        </w:rPr>
        <w:t xml:space="preserve">Dì Diệu cười, rồi làm như một cơn gió từ đâu xộc tới, tim dì riết lại một </w:t>
      </w:r>
      <w:r w:rsidRPr="001F7CD1">
        <w:rPr>
          <w:rFonts w:cs="Times New Roman"/>
          <w:b/>
          <w:bCs/>
          <w:i/>
          <w:iCs/>
          <w:sz w:val="24"/>
          <w:szCs w:val="24"/>
          <w:lang w:val="vi-VN"/>
        </w:rPr>
        <w:t>nỗi đau</w:t>
      </w:r>
      <w:r w:rsidRPr="001F7CD1">
        <w:rPr>
          <w:rFonts w:cs="Times New Roman"/>
          <w:i/>
          <w:iCs/>
          <w:sz w:val="24"/>
          <w:szCs w:val="24"/>
          <w:lang w:val="en-US"/>
        </w:rPr>
        <w:t>?</w:t>
      </w:r>
    </w:p>
    <w:p w14:paraId="77DC7FE3" w14:textId="6A5FBF06" w:rsidR="00CB543B" w:rsidRPr="001F7CD1" w:rsidRDefault="00122BA6" w:rsidP="00B4220E">
      <w:pPr>
        <w:spacing w:before="60" w:after="60"/>
        <w:rPr>
          <w:rFonts w:cs="Times New Roman"/>
          <w:i/>
          <w:iCs/>
          <w:sz w:val="24"/>
          <w:szCs w:val="24"/>
          <w:lang w:val="en-US"/>
        </w:rPr>
      </w:pPr>
      <w:r w:rsidRPr="001F7CD1">
        <w:rPr>
          <w:rFonts w:cs="Times New Roman"/>
          <w:sz w:val="24"/>
          <w:szCs w:val="24"/>
          <w:lang w:val="en-US"/>
        </w:rPr>
        <w:t>- C</w:t>
      </w:r>
      <w:r w:rsidR="00CB543B" w:rsidRPr="001F7CD1">
        <w:rPr>
          <w:rFonts w:cs="Times New Roman"/>
          <w:sz w:val="24"/>
          <w:szCs w:val="24"/>
          <w:lang w:val="en-US"/>
        </w:rPr>
        <w:t>âu văn nói về nỗi đau của dì Diệu</w:t>
      </w:r>
      <w:r w:rsidRPr="001F7CD1">
        <w:rPr>
          <w:rFonts w:cs="Times New Roman"/>
          <w:sz w:val="24"/>
          <w:szCs w:val="24"/>
          <w:lang w:val="en-US"/>
        </w:rPr>
        <w:t>:</w:t>
      </w:r>
    </w:p>
    <w:p w14:paraId="61230D71" w14:textId="77777777" w:rsidR="00CB543B" w:rsidRPr="001F7CD1" w:rsidRDefault="00CB543B" w:rsidP="00B4220E">
      <w:pPr>
        <w:spacing w:before="60" w:after="60"/>
        <w:rPr>
          <w:rFonts w:cs="Times New Roman"/>
          <w:sz w:val="24"/>
          <w:szCs w:val="24"/>
          <w:lang w:val="en-US"/>
        </w:rPr>
      </w:pPr>
      <w:r w:rsidRPr="001F7CD1">
        <w:rPr>
          <w:rFonts w:cs="Times New Roman"/>
          <w:sz w:val="24"/>
          <w:szCs w:val="24"/>
          <w:lang w:val="en-US"/>
        </w:rPr>
        <w:t>+ Nỗi đau của dì thể hiện qua điệu cười của dì. Dì cười chua xót, đau đớn vì dì không được trực tiếp cảm nhận được hành động của con, dấu hiệu sự sống của con.</w:t>
      </w:r>
    </w:p>
    <w:p w14:paraId="18C78A22" w14:textId="77777777" w:rsidR="00CB543B" w:rsidRPr="001F7CD1" w:rsidRDefault="00CB543B" w:rsidP="00B4220E">
      <w:pPr>
        <w:spacing w:before="60" w:after="60"/>
        <w:rPr>
          <w:rFonts w:cs="Times New Roman"/>
          <w:sz w:val="24"/>
          <w:szCs w:val="24"/>
          <w:lang w:val="en-US"/>
        </w:rPr>
      </w:pPr>
      <w:r w:rsidRPr="001F7CD1">
        <w:rPr>
          <w:rFonts w:cs="Times New Roman"/>
          <w:sz w:val="24"/>
          <w:szCs w:val="24"/>
          <w:lang w:val="en-US"/>
        </w:rPr>
        <w:t xml:space="preserve">+ Nỗi đau của dì thể hiện rõ trong tim của dì </w:t>
      </w:r>
      <w:r w:rsidRPr="001F7CD1">
        <w:rPr>
          <w:rFonts w:cs="Times New Roman"/>
          <w:i/>
          <w:iCs/>
          <w:sz w:val="24"/>
          <w:szCs w:val="24"/>
          <w:lang w:val="vi-VN"/>
        </w:rPr>
        <w:t xml:space="preserve">tim dì riết lại một </w:t>
      </w:r>
      <w:r w:rsidRPr="001F7CD1">
        <w:rPr>
          <w:rFonts w:cs="Times New Roman"/>
          <w:b/>
          <w:bCs/>
          <w:i/>
          <w:iCs/>
          <w:sz w:val="24"/>
          <w:szCs w:val="24"/>
          <w:lang w:val="vi-VN"/>
        </w:rPr>
        <w:t>nỗi đau</w:t>
      </w:r>
      <w:r w:rsidRPr="001F7CD1">
        <w:rPr>
          <w:rFonts w:cs="Times New Roman"/>
          <w:b/>
          <w:bCs/>
          <w:i/>
          <w:iCs/>
          <w:sz w:val="24"/>
          <w:szCs w:val="24"/>
          <w:lang w:val="en-US"/>
        </w:rPr>
        <w:t xml:space="preserve">. </w:t>
      </w:r>
      <w:r w:rsidRPr="001F7CD1">
        <w:rPr>
          <w:rFonts w:cs="Times New Roman"/>
          <w:sz w:val="24"/>
          <w:szCs w:val="24"/>
          <w:lang w:val="en-US"/>
        </w:rPr>
        <w:t>Dì</w:t>
      </w:r>
      <w:r w:rsidRPr="001F7CD1">
        <w:rPr>
          <w:rFonts w:cs="Times New Roman"/>
          <w:b/>
          <w:bCs/>
          <w:sz w:val="24"/>
          <w:szCs w:val="24"/>
          <w:lang w:val="en-US"/>
        </w:rPr>
        <w:t xml:space="preserve"> </w:t>
      </w:r>
      <w:r w:rsidRPr="001F7CD1">
        <w:rPr>
          <w:rFonts w:cs="Times New Roman"/>
          <w:sz w:val="24"/>
          <w:szCs w:val="24"/>
          <w:lang w:val="en-US"/>
        </w:rPr>
        <w:t>đau</w:t>
      </w:r>
      <w:r w:rsidRPr="001F7CD1">
        <w:rPr>
          <w:rFonts w:cs="Times New Roman"/>
          <w:b/>
          <w:bCs/>
          <w:sz w:val="24"/>
          <w:szCs w:val="24"/>
          <w:lang w:val="en-US"/>
        </w:rPr>
        <w:t xml:space="preserve"> </w:t>
      </w:r>
      <w:r w:rsidRPr="001F7CD1">
        <w:rPr>
          <w:rFonts w:cs="Times New Roman"/>
          <w:sz w:val="24"/>
          <w:szCs w:val="24"/>
          <w:lang w:val="en-US"/>
        </w:rPr>
        <w:t>tận trong tim mình, nỗi đau không ai chia sẻ được.</w:t>
      </w:r>
      <w:r w:rsidRPr="001F7CD1">
        <w:rPr>
          <w:rFonts w:cs="Times New Roman"/>
          <w:b/>
          <w:bCs/>
          <w:sz w:val="24"/>
          <w:szCs w:val="24"/>
          <w:lang w:val="en-US"/>
        </w:rPr>
        <w:t xml:space="preserve">  </w:t>
      </w:r>
    </w:p>
    <w:p w14:paraId="3A0B0B46" w14:textId="77777777" w:rsidR="00CB543B" w:rsidRPr="001F7CD1" w:rsidRDefault="00CB543B" w:rsidP="00B4220E">
      <w:pPr>
        <w:spacing w:before="60" w:after="60"/>
        <w:rPr>
          <w:rFonts w:cs="Times New Roman"/>
          <w:sz w:val="24"/>
          <w:szCs w:val="24"/>
          <w:lang w:val="en-US"/>
        </w:rPr>
      </w:pPr>
      <w:r w:rsidRPr="001F7CD1">
        <w:rPr>
          <w:rFonts w:cs="Times New Roman"/>
          <w:sz w:val="24"/>
          <w:szCs w:val="24"/>
          <w:lang w:val="en-US"/>
        </w:rPr>
        <w:t>+ Nỗi đau của dì thể hiện đó là sự thèm muốn cảm giác được nghén, nỗi đau của người mẹ không trực cảm nhận được sinh linh bé nhỏ trong bụng mình.</w:t>
      </w:r>
    </w:p>
    <w:p w14:paraId="54BC5CDD" w14:textId="77777777" w:rsidR="00CB543B" w:rsidRPr="001F7CD1" w:rsidRDefault="00CB543B" w:rsidP="00B4220E">
      <w:pPr>
        <w:spacing w:before="60" w:after="60"/>
        <w:rPr>
          <w:rFonts w:cs="Times New Roman"/>
          <w:i/>
          <w:iCs/>
          <w:sz w:val="24"/>
          <w:szCs w:val="24"/>
          <w:lang w:val="en-US"/>
        </w:rPr>
      </w:pPr>
      <w:r w:rsidRPr="001F7CD1">
        <w:rPr>
          <w:rFonts w:cs="Times New Roman"/>
          <w:sz w:val="24"/>
          <w:szCs w:val="24"/>
          <w:lang w:val="en-US"/>
        </w:rPr>
        <w:t>+ Nỗi đau trong tim còn thể hiện sự lo lắng. Dì dự cảm những điều xa xôi.</w:t>
      </w:r>
    </w:p>
    <w:p w14:paraId="59435B5B" w14:textId="2AC7D91F" w:rsidR="00CB543B" w:rsidRPr="001F7CD1" w:rsidRDefault="00122BA6" w:rsidP="00B4220E">
      <w:pPr>
        <w:spacing w:before="60" w:after="60"/>
        <w:rPr>
          <w:rFonts w:cs="Times New Roman"/>
          <w:sz w:val="24"/>
          <w:szCs w:val="24"/>
          <w:lang w:val="en-US"/>
        </w:rPr>
      </w:pPr>
      <w:r w:rsidRPr="001F7CD1">
        <w:rPr>
          <w:rFonts w:cs="Times New Roman"/>
          <w:sz w:val="24"/>
          <w:szCs w:val="24"/>
          <w:lang w:val="en-US"/>
        </w:rPr>
        <w:t xml:space="preserve">- Cho thấy sự </w:t>
      </w:r>
      <w:r w:rsidR="00CB543B" w:rsidRPr="001F7CD1">
        <w:rPr>
          <w:rFonts w:cs="Times New Roman"/>
          <w:sz w:val="24"/>
          <w:szCs w:val="24"/>
          <w:lang w:val="en-US"/>
        </w:rPr>
        <w:t>cảm thương</w:t>
      </w:r>
      <w:r w:rsidRPr="001F7CD1">
        <w:rPr>
          <w:rFonts w:cs="Times New Roman"/>
          <w:sz w:val="24"/>
          <w:szCs w:val="24"/>
          <w:lang w:val="en-US"/>
        </w:rPr>
        <w:t>;</w:t>
      </w:r>
      <w:r w:rsidR="00CB543B" w:rsidRPr="001F7CD1">
        <w:rPr>
          <w:rFonts w:cs="Times New Roman"/>
          <w:sz w:val="24"/>
          <w:szCs w:val="24"/>
          <w:lang w:val="en-US"/>
        </w:rPr>
        <w:t xml:space="preserve"> sự thấu hiểu, trân trọng</w:t>
      </w:r>
      <w:r w:rsidRPr="001F7CD1">
        <w:rPr>
          <w:rFonts w:cs="Times New Roman"/>
          <w:sz w:val="24"/>
          <w:szCs w:val="24"/>
          <w:lang w:val="en-US"/>
        </w:rPr>
        <w:t xml:space="preserve"> tác giả dành cho nhân vật.</w:t>
      </w:r>
    </w:p>
    <w:p w14:paraId="0814A06F" w14:textId="7DD4E51B" w:rsidR="00CB543B" w:rsidRPr="001F7CD1" w:rsidRDefault="00DB16B4" w:rsidP="00B4220E">
      <w:pPr>
        <w:spacing w:before="60" w:after="60"/>
        <w:rPr>
          <w:rFonts w:cs="Times New Roman"/>
          <w:i/>
          <w:iCs/>
          <w:sz w:val="24"/>
          <w:szCs w:val="24"/>
          <w:lang w:val="en-US"/>
        </w:rPr>
      </w:pPr>
      <w:r w:rsidRPr="001F7CD1">
        <w:rPr>
          <w:rFonts w:cs="Times New Roman"/>
          <w:b/>
          <w:bCs/>
          <w:sz w:val="24"/>
          <w:szCs w:val="24"/>
          <w:lang w:val="en-US"/>
        </w:rPr>
        <w:t>C</w:t>
      </w:r>
      <w:r w:rsidR="00CB543B" w:rsidRPr="001F7CD1">
        <w:rPr>
          <w:rFonts w:cs="Times New Roman"/>
          <w:b/>
          <w:bCs/>
          <w:sz w:val="24"/>
          <w:szCs w:val="24"/>
          <w:lang w:val="en-US"/>
        </w:rPr>
        <w:t>âu văn nói về nỗi đau của dì Diệu.</w:t>
      </w:r>
      <w:r w:rsidR="00CB543B" w:rsidRPr="001F7CD1">
        <w:rPr>
          <w:rFonts w:cs="Times New Roman"/>
          <w:sz w:val="24"/>
          <w:szCs w:val="24"/>
          <w:lang w:val="en-US"/>
        </w:rPr>
        <w:t xml:space="preserve"> Dì cười chua xót, đau đớn vì dì không được trực tiếp cảm nhận được hành động của con, dấu hiệu sự sống của con. Và nỗi đau của dì thể hiện rõ trong tim của dì </w:t>
      </w:r>
      <w:r w:rsidR="00CB543B" w:rsidRPr="001F7CD1">
        <w:rPr>
          <w:rFonts w:cs="Times New Roman"/>
          <w:i/>
          <w:iCs/>
          <w:sz w:val="24"/>
          <w:szCs w:val="24"/>
          <w:lang w:val="vi-VN"/>
        </w:rPr>
        <w:t xml:space="preserve">tim dì riết lại một </w:t>
      </w:r>
      <w:r w:rsidR="00CB543B" w:rsidRPr="001F7CD1">
        <w:rPr>
          <w:rFonts w:cs="Times New Roman"/>
          <w:b/>
          <w:bCs/>
          <w:i/>
          <w:iCs/>
          <w:sz w:val="24"/>
          <w:szCs w:val="24"/>
          <w:lang w:val="vi-VN"/>
        </w:rPr>
        <w:t>nỗi đau</w:t>
      </w:r>
      <w:r w:rsidR="00CB543B" w:rsidRPr="001F7CD1">
        <w:rPr>
          <w:rFonts w:cs="Times New Roman"/>
          <w:b/>
          <w:bCs/>
          <w:i/>
          <w:iCs/>
          <w:sz w:val="24"/>
          <w:szCs w:val="24"/>
          <w:lang w:val="en-US"/>
        </w:rPr>
        <w:t xml:space="preserve">. </w:t>
      </w:r>
      <w:r w:rsidR="00CB543B" w:rsidRPr="001F7CD1">
        <w:rPr>
          <w:rFonts w:cs="Times New Roman"/>
          <w:sz w:val="24"/>
          <w:szCs w:val="24"/>
          <w:lang w:val="en-US"/>
        </w:rPr>
        <w:t>Dì</w:t>
      </w:r>
      <w:r w:rsidR="00CB543B" w:rsidRPr="001F7CD1">
        <w:rPr>
          <w:rFonts w:cs="Times New Roman"/>
          <w:b/>
          <w:bCs/>
          <w:sz w:val="24"/>
          <w:szCs w:val="24"/>
          <w:lang w:val="en-US"/>
        </w:rPr>
        <w:t xml:space="preserve"> </w:t>
      </w:r>
      <w:r w:rsidR="00CB543B" w:rsidRPr="001F7CD1">
        <w:rPr>
          <w:rFonts w:cs="Times New Roman"/>
          <w:sz w:val="24"/>
          <w:szCs w:val="24"/>
          <w:lang w:val="en-US"/>
        </w:rPr>
        <w:t>đau</w:t>
      </w:r>
      <w:r w:rsidR="00CB543B" w:rsidRPr="001F7CD1">
        <w:rPr>
          <w:rFonts w:cs="Times New Roman"/>
          <w:b/>
          <w:bCs/>
          <w:sz w:val="24"/>
          <w:szCs w:val="24"/>
          <w:lang w:val="en-US"/>
        </w:rPr>
        <w:t xml:space="preserve"> </w:t>
      </w:r>
      <w:r w:rsidR="00CB543B" w:rsidRPr="001F7CD1">
        <w:rPr>
          <w:rFonts w:cs="Times New Roman"/>
          <w:sz w:val="24"/>
          <w:szCs w:val="24"/>
          <w:lang w:val="en-US"/>
        </w:rPr>
        <w:t xml:space="preserve">tận trong tim mình, nỗi đau không ai chia sẻ được. Nỗi đau của dì thể hiện đó là sự thèm muốn cảm giác được nghén, nỗi đau của người mẹ không trực cảm nhận được sinh linh bé nhỏ trong bụng mình. Không chỉ vậy, nỗi đau trong tim còn thể hiện sự lo lắng. Dì dự cảm những điều xa xôi. </w:t>
      </w:r>
      <w:r w:rsidR="00CB543B" w:rsidRPr="001F7CD1">
        <w:rPr>
          <w:rFonts w:cs="Times New Roman"/>
          <w:b/>
          <w:bCs/>
          <w:sz w:val="24"/>
          <w:szCs w:val="24"/>
          <w:lang w:val="en-US"/>
        </w:rPr>
        <w:t xml:space="preserve">Câu văn </w:t>
      </w:r>
      <w:r w:rsidRPr="001F7CD1">
        <w:rPr>
          <w:rFonts w:cs="Times New Roman"/>
          <w:b/>
          <w:bCs/>
          <w:sz w:val="24"/>
          <w:szCs w:val="24"/>
          <w:lang w:val="en-US"/>
        </w:rPr>
        <w:t>cho ta thấy</w:t>
      </w:r>
      <w:r w:rsidR="00CB543B" w:rsidRPr="001F7CD1">
        <w:rPr>
          <w:rFonts w:cs="Times New Roman"/>
          <w:b/>
          <w:bCs/>
          <w:sz w:val="24"/>
          <w:szCs w:val="24"/>
          <w:lang w:val="en-US"/>
        </w:rPr>
        <w:t xml:space="preserve"> sự cảm thương và sự thấu hiểu, trân trọng</w:t>
      </w:r>
      <w:r w:rsidRPr="001F7CD1">
        <w:rPr>
          <w:rFonts w:cs="Times New Roman"/>
          <w:b/>
          <w:bCs/>
          <w:sz w:val="24"/>
          <w:szCs w:val="24"/>
          <w:lang w:val="en-US"/>
        </w:rPr>
        <w:t xml:space="preserve"> mà tác giả</w:t>
      </w:r>
      <w:r w:rsidR="00CB543B" w:rsidRPr="001F7CD1">
        <w:rPr>
          <w:rFonts w:cs="Times New Roman"/>
          <w:b/>
          <w:bCs/>
          <w:sz w:val="24"/>
          <w:szCs w:val="24"/>
          <w:lang w:val="en-US"/>
        </w:rPr>
        <w:t xml:space="preserve"> dành cho người phụ nữ chịu nhiều bất hạnh như dì Diệu.</w:t>
      </w:r>
    </w:p>
    <w:p w14:paraId="1A5B64CB" w14:textId="29D87ACA" w:rsidR="00CB543B" w:rsidRPr="001F7CD1" w:rsidRDefault="00CB543B" w:rsidP="00B4220E">
      <w:pPr>
        <w:spacing w:before="60" w:after="60"/>
        <w:rPr>
          <w:rFonts w:cs="Times New Roman"/>
          <w:b/>
          <w:sz w:val="24"/>
          <w:szCs w:val="24"/>
          <w:lang w:val="pt-BR"/>
        </w:rPr>
      </w:pPr>
      <w:r w:rsidRPr="001F7CD1">
        <w:rPr>
          <w:rFonts w:cs="Times New Roman"/>
          <w:b/>
          <w:sz w:val="24"/>
          <w:szCs w:val="24"/>
          <w:lang w:val="pt-BR"/>
        </w:rPr>
        <w:t xml:space="preserve">Câu 5. </w:t>
      </w:r>
      <w:r w:rsidRPr="001F7CD1">
        <w:rPr>
          <w:rFonts w:cs="Times New Roman"/>
          <w:bCs/>
          <w:sz w:val="24"/>
          <w:szCs w:val="24"/>
          <w:lang w:val="pt-BR"/>
        </w:rPr>
        <w:t>Từ nội dung văn bản phần Đọc hiểu, anh/chị hãy nêu bài học ý nghĩa nhất với bản thân.</w:t>
      </w:r>
    </w:p>
    <w:p w14:paraId="4CA6AAF7" w14:textId="77777777" w:rsidR="00EE1E41" w:rsidRPr="001F7CD1" w:rsidRDefault="00EE1E41" w:rsidP="00B4220E">
      <w:pPr>
        <w:spacing w:before="60" w:after="60"/>
        <w:rPr>
          <w:rFonts w:cs="Times New Roman"/>
          <w:bCs/>
          <w:sz w:val="24"/>
          <w:szCs w:val="24"/>
          <w:lang w:val="pt-BR"/>
        </w:rPr>
      </w:pPr>
      <w:r w:rsidRPr="001F7CD1">
        <w:rPr>
          <w:rFonts w:cs="Times New Roman"/>
          <w:bCs/>
          <w:sz w:val="24"/>
          <w:szCs w:val="24"/>
          <w:lang w:val="pt-BR"/>
        </w:rPr>
        <w:t>- Nêu bài học:</w:t>
      </w:r>
      <w:r w:rsidR="00CB543B" w:rsidRPr="001F7CD1">
        <w:rPr>
          <w:rFonts w:cs="Times New Roman"/>
          <w:bCs/>
          <w:sz w:val="24"/>
          <w:szCs w:val="24"/>
          <w:lang w:val="pt-BR"/>
        </w:rPr>
        <w:t xml:space="preserve"> Hãy yêu thương những người cùng cảnh ngộ! </w:t>
      </w:r>
    </w:p>
    <w:p w14:paraId="76CE9E2A" w14:textId="77777777" w:rsidR="00EE1E41" w:rsidRPr="001F7CD1" w:rsidRDefault="00EE1E41" w:rsidP="00B4220E">
      <w:pPr>
        <w:spacing w:before="60" w:after="60"/>
        <w:rPr>
          <w:rFonts w:cs="Times New Roman"/>
          <w:bCs/>
          <w:sz w:val="24"/>
          <w:szCs w:val="24"/>
          <w:lang w:val="pt-BR"/>
        </w:rPr>
      </w:pPr>
      <w:r w:rsidRPr="001F7CD1">
        <w:rPr>
          <w:rFonts w:cs="Times New Roman"/>
          <w:bCs/>
          <w:sz w:val="24"/>
          <w:szCs w:val="24"/>
          <w:lang w:val="pt-BR"/>
        </w:rPr>
        <w:t>- Vì:</w:t>
      </w:r>
    </w:p>
    <w:p w14:paraId="236650B5" w14:textId="7B4B9A52" w:rsidR="00133CC8" w:rsidRPr="001F7CD1" w:rsidRDefault="00133CC8" w:rsidP="00B4220E">
      <w:pPr>
        <w:spacing w:before="60" w:after="60"/>
        <w:rPr>
          <w:rFonts w:cs="Times New Roman"/>
          <w:bCs/>
          <w:sz w:val="24"/>
          <w:szCs w:val="24"/>
          <w:lang w:val="pt-BR"/>
        </w:rPr>
      </w:pPr>
      <w:r w:rsidRPr="001F7CD1">
        <w:rPr>
          <w:rFonts w:cs="Times New Roman"/>
          <w:bCs/>
          <w:sz w:val="24"/>
          <w:szCs w:val="24"/>
          <w:lang w:val="pt-BR"/>
        </w:rPr>
        <w:t xml:space="preserve">+ </w:t>
      </w:r>
      <w:r w:rsidR="005564B8" w:rsidRPr="001F7CD1">
        <w:rPr>
          <w:rFonts w:cs="Times New Roman"/>
          <w:bCs/>
          <w:sz w:val="24"/>
          <w:szCs w:val="24"/>
          <w:lang w:val="pt-BR"/>
        </w:rPr>
        <w:t>Yêu thương người cùng cảnh ngộ</w:t>
      </w:r>
      <w:r w:rsidRPr="001F7CD1">
        <w:rPr>
          <w:rFonts w:cs="Times New Roman"/>
          <w:bCs/>
          <w:sz w:val="24"/>
          <w:szCs w:val="24"/>
          <w:lang w:val="pt-BR"/>
        </w:rPr>
        <w:t xml:space="preserve"> sẽ rèn luyện được cho </w:t>
      </w:r>
      <w:r w:rsidR="005564B8" w:rsidRPr="001F7CD1">
        <w:rPr>
          <w:rFonts w:cs="Times New Roman"/>
          <w:bCs/>
          <w:sz w:val="24"/>
          <w:szCs w:val="24"/>
          <w:lang w:val="pt-BR"/>
        </w:rPr>
        <w:t>ta</w:t>
      </w:r>
      <w:r w:rsidRPr="001F7CD1">
        <w:rPr>
          <w:rFonts w:cs="Times New Roman"/>
          <w:bCs/>
          <w:sz w:val="24"/>
          <w:szCs w:val="24"/>
          <w:lang w:val="pt-BR"/>
        </w:rPr>
        <w:t xml:space="preserve"> phẩm chất đẹp</w:t>
      </w:r>
      <w:r w:rsidR="005564B8" w:rsidRPr="001F7CD1">
        <w:rPr>
          <w:rFonts w:cs="Times New Roman"/>
          <w:bCs/>
          <w:sz w:val="24"/>
          <w:szCs w:val="24"/>
          <w:lang w:val="pt-BR"/>
        </w:rPr>
        <w:t xml:space="preserve"> (lòng nhân ái)</w:t>
      </w:r>
      <w:r w:rsidRPr="001F7CD1">
        <w:rPr>
          <w:rFonts w:cs="Times New Roman"/>
          <w:bCs/>
          <w:sz w:val="24"/>
          <w:szCs w:val="24"/>
          <w:lang w:val="pt-BR"/>
        </w:rPr>
        <w:t>,</w:t>
      </w:r>
      <w:r w:rsidR="005564B8" w:rsidRPr="001F7CD1">
        <w:rPr>
          <w:rFonts w:cs="Times New Roman"/>
          <w:bCs/>
          <w:sz w:val="24"/>
          <w:szCs w:val="24"/>
          <w:lang w:val="pt-BR"/>
        </w:rPr>
        <w:t xml:space="preserve"> khiến tâm hồn ta trở nên tươi đẹp,</w:t>
      </w:r>
      <w:r w:rsidRPr="001F7CD1">
        <w:rPr>
          <w:rFonts w:cs="Times New Roman"/>
          <w:bCs/>
          <w:sz w:val="24"/>
          <w:szCs w:val="24"/>
          <w:lang w:val="pt-BR"/>
        </w:rPr>
        <w:t xml:space="preserve"> từ đó khiến ta có cuộc sống hạnh phúc. </w:t>
      </w:r>
    </w:p>
    <w:p w14:paraId="2E65B785" w14:textId="77777777" w:rsidR="00EE1E41" w:rsidRPr="001F7CD1" w:rsidRDefault="00EE1E41" w:rsidP="00B4220E">
      <w:pPr>
        <w:spacing w:before="60" w:after="60"/>
        <w:rPr>
          <w:rFonts w:cs="Times New Roman"/>
          <w:bCs/>
          <w:sz w:val="24"/>
          <w:szCs w:val="24"/>
          <w:lang w:val="pt-BR"/>
        </w:rPr>
      </w:pPr>
      <w:r w:rsidRPr="001F7CD1">
        <w:rPr>
          <w:rFonts w:cs="Times New Roman"/>
          <w:bCs/>
          <w:sz w:val="24"/>
          <w:szCs w:val="24"/>
          <w:lang w:val="pt-BR"/>
        </w:rPr>
        <w:t>+ K</w:t>
      </w:r>
      <w:r w:rsidR="00CB543B" w:rsidRPr="001F7CD1">
        <w:rPr>
          <w:rFonts w:cs="Times New Roman"/>
          <w:bCs/>
          <w:sz w:val="24"/>
          <w:szCs w:val="24"/>
          <w:lang w:val="pt-BR"/>
        </w:rPr>
        <w:t>hi biết yêu thương những con người cảnh ngộ, chúng ta sẽ được mọi trân trọng</w:t>
      </w:r>
      <w:r w:rsidRPr="001F7CD1">
        <w:rPr>
          <w:rFonts w:cs="Times New Roman"/>
          <w:bCs/>
          <w:sz w:val="24"/>
          <w:szCs w:val="24"/>
          <w:lang w:val="pt-BR"/>
        </w:rPr>
        <w:t xml:space="preserve">. </w:t>
      </w:r>
    </w:p>
    <w:p w14:paraId="3F368880" w14:textId="319B7CB2" w:rsidR="00CB543B" w:rsidRPr="001F7CD1" w:rsidRDefault="00EE1E41" w:rsidP="00B4220E">
      <w:pPr>
        <w:spacing w:before="60" w:after="60"/>
        <w:rPr>
          <w:rFonts w:cs="Times New Roman"/>
          <w:bCs/>
          <w:sz w:val="24"/>
          <w:szCs w:val="24"/>
          <w:lang w:val="pt-BR"/>
        </w:rPr>
      </w:pPr>
      <w:r w:rsidRPr="001F7CD1">
        <w:rPr>
          <w:rFonts w:cs="Times New Roman"/>
          <w:bCs/>
          <w:sz w:val="24"/>
          <w:szCs w:val="24"/>
          <w:lang w:val="pt-BR"/>
        </w:rPr>
        <w:t xml:space="preserve">+ </w:t>
      </w:r>
      <w:r w:rsidR="00CB543B" w:rsidRPr="001F7CD1">
        <w:rPr>
          <w:rFonts w:cs="Times New Roman"/>
          <w:bCs/>
          <w:sz w:val="24"/>
          <w:szCs w:val="24"/>
          <w:lang w:val="pt-BR"/>
        </w:rPr>
        <w:t xml:space="preserve">Bên cạnh đó, khi chúng ta yêu thương những con người cùng cảnh ngộ, họ sẽ nhận được </w:t>
      </w:r>
      <w:r w:rsidRPr="001F7CD1">
        <w:rPr>
          <w:rFonts w:cs="Times New Roman"/>
          <w:bCs/>
          <w:sz w:val="24"/>
          <w:szCs w:val="24"/>
          <w:lang w:val="pt-BR"/>
        </w:rPr>
        <w:t>sự sẻ chia</w:t>
      </w:r>
      <w:r w:rsidR="00CB543B" w:rsidRPr="001F7CD1">
        <w:rPr>
          <w:rFonts w:cs="Times New Roman"/>
          <w:bCs/>
          <w:sz w:val="24"/>
          <w:szCs w:val="24"/>
          <w:lang w:val="pt-BR"/>
        </w:rPr>
        <w:t>, cuộc sống của họ sẽ tốt đẹp</w:t>
      </w:r>
      <w:r w:rsidRPr="001F7CD1">
        <w:rPr>
          <w:rFonts w:cs="Times New Roman"/>
          <w:bCs/>
          <w:sz w:val="24"/>
          <w:szCs w:val="24"/>
          <w:lang w:val="pt-BR"/>
        </w:rPr>
        <w:t xml:space="preserve"> hơn</w:t>
      </w:r>
      <w:r w:rsidR="0021076B" w:rsidRPr="001F7CD1">
        <w:rPr>
          <w:rFonts w:cs="Times New Roman"/>
          <w:bCs/>
          <w:sz w:val="24"/>
          <w:szCs w:val="24"/>
          <w:lang w:val="pt-BR"/>
        </w:rPr>
        <w:t>, bớt đi gánh nặng</w:t>
      </w:r>
      <w:r w:rsidR="00CB543B" w:rsidRPr="001F7CD1">
        <w:rPr>
          <w:rFonts w:cs="Times New Roman"/>
          <w:bCs/>
          <w:sz w:val="24"/>
          <w:szCs w:val="24"/>
          <w:lang w:val="pt-BR"/>
        </w:rPr>
        <w:t>...</w:t>
      </w:r>
    </w:p>
    <w:p w14:paraId="4FBFB084" w14:textId="77777777" w:rsidR="002C0AE0" w:rsidRPr="001F7CD1" w:rsidRDefault="002C0AE0" w:rsidP="002C0AE0">
      <w:pPr>
        <w:spacing w:before="60" w:after="60"/>
        <w:ind w:firstLine="0"/>
        <w:rPr>
          <w:rFonts w:cs="Times New Roman"/>
          <w:b/>
          <w:sz w:val="24"/>
          <w:szCs w:val="24"/>
          <w:u w:val="single"/>
          <w:lang w:val="pt-BR"/>
        </w:rPr>
      </w:pPr>
    </w:p>
    <w:p w14:paraId="20A6EC87" w14:textId="77777777" w:rsidR="002C0AE0" w:rsidRPr="001F7CD1" w:rsidRDefault="002C0AE0" w:rsidP="002C0AE0">
      <w:pPr>
        <w:spacing w:before="60" w:after="60"/>
        <w:ind w:firstLine="0"/>
        <w:rPr>
          <w:rFonts w:cs="Times New Roman"/>
          <w:b/>
          <w:sz w:val="24"/>
          <w:szCs w:val="24"/>
          <w:u w:val="single"/>
          <w:lang w:val="pt-BR"/>
        </w:rPr>
      </w:pPr>
    </w:p>
    <w:p w14:paraId="3F7CB481" w14:textId="77777777" w:rsidR="002C0AE0" w:rsidRPr="001F7CD1" w:rsidRDefault="002C0AE0" w:rsidP="00B4220E">
      <w:pPr>
        <w:spacing w:before="60" w:after="60"/>
        <w:rPr>
          <w:rFonts w:cs="Times New Roman"/>
          <w:b/>
          <w:sz w:val="24"/>
          <w:szCs w:val="24"/>
          <w:u w:val="single"/>
          <w:lang w:val="pt-BR"/>
        </w:rPr>
      </w:pPr>
    </w:p>
    <w:p w14:paraId="07C21B66" w14:textId="07E38BF4" w:rsidR="0095570F" w:rsidRPr="001F7CD1" w:rsidRDefault="0095570F" w:rsidP="00B4220E">
      <w:pPr>
        <w:spacing w:before="60" w:after="60"/>
        <w:rPr>
          <w:rFonts w:cs="Times New Roman"/>
          <w:b/>
          <w:sz w:val="24"/>
          <w:szCs w:val="24"/>
          <w:u w:val="single"/>
          <w:lang w:val="pt-BR"/>
        </w:rPr>
      </w:pPr>
      <w:r w:rsidRPr="001F7CD1">
        <w:rPr>
          <w:rFonts w:cs="Times New Roman"/>
          <w:b/>
          <w:sz w:val="24"/>
          <w:szCs w:val="24"/>
          <w:u w:val="single"/>
          <w:lang w:val="pt-BR"/>
        </w:rPr>
        <w:lastRenderedPageBreak/>
        <w:t>ĐỀ 2:</w:t>
      </w:r>
    </w:p>
    <w:p w14:paraId="2F34B743" w14:textId="68C1EAC5" w:rsidR="001824C8" w:rsidRPr="001F7CD1" w:rsidRDefault="001824C8" w:rsidP="00B4220E">
      <w:pPr>
        <w:spacing w:before="60" w:after="60"/>
        <w:rPr>
          <w:rFonts w:cs="Times New Roman"/>
          <w:i/>
          <w:iCs/>
          <w:sz w:val="24"/>
          <w:szCs w:val="24"/>
          <w:lang w:val="en-US"/>
        </w:rPr>
      </w:pPr>
      <w:r w:rsidRPr="001F7CD1">
        <w:rPr>
          <w:rFonts w:cs="Times New Roman"/>
          <w:i/>
          <w:iCs/>
          <w:sz w:val="24"/>
          <w:szCs w:val="24"/>
          <w:lang w:val="vi-VN"/>
        </w:rPr>
        <w:t xml:space="preserve">Cụ Kép là người thích uống rượu ngâm thơ và chơi hoa lan. Cụ đã tới cái tuổi được hoàn toàn nhàn rỗi để dưỡng lấy tính tình. Vì bây giờ trong nhà cụ cũng đã thừa bát ăn. Xưa kia, cụ cũng muốn có một vườn cảnh để sớm chiều ra đấy tự tình. Nhưng nghĩ rằng mình chỉ là một anh nhà nho sống vào giữa buổi Tây Tàu nhố nhăng làm lạc mất cả quan niệm cũ, làm tiêu hao mất bao nhiêu giá trị tinh thần; nhưng nghĩ mình chỉ là một kẻ chọn nhầm thế kỷ với hai bàn tay không có lợi khí mới, thì riêng lo cho thân thế, lo cho sự mất còn của mình cũng chưa xong, nói chi đến chuyện chơi hoa. Cụ Kép thường nói với lớp bạn cũ rằng có một vườn hoa là một việc dễ dàng, nhưng đủ thời giờ mà săn sóc đến hoa mới là việc khó. </w:t>
      </w:r>
      <w:bookmarkStart w:id="0" w:name="_Hlk117028970"/>
      <w:r w:rsidRPr="001F7CD1">
        <w:rPr>
          <w:rFonts w:cs="Times New Roman"/>
          <w:i/>
          <w:iCs/>
          <w:sz w:val="24"/>
          <w:szCs w:val="24"/>
          <w:lang w:val="vi-VN"/>
        </w:rPr>
        <w:t>Cụ muốn nói rằng người chơi hoa nhiều khi phải lấy cái chí thành chí tình ra mà đối đãi với giống hoa cỏ không bao giờ biết lên tiếng</w:t>
      </w:r>
      <w:bookmarkEnd w:id="0"/>
      <w:r w:rsidRPr="001F7CD1">
        <w:rPr>
          <w:rFonts w:cs="Times New Roman"/>
          <w:i/>
          <w:iCs/>
          <w:sz w:val="24"/>
          <w:szCs w:val="24"/>
          <w:lang w:val="vi-VN"/>
        </w:rPr>
        <w:t>. Như thế mới phải đạo, cái đạo của người tài tử. Chứ còn cứ gây được lên một khoảnh vườn, khuân hoa cỏ các nơi về mà trồng, phó mặc chúng ở giữa trời, đày chúng ra mưa nắng với thờ ơ, chúng trổ bông không biết đến, chúng tàn lá cũng không hay thì chơi hoa làm gì cho thêm tội</w:t>
      </w:r>
      <w:r w:rsidR="002C0A86" w:rsidRPr="001F7CD1">
        <w:rPr>
          <w:rFonts w:cs="Times New Roman"/>
          <w:i/>
          <w:iCs/>
          <w:sz w:val="24"/>
          <w:szCs w:val="24"/>
          <w:lang w:val="en-US"/>
        </w:rPr>
        <w:t>.</w:t>
      </w:r>
    </w:p>
    <w:p w14:paraId="146761E1" w14:textId="77777777" w:rsidR="001824C8" w:rsidRPr="001F7CD1" w:rsidRDefault="001824C8" w:rsidP="00B4220E">
      <w:pPr>
        <w:spacing w:before="60" w:after="60"/>
        <w:rPr>
          <w:rFonts w:cs="Times New Roman"/>
          <w:i/>
          <w:iCs/>
          <w:sz w:val="24"/>
          <w:szCs w:val="24"/>
          <w:lang w:val="vi-VN"/>
        </w:rPr>
      </w:pPr>
      <w:r w:rsidRPr="001F7CD1">
        <w:rPr>
          <w:rFonts w:cs="Times New Roman"/>
          <w:i/>
          <w:iCs/>
          <w:sz w:val="24"/>
          <w:szCs w:val="24"/>
          <w:lang w:val="vi-VN"/>
        </w:rPr>
        <w:t xml:space="preserve">Đến hồi gần đây, biết đã đủ tư cách chơi cây cảnh, cụ Kép mới gây lấy một vườn lan nho nhỏ. Giống lan gì cũng có một chậu. Tiểu kiều, đại kiều, Nhất điểm, Loạn điểm, Yên tử v. v… Chỉ trừ có giống lan Bạch ngọc là không thấy trồng ở vườn. Không phải vì lan Bạch ngọc đắt giá mỗi giò mười đồng bạc, mà cụ Kép không trồng giống hoa này. Trong một buổi uống trà đêm, cụ Kép nói với một người bạn đến hỏi cụ về cách thức trồng cây vườn hoa: </w:t>
      </w:r>
    </w:p>
    <w:p w14:paraId="5D22B4BA" w14:textId="77777777" w:rsidR="001824C8" w:rsidRPr="001F7CD1" w:rsidRDefault="001824C8" w:rsidP="00B4220E">
      <w:pPr>
        <w:spacing w:before="60" w:after="60"/>
        <w:rPr>
          <w:rFonts w:cs="Times New Roman"/>
          <w:i/>
          <w:iCs/>
          <w:sz w:val="24"/>
          <w:szCs w:val="24"/>
          <w:lang w:val="vi-VN"/>
        </w:rPr>
      </w:pPr>
      <w:r w:rsidRPr="001F7CD1">
        <w:rPr>
          <w:rFonts w:cs="Times New Roman"/>
          <w:i/>
          <w:iCs/>
          <w:sz w:val="24"/>
          <w:szCs w:val="24"/>
          <w:lang w:val="vi-VN"/>
        </w:rPr>
        <w:t xml:space="preserve">- Tôi tự biết không chăm được lan Bạch ngọc. Công phu lắm, ông ạ. Gió mạnh là gẫy, nắng già một chút là héo, mưa nặng hột là nẫu cánh. Bạch ngọc thì đẹp lắm. Nhưng những giống nhẹ nhàng ấy thì yểu lắm. Chăm như chăm con mọn ấy. Chiều chuộng quá như con cầu tự. Lầm lỡ một chút là chúng đi ngay. Những vật quý ấy không ở lâu bền với người ta. Lan Bạch ngọc hay ưa hơi đàn bà. Trồng nó ở vườn các tiểu thư thì phải hơn. </w:t>
      </w:r>
    </w:p>
    <w:p w14:paraId="177C220F" w14:textId="77777777" w:rsidR="001824C8" w:rsidRPr="001F7CD1" w:rsidRDefault="001824C8" w:rsidP="00B4220E">
      <w:pPr>
        <w:spacing w:before="60" w:after="60"/>
        <w:rPr>
          <w:rFonts w:cs="Times New Roman"/>
          <w:i/>
          <w:iCs/>
          <w:sz w:val="24"/>
          <w:szCs w:val="24"/>
          <w:lang w:val="vi-VN"/>
        </w:rPr>
      </w:pPr>
      <w:r w:rsidRPr="001F7CD1">
        <w:rPr>
          <w:rFonts w:cs="Times New Roman"/>
          <w:i/>
          <w:iCs/>
          <w:sz w:val="24"/>
          <w:szCs w:val="24"/>
          <w:lang w:val="vi-VN"/>
        </w:rPr>
        <w:t>Thiếu hẳn loài Bạch ngọc, cụ Kép đã cho trồng nhiều giống Mặc lan, Đông lan, Trần mộng. Giống này khỏe, đen hoa và dò đẫy, hoa có khi đậu được đến nửa tháng và trong mươi ngày, nếu chủ vườn có quên bón tưới, cũng không lụi.</w:t>
      </w:r>
    </w:p>
    <w:p w14:paraId="10334ECD" w14:textId="77777777" w:rsidR="001824C8" w:rsidRPr="001F7CD1" w:rsidRDefault="001824C8" w:rsidP="00B4220E">
      <w:pPr>
        <w:spacing w:before="60" w:after="60"/>
        <w:rPr>
          <w:rFonts w:cs="Times New Roman"/>
          <w:i/>
          <w:iCs/>
          <w:sz w:val="24"/>
          <w:szCs w:val="24"/>
          <w:lang w:val="vi-VN"/>
        </w:rPr>
      </w:pPr>
      <w:r w:rsidRPr="001F7CD1">
        <w:rPr>
          <w:rFonts w:cs="Times New Roman"/>
          <w:i/>
          <w:iCs/>
          <w:sz w:val="24"/>
          <w:szCs w:val="24"/>
          <w:lang w:val="vi-VN"/>
        </w:rPr>
        <w:t xml:space="preserve">Chiều hôm nay, hoa Mặc lan chớm nở. </w:t>
      </w:r>
    </w:p>
    <w:p w14:paraId="1B62CE8A" w14:textId="77777777" w:rsidR="001824C8" w:rsidRPr="001F7CD1" w:rsidRDefault="001824C8" w:rsidP="00B4220E">
      <w:pPr>
        <w:spacing w:before="60" w:after="60"/>
        <w:rPr>
          <w:rFonts w:cs="Times New Roman"/>
          <w:i/>
          <w:iCs/>
          <w:sz w:val="24"/>
          <w:szCs w:val="24"/>
          <w:lang w:val="vi-VN"/>
        </w:rPr>
      </w:pPr>
      <w:r w:rsidRPr="001F7CD1">
        <w:rPr>
          <w:rFonts w:cs="Times New Roman"/>
          <w:i/>
          <w:iCs/>
          <w:sz w:val="24"/>
          <w:szCs w:val="24"/>
          <w:lang w:val="vi-VN"/>
        </w:rPr>
        <w:t xml:space="preserve">Chiều mai, mùng một Tết, hoa Mặc lan mãn khai đầy vườn. </w:t>
      </w:r>
    </w:p>
    <w:p w14:paraId="389A4339" w14:textId="77777777" w:rsidR="001824C8" w:rsidRPr="001F7CD1" w:rsidRDefault="001824C8" w:rsidP="00B4220E">
      <w:pPr>
        <w:spacing w:before="60" w:after="60"/>
        <w:rPr>
          <w:rFonts w:cs="Times New Roman"/>
          <w:i/>
          <w:iCs/>
          <w:sz w:val="24"/>
          <w:szCs w:val="24"/>
          <w:lang w:val="vi-VN"/>
        </w:rPr>
      </w:pPr>
      <w:r w:rsidRPr="001F7CD1">
        <w:rPr>
          <w:rFonts w:cs="Times New Roman"/>
          <w:i/>
          <w:iCs/>
          <w:sz w:val="24"/>
          <w:szCs w:val="24"/>
          <w:lang w:val="vi-VN"/>
        </w:rPr>
        <w:t>Đêm giao thừa, bên cạnh nồi bánh chưng sôi sình sịch, bõ</w:t>
      </w:r>
      <w:r w:rsidRPr="001F7CD1">
        <w:rPr>
          <w:rFonts w:cs="Times New Roman"/>
          <w:i/>
          <w:iCs/>
          <w:sz w:val="24"/>
          <w:szCs w:val="24"/>
          <w:vertAlign w:val="superscript"/>
          <w:lang w:val="vi-VN"/>
        </w:rPr>
        <w:footnoteReference w:id="1"/>
      </w:r>
      <w:r w:rsidRPr="001F7CD1">
        <w:rPr>
          <w:rFonts w:cs="Times New Roman"/>
          <w:i/>
          <w:iCs/>
          <w:sz w:val="24"/>
          <w:szCs w:val="24"/>
          <w:lang w:val="vi-VN"/>
        </w:rPr>
        <w:t xml:space="preserve"> già đang chăm chú canh nồi kẹo mạch nha. Cụ Kép dặn bõ già phải cẩn thận xem lửa kẻo lơ đễnh một chút là khê mất nồi kẹo. Hai ông ấm, con trai cụ Kép, người lớn tuổi đứng đắn như thế, mà lại ngồi gần đấy, phất giấy vào những nan lồng. Thực là hai đứa trẻ con đang ngồi nghịch với lồng bàn giấy. Họ trịnh trọng ngồi dán hồ, vuốt giấy. Ông cụ Kép đứng kèm bên, mỗi lúc lại nhắc: </w:t>
      </w:r>
    </w:p>
    <w:p w14:paraId="1111B94D" w14:textId="77777777" w:rsidR="001824C8" w:rsidRPr="001F7CD1" w:rsidRDefault="001824C8" w:rsidP="00B4220E">
      <w:pPr>
        <w:spacing w:before="60" w:after="60"/>
        <w:rPr>
          <w:rFonts w:cs="Times New Roman"/>
          <w:i/>
          <w:iCs/>
          <w:sz w:val="24"/>
          <w:szCs w:val="24"/>
          <w:lang w:val="vi-VN"/>
        </w:rPr>
      </w:pPr>
      <w:r w:rsidRPr="001F7CD1">
        <w:rPr>
          <w:rFonts w:cs="Times New Roman"/>
          <w:i/>
          <w:iCs/>
          <w:sz w:val="24"/>
          <w:szCs w:val="24"/>
          <w:lang w:val="vi-VN"/>
        </w:rPr>
        <w:t xml:space="preserve">- Này Cả, thầy tưởng miệng lồng bàn, con nên đan to hơn miệng chậu. Con chạy ra, lấy cái que đo lại chậu xem. Nếu rộng thì hỏng hết. Đo lại chậu Mặc lan thôi. </w:t>
      </w:r>
    </w:p>
    <w:p w14:paraId="6FFE7F69" w14:textId="77777777" w:rsidR="001824C8" w:rsidRPr="001F7CD1" w:rsidRDefault="001824C8" w:rsidP="00B4220E">
      <w:pPr>
        <w:spacing w:before="60" w:after="60"/>
        <w:rPr>
          <w:rFonts w:cs="Times New Roman"/>
          <w:i/>
          <w:iCs/>
          <w:spacing w:val="-2"/>
          <w:sz w:val="24"/>
          <w:szCs w:val="24"/>
          <w:lang w:val="vi-VN"/>
        </w:rPr>
      </w:pPr>
      <w:r w:rsidRPr="001F7CD1">
        <w:rPr>
          <w:rFonts w:cs="Times New Roman"/>
          <w:i/>
          <w:iCs/>
          <w:spacing w:val="-2"/>
          <w:sz w:val="24"/>
          <w:szCs w:val="24"/>
          <w:lang w:val="vi-VN"/>
        </w:rPr>
        <w:t xml:space="preserve">Hai ông ấm, ngồi phất được đến mười cái lồng bàn giấy. Họ rất vui sướng vì họ tin đã làm toại được sở thích của cha già. Cụ Kép co ro chạy từ nồi mạch nha, qua đám lồng bàn giấy, đến cái rổ đá cuội đã ráo nước thì cụ ngồi xổm xuống, ngồi lựa lấy những viên đá thật trắng, thật tròn, để ra một mẹt riêng. Ông ấm cả, ông ấm hai lễ mễ bưng những chậu Mặc lan vào trong nhà. Cả ba ông con đều nhặt những hòn cuội xấu nhất, méo mó, xù xì trải xuống mặt đất những chậu lan gần nở. Mỗi lần có một người đụng mạnh vào dò lan đen, cụ Kép lại xuýt xoa như có người châm kim vào da thịt mình. </w:t>
      </w:r>
    </w:p>
    <w:p w14:paraId="116AC114" w14:textId="77777777" w:rsidR="001824C8" w:rsidRPr="001F7CD1" w:rsidRDefault="001824C8" w:rsidP="00B4220E">
      <w:pPr>
        <w:spacing w:before="60" w:after="60"/>
        <w:rPr>
          <w:rFonts w:cs="Times New Roman"/>
          <w:i/>
          <w:iCs/>
          <w:sz w:val="24"/>
          <w:szCs w:val="24"/>
          <w:lang w:val="vi-VN"/>
        </w:rPr>
      </w:pPr>
      <w:r w:rsidRPr="001F7CD1">
        <w:rPr>
          <w:rFonts w:cs="Times New Roman"/>
          <w:i/>
          <w:iCs/>
          <w:sz w:val="24"/>
          <w:szCs w:val="24"/>
          <w:lang w:val="vi-VN"/>
        </w:rPr>
        <w:t>Nồi kẹo đã nấu xong nhưng phải đợi đến gần cuối canh hai kẹo mới nguội.</w:t>
      </w:r>
    </w:p>
    <w:p w14:paraId="477DDF54" w14:textId="77777777" w:rsidR="001824C8" w:rsidRPr="001F7CD1" w:rsidRDefault="001824C8" w:rsidP="00B4220E">
      <w:pPr>
        <w:spacing w:before="60" w:after="60"/>
        <w:rPr>
          <w:rFonts w:cs="Times New Roman"/>
          <w:i/>
          <w:iCs/>
          <w:sz w:val="24"/>
          <w:szCs w:val="24"/>
          <w:lang w:val="vi-VN"/>
        </w:rPr>
      </w:pPr>
      <w:r w:rsidRPr="001F7CD1">
        <w:rPr>
          <w:rFonts w:cs="Times New Roman"/>
          <w:i/>
          <w:iCs/>
          <w:sz w:val="24"/>
          <w:szCs w:val="24"/>
          <w:lang w:val="vi-VN"/>
        </w:rPr>
        <w:t xml:space="preserve">Bây giờ thêm được bõ già đỡ một tay nữa, cả ba ông con đều lấy những hòn cuội để riêng ban nãy ra mẹt, đem dúng đá cuội vào nồi kẹo, quấn kẹo bọc kín lấy đá, được viên nào liền đem đặt luôn vào lồng chậu hoa. Những viên đá bọc kẹo được đặt nhẹ nhàng lên trên lượt đá lót lên nền đất chậu hoa. Úp xong lồng bàn giấy lên mười chậu Mặc lan thì vừa cúng giao thừa. Ba ông con, khăn lượt áo thâm lạy trước bàn thờ đặt ngoài trời. Năm nay, trời giao thừa lành. Cả một buổi sớm, cụ Kép phải bận ở đình làng. Trước khi ra đình cụ đã dặn bõ già ở nhà phải sửa soạn cho đủ để đến quá trưa, cụ và vài cụ nữa đi việc đình làng về sẽ cùng uống rượu thưởng hoa. Bõ già đã bày ra giữa sân </w:t>
      </w:r>
      <w:r w:rsidRPr="001F7CD1">
        <w:rPr>
          <w:rFonts w:cs="Times New Roman"/>
          <w:i/>
          <w:iCs/>
          <w:sz w:val="24"/>
          <w:szCs w:val="24"/>
          <w:lang w:val="vi-VN"/>
        </w:rPr>
        <w:lastRenderedPageBreak/>
        <w:t xml:space="preserve">bốn cái đôn sứ Bát Tràng mầu xanh quan lục. Trước mặt mỗi đôn, bõ già đặt một án thư nhỏ, trên đó ngất nghểu hai chậu lan còn lù lù chiếc lồng bàn úp, và một hũ rượu da lươn lớn có nút lá chuối khô. Bõ già xếp đặt trông thạo lắm. Trong mấy năm nay, đầu mùa xuân nào bõ già cũng phải ít ra là một lần, bày biện bàn tiệc rượu Thạch lan hương như thế. Bõ già hôm nay lẩm bẩm phàn nàn với ông ấm hai: </w:t>
      </w:r>
    </w:p>
    <w:p w14:paraId="42ED62CC" w14:textId="77777777" w:rsidR="001824C8" w:rsidRPr="001F7CD1" w:rsidRDefault="001824C8" w:rsidP="00B4220E">
      <w:pPr>
        <w:spacing w:before="60" w:after="60"/>
        <w:rPr>
          <w:rFonts w:cs="Times New Roman"/>
          <w:i/>
          <w:iCs/>
          <w:sz w:val="24"/>
          <w:szCs w:val="24"/>
          <w:lang w:val="vi-VN"/>
        </w:rPr>
      </w:pPr>
      <w:r w:rsidRPr="001F7CD1">
        <w:rPr>
          <w:rFonts w:cs="Times New Roman"/>
          <w:i/>
          <w:iCs/>
          <w:sz w:val="24"/>
          <w:szCs w:val="24"/>
          <w:lang w:val="vi-VN"/>
        </w:rPr>
        <w:t>- Năm nay cụ nhà uống rượu sớm quá và lại uống ban ngày. Mọi năm, cứ đúng rằm tháng giêng mới uống. Vả lại uống vào chiều tối. Đốt đèn lồng, treo ở ngoài vườn, trông vào bữa rượu hoa, đẹp lắm cậu ạ.</w:t>
      </w:r>
    </w:p>
    <w:p w14:paraId="27F3F850" w14:textId="77777777" w:rsidR="001824C8" w:rsidRPr="001F7CD1" w:rsidRDefault="001824C8" w:rsidP="00B4220E">
      <w:pPr>
        <w:spacing w:before="60" w:after="60"/>
        <w:rPr>
          <w:rFonts w:cs="Times New Roman"/>
          <w:i/>
          <w:iCs/>
          <w:sz w:val="24"/>
          <w:szCs w:val="24"/>
          <w:lang w:val="vi-VN"/>
        </w:rPr>
      </w:pPr>
      <w:r w:rsidRPr="001F7CD1">
        <w:rPr>
          <w:rFonts w:cs="Times New Roman"/>
          <w:i/>
          <w:iCs/>
          <w:sz w:val="24"/>
          <w:szCs w:val="24"/>
          <w:lang w:val="vi-VN"/>
        </w:rPr>
        <w:t>Ông ấm hai vui chuyện, hỏi bõ già:</w:t>
      </w:r>
    </w:p>
    <w:p w14:paraId="5589E47C" w14:textId="77777777" w:rsidR="001824C8" w:rsidRPr="001F7CD1" w:rsidRDefault="001824C8" w:rsidP="00B4220E">
      <w:pPr>
        <w:spacing w:before="60" w:after="60"/>
        <w:rPr>
          <w:rFonts w:cs="Times New Roman"/>
          <w:i/>
          <w:iCs/>
          <w:sz w:val="24"/>
          <w:szCs w:val="24"/>
          <w:lang w:val="vi-VN"/>
        </w:rPr>
      </w:pPr>
      <w:r w:rsidRPr="001F7CD1">
        <w:rPr>
          <w:rFonts w:cs="Times New Roman"/>
          <w:i/>
          <w:iCs/>
          <w:sz w:val="24"/>
          <w:szCs w:val="24"/>
          <w:lang w:val="vi-VN"/>
        </w:rPr>
        <w:t xml:space="preserve">- Này bõ già, tôi tưởng uống rượu nhấm với đá cuội tẩm kẹo mạch nha thì có thú vị gì. Chỉ thêm xót ruột. </w:t>
      </w:r>
    </w:p>
    <w:p w14:paraId="260F5791" w14:textId="77777777" w:rsidR="001824C8" w:rsidRPr="001F7CD1" w:rsidRDefault="001824C8" w:rsidP="00B4220E">
      <w:pPr>
        <w:spacing w:before="60" w:after="60"/>
        <w:rPr>
          <w:rFonts w:cs="Times New Roman"/>
          <w:i/>
          <w:iCs/>
          <w:sz w:val="24"/>
          <w:szCs w:val="24"/>
          <w:lang w:val="vi-VN"/>
        </w:rPr>
      </w:pPr>
      <w:bookmarkStart w:id="1" w:name="_Hlk199249138"/>
      <w:r w:rsidRPr="001F7CD1">
        <w:rPr>
          <w:rFonts w:cs="Times New Roman"/>
          <w:i/>
          <w:iCs/>
          <w:sz w:val="24"/>
          <w:szCs w:val="24"/>
          <w:lang w:val="vi-VN"/>
        </w:rPr>
        <w:t xml:space="preserve">- Chết, cậu đừng nói thế, cụ nghe thấy cụ mắng chết. Cậu không nên nói tới chữ xót ruột. Chính cụ nhà có giảng cho tôi nghe rằng những cụ sành uống rượu, trước khi vào bàn rượu không ăn uống gì cả. Các cụ thường uống vào lúc thanh tâm. Và trong lúc vui chén, tịnh không dùng những đồ nhắm mặn như thịt cá đâu. Mấy vò rượu này, là rượu tăm đấy. Cụ nhà ta quý nó hơn vàng. Khi rót rỏ ra ngoài một vài giọt, lúc khách về, cụ mắng đến phát thẹn lên. Cậu đậy nút lại không có rượu bay! </w:t>
      </w:r>
    </w:p>
    <w:bookmarkEnd w:id="1"/>
    <w:p w14:paraId="359F2C72" w14:textId="77777777" w:rsidR="001824C8" w:rsidRPr="001F7CD1" w:rsidRDefault="001824C8" w:rsidP="00B4220E">
      <w:pPr>
        <w:spacing w:before="60" w:after="60"/>
        <w:rPr>
          <w:rFonts w:cs="Times New Roman"/>
          <w:i/>
          <w:iCs/>
          <w:sz w:val="24"/>
          <w:szCs w:val="24"/>
          <w:lang w:val="vi-VN"/>
        </w:rPr>
      </w:pPr>
      <w:r w:rsidRPr="001F7CD1">
        <w:rPr>
          <w:rFonts w:cs="Times New Roman"/>
          <w:i/>
          <w:iCs/>
          <w:sz w:val="24"/>
          <w:szCs w:val="24"/>
          <w:lang w:val="vi-VN"/>
        </w:rPr>
        <w:t xml:space="preserve">Phía ngoài cổng, có tiếng chó sủa vang. </w:t>
      </w:r>
    </w:p>
    <w:p w14:paraId="3678D1EE" w14:textId="77777777" w:rsidR="001824C8" w:rsidRPr="001F7CD1" w:rsidRDefault="001824C8" w:rsidP="00B4220E">
      <w:pPr>
        <w:spacing w:before="60" w:after="60"/>
        <w:rPr>
          <w:rFonts w:cs="Times New Roman"/>
          <w:i/>
          <w:iCs/>
          <w:sz w:val="24"/>
          <w:szCs w:val="24"/>
          <w:lang w:val="vi-VN"/>
        </w:rPr>
      </w:pPr>
      <w:r w:rsidRPr="001F7CD1">
        <w:rPr>
          <w:rFonts w:cs="Times New Roman"/>
          <w:i/>
          <w:iCs/>
          <w:sz w:val="24"/>
          <w:szCs w:val="24"/>
          <w:lang w:val="vi-VN"/>
        </w:rPr>
        <w:t>Bõ già nhìn ra thấy bốn cụ tiến vào đã quá nửa lòng ngõ duối. Cụ nào cũng cầm một cây quạt thước, chống một chiếc gậy tre càng cua hay trúc đùi gà. Uống xong tuần nước, cụ Kép mời ba cụ ra sân uống rượu. Bõ già vòng tay vái các cụ và đợi các cụ yên vị rồi thì khom khom mở từng chiếc lồng bàn giấy một.</w:t>
      </w:r>
    </w:p>
    <w:p w14:paraId="541A59FF" w14:textId="61010B4A" w:rsidR="001824C8" w:rsidRPr="001F7CD1" w:rsidRDefault="001824C8" w:rsidP="00B4220E">
      <w:pPr>
        <w:spacing w:before="60" w:after="60"/>
        <w:rPr>
          <w:rFonts w:cs="Times New Roman"/>
          <w:i/>
          <w:iCs/>
          <w:spacing w:val="-4"/>
          <w:sz w:val="24"/>
          <w:szCs w:val="24"/>
          <w:lang w:val="vi-VN"/>
        </w:rPr>
      </w:pPr>
      <w:r w:rsidRPr="001F7CD1">
        <w:rPr>
          <w:rFonts w:cs="Times New Roman"/>
          <w:i/>
          <w:iCs/>
          <w:spacing w:val="-4"/>
          <w:sz w:val="24"/>
          <w:szCs w:val="24"/>
          <w:lang w:val="vi-VN"/>
        </w:rPr>
        <w:t>Một mùi hương lan bị bỏ tù trong bầu không khí lồng bàn giấy phất từ đêm qua, đến bây giờ vội tản bay khắp vườn cây</w:t>
      </w:r>
      <w:r w:rsidR="00EF2A21" w:rsidRPr="001F7CD1">
        <w:rPr>
          <w:rFonts w:cs="Times New Roman"/>
          <w:i/>
          <w:iCs/>
          <w:spacing w:val="-4"/>
          <w:sz w:val="24"/>
          <w:szCs w:val="24"/>
          <w:lang w:val="en-US"/>
        </w:rPr>
        <w:t>.</w:t>
      </w:r>
      <w:r w:rsidRPr="001F7CD1">
        <w:rPr>
          <w:rFonts w:cs="Times New Roman"/>
          <w:i/>
          <w:iCs/>
          <w:spacing w:val="-4"/>
          <w:sz w:val="24"/>
          <w:szCs w:val="24"/>
          <w:lang w:val="vi-VN"/>
        </w:rPr>
        <w:t xml:space="preserve"> […] Cơn gió nhẹ pha loãng hương thơm đặc vào không gian. </w:t>
      </w:r>
    </w:p>
    <w:p w14:paraId="11FB70DE" w14:textId="77777777" w:rsidR="001824C8" w:rsidRPr="001F7CD1" w:rsidRDefault="001824C8" w:rsidP="00B4220E">
      <w:pPr>
        <w:spacing w:before="60" w:after="60"/>
        <w:jc w:val="right"/>
        <w:rPr>
          <w:rFonts w:cs="Times New Roman"/>
          <w:sz w:val="24"/>
          <w:szCs w:val="24"/>
          <w:lang w:val="vi-VN"/>
        </w:rPr>
      </w:pPr>
      <w:r w:rsidRPr="001F7CD1">
        <w:rPr>
          <w:rFonts w:cs="Times New Roman"/>
          <w:sz w:val="24"/>
          <w:szCs w:val="24"/>
          <w:lang w:val="vi-VN"/>
        </w:rPr>
        <w:t xml:space="preserve">(Trích </w:t>
      </w:r>
      <w:r w:rsidRPr="001F7CD1">
        <w:rPr>
          <w:rFonts w:cs="Times New Roman"/>
          <w:b/>
          <w:bCs/>
          <w:i/>
          <w:iCs/>
          <w:sz w:val="24"/>
          <w:szCs w:val="24"/>
          <w:lang w:val="vi-VN"/>
        </w:rPr>
        <w:t>Hương Cuội</w:t>
      </w:r>
      <w:r w:rsidRPr="001F7CD1">
        <w:rPr>
          <w:rFonts w:cs="Times New Roman"/>
          <w:sz w:val="24"/>
          <w:szCs w:val="24"/>
          <w:lang w:val="vi-VN"/>
        </w:rPr>
        <w:t xml:space="preserve">, Nguyễn Tuân, </w:t>
      </w:r>
      <w:r w:rsidRPr="001F7CD1">
        <w:rPr>
          <w:rFonts w:cs="Times New Roman"/>
          <w:i/>
          <w:iCs/>
          <w:sz w:val="24"/>
          <w:szCs w:val="24"/>
          <w:lang w:val="vi-VN"/>
        </w:rPr>
        <w:t>Vang bóng một thời</w:t>
      </w:r>
      <w:r w:rsidRPr="001F7CD1">
        <w:rPr>
          <w:rFonts w:cs="Times New Roman"/>
          <w:sz w:val="24"/>
          <w:szCs w:val="24"/>
          <w:lang w:val="vi-VN"/>
        </w:rPr>
        <w:t>, NXB Văn học 2012)</w:t>
      </w:r>
    </w:p>
    <w:p w14:paraId="7625B755" w14:textId="7C3B32DA" w:rsidR="001824C8" w:rsidRPr="001F7CD1" w:rsidRDefault="001824C8" w:rsidP="00B4220E">
      <w:pPr>
        <w:spacing w:before="60" w:after="60"/>
        <w:rPr>
          <w:rFonts w:cs="Times New Roman"/>
          <w:sz w:val="24"/>
          <w:szCs w:val="24"/>
          <w:lang w:val="en-US"/>
        </w:rPr>
      </w:pPr>
      <w:r w:rsidRPr="001F7CD1">
        <w:rPr>
          <w:rFonts w:cs="Times New Roman"/>
          <w:b/>
          <w:bCs/>
          <w:sz w:val="24"/>
          <w:szCs w:val="24"/>
          <w:lang w:val="vi-VN"/>
        </w:rPr>
        <w:t>Câu 1</w:t>
      </w:r>
      <w:r w:rsidRPr="001F7CD1">
        <w:rPr>
          <w:rFonts w:cs="Times New Roman"/>
          <w:sz w:val="24"/>
          <w:szCs w:val="24"/>
          <w:lang w:val="vi-VN"/>
        </w:rPr>
        <w:t xml:space="preserve">. </w:t>
      </w:r>
      <w:r w:rsidR="008F3D9F" w:rsidRPr="001F7CD1">
        <w:rPr>
          <w:rFonts w:cs="Times New Roman"/>
          <w:sz w:val="24"/>
          <w:szCs w:val="24"/>
          <w:lang w:val="en-US"/>
        </w:rPr>
        <w:t>Văn bản được</w:t>
      </w:r>
      <w:r w:rsidRPr="001F7CD1">
        <w:rPr>
          <w:rFonts w:cs="Times New Roman"/>
          <w:sz w:val="24"/>
          <w:szCs w:val="24"/>
          <w:lang w:val="en-US"/>
        </w:rPr>
        <w:t xml:space="preserve"> kể bằng lời của ai?</w:t>
      </w:r>
    </w:p>
    <w:p w14:paraId="16022592" w14:textId="08EEE65A" w:rsidR="008F3D9F" w:rsidRPr="001F7CD1" w:rsidRDefault="008F3D9F" w:rsidP="00B4220E">
      <w:pPr>
        <w:spacing w:before="60" w:after="60"/>
        <w:rPr>
          <w:rFonts w:cs="Times New Roman"/>
          <w:sz w:val="24"/>
          <w:szCs w:val="24"/>
          <w:lang w:val="en-US"/>
        </w:rPr>
      </w:pPr>
      <w:r w:rsidRPr="001F7CD1">
        <w:rPr>
          <w:rFonts w:cs="Times New Roman"/>
          <w:b/>
          <w:bCs/>
          <w:sz w:val="24"/>
          <w:szCs w:val="24"/>
          <w:lang w:val="en-US"/>
        </w:rPr>
        <w:t>Câu 1.1.</w:t>
      </w:r>
      <w:r w:rsidRPr="001F7CD1">
        <w:rPr>
          <w:rFonts w:cs="Times New Roman"/>
          <w:sz w:val="24"/>
          <w:szCs w:val="24"/>
          <w:lang w:val="en-US"/>
        </w:rPr>
        <w:t xml:space="preserve"> Xác định ngôi kể của văn bản.</w:t>
      </w:r>
    </w:p>
    <w:p w14:paraId="175D7D1F" w14:textId="6B7159F4" w:rsidR="008F3D9F" w:rsidRPr="001F7CD1" w:rsidRDefault="008F3D9F" w:rsidP="00B4220E">
      <w:pPr>
        <w:spacing w:before="60" w:after="60"/>
        <w:rPr>
          <w:rFonts w:cs="Times New Roman"/>
          <w:sz w:val="24"/>
          <w:szCs w:val="24"/>
          <w:lang w:val="en-US"/>
        </w:rPr>
      </w:pPr>
      <w:r w:rsidRPr="001F7CD1">
        <w:rPr>
          <w:rFonts w:cs="Times New Roman"/>
          <w:b/>
          <w:bCs/>
          <w:sz w:val="24"/>
          <w:szCs w:val="24"/>
          <w:lang w:val="en-US"/>
        </w:rPr>
        <w:t>Câu 1.2.</w:t>
      </w:r>
      <w:r w:rsidRPr="001F7CD1">
        <w:rPr>
          <w:rFonts w:cs="Times New Roman"/>
          <w:sz w:val="24"/>
          <w:szCs w:val="24"/>
          <w:lang w:val="en-US"/>
        </w:rPr>
        <w:t xml:space="preserve"> Chỉ ra các dấu hiệu nhận biết ngôi kể của văn bản.</w:t>
      </w:r>
    </w:p>
    <w:p w14:paraId="46E99C52" w14:textId="0C6C3C6E" w:rsidR="008F3D9F" w:rsidRPr="001F7CD1" w:rsidRDefault="008F3D9F" w:rsidP="00B4220E">
      <w:pPr>
        <w:spacing w:before="60" w:after="60"/>
        <w:rPr>
          <w:rFonts w:cs="Times New Roman"/>
          <w:sz w:val="24"/>
          <w:szCs w:val="24"/>
          <w:lang w:val="en-US"/>
        </w:rPr>
      </w:pPr>
      <w:r w:rsidRPr="001F7CD1">
        <w:rPr>
          <w:rFonts w:cs="Times New Roman"/>
          <w:b/>
          <w:bCs/>
          <w:sz w:val="24"/>
          <w:szCs w:val="24"/>
          <w:lang w:val="en-US"/>
        </w:rPr>
        <w:t>Câu 1.3.</w:t>
      </w:r>
      <w:r w:rsidRPr="001F7CD1">
        <w:rPr>
          <w:rFonts w:cs="Times New Roman"/>
          <w:sz w:val="24"/>
          <w:szCs w:val="24"/>
          <w:lang w:val="en-US"/>
        </w:rPr>
        <w:t xml:space="preserve"> Xác định nhân vật chính của văn bản.</w:t>
      </w:r>
    </w:p>
    <w:p w14:paraId="5781837F" w14:textId="539476AA" w:rsidR="00C1413F" w:rsidRPr="001F7CD1" w:rsidRDefault="00C1413F" w:rsidP="00B4220E">
      <w:pPr>
        <w:spacing w:before="60" w:after="60"/>
        <w:rPr>
          <w:rFonts w:cs="Times New Roman"/>
          <w:sz w:val="24"/>
          <w:szCs w:val="24"/>
          <w:lang w:val="en-US"/>
        </w:rPr>
      </w:pPr>
      <w:r w:rsidRPr="001F7CD1">
        <w:rPr>
          <w:rFonts w:cs="Times New Roman"/>
          <w:b/>
          <w:bCs/>
          <w:sz w:val="24"/>
          <w:szCs w:val="24"/>
          <w:lang w:val="en-US"/>
        </w:rPr>
        <w:t>Câu 1.4.</w:t>
      </w:r>
      <w:r w:rsidRPr="001F7CD1">
        <w:rPr>
          <w:rFonts w:cs="Times New Roman"/>
          <w:sz w:val="24"/>
          <w:szCs w:val="24"/>
          <w:lang w:val="en-US"/>
        </w:rPr>
        <w:t xml:space="preserve"> Xác định đề tài của văn bản.</w:t>
      </w:r>
    </w:p>
    <w:p w14:paraId="1FF72B0C" w14:textId="226C024D" w:rsidR="001824C8" w:rsidRPr="001F7CD1" w:rsidRDefault="001824C8" w:rsidP="00B4220E">
      <w:pPr>
        <w:spacing w:before="60" w:after="60"/>
        <w:rPr>
          <w:rFonts w:cs="Times New Roman"/>
          <w:sz w:val="24"/>
          <w:szCs w:val="24"/>
          <w:lang w:val="vi-VN"/>
        </w:rPr>
      </w:pPr>
      <w:r w:rsidRPr="001F7CD1">
        <w:rPr>
          <w:rFonts w:cs="Times New Roman"/>
          <w:b/>
          <w:bCs/>
          <w:sz w:val="24"/>
          <w:szCs w:val="24"/>
          <w:lang w:val="en-US"/>
        </w:rPr>
        <w:t>Câu 2.</w:t>
      </w:r>
      <w:r w:rsidRPr="001F7CD1">
        <w:rPr>
          <w:rFonts w:cs="Times New Roman"/>
          <w:sz w:val="24"/>
          <w:szCs w:val="24"/>
          <w:lang w:val="en-US"/>
        </w:rPr>
        <w:t xml:space="preserve"> </w:t>
      </w:r>
      <w:r w:rsidRPr="001F7CD1">
        <w:rPr>
          <w:rFonts w:cs="Times New Roman"/>
          <w:sz w:val="24"/>
          <w:szCs w:val="24"/>
          <w:lang w:val="vi-VN"/>
        </w:rPr>
        <w:t xml:space="preserve">Câu chuyện trong </w:t>
      </w:r>
      <w:r w:rsidR="008F3D9F" w:rsidRPr="001F7CD1">
        <w:rPr>
          <w:rFonts w:cs="Times New Roman"/>
          <w:sz w:val="24"/>
          <w:szCs w:val="24"/>
          <w:lang w:val="en-US"/>
        </w:rPr>
        <w:t>văn bản</w:t>
      </w:r>
      <w:r w:rsidRPr="001F7CD1">
        <w:rPr>
          <w:rFonts w:cs="Times New Roman"/>
          <w:sz w:val="24"/>
          <w:szCs w:val="24"/>
          <w:lang w:val="vi-VN"/>
        </w:rPr>
        <w:t xml:space="preserve"> lấy bối cảnh thời gian nào?</w:t>
      </w:r>
    </w:p>
    <w:p w14:paraId="6E697CBB" w14:textId="21A5751B" w:rsidR="00C1413F" w:rsidRPr="001F7CD1" w:rsidRDefault="001824C8" w:rsidP="00B4220E">
      <w:pPr>
        <w:spacing w:before="60" w:after="60"/>
        <w:rPr>
          <w:rFonts w:cs="Times New Roman"/>
          <w:sz w:val="24"/>
          <w:szCs w:val="24"/>
          <w:lang w:val="en-US"/>
        </w:rPr>
      </w:pPr>
      <w:r w:rsidRPr="001F7CD1">
        <w:rPr>
          <w:rFonts w:cs="Times New Roman"/>
          <w:b/>
          <w:bCs/>
          <w:sz w:val="24"/>
          <w:szCs w:val="24"/>
          <w:lang w:val="vi-VN"/>
        </w:rPr>
        <w:t xml:space="preserve">Câu </w:t>
      </w:r>
      <w:r w:rsidR="008F3D9F" w:rsidRPr="001F7CD1">
        <w:rPr>
          <w:rFonts w:cs="Times New Roman"/>
          <w:b/>
          <w:bCs/>
          <w:sz w:val="24"/>
          <w:szCs w:val="24"/>
          <w:lang w:val="en-US"/>
        </w:rPr>
        <w:t>2.1</w:t>
      </w:r>
      <w:r w:rsidRPr="001F7CD1">
        <w:rPr>
          <w:rFonts w:cs="Times New Roman"/>
          <w:sz w:val="24"/>
          <w:szCs w:val="24"/>
          <w:lang w:val="vi-VN"/>
        </w:rPr>
        <w:t xml:space="preserve">. Nhân vật cụ Kép trong </w:t>
      </w:r>
      <w:r w:rsidR="008F3D9F" w:rsidRPr="001F7CD1">
        <w:rPr>
          <w:rFonts w:cs="Times New Roman"/>
          <w:sz w:val="24"/>
          <w:szCs w:val="24"/>
          <w:lang w:val="en-US"/>
        </w:rPr>
        <w:t>văn bản</w:t>
      </w:r>
      <w:r w:rsidRPr="001F7CD1">
        <w:rPr>
          <w:rFonts w:cs="Times New Roman"/>
          <w:sz w:val="24"/>
          <w:szCs w:val="24"/>
          <w:lang w:val="vi-VN"/>
        </w:rPr>
        <w:t xml:space="preserve"> thuộc lớp người nào?</w:t>
      </w:r>
    </w:p>
    <w:p w14:paraId="4028FD42" w14:textId="7C13D94D" w:rsidR="001824C8" w:rsidRPr="001F7CD1" w:rsidRDefault="001824C8" w:rsidP="00B4220E">
      <w:pPr>
        <w:spacing w:before="60" w:after="60"/>
        <w:rPr>
          <w:rFonts w:cs="Times New Roman"/>
          <w:sz w:val="24"/>
          <w:szCs w:val="24"/>
          <w:lang w:val="vi-VN"/>
        </w:rPr>
      </w:pPr>
      <w:r w:rsidRPr="001F7CD1">
        <w:rPr>
          <w:rFonts w:cs="Times New Roman"/>
          <w:b/>
          <w:bCs/>
          <w:sz w:val="24"/>
          <w:szCs w:val="24"/>
          <w:lang w:val="vi-VN"/>
        </w:rPr>
        <w:t xml:space="preserve">Câu </w:t>
      </w:r>
      <w:r w:rsidR="00C1413F" w:rsidRPr="001F7CD1">
        <w:rPr>
          <w:rFonts w:cs="Times New Roman"/>
          <w:b/>
          <w:bCs/>
          <w:sz w:val="24"/>
          <w:szCs w:val="24"/>
          <w:lang w:val="en-US"/>
        </w:rPr>
        <w:t>2.2</w:t>
      </w:r>
      <w:r w:rsidRPr="001F7CD1">
        <w:rPr>
          <w:rFonts w:cs="Times New Roman"/>
          <w:sz w:val="24"/>
          <w:szCs w:val="24"/>
          <w:lang w:val="vi-VN"/>
        </w:rPr>
        <w:t>. Tại sao vườn nhà cụ Kép lại thiếu loại lan Bạch Ngọc?</w:t>
      </w:r>
    </w:p>
    <w:p w14:paraId="7F88A29E" w14:textId="0B9A7CC9" w:rsidR="001824C8" w:rsidRPr="001F7CD1" w:rsidRDefault="001824C8" w:rsidP="00B4220E">
      <w:pPr>
        <w:spacing w:before="60" w:after="60"/>
        <w:rPr>
          <w:rFonts w:cs="Times New Roman"/>
          <w:spacing w:val="-6"/>
          <w:sz w:val="24"/>
          <w:szCs w:val="24"/>
          <w:lang w:val="en-US"/>
        </w:rPr>
      </w:pPr>
      <w:r w:rsidRPr="001F7CD1">
        <w:rPr>
          <w:rFonts w:cs="Times New Roman"/>
          <w:b/>
          <w:bCs/>
          <w:spacing w:val="-6"/>
          <w:sz w:val="24"/>
          <w:szCs w:val="24"/>
          <w:lang w:val="vi-VN"/>
        </w:rPr>
        <w:t xml:space="preserve">Câu </w:t>
      </w:r>
      <w:r w:rsidR="00C1413F" w:rsidRPr="001F7CD1">
        <w:rPr>
          <w:rFonts w:cs="Times New Roman"/>
          <w:b/>
          <w:bCs/>
          <w:spacing w:val="-6"/>
          <w:sz w:val="24"/>
          <w:szCs w:val="24"/>
          <w:lang w:val="en-US"/>
        </w:rPr>
        <w:t>2.3</w:t>
      </w:r>
      <w:r w:rsidR="00C1413F" w:rsidRPr="001F7CD1">
        <w:rPr>
          <w:rFonts w:cs="Times New Roman"/>
          <w:spacing w:val="-6"/>
          <w:sz w:val="24"/>
          <w:szCs w:val="24"/>
          <w:lang w:val="en-US"/>
        </w:rPr>
        <w:t>.</w:t>
      </w:r>
      <w:r w:rsidRPr="001F7CD1">
        <w:rPr>
          <w:rFonts w:cs="Times New Roman"/>
          <w:spacing w:val="-6"/>
          <w:sz w:val="24"/>
          <w:szCs w:val="24"/>
          <w:lang w:val="vi-VN"/>
        </w:rPr>
        <w:t xml:space="preserve"> </w:t>
      </w:r>
      <w:r w:rsidRPr="001F7CD1">
        <w:rPr>
          <w:rFonts w:cs="Times New Roman"/>
          <w:spacing w:val="-6"/>
          <w:sz w:val="24"/>
          <w:szCs w:val="24"/>
          <w:lang w:val="en-US"/>
        </w:rPr>
        <w:t>Theo cụ Kép, việc ứng xử với hoa như thế nào mới xứng với đạo của người tài tử?</w:t>
      </w:r>
    </w:p>
    <w:p w14:paraId="37D378D7" w14:textId="416A70C2" w:rsidR="001824C8" w:rsidRPr="001F7CD1" w:rsidRDefault="001824C8" w:rsidP="00B4220E">
      <w:pPr>
        <w:spacing w:before="60" w:after="60"/>
        <w:rPr>
          <w:rFonts w:cs="Times New Roman"/>
          <w:sz w:val="24"/>
          <w:szCs w:val="24"/>
          <w:lang w:val="en-US"/>
        </w:rPr>
      </w:pPr>
      <w:r w:rsidRPr="001F7CD1">
        <w:rPr>
          <w:rFonts w:cs="Times New Roman"/>
          <w:b/>
          <w:bCs/>
          <w:sz w:val="24"/>
          <w:szCs w:val="24"/>
          <w:lang w:val="vi-VN"/>
        </w:rPr>
        <w:t>Câu</w:t>
      </w:r>
      <w:r w:rsidR="00C1413F" w:rsidRPr="001F7CD1">
        <w:rPr>
          <w:rFonts w:cs="Times New Roman"/>
          <w:b/>
          <w:bCs/>
          <w:sz w:val="24"/>
          <w:szCs w:val="24"/>
          <w:lang w:val="en-US"/>
        </w:rPr>
        <w:t xml:space="preserve"> 3</w:t>
      </w:r>
      <w:r w:rsidRPr="001F7CD1">
        <w:rPr>
          <w:rFonts w:cs="Times New Roman"/>
          <w:sz w:val="24"/>
          <w:szCs w:val="24"/>
          <w:lang w:val="vi-VN"/>
        </w:rPr>
        <w:t>. Nhận xét</w:t>
      </w:r>
      <w:r w:rsidR="00C1413F" w:rsidRPr="001F7CD1">
        <w:rPr>
          <w:rFonts w:cs="Times New Roman"/>
          <w:sz w:val="24"/>
          <w:szCs w:val="24"/>
          <w:lang w:val="en-US"/>
        </w:rPr>
        <w:t xml:space="preserve"> về</w:t>
      </w:r>
      <w:r w:rsidRPr="001F7CD1">
        <w:rPr>
          <w:rFonts w:cs="Times New Roman"/>
          <w:sz w:val="24"/>
          <w:szCs w:val="24"/>
          <w:lang w:val="en-US"/>
        </w:rPr>
        <w:t xml:space="preserve"> nếp sống của cụ Kép</w:t>
      </w:r>
      <w:r w:rsidRPr="001F7CD1">
        <w:rPr>
          <w:rFonts w:cs="Times New Roman"/>
          <w:sz w:val="24"/>
          <w:szCs w:val="24"/>
          <w:lang w:val="vi-VN"/>
        </w:rPr>
        <w:t>.</w:t>
      </w:r>
    </w:p>
    <w:p w14:paraId="76150D23" w14:textId="5CB99C67" w:rsidR="00D10523" w:rsidRPr="001F7CD1" w:rsidRDefault="00D10523" w:rsidP="00B4220E">
      <w:pPr>
        <w:spacing w:before="60" w:after="60"/>
        <w:rPr>
          <w:rFonts w:cs="Times New Roman"/>
          <w:sz w:val="24"/>
          <w:szCs w:val="24"/>
          <w:lang w:val="en-US"/>
        </w:rPr>
      </w:pPr>
      <w:r w:rsidRPr="001F7CD1">
        <w:rPr>
          <w:rFonts w:cs="Times New Roman"/>
          <w:b/>
          <w:bCs/>
          <w:sz w:val="24"/>
          <w:szCs w:val="24"/>
          <w:lang w:val="en-US"/>
        </w:rPr>
        <w:t>Câu 3.1.</w:t>
      </w:r>
      <w:r w:rsidRPr="001F7CD1">
        <w:rPr>
          <w:rFonts w:cs="Times New Roman"/>
          <w:sz w:val="24"/>
          <w:szCs w:val="24"/>
          <w:lang w:val="en-US"/>
        </w:rPr>
        <w:t xml:space="preserve"> </w:t>
      </w:r>
      <w:r w:rsidR="00C74D94" w:rsidRPr="001F7CD1">
        <w:rPr>
          <w:rFonts w:cs="Times New Roman"/>
          <w:sz w:val="24"/>
          <w:szCs w:val="24"/>
          <w:lang w:val="en-US"/>
        </w:rPr>
        <w:t>Phân tích đặc điểm của ngôn ngữ nói trong câu văn sau</w:t>
      </w:r>
      <w:r w:rsidR="00AC4929" w:rsidRPr="001F7CD1">
        <w:rPr>
          <w:rFonts w:cs="Times New Roman"/>
          <w:sz w:val="24"/>
          <w:szCs w:val="24"/>
          <w:lang w:val="en-US"/>
        </w:rPr>
        <w:t>:</w:t>
      </w:r>
    </w:p>
    <w:p w14:paraId="1B3BB95D" w14:textId="77777777" w:rsidR="00AC4929" w:rsidRPr="001F7CD1" w:rsidRDefault="00AC4929" w:rsidP="00B4220E">
      <w:pPr>
        <w:spacing w:before="60" w:after="60"/>
        <w:rPr>
          <w:rFonts w:cs="Times New Roman"/>
          <w:i/>
          <w:iCs/>
          <w:sz w:val="24"/>
          <w:szCs w:val="24"/>
          <w:lang w:val="vi-VN"/>
        </w:rPr>
      </w:pPr>
      <w:r w:rsidRPr="001F7CD1">
        <w:rPr>
          <w:rFonts w:cs="Times New Roman"/>
          <w:i/>
          <w:iCs/>
          <w:sz w:val="24"/>
          <w:szCs w:val="24"/>
          <w:lang w:val="vi-VN"/>
        </w:rPr>
        <w:t xml:space="preserve">- Này Cả, thầy tưởng miệng lồng bàn, con nên đan to hơn miệng chậu. Con chạy ra, lấy cái que đo lại chậu xem. Nếu rộng thì hỏng hết. Đo lại chậu Mặc lan thôi. </w:t>
      </w:r>
    </w:p>
    <w:p w14:paraId="4E374C31" w14:textId="63AF00FD" w:rsidR="00AC4929" w:rsidRPr="001F7CD1" w:rsidRDefault="00AC4929" w:rsidP="00B4220E">
      <w:pPr>
        <w:spacing w:before="60" w:after="60"/>
        <w:rPr>
          <w:rFonts w:cs="Times New Roman"/>
          <w:sz w:val="24"/>
          <w:szCs w:val="24"/>
          <w:lang w:val="en-US"/>
        </w:rPr>
      </w:pPr>
      <w:r w:rsidRPr="001F7CD1">
        <w:rPr>
          <w:rFonts w:cs="Times New Roman"/>
          <w:sz w:val="24"/>
          <w:szCs w:val="24"/>
          <w:lang w:val="en-US"/>
        </w:rPr>
        <w:t>=&gt; Trả lời:</w:t>
      </w:r>
    </w:p>
    <w:p w14:paraId="65EB7FCE" w14:textId="7F828BBA" w:rsidR="00F86389" w:rsidRPr="001F7CD1" w:rsidRDefault="00F86389" w:rsidP="00B4220E">
      <w:pPr>
        <w:spacing w:before="60" w:after="60"/>
        <w:rPr>
          <w:rFonts w:cs="Times New Roman"/>
          <w:sz w:val="24"/>
          <w:szCs w:val="24"/>
          <w:lang w:val="en-US"/>
        </w:rPr>
      </w:pPr>
      <w:r w:rsidRPr="001F7CD1">
        <w:rPr>
          <w:rFonts w:cs="Times New Roman"/>
          <w:sz w:val="24"/>
          <w:szCs w:val="24"/>
          <w:lang w:val="en-US"/>
        </w:rPr>
        <w:t>- Người nói, người nghe luân phiên</w:t>
      </w:r>
    </w:p>
    <w:p w14:paraId="1692DD2D" w14:textId="7EA9A143" w:rsidR="00F86389" w:rsidRPr="001F7CD1" w:rsidRDefault="00F86389" w:rsidP="00B4220E">
      <w:pPr>
        <w:spacing w:before="60" w:after="60"/>
        <w:rPr>
          <w:rFonts w:cs="Times New Roman"/>
          <w:sz w:val="24"/>
          <w:szCs w:val="24"/>
          <w:lang w:val="en-US"/>
        </w:rPr>
      </w:pPr>
      <w:r w:rsidRPr="001F7CD1">
        <w:rPr>
          <w:rFonts w:cs="Times New Roman"/>
          <w:sz w:val="24"/>
          <w:szCs w:val="24"/>
          <w:lang w:val="en-US"/>
        </w:rPr>
        <w:t xml:space="preserve">- Dùng các đại từ xưng hô: </w:t>
      </w:r>
      <w:r w:rsidR="00AC4929" w:rsidRPr="001F7CD1">
        <w:rPr>
          <w:rFonts w:cs="Times New Roman"/>
          <w:sz w:val="24"/>
          <w:szCs w:val="24"/>
          <w:lang w:val="en-US"/>
        </w:rPr>
        <w:t>thầy, con</w:t>
      </w:r>
    </w:p>
    <w:p w14:paraId="7E0A41E0" w14:textId="01D88E58" w:rsidR="00AC4929" w:rsidRPr="001F7CD1" w:rsidRDefault="00AC4929" w:rsidP="00B4220E">
      <w:pPr>
        <w:spacing w:before="60" w:after="60"/>
        <w:rPr>
          <w:rFonts w:cs="Times New Roman"/>
          <w:sz w:val="24"/>
          <w:szCs w:val="24"/>
          <w:lang w:val="en-US"/>
        </w:rPr>
      </w:pPr>
      <w:r w:rsidRPr="001F7CD1">
        <w:rPr>
          <w:rFonts w:cs="Times New Roman"/>
          <w:sz w:val="24"/>
          <w:szCs w:val="24"/>
          <w:lang w:val="en-US"/>
        </w:rPr>
        <w:t>- Dùng thán từ hô gọi: Này Cả</w:t>
      </w:r>
    </w:p>
    <w:p w14:paraId="1B3BCAF0" w14:textId="6AB154A9" w:rsidR="00F86389" w:rsidRPr="001F7CD1" w:rsidRDefault="00F86389" w:rsidP="00B4220E">
      <w:pPr>
        <w:spacing w:before="60" w:after="60"/>
        <w:rPr>
          <w:rFonts w:cs="Times New Roman"/>
          <w:sz w:val="24"/>
          <w:szCs w:val="24"/>
          <w:lang w:val="en-US"/>
        </w:rPr>
      </w:pPr>
      <w:r w:rsidRPr="001F7CD1">
        <w:rPr>
          <w:rFonts w:cs="Times New Roman"/>
          <w:sz w:val="24"/>
          <w:szCs w:val="24"/>
          <w:lang w:val="en-US"/>
        </w:rPr>
        <w:t xml:space="preserve">- Dùng từ tình thái: </w:t>
      </w:r>
      <w:r w:rsidR="00AC4929" w:rsidRPr="001F7CD1">
        <w:rPr>
          <w:rFonts w:cs="Times New Roman"/>
          <w:sz w:val="24"/>
          <w:szCs w:val="24"/>
          <w:lang w:val="en-US"/>
        </w:rPr>
        <w:t>hết, thôi</w:t>
      </w:r>
    </w:p>
    <w:p w14:paraId="5FE50684" w14:textId="5E3C4E9B" w:rsidR="00F86389" w:rsidRPr="001F7CD1" w:rsidRDefault="00F86389" w:rsidP="00B4220E">
      <w:pPr>
        <w:spacing w:before="60" w:after="60"/>
        <w:rPr>
          <w:rFonts w:cs="Times New Roman"/>
          <w:sz w:val="24"/>
          <w:szCs w:val="24"/>
          <w:lang w:val="en-US"/>
        </w:rPr>
      </w:pPr>
      <w:r w:rsidRPr="001F7CD1">
        <w:rPr>
          <w:rFonts w:cs="Times New Roman"/>
          <w:sz w:val="24"/>
          <w:szCs w:val="24"/>
          <w:lang w:val="en-US"/>
        </w:rPr>
        <w:t xml:space="preserve">- Dùng từ mang tính khẩu ngữ: </w:t>
      </w:r>
      <w:r w:rsidR="00AC4929" w:rsidRPr="001F7CD1">
        <w:rPr>
          <w:rFonts w:cs="Times New Roman"/>
          <w:sz w:val="24"/>
          <w:szCs w:val="24"/>
          <w:lang w:val="en-US"/>
        </w:rPr>
        <w:t>miệng lồng bàn, cái que</w:t>
      </w:r>
      <w:r w:rsidR="003579F2" w:rsidRPr="001F7CD1">
        <w:rPr>
          <w:rFonts w:cs="Times New Roman"/>
          <w:sz w:val="24"/>
          <w:szCs w:val="24"/>
          <w:lang w:val="en-US"/>
        </w:rPr>
        <w:t>,…</w:t>
      </w:r>
    </w:p>
    <w:p w14:paraId="043CDC81" w14:textId="22306F80" w:rsidR="00C74D94" w:rsidRPr="001F7CD1" w:rsidRDefault="00EA24EF" w:rsidP="00B4220E">
      <w:pPr>
        <w:spacing w:before="60" w:after="60"/>
        <w:rPr>
          <w:rFonts w:cs="Times New Roman"/>
          <w:sz w:val="24"/>
          <w:szCs w:val="24"/>
          <w:lang w:val="en-US"/>
        </w:rPr>
      </w:pPr>
      <w:r w:rsidRPr="001F7CD1">
        <w:rPr>
          <w:rFonts w:cs="Times New Roman"/>
          <w:b/>
          <w:bCs/>
          <w:sz w:val="24"/>
          <w:szCs w:val="24"/>
          <w:lang w:val="en-US"/>
        </w:rPr>
        <w:t>Câu 3.2.</w:t>
      </w:r>
      <w:r w:rsidRPr="001F7CD1">
        <w:rPr>
          <w:rFonts w:cs="Times New Roman"/>
          <w:sz w:val="24"/>
          <w:szCs w:val="24"/>
          <w:lang w:val="en-US"/>
        </w:rPr>
        <w:t xml:space="preserve"> </w:t>
      </w:r>
      <w:r w:rsidR="00F448EF" w:rsidRPr="001F7CD1">
        <w:rPr>
          <w:rFonts w:cs="Times New Roman"/>
          <w:sz w:val="24"/>
          <w:szCs w:val="24"/>
          <w:lang w:val="en-US"/>
        </w:rPr>
        <w:t xml:space="preserve">Phân tích tác dụng của việc phá vỡ quy tắc ngôn ngữ thông thường trong câu văn sau: </w:t>
      </w:r>
      <w:r w:rsidR="00F448EF" w:rsidRPr="001F7CD1">
        <w:rPr>
          <w:rFonts w:cs="Times New Roman"/>
          <w:i/>
          <w:iCs/>
          <w:sz w:val="24"/>
          <w:szCs w:val="24"/>
          <w:lang w:val="vi-VN"/>
        </w:rPr>
        <w:t>Một mùi hương lan bị bỏ tù trong bầu không khí lồng bàn giấy phất từ đêm qua, đến bây giờ vội tản bay khắp vườn cây</w:t>
      </w:r>
      <w:r w:rsidR="00F448EF" w:rsidRPr="001F7CD1">
        <w:rPr>
          <w:rFonts w:cs="Times New Roman"/>
          <w:i/>
          <w:iCs/>
          <w:sz w:val="24"/>
          <w:szCs w:val="24"/>
          <w:lang w:val="en-US"/>
        </w:rPr>
        <w:t>.</w:t>
      </w:r>
    </w:p>
    <w:p w14:paraId="27C2FA12" w14:textId="085EE6E0" w:rsidR="001824C8" w:rsidRPr="001F7CD1" w:rsidRDefault="001824C8" w:rsidP="00B4220E">
      <w:pPr>
        <w:spacing w:before="60" w:after="60"/>
        <w:rPr>
          <w:rFonts w:cs="Times New Roman"/>
          <w:sz w:val="24"/>
          <w:szCs w:val="24"/>
          <w:lang w:val="en-US"/>
        </w:rPr>
      </w:pPr>
      <w:r w:rsidRPr="001F7CD1">
        <w:rPr>
          <w:rFonts w:cs="Times New Roman"/>
          <w:b/>
          <w:bCs/>
          <w:sz w:val="24"/>
          <w:szCs w:val="24"/>
          <w:lang w:val="vi-VN"/>
        </w:rPr>
        <w:lastRenderedPageBreak/>
        <w:t xml:space="preserve">Câu </w:t>
      </w:r>
      <w:r w:rsidR="00C1413F" w:rsidRPr="001F7CD1">
        <w:rPr>
          <w:rFonts w:cs="Times New Roman"/>
          <w:b/>
          <w:bCs/>
          <w:sz w:val="24"/>
          <w:szCs w:val="24"/>
          <w:lang w:val="en-US"/>
        </w:rPr>
        <w:t>4</w:t>
      </w:r>
      <w:r w:rsidRPr="001F7CD1">
        <w:rPr>
          <w:rFonts w:cs="Times New Roman"/>
          <w:sz w:val="24"/>
          <w:szCs w:val="24"/>
          <w:lang w:val="vi-VN"/>
        </w:rPr>
        <w:t xml:space="preserve">. Qua nhân vật cụ Kép, tác giả thể hiện thái độ như thế nào đối với xã hội </w:t>
      </w:r>
      <w:r w:rsidR="00301397" w:rsidRPr="001F7CD1">
        <w:rPr>
          <w:rFonts w:cs="Times New Roman"/>
          <w:sz w:val="24"/>
          <w:szCs w:val="24"/>
          <w:lang w:val="vi-VN"/>
        </w:rPr>
        <w:t>“</w:t>
      </w:r>
      <w:r w:rsidRPr="001F7CD1">
        <w:rPr>
          <w:rFonts w:cs="Times New Roman"/>
          <w:sz w:val="24"/>
          <w:szCs w:val="24"/>
          <w:lang w:val="vi-VN"/>
        </w:rPr>
        <w:t>Tây Tàu nhố nhăng</w:t>
      </w:r>
      <w:r w:rsidR="00301397" w:rsidRPr="001F7CD1">
        <w:rPr>
          <w:rFonts w:cs="Times New Roman"/>
          <w:sz w:val="24"/>
          <w:szCs w:val="24"/>
          <w:lang w:val="vi-VN"/>
        </w:rPr>
        <w:t>”</w:t>
      </w:r>
      <w:r w:rsidRPr="001F7CD1">
        <w:rPr>
          <w:rFonts w:cs="Times New Roman"/>
          <w:sz w:val="24"/>
          <w:szCs w:val="24"/>
          <w:lang w:val="vi-VN"/>
        </w:rPr>
        <w:t xml:space="preserve"> đương thời?</w:t>
      </w:r>
    </w:p>
    <w:p w14:paraId="7E004D71" w14:textId="5DB9A7E4" w:rsidR="001824C8" w:rsidRPr="001F7CD1" w:rsidRDefault="001824C8" w:rsidP="00B4220E">
      <w:pPr>
        <w:spacing w:before="60" w:after="60"/>
        <w:rPr>
          <w:rFonts w:cs="Times New Roman"/>
          <w:spacing w:val="-4"/>
          <w:sz w:val="24"/>
          <w:szCs w:val="24"/>
          <w:lang w:val="vi-VN"/>
        </w:rPr>
      </w:pPr>
      <w:r w:rsidRPr="001F7CD1">
        <w:rPr>
          <w:rFonts w:cs="Times New Roman"/>
          <w:b/>
          <w:bCs/>
          <w:spacing w:val="-4"/>
          <w:sz w:val="24"/>
          <w:szCs w:val="24"/>
          <w:lang w:val="vi-VN"/>
        </w:rPr>
        <w:t xml:space="preserve">Câu </w:t>
      </w:r>
      <w:r w:rsidR="00C1413F" w:rsidRPr="001F7CD1">
        <w:rPr>
          <w:rFonts w:cs="Times New Roman"/>
          <w:b/>
          <w:bCs/>
          <w:spacing w:val="-4"/>
          <w:sz w:val="24"/>
          <w:szCs w:val="24"/>
          <w:lang w:val="en-US"/>
        </w:rPr>
        <w:t>5</w:t>
      </w:r>
      <w:r w:rsidRPr="001F7CD1">
        <w:rPr>
          <w:rFonts w:cs="Times New Roman"/>
          <w:spacing w:val="-4"/>
          <w:sz w:val="24"/>
          <w:szCs w:val="24"/>
          <w:lang w:val="vi-VN"/>
        </w:rPr>
        <w:t>. Theo bạn, có nên khuyến khích lối sống như cụ Kép trong xã hội ngày nay không? Vì sao?</w:t>
      </w:r>
    </w:p>
    <w:p w14:paraId="6CA7DE23" w14:textId="0C0A9C9B" w:rsidR="001824C8" w:rsidRPr="001F7CD1" w:rsidRDefault="001824C8" w:rsidP="00B4220E">
      <w:pPr>
        <w:spacing w:before="60" w:after="60"/>
        <w:rPr>
          <w:rFonts w:cs="Times New Roman"/>
          <w:sz w:val="24"/>
          <w:szCs w:val="24"/>
          <w:lang w:val="en-US"/>
        </w:rPr>
      </w:pPr>
      <w:r w:rsidRPr="001F7CD1">
        <w:rPr>
          <w:rFonts w:cs="Times New Roman"/>
          <w:b/>
          <w:bCs/>
          <w:sz w:val="24"/>
          <w:szCs w:val="24"/>
          <w:lang w:val="vi-VN"/>
        </w:rPr>
        <w:t xml:space="preserve">Câu </w:t>
      </w:r>
      <w:r w:rsidR="00C1413F" w:rsidRPr="001F7CD1">
        <w:rPr>
          <w:rFonts w:cs="Times New Roman"/>
          <w:b/>
          <w:bCs/>
          <w:sz w:val="24"/>
          <w:szCs w:val="24"/>
          <w:lang w:val="en-US"/>
        </w:rPr>
        <w:t>5.1</w:t>
      </w:r>
      <w:r w:rsidRPr="001F7CD1">
        <w:rPr>
          <w:rFonts w:cs="Times New Roman"/>
          <w:sz w:val="24"/>
          <w:szCs w:val="24"/>
          <w:lang w:val="vi-VN"/>
        </w:rPr>
        <w:t>. Chi tiết nào trong đoạn trích để lại ấn tượng sâu sắc nhất với bạn? Vì sao?</w:t>
      </w:r>
    </w:p>
    <w:p w14:paraId="29D667A5" w14:textId="6955333D" w:rsidR="00F448EF" w:rsidRPr="001F7CD1" w:rsidRDefault="00F448EF" w:rsidP="00B4220E">
      <w:pPr>
        <w:spacing w:before="60" w:after="60"/>
        <w:rPr>
          <w:rFonts w:cs="Times New Roman"/>
          <w:sz w:val="24"/>
          <w:szCs w:val="24"/>
          <w:lang w:val="en-US"/>
        </w:rPr>
      </w:pPr>
      <w:r w:rsidRPr="001F7CD1">
        <w:rPr>
          <w:rFonts w:cs="Times New Roman"/>
          <w:b/>
          <w:bCs/>
          <w:sz w:val="24"/>
          <w:szCs w:val="24"/>
          <w:lang w:val="en-US"/>
        </w:rPr>
        <w:t>Câu 5.2.</w:t>
      </w:r>
      <w:r w:rsidRPr="001F7CD1">
        <w:rPr>
          <w:rFonts w:cs="Times New Roman"/>
          <w:sz w:val="24"/>
          <w:szCs w:val="24"/>
          <w:lang w:val="en-US"/>
        </w:rPr>
        <w:t xml:space="preserve"> Anh/Chị có đồng tình với quan điểm: </w:t>
      </w:r>
      <w:r w:rsidRPr="001F7CD1">
        <w:rPr>
          <w:rFonts w:cs="Times New Roman"/>
          <w:i/>
          <w:iCs/>
          <w:sz w:val="24"/>
          <w:szCs w:val="24"/>
          <w:lang w:val="vi-VN"/>
        </w:rPr>
        <w:t>Cụ muốn nói rằng người chơi hoa nhiều khi phải lấy cái chí thành chí tình ra mà đối đãi với giống hoa cỏ không bao giờ biết lên tiếng</w:t>
      </w:r>
      <w:r w:rsidRPr="001F7CD1">
        <w:rPr>
          <w:rFonts w:cs="Times New Roman"/>
          <w:i/>
          <w:iCs/>
          <w:sz w:val="24"/>
          <w:szCs w:val="24"/>
          <w:lang w:val="en-US"/>
        </w:rPr>
        <w:t xml:space="preserve">? </w:t>
      </w:r>
      <w:r w:rsidRPr="001F7CD1">
        <w:rPr>
          <w:rFonts w:cs="Times New Roman"/>
          <w:sz w:val="24"/>
          <w:szCs w:val="24"/>
          <w:lang w:val="en-US"/>
        </w:rPr>
        <w:t>Vì sao?</w:t>
      </w:r>
    </w:p>
    <w:p w14:paraId="68837DE4" w14:textId="77777777" w:rsidR="00B4220E" w:rsidRPr="001F7CD1" w:rsidRDefault="00B4220E" w:rsidP="00B4220E">
      <w:pPr>
        <w:spacing w:before="60" w:after="60"/>
        <w:rPr>
          <w:rFonts w:cs="Times New Roman"/>
          <w:b/>
          <w:bCs/>
          <w:sz w:val="24"/>
          <w:szCs w:val="24"/>
          <w:u w:val="single"/>
          <w:lang w:val="en-US"/>
        </w:rPr>
      </w:pPr>
    </w:p>
    <w:p w14:paraId="4694466A" w14:textId="557E4755" w:rsidR="001824C8" w:rsidRPr="001F7CD1" w:rsidRDefault="00CB543B" w:rsidP="00B4220E">
      <w:pPr>
        <w:spacing w:before="60" w:after="60"/>
        <w:rPr>
          <w:rFonts w:cs="Times New Roman"/>
          <w:b/>
          <w:bCs/>
          <w:sz w:val="24"/>
          <w:szCs w:val="24"/>
          <w:u w:val="single"/>
          <w:lang w:val="en-US"/>
        </w:rPr>
      </w:pPr>
      <w:r w:rsidRPr="001F7CD1">
        <w:rPr>
          <w:rFonts w:cs="Times New Roman"/>
          <w:b/>
          <w:bCs/>
          <w:sz w:val="24"/>
          <w:szCs w:val="24"/>
          <w:u w:val="single"/>
          <w:lang w:val="en-US"/>
        </w:rPr>
        <w:t xml:space="preserve">ĐỀ </w:t>
      </w:r>
      <w:r w:rsidR="00413E2B" w:rsidRPr="001F7CD1">
        <w:rPr>
          <w:rFonts w:cs="Times New Roman"/>
          <w:b/>
          <w:bCs/>
          <w:sz w:val="24"/>
          <w:szCs w:val="24"/>
          <w:u w:val="single"/>
          <w:lang w:val="en-US"/>
        </w:rPr>
        <w:t>3</w:t>
      </w:r>
      <w:r w:rsidRPr="001F7CD1">
        <w:rPr>
          <w:rFonts w:cs="Times New Roman"/>
          <w:b/>
          <w:bCs/>
          <w:sz w:val="24"/>
          <w:szCs w:val="24"/>
          <w:u w:val="single"/>
          <w:lang w:val="en-US"/>
        </w:rPr>
        <w:t>:</w:t>
      </w:r>
    </w:p>
    <w:p w14:paraId="336ADE06" w14:textId="77777777" w:rsidR="00B61EA2" w:rsidRPr="001F7CD1" w:rsidRDefault="00B61EA2" w:rsidP="00B4220E">
      <w:pPr>
        <w:spacing w:before="60" w:after="60"/>
        <w:rPr>
          <w:rFonts w:cs="Times New Roman"/>
          <w:b/>
          <w:bCs/>
          <w:sz w:val="24"/>
          <w:szCs w:val="24"/>
          <w:lang w:val="it-IT"/>
        </w:rPr>
      </w:pPr>
      <w:r w:rsidRPr="001F7CD1">
        <w:rPr>
          <w:rFonts w:cs="Times New Roman"/>
          <w:b/>
          <w:bCs/>
          <w:sz w:val="24"/>
          <w:szCs w:val="24"/>
          <w:lang w:val="it-IT"/>
        </w:rPr>
        <w:t>Đọc đoạn văn bản sau và trả lời các câu hỏi:  </w:t>
      </w:r>
    </w:p>
    <w:p w14:paraId="25D465F2" w14:textId="77777777" w:rsidR="00B61EA2" w:rsidRPr="001F7CD1" w:rsidRDefault="00B61EA2" w:rsidP="00B4220E">
      <w:pPr>
        <w:spacing w:before="60" w:after="60"/>
        <w:rPr>
          <w:rFonts w:cs="Times New Roman"/>
          <w:i/>
          <w:sz w:val="24"/>
          <w:szCs w:val="24"/>
          <w:lang w:val="en-US"/>
        </w:rPr>
      </w:pPr>
      <w:r w:rsidRPr="001F7CD1">
        <w:rPr>
          <w:rFonts w:cs="Times New Roman"/>
          <w:i/>
          <w:sz w:val="24"/>
          <w:szCs w:val="24"/>
          <w:lang w:val="en-US"/>
        </w:rPr>
        <w:t>Ngày ấy cả vùng này biết tiếng cô Mao đẹp người, nết cũng đẹp, con gái bản trên làng dưới không ai dám nhận mình thêu thùa, dệt vải vừa nhanh vừa đẹp như cô. Cả vùng cũng chỉ có nhà anh Chúng chồng đủ bạc trắng, đủ gạo, rượu như bố mẹ Mao thách cưới, vậy là Mao về làm dâu nhà Chúng. Trước ngày cưới, cả đêm tiếng chân ngựa bồn chồn ngoài bờ rào đá làm Mao thức trắng. Mờ sáng thì con ngựa ấy bỏ đi, một lúc sau thì tiếng đàn môi cất lên từ sau hẻm núi. Tiếng đàn môi nghe rất xa. Mao ngồi dậy, nhìn qua ô cửa bé bằng hai bàn tay, thấy ngoài trời mù mịt sương ập xuống mảnh sân, vườn, nhìn từ nhà ra bờ rào đã không thấy rõ. Tiếng đàn môi từ rất xa kia lại giống như mũi tên xuyên qua sương dày đặc, lao đến. Tiếng đàn môi buồn rầu, trách móc. Mao lặng lẽ khóc, từ hôm ấy Mao không bao giờ nghe tiếng đàn môi dành cho riêng mình nữa.</w:t>
      </w:r>
    </w:p>
    <w:p w14:paraId="6057BF9E" w14:textId="77777777" w:rsidR="00B61EA2" w:rsidRPr="001F7CD1" w:rsidRDefault="00B61EA2" w:rsidP="00B4220E">
      <w:pPr>
        <w:spacing w:before="60" w:after="60"/>
        <w:rPr>
          <w:rFonts w:cs="Times New Roman"/>
          <w:i/>
          <w:spacing w:val="-4"/>
          <w:sz w:val="24"/>
          <w:szCs w:val="24"/>
          <w:lang w:val="en-US"/>
        </w:rPr>
      </w:pPr>
      <w:r w:rsidRPr="001F7CD1">
        <w:rPr>
          <w:rFonts w:cs="Times New Roman"/>
          <w:i/>
          <w:spacing w:val="-4"/>
          <w:sz w:val="24"/>
          <w:szCs w:val="24"/>
          <w:lang w:val="en-US"/>
        </w:rPr>
        <w:t>Sau ngày cưới một năm, hai năm, rồi ba năm, chờ mãi mà vợ chồng Mao vẫn chưa có con. Lúc đầu nhà chồng còn chạy tìm thầy tìm thuốc sau thấy không làm được gì đành thôi. Bố chồng, mẹ chồng nối nhau đi, thương con dâu như con gái nên không đành mở miệng bảo con trai đi tìm vợ mới, dù cả họ chỉ còn mỗi một người đàn ông trẻ nhất là Chúng.</w:t>
      </w:r>
    </w:p>
    <w:p w14:paraId="393D33CB" w14:textId="77777777" w:rsidR="00C65F7D" w:rsidRPr="001F7CD1" w:rsidRDefault="00B61EA2" w:rsidP="00B4220E">
      <w:pPr>
        <w:spacing w:before="60" w:after="60"/>
        <w:rPr>
          <w:rFonts w:cs="Times New Roman"/>
          <w:i/>
          <w:sz w:val="24"/>
          <w:szCs w:val="24"/>
          <w:lang w:val="en-US"/>
        </w:rPr>
      </w:pPr>
      <w:r w:rsidRPr="001F7CD1">
        <w:rPr>
          <w:rFonts w:cs="Times New Roman"/>
          <w:i/>
          <w:sz w:val="24"/>
          <w:szCs w:val="24"/>
          <w:lang w:val="en-US"/>
        </w:rPr>
        <w:t>Còn lại hai vợ chồng, bao nhiêu lần Mao nói với Chúng, hay là Chúng để Mao về nhà mẹ đẻ, cho Chúng đi lấy vợ mới, nhưng Chúng không nghe. Chúng phải giữ lấy Mao như giữ cánh cửa trong nhà mình. </w:t>
      </w:r>
    </w:p>
    <w:p w14:paraId="51D9D17F" w14:textId="6DA6F621" w:rsidR="00B61EA2" w:rsidRPr="001F7CD1" w:rsidRDefault="00B61EA2" w:rsidP="00B4220E">
      <w:pPr>
        <w:spacing w:before="60" w:after="60"/>
        <w:ind w:firstLine="0"/>
        <w:jc w:val="right"/>
        <w:rPr>
          <w:rFonts w:cs="Times New Roman"/>
          <w:i/>
          <w:sz w:val="24"/>
          <w:szCs w:val="24"/>
          <w:lang w:val="en-US"/>
        </w:rPr>
      </w:pPr>
      <w:r w:rsidRPr="001F7CD1">
        <w:rPr>
          <w:rFonts w:cs="Times New Roman"/>
          <w:i/>
          <w:sz w:val="24"/>
          <w:szCs w:val="24"/>
          <w:lang w:val="it-IT"/>
        </w:rPr>
        <w:t>(</w:t>
      </w:r>
      <w:r w:rsidRPr="001F7CD1">
        <w:rPr>
          <w:rFonts w:cs="Times New Roman"/>
          <w:b/>
          <w:i/>
          <w:sz w:val="24"/>
          <w:szCs w:val="24"/>
          <w:lang w:val="it-IT"/>
        </w:rPr>
        <w:t>Tiếng</w:t>
      </w:r>
      <w:r w:rsidRPr="001F7CD1">
        <w:rPr>
          <w:rFonts w:cs="Times New Roman"/>
          <w:b/>
          <w:i/>
          <w:sz w:val="24"/>
          <w:szCs w:val="24"/>
          <w:lang w:val="vi-VN"/>
        </w:rPr>
        <w:t xml:space="preserve"> đàn môi sau bờ rào đá</w:t>
      </w:r>
      <w:r w:rsidRPr="001F7CD1">
        <w:rPr>
          <w:rFonts w:cs="Times New Roman"/>
          <w:b/>
          <w:bCs/>
          <w:sz w:val="24"/>
          <w:szCs w:val="24"/>
          <w:lang w:val="vi-VN"/>
        </w:rPr>
        <w:t xml:space="preserve"> </w:t>
      </w:r>
      <w:r w:rsidR="00C65F7D" w:rsidRPr="001F7CD1">
        <w:rPr>
          <w:rFonts w:cs="Times New Roman"/>
          <w:sz w:val="24"/>
          <w:szCs w:val="24"/>
          <w:lang w:val="it-IT"/>
        </w:rPr>
        <w:t>-</w:t>
      </w:r>
      <w:r w:rsidRPr="001F7CD1">
        <w:rPr>
          <w:rFonts w:cs="Times New Roman"/>
          <w:sz w:val="24"/>
          <w:szCs w:val="24"/>
          <w:lang w:val="it-IT"/>
        </w:rPr>
        <w:t xml:space="preserve"> Đỗ</w:t>
      </w:r>
      <w:r w:rsidRPr="001F7CD1">
        <w:rPr>
          <w:rFonts w:cs="Times New Roman"/>
          <w:sz w:val="24"/>
          <w:szCs w:val="24"/>
          <w:lang w:val="vi-VN"/>
        </w:rPr>
        <w:t xml:space="preserve"> Bích Thuý</w:t>
      </w:r>
      <w:r w:rsidRPr="001F7CD1">
        <w:rPr>
          <w:rFonts w:cs="Times New Roman"/>
          <w:sz w:val="24"/>
          <w:szCs w:val="24"/>
          <w:lang w:val="it-IT"/>
        </w:rPr>
        <w:t>; NXB</w:t>
      </w:r>
      <w:r w:rsidRPr="001F7CD1">
        <w:rPr>
          <w:rFonts w:cs="Times New Roman"/>
          <w:sz w:val="24"/>
          <w:szCs w:val="24"/>
          <w:lang w:val="en-US"/>
        </w:rPr>
        <w:t xml:space="preserve"> Công an Nhân Dân, Quý IV, 2005</w:t>
      </w:r>
      <w:r w:rsidRPr="001F7CD1">
        <w:rPr>
          <w:rFonts w:cs="Times New Roman"/>
          <w:i/>
          <w:sz w:val="24"/>
          <w:szCs w:val="24"/>
          <w:lang w:val="it-IT"/>
        </w:rPr>
        <w:t>)</w:t>
      </w:r>
    </w:p>
    <w:p w14:paraId="2C46C46A" w14:textId="77777777" w:rsidR="00B61EA2" w:rsidRPr="001F7CD1" w:rsidRDefault="00B61EA2" w:rsidP="00B4220E">
      <w:pPr>
        <w:spacing w:before="60" w:after="60"/>
        <w:rPr>
          <w:rFonts w:cs="Times New Roman"/>
          <w:sz w:val="24"/>
          <w:szCs w:val="24"/>
          <w:lang w:val="vi-VN"/>
        </w:rPr>
      </w:pPr>
      <w:r w:rsidRPr="001F7CD1">
        <w:rPr>
          <w:rFonts w:cs="Times New Roman"/>
          <w:b/>
          <w:bCs/>
          <w:sz w:val="24"/>
          <w:szCs w:val="24"/>
          <w:lang w:val="it-IT"/>
        </w:rPr>
        <w:t>Câu 1</w:t>
      </w:r>
      <w:r w:rsidRPr="001F7CD1">
        <w:rPr>
          <w:rFonts w:cs="Times New Roman"/>
          <w:sz w:val="24"/>
          <w:szCs w:val="24"/>
          <w:lang w:val="it-IT"/>
        </w:rPr>
        <w:t xml:space="preserve">. </w:t>
      </w:r>
      <w:r w:rsidRPr="001F7CD1">
        <w:rPr>
          <w:rFonts w:cs="Times New Roman"/>
          <w:sz w:val="24"/>
          <w:szCs w:val="24"/>
          <w:lang w:val="vi-VN"/>
        </w:rPr>
        <w:t>Xác định nhân vật chính của văn bản.</w:t>
      </w:r>
    </w:p>
    <w:p w14:paraId="08485FF6" w14:textId="2FC47B32" w:rsidR="00B61EA2" w:rsidRPr="001F7CD1" w:rsidRDefault="00B61EA2" w:rsidP="00B4220E">
      <w:pPr>
        <w:spacing w:before="60" w:after="60"/>
        <w:rPr>
          <w:rFonts w:cs="Times New Roman"/>
          <w:sz w:val="24"/>
          <w:szCs w:val="24"/>
          <w:lang w:val="en-US"/>
        </w:rPr>
      </w:pPr>
      <w:r w:rsidRPr="001F7CD1">
        <w:rPr>
          <w:rFonts w:cs="Times New Roman"/>
          <w:b/>
          <w:bCs/>
          <w:sz w:val="24"/>
          <w:szCs w:val="24"/>
          <w:lang w:val="it-IT"/>
        </w:rPr>
        <w:t>Câu 2</w:t>
      </w:r>
      <w:r w:rsidRPr="001F7CD1">
        <w:rPr>
          <w:rFonts w:cs="Times New Roman"/>
          <w:sz w:val="24"/>
          <w:szCs w:val="24"/>
          <w:lang w:val="it-IT"/>
        </w:rPr>
        <w:t>. Tiếng</w:t>
      </w:r>
      <w:r w:rsidRPr="001F7CD1">
        <w:rPr>
          <w:rFonts w:cs="Times New Roman"/>
          <w:sz w:val="24"/>
          <w:szCs w:val="24"/>
          <w:lang w:val="vi-VN"/>
        </w:rPr>
        <w:t xml:space="preserve"> đàn môi được miêu tả như thế nào trong văn bản trên</w:t>
      </w:r>
      <w:r w:rsidRPr="001F7CD1">
        <w:rPr>
          <w:rFonts w:cs="Times New Roman"/>
          <w:sz w:val="24"/>
          <w:szCs w:val="24"/>
          <w:lang w:val="en-US"/>
        </w:rPr>
        <w:t>?</w:t>
      </w:r>
    </w:p>
    <w:p w14:paraId="31E9D0BA" w14:textId="2FB1D0B0" w:rsidR="00B61EA2" w:rsidRPr="001F7CD1" w:rsidRDefault="00B61EA2" w:rsidP="00B4220E">
      <w:pPr>
        <w:spacing w:before="60" w:after="60"/>
        <w:rPr>
          <w:rFonts w:cs="Times New Roman"/>
          <w:spacing w:val="-4"/>
          <w:sz w:val="24"/>
          <w:szCs w:val="24"/>
          <w:lang w:val="vi-VN"/>
        </w:rPr>
      </w:pPr>
      <w:r w:rsidRPr="001F7CD1">
        <w:rPr>
          <w:rFonts w:cs="Times New Roman"/>
          <w:b/>
          <w:bCs/>
          <w:spacing w:val="-4"/>
          <w:sz w:val="24"/>
          <w:szCs w:val="24"/>
          <w:lang w:val="en-US"/>
        </w:rPr>
        <w:t>Câu 2.1.</w:t>
      </w:r>
      <w:r w:rsidRPr="001F7CD1">
        <w:rPr>
          <w:rFonts w:cs="Times New Roman"/>
          <w:spacing w:val="-4"/>
          <w:sz w:val="24"/>
          <w:szCs w:val="24"/>
          <w:lang w:val="en-US"/>
        </w:rPr>
        <w:t xml:space="preserve"> </w:t>
      </w:r>
      <w:r w:rsidRPr="001F7CD1">
        <w:rPr>
          <w:rFonts w:cs="Times New Roman"/>
          <w:spacing w:val="-4"/>
          <w:sz w:val="24"/>
          <w:szCs w:val="24"/>
          <w:lang w:val="vi-VN"/>
        </w:rPr>
        <w:t>Không gian văn hoá vùng cao đã được khắc hoạ qua những chi tiết, hình ảnh</w:t>
      </w:r>
      <w:r w:rsidRPr="001F7CD1">
        <w:rPr>
          <w:rFonts w:cs="Times New Roman"/>
          <w:spacing w:val="-4"/>
          <w:sz w:val="24"/>
          <w:szCs w:val="24"/>
          <w:lang w:val="en-US"/>
        </w:rPr>
        <w:t>, từ ngữ</w:t>
      </w:r>
      <w:r w:rsidRPr="001F7CD1">
        <w:rPr>
          <w:rFonts w:cs="Times New Roman"/>
          <w:spacing w:val="-4"/>
          <w:sz w:val="24"/>
          <w:szCs w:val="24"/>
          <w:lang w:val="vi-VN"/>
        </w:rPr>
        <w:t xml:space="preserve"> nào? </w:t>
      </w:r>
    </w:p>
    <w:p w14:paraId="71F94E94" w14:textId="6CE4D4CB" w:rsidR="00B61EA2" w:rsidRPr="001F7CD1" w:rsidRDefault="00B61EA2" w:rsidP="00B4220E">
      <w:pPr>
        <w:spacing w:before="60" w:after="60"/>
        <w:rPr>
          <w:rFonts w:cs="Times New Roman"/>
          <w:sz w:val="24"/>
          <w:szCs w:val="24"/>
          <w:lang w:val="vi-VN"/>
        </w:rPr>
      </w:pPr>
      <w:r w:rsidRPr="001F7CD1">
        <w:rPr>
          <w:rFonts w:cs="Times New Roman"/>
          <w:b/>
          <w:bCs/>
          <w:sz w:val="24"/>
          <w:szCs w:val="24"/>
          <w:lang w:val="it-IT"/>
        </w:rPr>
        <w:t>Câu 3</w:t>
      </w:r>
      <w:r w:rsidRPr="001F7CD1">
        <w:rPr>
          <w:rFonts w:cs="Times New Roman"/>
          <w:sz w:val="24"/>
          <w:szCs w:val="24"/>
          <w:lang w:val="it-IT"/>
        </w:rPr>
        <w:t>. Phân tích tác dụng của</w:t>
      </w:r>
      <w:r w:rsidRPr="001F7CD1">
        <w:rPr>
          <w:rFonts w:cs="Times New Roman"/>
          <w:sz w:val="24"/>
          <w:szCs w:val="24"/>
          <w:lang w:val="vi-VN"/>
        </w:rPr>
        <w:t xml:space="preserve"> biện pháp tu từ được sử dụng trong câu văn </w:t>
      </w:r>
      <w:r w:rsidRPr="001F7CD1">
        <w:rPr>
          <w:rFonts w:cs="Times New Roman"/>
          <w:i/>
          <w:sz w:val="24"/>
          <w:szCs w:val="24"/>
          <w:lang w:val="en-US"/>
        </w:rPr>
        <w:t>Tiếng đàn môi buồn rầu, trách móc</w:t>
      </w:r>
      <w:r w:rsidRPr="001F7CD1">
        <w:rPr>
          <w:rFonts w:cs="Times New Roman"/>
          <w:sz w:val="24"/>
          <w:szCs w:val="24"/>
          <w:lang w:val="vi-VN"/>
        </w:rPr>
        <w:t xml:space="preserve">. </w:t>
      </w:r>
    </w:p>
    <w:p w14:paraId="044869E6" w14:textId="0ABC1017" w:rsidR="00B61EA2" w:rsidRPr="001F7CD1" w:rsidRDefault="00B61EA2" w:rsidP="00B4220E">
      <w:pPr>
        <w:spacing w:before="60" w:after="60"/>
        <w:rPr>
          <w:rFonts w:cs="Times New Roman"/>
          <w:sz w:val="24"/>
          <w:szCs w:val="24"/>
          <w:lang w:val="en-US"/>
        </w:rPr>
      </w:pPr>
      <w:r w:rsidRPr="001F7CD1">
        <w:rPr>
          <w:rFonts w:cs="Times New Roman"/>
          <w:b/>
          <w:bCs/>
          <w:sz w:val="24"/>
          <w:szCs w:val="24"/>
          <w:lang w:val="it-IT"/>
        </w:rPr>
        <w:t>Câu 4</w:t>
      </w:r>
      <w:r w:rsidRPr="001F7CD1">
        <w:rPr>
          <w:rFonts w:cs="Times New Roman"/>
          <w:sz w:val="24"/>
          <w:szCs w:val="24"/>
          <w:lang w:val="it-IT"/>
        </w:rPr>
        <w:t xml:space="preserve">. </w:t>
      </w:r>
      <w:r w:rsidR="00D35EB8" w:rsidRPr="001F7CD1">
        <w:rPr>
          <w:rFonts w:cs="Times New Roman"/>
          <w:sz w:val="24"/>
          <w:szCs w:val="24"/>
          <w:lang w:val="en-US"/>
        </w:rPr>
        <w:t>Nhận xét</w:t>
      </w:r>
      <w:r w:rsidRPr="001F7CD1">
        <w:rPr>
          <w:rFonts w:cs="Times New Roman"/>
          <w:sz w:val="24"/>
          <w:szCs w:val="24"/>
          <w:lang w:val="vi-VN"/>
        </w:rPr>
        <w:t xml:space="preserve"> về tình người được </w:t>
      </w:r>
      <w:r w:rsidR="00664059" w:rsidRPr="001F7CD1">
        <w:rPr>
          <w:rFonts w:cs="Times New Roman"/>
          <w:sz w:val="24"/>
          <w:szCs w:val="24"/>
          <w:lang w:val="en-US"/>
        </w:rPr>
        <w:t>thể hiện</w:t>
      </w:r>
      <w:r w:rsidRPr="001F7CD1">
        <w:rPr>
          <w:rFonts w:cs="Times New Roman"/>
          <w:sz w:val="24"/>
          <w:szCs w:val="24"/>
          <w:lang w:val="vi-VN"/>
        </w:rPr>
        <w:t xml:space="preserve"> trong văn bản</w:t>
      </w:r>
      <w:r w:rsidR="00664059" w:rsidRPr="001F7CD1">
        <w:rPr>
          <w:rFonts w:cs="Times New Roman"/>
          <w:sz w:val="24"/>
          <w:szCs w:val="24"/>
          <w:lang w:val="en-US"/>
        </w:rPr>
        <w:t>.</w:t>
      </w:r>
    </w:p>
    <w:p w14:paraId="69133FD8" w14:textId="0DEFC870" w:rsidR="00B61EA2" w:rsidRPr="001F7CD1" w:rsidRDefault="00C65F7D" w:rsidP="00B4220E">
      <w:pPr>
        <w:spacing w:before="60" w:after="60"/>
        <w:rPr>
          <w:rFonts w:cs="Times New Roman"/>
          <w:sz w:val="24"/>
          <w:szCs w:val="24"/>
          <w:lang w:val="en-US"/>
        </w:rPr>
      </w:pPr>
      <w:r w:rsidRPr="001F7CD1">
        <w:rPr>
          <w:rFonts w:cs="Times New Roman"/>
          <w:b/>
          <w:bCs/>
          <w:sz w:val="24"/>
          <w:szCs w:val="24"/>
          <w:lang w:val="en-US"/>
        </w:rPr>
        <w:t>Câu 4.1.</w:t>
      </w:r>
      <w:r w:rsidRPr="001F7CD1">
        <w:rPr>
          <w:rFonts w:cs="Times New Roman"/>
          <w:sz w:val="24"/>
          <w:szCs w:val="24"/>
          <w:lang w:val="en-US"/>
        </w:rPr>
        <w:t xml:space="preserve"> Nhận xét về nhân vật Mao.</w:t>
      </w:r>
    </w:p>
    <w:p w14:paraId="058D1484" w14:textId="77777777" w:rsidR="00FB248A" w:rsidRPr="001F7CD1" w:rsidRDefault="00AE2BB7" w:rsidP="00B4220E">
      <w:pPr>
        <w:spacing w:before="60" w:after="60"/>
        <w:rPr>
          <w:rFonts w:cs="Times New Roman"/>
          <w:b/>
          <w:sz w:val="24"/>
          <w:szCs w:val="24"/>
          <w:lang w:val="pt-BR"/>
        </w:rPr>
      </w:pPr>
      <w:r w:rsidRPr="001F7CD1">
        <w:rPr>
          <w:rFonts w:cs="Times New Roman"/>
          <w:b/>
          <w:bCs/>
          <w:sz w:val="24"/>
          <w:szCs w:val="24"/>
          <w:lang w:val="en-US"/>
        </w:rPr>
        <w:t>Câu 5.</w:t>
      </w:r>
      <w:r w:rsidRPr="001F7CD1">
        <w:rPr>
          <w:rFonts w:cs="Times New Roman"/>
          <w:sz w:val="24"/>
          <w:szCs w:val="24"/>
          <w:lang w:val="en-US"/>
        </w:rPr>
        <w:t xml:space="preserve"> </w:t>
      </w:r>
      <w:r w:rsidR="00FB248A" w:rsidRPr="001F7CD1">
        <w:rPr>
          <w:rFonts w:cs="Times New Roman"/>
          <w:bCs/>
          <w:sz w:val="24"/>
          <w:szCs w:val="24"/>
          <w:lang w:val="pt-BR"/>
        </w:rPr>
        <w:t>Từ nội dung văn bản phần Đọc hiểu, anh/chị hãy nêu bài học ý nghĩa nhất với bản thân.</w:t>
      </w:r>
    </w:p>
    <w:p w14:paraId="0CEE1388" w14:textId="77777777" w:rsidR="007D3493" w:rsidRPr="001F7CD1" w:rsidRDefault="007D3493" w:rsidP="00B4220E">
      <w:pPr>
        <w:spacing w:before="60" w:after="60"/>
        <w:ind w:firstLine="0"/>
        <w:rPr>
          <w:rFonts w:cs="Times New Roman"/>
          <w:b/>
          <w:bCs/>
          <w:sz w:val="24"/>
          <w:szCs w:val="24"/>
          <w:u w:val="single"/>
          <w:lang w:val="en-US"/>
        </w:rPr>
      </w:pPr>
    </w:p>
    <w:p w14:paraId="74496B2B" w14:textId="199BE6B3" w:rsidR="00413E2B" w:rsidRPr="001F7CD1" w:rsidRDefault="00413E2B" w:rsidP="00B4220E">
      <w:pPr>
        <w:spacing w:before="60" w:after="60"/>
        <w:rPr>
          <w:rFonts w:cs="Times New Roman"/>
          <w:sz w:val="24"/>
          <w:szCs w:val="24"/>
          <w:u w:val="single"/>
          <w:lang w:val="en-US"/>
        </w:rPr>
      </w:pPr>
      <w:r w:rsidRPr="001F7CD1">
        <w:rPr>
          <w:rFonts w:cs="Times New Roman"/>
          <w:b/>
          <w:bCs/>
          <w:sz w:val="24"/>
          <w:szCs w:val="24"/>
          <w:u w:val="single"/>
          <w:lang w:val="en-US"/>
        </w:rPr>
        <w:t>ĐỀ 4</w:t>
      </w:r>
    </w:p>
    <w:p w14:paraId="2B307A31" w14:textId="77777777" w:rsidR="00413E2B" w:rsidRPr="001F7CD1" w:rsidRDefault="00413E2B" w:rsidP="00B4220E">
      <w:pPr>
        <w:spacing w:before="60" w:after="60"/>
        <w:rPr>
          <w:rFonts w:cs="Times New Roman"/>
          <w:b/>
          <w:bCs/>
          <w:sz w:val="24"/>
          <w:szCs w:val="24"/>
          <w:lang w:val="en-US"/>
        </w:rPr>
      </w:pPr>
      <w:r w:rsidRPr="001F7CD1">
        <w:rPr>
          <w:rFonts w:cs="Times New Roman"/>
          <w:b/>
          <w:bCs/>
          <w:sz w:val="24"/>
          <w:szCs w:val="24"/>
          <w:lang w:val="en-US"/>
        </w:rPr>
        <w:t xml:space="preserve">Đọc văn bản sau và trả lời các câu hỏi: </w:t>
      </w:r>
    </w:p>
    <w:p w14:paraId="7DCC8429" w14:textId="2A1D49C1" w:rsidR="00413E2B" w:rsidRPr="001F7CD1" w:rsidRDefault="00413E2B" w:rsidP="00B4220E">
      <w:pPr>
        <w:spacing w:before="60" w:after="60"/>
        <w:rPr>
          <w:rFonts w:cs="Times New Roman"/>
          <w:i/>
          <w:iCs/>
          <w:spacing w:val="-2"/>
          <w:sz w:val="24"/>
          <w:szCs w:val="24"/>
          <w:lang w:val="en-US"/>
        </w:rPr>
      </w:pPr>
      <w:r w:rsidRPr="001F7CD1">
        <w:rPr>
          <w:rFonts w:cs="Times New Roman"/>
          <w:i/>
          <w:iCs/>
          <w:sz w:val="24"/>
          <w:szCs w:val="24"/>
          <w:lang w:val="en-US"/>
        </w:rPr>
        <w:t xml:space="preserve">Xong bữa trưa, cái rét như bị xua đi, vật vờ trên những tàng lá cóng lạnh thi thoảng buông xuống một chiếc lá úa vàng. Họ gọi hai bát phở thịt quay. Đó là món vô cùng yêu thích của Páo. Chủ quán hỏi </w:t>
      </w:r>
      <w:r w:rsidR="00301397" w:rsidRPr="001F7CD1">
        <w:rPr>
          <w:rFonts w:cs="Times New Roman"/>
          <w:i/>
          <w:iCs/>
          <w:sz w:val="24"/>
          <w:szCs w:val="24"/>
          <w:lang w:val="en-US"/>
        </w:rPr>
        <w:t>“</w:t>
      </w:r>
      <w:r w:rsidRPr="001F7CD1">
        <w:rPr>
          <w:rFonts w:cs="Times New Roman"/>
          <w:i/>
          <w:iCs/>
          <w:sz w:val="24"/>
          <w:szCs w:val="24"/>
          <w:lang w:val="en-US"/>
        </w:rPr>
        <w:t>Có uống rượu không?</w:t>
      </w:r>
      <w:r w:rsidR="00301397" w:rsidRPr="001F7CD1">
        <w:rPr>
          <w:rFonts w:cs="Times New Roman"/>
          <w:i/>
          <w:iCs/>
          <w:sz w:val="24"/>
          <w:szCs w:val="24"/>
          <w:lang w:val="en-US"/>
        </w:rPr>
        <w:t>”</w:t>
      </w:r>
      <w:r w:rsidRPr="001F7CD1">
        <w:rPr>
          <w:rFonts w:cs="Times New Roman"/>
          <w:i/>
          <w:iCs/>
          <w:sz w:val="24"/>
          <w:szCs w:val="24"/>
          <w:lang w:val="en-US"/>
        </w:rPr>
        <w:t xml:space="preserve">. Páo lắc đầu. Chỗ thân quen, anh chủ quán còn trẻ rót đầy cái cốc thủy tinh nhỏ rượu gạo và bảo. </w:t>
      </w:r>
      <w:r w:rsidR="00301397" w:rsidRPr="001F7CD1">
        <w:rPr>
          <w:rFonts w:cs="Times New Roman"/>
          <w:i/>
          <w:iCs/>
          <w:sz w:val="24"/>
          <w:szCs w:val="24"/>
          <w:lang w:val="en-US"/>
        </w:rPr>
        <w:t>“</w:t>
      </w:r>
      <w:r w:rsidRPr="001F7CD1">
        <w:rPr>
          <w:rFonts w:cs="Times New Roman"/>
          <w:i/>
          <w:iCs/>
          <w:sz w:val="24"/>
          <w:szCs w:val="24"/>
          <w:lang w:val="en-US"/>
        </w:rPr>
        <w:t>Lâu lắm mới gặp, tôi mời anh đấy</w:t>
      </w:r>
      <w:r w:rsidR="00301397" w:rsidRPr="001F7CD1">
        <w:rPr>
          <w:rFonts w:cs="Times New Roman"/>
          <w:i/>
          <w:iCs/>
          <w:sz w:val="24"/>
          <w:szCs w:val="24"/>
          <w:lang w:val="en-US"/>
        </w:rPr>
        <w:t>”</w:t>
      </w:r>
      <w:r w:rsidRPr="001F7CD1">
        <w:rPr>
          <w:rFonts w:cs="Times New Roman"/>
          <w:i/>
          <w:iCs/>
          <w:sz w:val="24"/>
          <w:szCs w:val="24"/>
          <w:lang w:val="en-US"/>
        </w:rPr>
        <w:t xml:space="preserve">. Páo, dù đói ngẫu, nhưng vẫn đủng đỉnh múc một thìa ớt xào, ba muỗng ớt ngâm vào bát phở. Sau đó là chút hạt tiêu xay, một chút mắm và cuối cùng là mấy cọng rau thơm. Ngồi bên cạnh chồng, Dâu cũng làm y như vậy với bát phở của mình. Páo chậm rãi uống từng ngụm rượu nhỏ. Dâu uống từng thìa nước phở. Páo trộn gia vị và thịt lên thật đều. Dâu gắp hết chỗ thịt quay vào bát của chồng rồi mới trộn. Páo gắp trả lại, Dâu lại gắp sang. Dâu ngồi nhích ra, vẫn uống nước phở. Páo hết cốc rượu, hết thịt thì chuyển sang ăn phở. Bát phở của Páo vơi, Dâu lại gắp bánh phở của mình sang bát chồng. Gắp qua, gắp lại, cuối cùng Dâu nghiêng bát, trút sạch phở vào cái bát của chồng và đứng dậy thật nhanh đi về phía cái chậu </w:t>
      </w:r>
      <w:r w:rsidRPr="001F7CD1">
        <w:rPr>
          <w:rFonts w:cs="Times New Roman"/>
          <w:i/>
          <w:iCs/>
          <w:spacing w:val="-2"/>
          <w:sz w:val="24"/>
          <w:szCs w:val="24"/>
          <w:lang w:val="en-US"/>
        </w:rPr>
        <w:lastRenderedPageBreak/>
        <w:t xml:space="preserve">bát rác, nhấn cái bát của mình xuống đó. Páo bẽn lẽn nhìn chủ quán và tự hào liếc xung quanh. Dâu ngồi cạnh chồng, canh đến lúc bát phở của Páo cạn, nhìn rõ những hạt ớt như vàng lắng dưới đáy bát. </w:t>
      </w:r>
    </w:p>
    <w:p w14:paraId="29F71B59" w14:textId="239D4A95" w:rsidR="00413E2B" w:rsidRPr="001F7CD1" w:rsidRDefault="00413E2B" w:rsidP="00B4220E">
      <w:pPr>
        <w:spacing w:before="60" w:after="60"/>
        <w:jc w:val="right"/>
        <w:rPr>
          <w:rFonts w:cs="Times New Roman"/>
          <w:sz w:val="24"/>
          <w:szCs w:val="24"/>
          <w:lang w:val="en-US"/>
        </w:rPr>
      </w:pPr>
      <w:r w:rsidRPr="001F7CD1">
        <w:rPr>
          <w:rFonts w:cs="Times New Roman"/>
          <w:sz w:val="24"/>
          <w:szCs w:val="24"/>
          <w:lang w:val="en-US"/>
        </w:rPr>
        <w:t xml:space="preserve">                           (Trích </w:t>
      </w:r>
      <w:r w:rsidRPr="001F7CD1">
        <w:rPr>
          <w:rFonts w:cs="Times New Roman"/>
          <w:b/>
          <w:bCs/>
          <w:i/>
          <w:iCs/>
          <w:sz w:val="24"/>
          <w:szCs w:val="24"/>
          <w:lang w:val="en-US"/>
        </w:rPr>
        <w:t>Đợi mùa nắng ấm</w:t>
      </w:r>
      <w:r w:rsidRPr="001F7CD1">
        <w:rPr>
          <w:rFonts w:cs="Times New Roman"/>
          <w:sz w:val="24"/>
          <w:szCs w:val="24"/>
          <w:lang w:val="en-US"/>
        </w:rPr>
        <w:t xml:space="preserve"> </w:t>
      </w:r>
      <w:r w:rsidR="0068298A" w:rsidRPr="001F7CD1">
        <w:rPr>
          <w:rFonts w:cs="Times New Roman"/>
          <w:sz w:val="24"/>
          <w:szCs w:val="24"/>
          <w:lang w:val="en-US"/>
        </w:rPr>
        <w:t>-</w:t>
      </w:r>
      <w:r w:rsidRPr="001F7CD1">
        <w:rPr>
          <w:rFonts w:cs="Times New Roman"/>
          <w:sz w:val="24"/>
          <w:szCs w:val="24"/>
          <w:lang w:val="en-US"/>
        </w:rPr>
        <w:t xml:space="preserve"> Tống Ngọc Hân)</w:t>
      </w:r>
    </w:p>
    <w:p w14:paraId="07E0E1F4" w14:textId="318F9F53" w:rsidR="00413E2B" w:rsidRPr="001F7CD1" w:rsidRDefault="0070364A" w:rsidP="00B4220E">
      <w:pPr>
        <w:spacing w:before="60" w:after="60"/>
        <w:rPr>
          <w:rFonts w:cs="Times New Roman"/>
          <w:sz w:val="24"/>
          <w:szCs w:val="24"/>
          <w:lang w:val="en-US"/>
        </w:rPr>
      </w:pPr>
      <w:r w:rsidRPr="001F7CD1">
        <w:rPr>
          <w:rFonts w:cs="Times New Roman"/>
          <w:b/>
          <w:bCs/>
          <w:sz w:val="24"/>
          <w:szCs w:val="24"/>
          <w:lang w:val="en-US"/>
        </w:rPr>
        <w:t xml:space="preserve">* </w:t>
      </w:r>
      <w:r w:rsidR="00413E2B" w:rsidRPr="001F7CD1">
        <w:rPr>
          <w:rFonts w:cs="Times New Roman"/>
          <w:b/>
          <w:bCs/>
          <w:sz w:val="24"/>
          <w:szCs w:val="24"/>
          <w:lang w:val="en-US"/>
        </w:rPr>
        <w:t>Chú thích:</w:t>
      </w:r>
      <w:r w:rsidR="00413E2B" w:rsidRPr="001F7CD1">
        <w:rPr>
          <w:rFonts w:cs="Times New Roman"/>
          <w:sz w:val="24"/>
          <w:szCs w:val="24"/>
          <w:lang w:val="en-US"/>
        </w:rPr>
        <w:t xml:space="preserve"> Tác giả Tống Ngọc Hân sinh năm 1976, quê ở Phú Thọ. Những sáng tác của chị mang hơi thở của cuộc sống con người miền núi. Tác phẩm được in trong tập </w:t>
      </w:r>
      <w:r w:rsidR="00301397" w:rsidRPr="001F7CD1">
        <w:rPr>
          <w:rFonts w:cs="Times New Roman"/>
          <w:sz w:val="24"/>
          <w:szCs w:val="24"/>
          <w:lang w:val="en-US"/>
        </w:rPr>
        <w:t>“</w:t>
      </w:r>
      <w:r w:rsidR="00413E2B" w:rsidRPr="001F7CD1">
        <w:rPr>
          <w:rFonts w:cs="Times New Roman"/>
          <w:sz w:val="24"/>
          <w:szCs w:val="24"/>
          <w:lang w:val="en-US"/>
        </w:rPr>
        <w:t>Tam không</w:t>
      </w:r>
      <w:r w:rsidR="00301397" w:rsidRPr="001F7CD1">
        <w:rPr>
          <w:rFonts w:cs="Times New Roman"/>
          <w:sz w:val="24"/>
          <w:szCs w:val="24"/>
          <w:lang w:val="en-US"/>
        </w:rPr>
        <w:t>”</w:t>
      </w:r>
      <w:r w:rsidR="00413E2B" w:rsidRPr="001F7CD1">
        <w:rPr>
          <w:rFonts w:cs="Times New Roman"/>
          <w:sz w:val="24"/>
          <w:szCs w:val="24"/>
          <w:lang w:val="en-US"/>
        </w:rPr>
        <w:t xml:space="preserve"> được giải thưởng năm 2016. Tác phẩm viết về cuộc sống khó khăn nhưng thấm đượm tình người của gia đình Páo Dâu ở Hầu Thào. </w:t>
      </w:r>
    </w:p>
    <w:p w14:paraId="5948FF18" w14:textId="04C3A2CD" w:rsidR="00413E2B" w:rsidRPr="001F7CD1" w:rsidRDefault="00413E2B" w:rsidP="00B4220E">
      <w:pPr>
        <w:spacing w:before="60" w:after="60"/>
        <w:rPr>
          <w:rFonts w:cs="Times New Roman"/>
          <w:sz w:val="24"/>
          <w:szCs w:val="24"/>
          <w:lang w:val="en-US"/>
        </w:rPr>
      </w:pPr>
      <w:r w:rsidRPr="001F7CD1">
        <w:rPr>
          <w:rFonts w:cs="Times New Roman"/>
          <w:b/>
          <w:bCs/>
          <w:sz w:val="24"/>
          <w:szCs w:val="24"/>
          <w:lang w:val="en-US"/>
        </w:rPr>
        <w:t>Câu 1</w:t>
      </w:r>
      <w:r w:rsidRPr="001F7CD1">
        <w:rPr>
          <w:rFonts w:cs="Times New Roman"/>
          <w:sz w:val="24"/>
          <w:szCs w:val="24"/>
          <w:lang w:val="en-US"/>
        </w:rPr>
        <w:t xml:space="preserve">. Xác định điểm nhìn trần thuật </w:t>
      </w:r>
      <w:r w:rsidR="00D10523" w:rsidRPr="001F7CD1">
        <w:rPr>
          <w:rFonts w:cs="Times New Roman"/>
          <w:sz w:val="24"/>
          <w:szCs w:val="24"/>
          <w:lang w:val="en-US"/>
        </w:rPr>
        <w:t>của</w:t>
      </w:r>
      <w:r w:rsidRPr="001F7CD1">
        <w:rPr>
          <w:rFonts w:cs="Times New Roman"/>
          <w:sz w:val="24"/>
          <w:szCs w:val="24"/>
          <w:lang w:val="en-US"/>
        </w:rPr>
        <w:t xml:space="preserve"> văn bản.</w:t>
      </w:r>
    </w:p>
    <w:p w14:paraId="606F110F" w14:textId="5EFFC501" w:rsidR="00413E2B" w:rsidRPr="001F7CD1" w:rsidRDefault="00413E2B" w:rsidP="00B4220E">
      <w:pPr>
        <w:spacing w:before="60" w:after="60"/>
        <w:rPr>
          <w:rFonts w:cs="Times New Roman"/>
          <w:sz w:val="24"/>
          <w:szCs w:val="24"/>
          <w:lang w:val="en-US"/>
        </w:rPr>
      </w:pPr>
      <w:r w:rsidRPr="001F7CD1">
        <w:rPr>
          <w:rFonts w:cs="Times New Roman"/>
          <w:b/>
          <w:bCs/>
          <w:sz w:val="24"/>
          <w:szCs w:val="24"/>
          <w:lang w:val="en-US"/>
        </w:rPr>
        <w:t>Câu 2</w:t>
      </w:r>
      <w:r w:rsidRPr="001F7CD1">
        <w:rPr>
          <w:rFonts w:cs="Times New Roman"/>
          <w:sz w:val="24"/>
          <w:szCs w:val="24"/>
          <w:lang w:val="en-US"/>
        </w:rPr>
        <w:t xml:space="preserve">. </w:t>
      </w:r>
      <w:r w:rsidR="00D10523" w:rsidRPr="001F7CD1">
        <w:rPr>
          <w:rFonts w:cs="Times New Roman"/>
          <w:sz w:val="24"/>
          <w:szCs w:val="24"/>
          <w:lang w:val="en-US"/>
        </w:rPr>
        <w:t>Nêu</w:t>
      </w:r>
      <w:r w:rsidRPr="001F7CD1">
        <w:rPr>
          <w:rFonts w:cs="Times New Roman"/>
          <w:sz w:val="24"/>
          <w:szCs w:val="24"/>
          <w:lang w:val="en-US"/>
        </w:rPr>
        <w:t xml:space="preserve"> chủ đề </w:t>
      </w:r>
      <w:r w:rsidR="00D10523" w:rsidRPr="001F7CD1">
        <w:rPr>
          <w:rFonts w:cs="Times New Roman"/>
          <w:sz w:val="24"/>
          <w:szCs w:val="24"/>
          <w:lang w:val="en-US"/>
        </w:rPr>
        <w:t>của</w:t>
      </w:r>
      <w:r w:rsidRPr="001F7CD1">
        <w:rPr>
          <w:rFonts w:cs="Times New Roman"/>
          <w:sz w:val="24"/>
          <w:szCs w:val="24"/>
          <w:lang w:val="en-US"/>
        </w:rPr>
        <w:t xml:space="preserve"> văn bản.</w:t>
      </w:r>
    </w:p>
    <w:p w14:paraId="5F0AE1BE" w14:textId="57B9A61F" w:rsidR="003307AD" w:rsidRPr="001F7CD1" w:rsidRDefault="003307AD" w:rsidP="00B4220E">
      <w:pPr>
        <w:spacing w:before="60" w:after="60"/>
        <w:rPr>
          <w:rFonts w:cs="Times New Roman"/>
          <w:i/>
          <w:iCs/>
          <w:sz w:val="24"/>
          <w:szCs w:val="24"/>
          <w:lang w:val="en-US"/>
        </w:rPr>
      </w:pPr>
      <w:r w:rsidRPr="001F7CD1">
        <w:rPr>
          <w:rFonts w:cs="Times New Roman"/>
          <w:b/>
          <w:bCs/>
          <w:sz w:val="24"/>
          <w:szCs w:val="24"/>
          <w:lang w:val="en-US"/>
        </w:rPr>
        <w:t>Câu 2.1.</w:t>
      </w:r>
      <w:r w:rsidRPr="001F7CD1">
        <w:rPr>
          <w:rFonts w:cs="Times New Roman"/>
          <w:sz w:val="24"/>
          <w:szCs w:val="24"/>
          <w:lang w:val="en-US"/>
        </w:rPr>
        <w:t xml:space="preserve"> Nêu những dấu hiệu giúp nhận biết ngôn ngữ thân mật trong câu văn sau: </w:t>
      </w:r>
      <w:r w:rsidRPr="001F7CD1">
        <w:rPr>
          <w:rFonts w:cs="Times New Roman"/>
          <w:i/>
          <w:iCs/>
          <w:sz w:val="24"/>
          <w:szCs w:val="24"/>
          <w:lang w:val="en-US"/>
        </w:rPr>
        <w:t>Có uống rượu không?</w:t>
      </w:r>
    </w:p>
    <w:p w14:paraId="53B10EF4" w14:textId="1AEB1DA2" w:rsidR="003307AD" w:rsidRPr="001F7CD1" w:rsidRDefault="003307AD" w:rsidP="00B4220E">
      <w:pPr>
        <w:spacing w:before="60" w:after="60"/>
        <w:rPr>
          <w:rFonts w:cs="Times New Roman"/>
          <w:sz w:val="24"/>
          <w:szCs w:val="24"/>
          <w:lang w:val="en-US"/>
        </w:rPr>
      </w:pPr>
      <w:r w:rsidRPr="001F7CD1">
        <w:rPr>
          <w:rFonts w:cs="Times New Roman"/>
          <w:sz w:val="24"/>
          <w:szCs w:val="24"/>
          <w:lang w:val="en-US"/>
        </w:rPr>
        <w:t xml:space="preserve">=&gt; Trả lời: </w:t>
      </w:r>
    </w:p>
    <w:p w14:paraId="515BC005" w14:textId="61E46659" w:rsidR="003307AD" w:rsidRPr="001F7CD1" w:rsidRDefault="003307AD" w:rsidP="00B4220E">
      <w:pPr>
        <w:spacing w:before="60" w:after="60"/>
        <w:rPr>
          <w:rFonts w:cs="Times New Roman"/>
          <w:sz w:val="24"/>
          <w:szCs w:val="24"/>
          <w:lang w:val="en-US"/>
        </w:rPr>
      </w:pPr>
      <w:r w:rsidRPr="001F7CD1">
        <w:rPr>
          <w:rFonts w:cs="Times New Roman"/>
          <w:sz w:val="24"/>
          <w:szCs w:val="24"/>
          <w:lang w:val="en-US"/>
        </w:rPr>
        <w:t>- Dùng trong ngữ cảnh giao tiếp thường ngày (chủ quán rượu hỏi khách, hai người đã quen nhau từ trước)</w:t>
      </w:r>
    </w:p>
    <w:p w14:paraId="1AA9815C" w14:textId="590251A0" w:rsidR="003307AD" w:rsidRPr="001F7CD1" w:rsidRDefault="003307AD" w:rsidP="00B4220E">
      <w:pPr>
        <w:spacing w:before="60" w:after="60"/>
        <w:rPr>
          <w:rFonts w:cs="Times New Roman"/>
          <w:sz w:val="24"/>
          <w:szCs w:val="24"/>
          <w:lang w:val="en-US"/>
        </w:rPr>
      </w:pPr>
      <w:r w:rsidRPr="001F7CD1">
        <w:rPr>
          <w:rFonts w:cs="Times New Roman"/>
          <w:sz w:val="24"/>
          <w:szCs w:val="24"/>
          <w:lang w:val="en-US"/>
        </w:rPr>
        <w:t>- Thái độ của người nói: gần gũi, thân thiện.</w:t>
      </w:r>
    </w:p>
    <w:p w14:paraId="7A5A292B" w14:textId="4F439E76" w:rsidR="003307AD" w:rsidRPr="001F7CD1" w:rsidRDefault="003307AD" w:rsidP="00B4220E">
      <w:pPr>
        <w:spacing w:before="60" w:after="60"/>
        <w:rPr>
          <w:rFonts w:cs="Times New Roman"/>
          <w:sz w:val="24"/>
          <w:szCs w:val="24"/>
          <w:lang w:val="en-US"/>
        </w:rPr>
      </w:pPr>
      <w:r w:rsidRPr="001F7CD1">
        <w:rPr>
          <w:rFonts w:cs="Times New Roman"/>
          <w:sz w:val="24"/>
          <w:szCs w:val="24"/>
          <w:lang w:val="en-US"/>
        </w:rPr>
        <w:t>- Người nói dùng câu rút gọn</w:t>
      </w:r>
      <w:r w:rsidR="007F5F11" w:rsidRPr="001F7CD1">
        <w:rPr>
          <w:rFonts w:cs="Times New Roman"/>
          <w:sz w:val="24"/>
          <w:szCs w:val="24"/>
          <w:lang w:val="en-US"/>
        </w:rPr>
        <w:t>.</w:t>
      </w:r>
    </w:p>
    <w:p w14:paraId="1FEE6862" w14:textId="7DDD7D06" w:rsidR="00413E2B" w:rsidRPr="001F7CD1" w:rsidRDefault="00413E2B" w:rsidP="00B4220E">
      <w:pPr>
        <w:spacing w:before="60" w:after="60"/>
        <w:rPr>
          <w:rFonts w:cs="Times New Roman"/>
          <w:i/>
          <w:iCs/>
          <w:spacing w:val="-4"/>
          <w:sz w:val="24"/>
          <w:szCs w:val="24"/>
          <w:lang w:val="en-US"/>
        </w:rPr>
      </w:pPr>
      <w:r w:rsidRPr="001F7CD1">
        <w:rPr>
          <w:rFonts w:cs="Times New Roman"/>
          <w:b/>
          <w:bCs/>
          <w:spacing w:val="-4"/>
          <w:sz w:val="24"/>
          <w:szCs w:val="24"/>
          <w:lang w:val="en-US"/>
        </w:rPr>
        <w:t xml:space="preserve">Câu </w:t>
      </w:r>
      <w:r w:rsidR="00D10523" w:rsidRPr="001F7CD1">
        <w:rPr>
          <w:rFonts w:cs="Times New Roman"/>
          <w:b/>
          <w:bCs/>
          <w:spacing w:val="-4"/>
          <w:sz w:val="24"/>
          <w:szCs w:val="24"/>
          <w:lang w:val="en-US"/>
        </w:rPr>
        <w:t>2.1</w:t>
      </w:r>
      <w:r w:rsidRPr="001F7CD1">
        <w:rPr>
          <w:rFonts w:cs="Times New Roman"/>
          <w:spacing w:val="-4"/>
          <w:sz w:val="24"/>
          <w:szCs w:val="24"/>
          <w:lang w:val="en-US"/>
        </w:rPr>
        <w:t xml:space="preserve">. Vì sao khi ngồi bên cạnh chồng, </w:t>
      </w:r>
      <w:r w:rsidRPr="001F7CD1">
        <w:rPr>
          <w:rFonts w:cs="Times New Roman"/>
          <w:i/>
          <w:iCs/>
          <w:spacing w:val="-4"/>
          <w:sz w:val="24"/>
          <w:szCs w:val="24"/>
          <w:lang w:val="en-US"/>
        </w:rPr>
        <w:t>Dâu cũng làm y như vậy với bát phở của mình?</w:t>
      </w:r>
    </w:p>
    <w:p w14:paraId="0A811102" w14:textId="432B2A4F" w:rsidR="00E457F8" w:rsidRPr="001F7CD1" w:rsidRDefault="00E457F8" w:rsidP="00B4220E">
      <w:pPr>
        <w:spacing w:before="60" w:after="60"/>
        <w:rPr>
          <w:rFonts w:cs="Times New Roman"/>
          <w:sz w:val="24"/>
          <w:szCs w:val="24"/>
          <w:lang w:val="en-US"/>
        </w:rPr>
      </w:pPr>
      <w:r w:rsidRPr="001F7CD1">
        <w:rPr>
          <w:rFonts w:cs="Times New Roman"/>
          <w:b/>
          <w:bCs/>
          <w:sz w:val="24"/>
          <w:szCs w:val="24"/>
          <w:lang w:val="en-US"/>
        </w:rPr>
        <w:t xml:space="preserve">Câu 3. </w:t>
      </w:r>
      <w:r w:rsidR="007F5F11" w:rsidRPr="001F7CD1">
        <w:rPr>
          <w:rFonts w:cs="Times New Roman"/>
          <w:sz w:val="24"/>
          <w:szCs w:val="24"/>
          <w:lang w:val="en-US"/>
        </w:rPr>
        <w:t xml:space="preserve">Nêu tác dụng của biện pháp chêm xen trong câu văn: </w:t>
      </w:r>
      <w:r w:rsidR="007F5F11" w:rsidRPr="001F7CD1">
        <w:rPr>
          <w:rFonts w:cs="Times New Roman"/>
          <w:i/>
          <w:iCs/>
          <w:sz w:val="24"/>
          <w:szCs w:val="24"/>
          <w:lang w:val="en-US"/>
        </w:rPr>
        <w:t>Páo, dù đói ngẫu, nhưng vẫn đủng đỉnh múc một thìa ớt xào, ba muỗng ớt ngâm vào bát phở.</w:t>
      </w:r>
    </w:p>
    <w:p w14:paraId="18273BB7" w14:textId="1066EF8E" w:rsidR="00413E2B" w:rsidRPr="001F7CD1" w:rsidRDefault="00413E2B" w:rsidP="00B4220E">
      <w:pPr>
        <w:spacing w:before="60" w:after="60"/>
        <w:rPr>
          <w:rFonts w:cs="Times New Roman"/>
          <w:spacing w:val="-4"/>
          <w:sz w:val="24"/>
          <w:szCs w:val="24"/>
          <w:lang w:val="en-US"/>
        </w:rPr>
      </w:pPr>
      <w:r w:rsidRPr="001F7CD1">
        <w:rPr>
          <w:rFonts w:cs="Times New Roman"/>
          <w:b/>
          <w:bCs/>
          <w:spacing w:val="-4"/>
          <w:sz w:val="24"/>
          <w:szCs w:val="24"/>
          <w:lang w:val="en-US"/>
        </w:rPr>
        <w:t>Câu 4</w:t>
      </w:r>
      <w:r w:rsidRPr="001F7CD1">
        <w:rPr>
          <w:rFonts w:cs="Times New Roman"/>
          <w:spacing w:val="-4"/>
          <w:sz w:val="24"/>
          <w:szCs w:val="24"/>
          <w:lang w:val="en-US"/>
        </w:rPr>
        <w:t xml:space="preserve">. Anh/Chị hiểu như thế nào về câu văn </w:t>
      </w:r>
      <w:r w:rsidRPr="001F7CD1">
        <w:rPr>
          <w:rFonts w:cs="Times New Roman"/>
          <w:i/>
          <w:iCs/>
          <w:spacing w:val="-4"/>
          <w:sz w:val="24"/>
          <w:szCs w:val="24"/>
          <w:lang w:val="en-US"/>
        </w:rPr>
        <w:t>Páo bẽn lẽn nhìn chủ quán và tự hào liếc xung quanh?</w:t>
      </w:r>
    </w:p>
    <w:p w14:paraId="342A933A" w14:textId="76944651" w:rsidR="00413E2B" w:rsidRPr="001F7CD1" w:rsidRDefault="00413E2B" w:rsidP="00B4220E">
      <w:pPr>
        <w:spacing w:before="60" w:after="60"/>
        <w:rPr>
          <w:rFonts w:cs="Times New Roman"/>
          <w:sz w:val="24"/>
          <w:szCs w:val="24"/>
          <w:lang w:val="en-US"/>
        </w:rPr>
      </w:pPr>
      <w:r w:rsidRPr="001F7CD1">
        <w:rPr>
          <w:rFonts w:cs="Times New Roman"/>
          <w:b/>
          <w:bCs/>
          <w:sz w:val="24"/>
          <w:szCs w:val="24"/>
          <w:lang w:val="en-US"/>
        </w:rPr>
        <w:t xml:space="preserve">Câu </w:t>
      </w:r>
      <w:r w:rsidR="00437E37" w:rsidRPr="001F7CD1">
        <w:rPr>
          <w:rFonts w:cs="Times New Roman"/>
          <w:b/>
          <w:bCs/>
          <w:sz w:val="24"/>
          <w:szCs w:val="24"/>
          <w:lang w:val="en-US"/>
        </w:rPr>
        <w:t>4.1</w:t>
      </w:r>
      <w:r w:rsidRPr="001F7CD1">
        <w:rPr>
          <w:rFonts w:cs="Times New Roman"/>
          <w:sz w:val="24"/>
          <w:szCs w:val="24"/>
          <w:lang w:val="en-US"/>
        </w:rPr>
        <w:t xml:space="preserve">. </w:t>
      </w:r>
      <w:r w:rsidR="00EA44E4" w:rsidRPr="001F7CD1">
        <w:rPr>
          <w:rFonts w:cs="Times New Roman"/>
          <w:sz w:val="24"/>
          <w:szCs w:val="24"/>
          <w:lang w:val="en-US"/>
        </w:rPr>
        <w:t>N</w:t>
      </w:r>
      <w:r w:rsidRPr="001F7CD1">
        <w:rPr>
          <w:rFonts w:cs="Times New Roman"/>
          <w:sz w:val="24"/>
          <w:szCs w:val="24"/>
          <w:lang w:val="en-US"/>
        </w:rPr>
        <w:t>êu cảm nhận về nhận vật Dâu.</w:t>
      </w:r>
    </w:p>
    <w:p w14:paraId="79918294" w14:textId="0C1CE9A2" w:rsidR="007D3493" w:rsidRPr="001F7CD1" w:rsidRDefault="00437E37" w:rsidP="00B4220E">
      <w:pPr>
        <w:spacing w:before="60" w:after="60"/>
        <w:rPr>
          <w:rFonts w:cs="Times New Roman"/>
          <w:sz w:val="24"/>
          <w:szCs w:val="24"/>
          <w:lang w:val="en-US"/>
        </w:rPr>
      </w:pPr>
      <w:r w:rsidRPr="001F7CD1">
        <w:rPr>
          <w:rFonts w:cs="Times New Roman"/>
          <w:b/>
          <w:bCs/>
          <w:sz w:val="24"/>
          <w:szCs w:val="24"/>
          <w:lang w:val="en-US"/>
        </w:rPr>
        <w:t xml:space="preserve">Câu 5. </w:t>
      </w:r>
      <w:r w:rsidR="00EF7CFF" w:rsidRPr="001F7CD1">
        <w:rPr>
          <w:rFonts w:cs="Times New Roman"/>
          <w:sz w:val="24"/>
          <w:szCs w:val="24"/>
          <w:lang w:val="en-US"/>
        </w:rPr>
        <w:t>Từ văn bản, anh/chị hãy trình bày suy nghĩ của mình về vai trò của tình yêu thương trong cuộc sống.</w:t>
      </w:r>
    </w:p>
    <w:p w14:paraId="26BC5EAF" w14:textId="77777777" w:rsidR="00437E37" w:rsidRPr="001F7CD1" w:rsidRDefault="00437E37" w:rsidP="00B4220E">
      <w:pPr>
        <w:spacing w:before="60" w:after="60"/>
        <w:rPr>
          <w:rFonts w:cs="Times New Roman"/>
          <w:b/>
          <w:bCs/>
          <w:sz w:val="24"/>
          <w:szCs w:val="24"/>
          <w:lang w:val="en-US"/>
        </w:rPr>
      </w:pPr>
    </w:p>
    <w:p w14:paraId="36424001" w14:textId="30532685" w:rsidR="00413E2B" w:rsidRPr="001F7CD1" w:rsidRDefault="00413E2B" w:rsidP="00B4220E">
      <w:pPr>
        <w:spacing w:before="60" w:after="60"/>
        <w:rPr>
          <w:rFonts w:cs="Times New Roman"/>
          <w:b/>
          <w:bCs/>
          <w:sz w:val="24"/>
          <w:szCs w:val="24"/>
          <w:u w:val="single"/>
          <w:lang w:val="en-US"/>
        </w:rPr>
      </w:pPr>
      <w:r w:rsidRPr="001F7CD1">
        <w:rPr>
          <w:rFonts w:cs="Times New Roman"/>
          <w:b/>
          <w:bCs/>
          <w:sz w:val="24"/>
          <w:szCs w:val="24"/>
          <w:u w:val="single"/>
          <w:lang w:val="en-US"/>
        </w:rPr>
        <w:t>ĐỀ 5</w:t>
      </w:r>
    </w:p>
    <w:p w14:paraId="269E49F2" w14:textId="77777777" w:rsidR="00413E2B" w:rsidRPr="001F7CD1" w:rsidRDefault="00413E2B" w:rsidP="00B4220E">
      <w:pPr>
        <w:spacing w:before="60" w:after="60"/>
        <w:rPr>
          <w:rFonts w:cs="Times New Roman"/>
          <w:b/>
          <w:iCs/>
          <w:sz w:val="24"/>
          <w:szCs w:val="24"/>
          <w:lang w:val="fr-FR"/>
        </w:rPr>
      </w:pPr>
      <w:r w:rsidRPr="001F7CD1">
        <w:rPr>
          <w:rFonts w:cs="Times New Roman"/>
          <w:b/>
          <w:iCs/>
          <w:sz w:val="24"/>
          <w:szCs w:val="24"/>
          <w:lang w:val="fr-FR"/>
        </w:rPr>
        <w:t>Đọc đoạn trích sau:</w:t>
      </w:r>
    </w:p>
    <w:p w14:paraId="21878BC1" w14:textId="77777777" w:rsidR="00413E2B" w:rsidRPr="001F7CD1" w:rsidRDefault="00413E2B" w:rsidP="00B4220E">
      <w:pPr>
        <w:spacing w:before="60" w:after="60"/>
        <w:rPr>
          <w:rFonts w:cs="Times New Roman"/>
          <w:iCs/>
          <w:sz w:val="24"/>
          <w:szCs w:val="24"/>
          <w:lang w:val="en-US"/>
        </w:rPr>
      </w:pPr>
      <w:r w:rsidRPr="001F7CD1">
        <w:rPr>
          <w:rFonts w:cs="Times New Roman"/>
          <w:i/>
          <w:iCs/>
          <w:sz w:val="24"/>
          <w:szCs w:val="24"/>
          <w:lang w:val="en-US"/>
        </w:rPr>
        <w:t xml:space="preserve">Những bông lúa vàng mới cắt xong đều xếp rải rác từng hàng trên bờ ruộng, trong đám cỏ xanh mọc dầy. Mỗi khi gặt được vài lượm lúa người thợ hái ôm sát bó lúa thơm vào người, đem ra xếp vào chỗ lúa trước. Rồi họ lại trở vào ruộng, đứng theo hàng những người bạn gặt. Tiếng hái đưa vào gốc lúa xoàn xoạt như tiếng trâu bò ăn cỏ. </w:t>
      </w:r>
    </w:p>
    <w:p w14:paraId="68091F7C" w14:textId="77777777" w:rsidR="00413E2B" w:rsidRPr="001F7CD1" w:rsidRDefault="00413E2B" w:rsidP="00B4220E">
      <w:pPr>
        <w:spacing w:before="60" w:after="60"/>
        <w:rPr>
          <w:rFonts w:cs="Times New Roman"/>
          <w:iCs/>
          <w:spacing w:val="-2"/>
          <w:sz w:val="24"/>
          <w:szCs w:val="24"/>
          <w:lang w:val="en-US"/>
        </w:rPr>
      </w:pPr>
      <w:r w:rsidRPr="001F7CD1">
        <w:rPr>
          <w:rFonts w:cs="Times New Roman"/>
          <w:i/>
          <w:iCs/>
          <w:spacing w:val="-2"/>
          <w:sz w:val="24"/>
          <w:szCs w:val="24"/>
          <w:lang w:val="en-US"/>
        </w:rPr>
        <w:t>Chăm chú vào công việc làm, Tân không để ý gì đến cảnh vật chung quanh. Chàng cũng không thấy mệt nữa, tuy ánh nắng chiếu trên lưng nóng rát, và mồ hôi từng giọt rỏ ở trên trán xuống. Tân chú ý đưa cái hái cho nhanh nhẹn, mỗi lần bông lúa rung động chạm vào mặt, vào người, mùi lúa chín thơm lại phảng phất lẫn với mùi rạ ướt mới cắt. Mùi thơm đó làm cho chàng say sưa như men rượu.</w:t>
      </w:r>
    </w:p>
    <w:p w14:paraId="4109D6FA" w14:textId="77777777" w:rsidR="00413E2B" w:rsidRPr="001F7CD1" w:rsidRDefault="00413E2B" w:rsidP="00B4220E">
      <w:pPr>
        <w:spacing w:before="60" w:after="60"/>
        <w:rPr>
          <w:rFonts w:cs="Times New Roman"/>
          <w:iCs/>
          <w:sz w:val="24"/>
          <w:szCs w:val="24"/>
          <w:lang w:val="en-US"/>
        </w:rPr>
      </w:pPr>
      <w:r w:rsidRPr="001F7CD1">
        <w:rPr>
          <w:rFonts w:cs="Times New Roman"/>
          <w:i/>
          <w:iCs/>
          <w:sz w:val="24"/>
          <w:szCs w:val="24"/>
          <w:lang w:val="en-US"/>
        </w:rPr>
        <w:t xml:space="preserve"> […] Tân nằm trên thảm cỏ, nhìn lên. Qua khe lá lung lay, chàng thấy trời xanh trong và mát. Mùi cỏ và mùi lúa thơm bốc lên xung quanh, Tân cảm thấy cái sung sướng của một người làm xong công việc. Chàng thấy vui vẻ, một mối tình nảy nở giữa tâm hồn Tân với những người thợ gặt giản dị và mộc mạc chung quanh chàng.</w:t>
      </w:r>
    </w:p>
    <w:p w14:paraId="3189031F" w14:textId="77777777" w:rsidR="00413E2B" w:rsidRPr="001F7CD1" w:rsidRDefault="00413E2B" w:rsidP="00B4220E">
      <w:pPr>
        <w:spacing w:before="60" w:after="60"/>
        <w:rPr>
          <w:rFonts w:cs="Times New Roman"/>
          <w:iCs/>
          <w:sz w:val="24"/>
          <w:szCs w:val="24"/>
          <w:lang w:val="en-US"/>
        </w:rPr>
      </w:pPr>
      <w:r w:rsidRPr="001F7CD1">
        <w:rPr>
          <w:rFonts w:cs="Times New Roman"/>
          <w:i/>
          <w:iCs/>
          <w:sz w:val="24"/>
          <w:szCs w:val="24"/>
          <w:lang w:val="en-US"/>
        </w:rPr>
        <w:t>Họ làm việc xong cũng vui vẻ, sung sướng tuy những lúa gặt không phải là của họ. Tân cũng vậy, chàng biết rằng những bó lúa kia đem bán đi thì có lẽ không đủ tiền trả công người làm. Song những bông lúa ấy đối với Tân quý lắm và như có một ý nghĩa thiêng liêng, đấy là kết quả của cả một năm làm lụng khó nhọc và vất vả…</w:t>
      </w:r>
    </w:p>
    <w:p w14:paraId="70498EFB" w14:textId="77777777" w:rsidR="00413E2B" w:rsidRPr="001F7CD1" w:rsidRDefault="00413E2B" w:rsidP="00FA0854">
      <w:pPr>
        <w:spacing w:before="60" w:after="60"/>
        <w:jc w:val="right"/>
        <w:rPr>
          <w:rFonts w:cs="Times New Roman"/>
          <w:sz w:val="24"/>
          <w:szCs w:val="24"/>
          <w:lang w:val="en-US"/>
        </w:rPr>
      </w:pPr>
      <w:r w:rsidRPr="001F7CD1">
        <w:rPr>
          <w:rFonts w:cs="Times New Roman"/>
          <w:i/>
          <w:iCs/>
          <w:sz w:val="24"/>
          <w:szCs w:val="24"/>
          <w:lang w:val="en-US"/>
        </w:rPr>
        <w:t xml:space="preserve"> </w:t>
      </w:r>
      <w:r w:rsidRPr="001F7CD1">
        <w:rPr>
          <w:rFonts w:cs="Times New Roman"/>
          <w:sz w:val="24"/>
          <w:szCs w:val="24"/>
          <w:lang w:val="en-US"/>
        </w:rPr>
        <w:t>(Trích truyện ngắn</w:t>
      </w:r>
      <w:r w:rsidRPr="001F7CD1">
        <w:rPr>
          <w:rFonts w:cs="Times New Roman"/>
          <w:i/>
          <w:iCs/>
          <w:sz w:val="24"/>
          <w:szCs w:val="24"/>
          <w:lang w:val="en-US"/>
        </w:rPr>
        <w:t xml:space="preserve"> </w:t>
      </w:r>
      <w:r w:rsidRPr="001F7CD1">
        <w:rPr>
          <w:rFonts w:cs="Times New Roman"/>
          <w:b/>
          <w:bCs/>
          <w:i/>
          <w:iCs/>
          <w:sz w:val="24"/>
          <w:szCs w:val="24"/>
          <w:lang w:val="en-US"/>
        </w:rPr>
        <w:t>Những ngày mới</w:t>
      </w:r>
      <w:r w:rsidRPr="001F7CD1">
        <w:rPr>
          <w:rFonts w:cs="Times New Roman"/>
          <w:i/>
          <w:iCs/>
          <w:sz w:val="24"/>
          <w:szCs w:val="24"/>
          <w:lang w:val="en-US"/>
        </w:rPr>
        <w:t xml:space="preserve">, </w:t>
      </w:r>
      <w:r w:rsidRPr="001F7CD1">
        <w:rPr>
          <w:rFonts w:cs="Times New Roman"/>
          <w:sz w:val="24"/>
          <w:szCs w:val="24"/>
          <w:lang w:val="en-US"/>
        </w:rPr>
        <w:t>Thạch Lam, Dẫn theo SachHayOnline.com)</w:t>
      </w:r>
    </w:p>
    <w:p w14:paraId="50FF2167" w14:textId="77777777" w:rsidR="00413E2B" w:rsidRPr="001F7CD1" w:rsidRDefault="00413E2B" w:rsidP="00B4220E">
      <w:pPr>
        <w:spacing w:before="60" w:after="60"/>
        <w:rPr>
          <w:rFonts w:cs="Times New Roman"/>
          <w:b/>
          <w:sz w:val="24"/>
          <w:szCs w:val="24"/>
          <w:u w:val="single"/>
          <w:lang w:val="en-US"/>
        </w:rPr>
      </w:pPr>
      <w:r w:rsidRPr="001F7CD1">
        <w:rPr>
          <w:rFonts w:cs="Times New Roman"/>
          <w:b/>
          <w:sz w:val="24"/>
          <w:szCs w:val="24"/>
          <w:u w:val="single"/>
          <w:lang w:val="en-US"/>
        </w:rPr>
        <w:t xml:space="preserve">Chú thích: </w:t>
      </w:r>
    </w:p>
    <w:p w14:paraId="66B14DBF" w14:textId="0DE4F3B2" w:rsidR="00413E2B" w:rsidRPr="001F7CD1" w:rsidRDefault="00413E2B" w:rsidP="00B4220E">
      <w:pPr>
        <w:spacing w:before="60" w:after="60"/>
        <w:rPr>
          <w:rFonts w:cs="Times New Roman"/>
          <w:sz w:val="24"/>
          <w:szCs w:val="24"/>
          <w:lang w:val="en-US"/>
        </w:rPr>
      </w:pPr>
      <w:r w:rsidRPr="001F7CD1">
        <w:rPr>
          <w:rFonts w:cs="Times New Roman"/>
          <w:sz w:val="24"/>
          <w:szCs w:val="24"/>
          <w:lang w:val="en-US"/>
        </w:rPr>
        <w:t xml:space="preserve">* Thạch Lam (1910 </w:t>
      </w:r>
      <w:r w:rsidR="003A131F" w:rsidRPr="001F7CD1">
        <w:rPr>
          <w:rFonts w:cs="Times New Roman"/>
          <w:sz w:val="24"/>
          <w:szCs w:val="24"/>
          <w:lang w:val="en-US"/>
        </w:rPr>
        <w:t>-</w:t>
      </w:r>
      <w:r w:rsidRPr="001F7CD1">
        <w:rPr>
          <w:rFonts w:cs="Times New Roman"/>
          <w:sz w:val="24"/>
          <w:szCs w:val="24"/>
          <w:lang w:val="en-US"/>
        </w:rPr>
        <w:t xml:space="preserve"> 1942) là nhà văn có biệt tài về truyện ngắn. Ông thường viết về những truyện không có chuyện, chủ yếu khai thác thế giới nội tâm nhân vật với những xúc cảm mong manh, mơ hồ trong cuộc sống thường ngày. Văn Thạch Lam trong sáng, giản dị mà thâm trầm, sâu sắc. </w:t>
      </w:r>
    </w:p>
    <w:p w14:paraId="3B0096B7" w14:textId="7ECC3330" w:rsidR="00413E2B" w:rsidRPr="001F7CD1" w:rsidRDefault="00413E2B" w:rsidP="00B4220E">
      <w:pPr>
        <w:spacing w:before="60" w:after="60"/>
        <w:rPr>
          <w:rFonts w:cs="Times New Roman"/>
          <w:sz w:val="24"/>
          <w:szCs w:val="24"/>
          <w:lang w:val="en-US"/>
        </w:rPr>
      </w:pPr>
      <w:r w:rsidRPr="001F7CD1">
        <w:rPr>
          <w:rFonts w:cs="Times New Roman"/>
          <w:sz w:val="24"/>
          <w:szCs w:val="24"/>
          <w:lang w:val="en-US"/>
        </w:rPr>
        <w:lastRenderedPageBreak/>
        <w:t xml:space="preserve">* </w:t>
      </w:r>
      <w:r w:rsidRPr="001F7CD1">
        <w:rPr>
          <w:rFonts w:cs="Times New Roman"/>
          <w:i/>
          <w:iCs/>
          <w:sz w:val="24"/>
          <w:szCs w:val="24"/>
          <w:lang w:val="en-US"/>
        </w:rPr>
        <w:t>Những ngày mới</w:t>
      </w:r>
      <w:r w:rsidRPr="001F7CD1">
        <w:rPr>
          <w:rFonts w:cs="Times New Roman"/>
          <w:sz w:val="24"/>
          <w:szCs w:val="24"/>
          <w:lang w:val="en-US"/>
        </w:rPr>
        <w:t xml:space="preserve"> là một trong những truyện ngắn đặc sắc của Thạch Lam, có sự hòa quyện giữa hai yếu tố hiện thực và lãng mạn trữ tình.</w:t>
      </w:r>
    </w:p>
    <w:p w14:paraId="20A2CDC3" w14:textId="77777777" w:rsidR="00413E2B" w:rsidRPr="001F7CD1" w:rsidRDefault="00413E2B" w:rsidP="00B4220E">
      <w:pPr>
        <w:spacing w:before="60" w:after="60"/>
        <w:rPr>
          <w:rFonts w:cs="Times New Roman"/>
          <w:sz w:val="24"/>
          <w:szCs w:val="24"/>
          <w:lang w:val="en-US"/>
        </w:rPr>
      </w:pPr>
      <w:r w:rsidRPr="001F7CD1">
        <w:rPr>
          <w:rFonts w:cs="Times New Roman"/>
          <w:sz w:val="24"/>
          <w:szCs w:val="24"/>
          <w:lang w:val="en-US"/>
        </w:rPr>
        <w:t>* Bối cảnh của đoạn trích: Tân là một chàng trai trẻ sống ở làng quê nghèo. Từ nhỏ, cha mẹ đã gửi Tân ở nhà ông chú trên Hà Nội với mong muốn Tân đi học để trở thành thầy thông hay thầy ký. Mười tám tuổi Tân đã thực hiện được điều mà anh và gia đình mong muốn. Anh ở lại Hà Nội làm việc. Khi có nạn kinh tế, Tân mất việc. Cha anh buồn rầu từ trần, anh sống cuộc đời vất vưởng của người thất nghiệp ở Hà Nội mấy tháng trời. Cuối cùng anh quyết định về quê sống…</w:t>
      </w:r>
    </w:p>
    <w:p w14:paraId="20BC7F2B" w14:textId="77777777" w:rsidR="00413E2B" w:rsidRPr="001F7CD1" w:rsidRDefault="00413E2B" w:rsidP="00B4220E">
      <w:pPr>
        <w:spacing w:before="60" w:after="60"/>
        <w:rPr>
          <w:rFonts w:cs="Times New Roman"/>
          <w:b/>
          <w:sz w:val="24"/>
          <w:szCs w:val="24"/>
          <w:lang w:val="en-US"/>
        </w:rPr>
      </w:pPr>
      <w:r w:rsidRPr="001F7CD1">
        <w:rPr>
          <w:rFonts w:cs="Times New Roman"/>
          <w:b/>
          <w:sz w:val="24"/>
          <w:szCs w:val="24"/>
          <w:lang w:val="en-US"/>
        </w:rPr>
        <w:t>Thực hiện các yêu cầu/Trả lời các câu hỏi sau:</w:t>
      </w:r>
    </w:p>
    <w:p w14:paraId="7A67597A" w14:textId="4068DA40" w:rsidR="00413E2B" w:rsidRPr="001F7CD1" w:rsidRDefault="00413E2B" w:rsidP="00B4220E">
      <w:pPr>
        <w:spacing w:before="60" w:after="60"/>
        <w:rPr>
          <w:rFonts w:cs="Times New Roman"/>
          <w:sz w:val="24"/>
          <w:szCs w:val="24"/>
          <w:lang w:val="en-US"/>
        </w:rPr>
      </w:pPr>
      <w:r w:rsidRPr="001F7CD1">
        <w:rPr>
          <w:rFonts w:cs="Times New Roman"/>
          <w:b/>
          <w:sz w:val="24"/>
          <w:szCs w:val="24"/>
          <w:lang w:val="en-US"/>
        </w:rPr>
        <w:t>Câu 1</w:t>
      </w:r>
      <w:r w:rsidRPr="001F7CD1">
        <w:rPr>
          <w:rFonts w:cs="Times New Roman"/>
          <w:sz w:val="24"/>
          <w:szCs w:val="24"/>
          <w:lang w:val="en-US"/>
        </w:rPr>
        <w:t xml:space="preserve">. Xác định </w:t>
      </w:r>
      <w:r w:rsidR="00586EA3" w:rsidRPr="001F7CD1">
        <w:rPr>
          <w:rFonts w:cs="Times New Roman"/>
          <w:sz w:val="24"/>
          <w:szCs w:val="24"/>
          <w:lang w:val="en-US"/>
        </w:rPr>
        <w:t>ngôi kể của văn bản</w:t>
      </w:r>
      <w:r w:rsidRPr="001F7CD1">
        <w:rPr>
          <w:rFonts w:cs="Times New Roman"/>
          <w:sz w:val="24"/>
          <w:szCs w:val="24"/>
          <w:lang w:val="en-US"/>
        </w:rPr>
        <w:t>.</w:t>
      </w:r>
    </w:p>
    <w:p w14:paraId="69E09AC0" w14:textId="6B399F95" w:rsidR="00413E2B" w:rsidRPr="001F7CD1" w:rsidRDefault="00413E2B" w:rsidP="00B4220E">
      <w:pPr>
        <w:spacing w:before="60" w:after="60"/>
        <w:rPr>
          <w:rFonts w:cs="Times New Roman"/>
          <w:spacing w:val="-4"/>
          <w:sz w:val="24"/>
          <w:szCs w:val="24"/>
          <w:lang w:val="en-US"/>
        </w:rPr>
      </w:pPr>
      <w:r w:rsidRPr="001F7CD1">
        <w:rPr>
          <w:rFonts w:cs="Times New Roman"/>
          <w:b/>
          <w:spacing w:val="-4"/>
          <w:sz w:val="24"/>
          <w:szCs w:val="24"/>
          <w:lang w:val="en-US"/>
        </w:rPr>
        <w:t>Câu 2.</w:t>
      </w:r>
      <w:r w:rsidRPr="001F7CD1">
        <w:rPr>
          <w:rFonts w:cs="Times New Roman"/>
          <w:spacing w:val="-4"/>
          <w:sz w:val="24"/>
          <w:szCs w:val="24"/>
          <w:lang w:val="en-US"/>
        </w:rPr>
        <w:t xml:space="preserve"> </w:t>
      </w:r>
      <w:r w:rsidR="00F005AE" w:rsidRPr="001F7CD1">
        <w:rPr>
          <w:rFonts w:cs="Times New Roman"/>
          <w:spacing w:val="-4"/>
          <w:sz w:val="24"/>
          <w:szCs w:val="24"/>
          <w:lang w:val="en-US"/>
        </w:rPr>
        <w:t>Theo tác giả, vì sao Tân lại quý bông lúa và thấy nó có một ý nghĩa thiêng liêng?</w:t>
      </w:r>
    </w:p>
    <w:p w14:paraId="689D9449" w14:textId="2034CA2B" w:rsidR="00413E2B" w:rsidRPr="001F7CD1" w:rsidRDefault="00413E2B" w:rsidP="00B4220E">
      <w:pPr>
        <w:spacing w:before="60" w:after="60"/>
        <w:rPr>
          <w:rFonts w:cs="Times New Roman"/>
          <w:sz w:val="24"/>
          <w:szCs w:val="24"/>
          <w:lang w:val="en-US"/>
        </w:rPr>
      </w:pPr>
      <w:r w:rsidRPr="001F7CD1">
        <w:rPr>
          <w:rFonts w:cs="Times New Roman"/>
          <w:b/>
          <w:sz w:val="24"/>
          <w:szCs w:val="24"/>
          <w:lang w:val="en-US"/>
        </w:rPr>
        <w:t>Câu 3.</w:t>
      </w:r>
      <w:r w:rsidRPr="001F7CD1">
        <w:rPr>
          <w:rFonts w:cs="Times New Roman"/>
          <w:sz w:val="24"/>
          <w:szCs w:val="24"/>
          <w:lang w:val="en-US"/>
        </w:rPr>
        <w:t xml:space="preserve"> Nêu tác dụng của biện pháp tu từ so sánh được sử dụng trong câu: </w:t>
      </w:r>
      <w:r w:rsidRPr="001F7CD1">
        <w:rPr>
          <w:rFonts w:cs="Times New Roman"/>
          <w:i/>
          <w:iCs/>
          <w:sz w:val="24"/>
          <w:szCs w:val="24"/>
          <w:lang w:val="en-US"/>
        </w:rPr>
        <w:t>Tiếng hái đưa vào gốc lúa xoàn xoạt như tiếng trâu bò ăn cỏ</w:t>
      </w:r>
      <w:r w:rsidRPr="001F7CD1">
        <w:rPr>
          <w:rFonts w:cs="Times New Roman"/>
          <w:sz w:val="24"/>
          <w:szCs w:val="24"/>
          <w:lang w:val="en-US"/>
        </w:rPr>
        <w:t>.</w:t>
      </w:r>
    </w:p>
    <w:p w14:paraId="0F4A5D99" w14:textId="649A1DD0" w:rsidR="00F005AE" w:rsidRPr="001F7CD1" w:rsidRDefault="00F005AE" w:rsidP="00B4220E">
      <w:pPr>
        <w:spacing w:before="60" w:after="60"/>
        <w:rPr>
          <w:rFonts w:cs="Times New Roman"/>
          <w:sz w:val="24"/>
          <w:szCs w:val="24"/>
          <w:lang w:val="en-US"/>
        </w:rPr>
      </w:pPr>
      <w:r w:rsidRPr="001F7CD1">
        <w:rPr>
          <w:rFonts w:cs="Times New Roman"/>
          <w:b/>
          <w:bCs/>
          <w:sz w:val="24"/>
          <w:szCs w:val="24"/>
          <w:lang w:val="en-US"/>
        </w:rPr>
        <w:t>Câu 3.1.</w:t>
      </w:r>
      <w:r w:rsidRPr="001F7CD1">
        <w:rPr>
          <w:rFonts w:cs="Times New Roman"/>
          <w:sz w:val="24"/>
          <w:szCs w:val="24"/>
          <w:lang w:val="en-US"/>
        </w:rPr>
        <w:t xml:space="preserve"> Nêu cảm nhận về vẻ đẹp của nhân vật Tân.</w:t>
      </w:r>
    </w:p>
    <w:p w14:paraId="6C3320B7" w14:textId="4AAE6A53" w:rsidR="00F005AE" w:rsidRPr="001F7CD1" w:rsidRDefault="00F005AE" w:rsidP="00B4220E">
      <w:pPr>
        <w:spacing w:before="60" w:after="60"/>
        <w:rPr>
          <w:rFonts w:cs="Times New Roman"/>
          <w:sz w:val="24"/>
          <w:szCs w:val="24"/>
          <w:lang w:val="en-US"/>
        </w:rPr>
      </w:pPr>
      <w:r w:rsidRPr="001F7CD1">
        <w:rPr>
          <w:rFonts w:cs="Times New Roman"/>
          <w:b/>
          <w:bCs/>
          <w:sz w:val="24"/>
          <w:szCs w:val="24"/>
          <w:lang w:val="en-US"/>
        </w:rPr>
        <w:t>Câu 3.2.</w:t>
      </w:r>
      <w:r w:rsidRPr="001F7CD1">
        <w:rPr>
          <w:rFonts w:cs="Times New Roman"/>
          <w:sz w:val="24"/>
          <w:szCs w:val="24"/>
          <w:lang w:val="en-US"/>
        </w:rPr>
        <w:t xml:space="preserve"> Nhận xét về tình cảm của Tân đối với thiên nhiên, với những người thợ gặt.</w:t>
      </w:r>
    </w:p>
    <w:p w14:paraId="004E9AE0" w14:textId="0B9BF364" w:rsidR="00413E2B" w:rsidRPr="001F7CD1" w:rsidRDefault="00413E2B" w:rsidP="00B4220E">
      <w:pPr>
        <w:spacing w:before="60" w:after="60"/>
        <w:rPr>
          <w:rFonts w:cs="Times New Roman"/>
          <w:sz w:val="24"/>
          <w:szCs w:val="24"/>
          <w:lang w:val="en-US"/>
        </w:rPr>
      </w:pPr>
      <w:r w:rsidRPr="001F7CD1">
        <w:rPr>
          <w:rFonts w:cs="Times New Roman"/>
          <w:b/>
          <w:sz w:val="24"/>
          <w:szCs w:val="24"/>
          <w:lang w:val="en-US"/>
        </w:rPr>
        <w:t>Câu 4</w:t>
      </w:r>
      <w:r w:rsidRPr="001F7CD1">
        <w:rPr>
          <w:rFonts w:cs="Times New Roman"/>
          <w:sz w:val="24"/>
          <w:szCs w:val="24"/>
          <w:lang w:val="en-US"/>
        </w:rPr>
        <w:t xml:space="preserve">. Nhận xét tâm trạng của nhân vật Tân trong đoạn văn sau: </w:t>
      </w:r>
      <w:r w:rsidRPr="001F7CD1">
        <w:rPr>
          <w:rFonts w:cs="Times New Roman"/>
          <w:i/>
          <w:iCs/>
          <w:sz w:val="24"/>
          <w:szCs w:val="24"/>
          <w:lang w:val="en-US"/>
        </w:rPr>
        <w:t>Tân chú ý đưa cái hái cho nhanh nhẹn, mỗi lần bông lúa rung động chạm vào mặt, vào người, mùi lúa chín thơm lại phảng phất lẫn với mùi rạ ướt mới cắt. Mùi thơm đó làm cho chàng say sưa như men rượu</w:t>
      </w:r>
      <w:r w:rsidRPr="001F7CD1">
        <w:rPr>
          <w:rFonts w:cs="Times New Roman"/>
          <w:sz w:val="24"/>
          <w:szCs w:val="24"/>
          <w:lang w:val="en-US"/>
        </w:rPr>
        <w:t>.</w:t>
      </w:r>
    </w:p>
    <w:p w14:paraId="62983B7F" w14:textId="3D444EB1" w:rsidR="00413E2B" w:rsidRPr="001F7CD1" w:rsidRDefault="00413E2B" w:rsidP="00B4220E">
      <w:pPr>
        <w:spacing w:before="60" w:after="60"/>
        <w:rPr>
          <w:rFonts w:cs="Times New Roman"/>
          <w:sz w:val="24"/>
          <w:szCs w:val="24"/>
          <w:lang w:val="en-US"/>
        </w:rPr>
      </w:pPr>
      <w:r w:rsidRPr="001F7CD1">
        <w:rPr>
          <w:rFonts w:cs="Times New Roman"/>
          <w:b/>
          <w:sz w:val="24"/>
          <w:szCs w:val="24"/>
          <w:lang w:val="en-US"/>
        </w:rPr>
        <w:t>Câu 5</w:t>
      </w:r>
      <w:r w:rsidRPr="001F7CD1">
        <w:rPr>
          <w:rFonts w:cs="Times New Roman"/>
          <w:sz w:val="24"/>
          <w:szCs w:val="24"/>
          <w:lang w:val="en-US"/>
        </w:rPr>
        <w:t>. T</w:t>
      </w:r>
      <w:r w:rsidR="008D4291" w:rsidRPr="001F7CD1">
        <w:rPr>
          <w:rFonts w:cs="Times New Roman"/>
          <w:sz w:val="24"/>
          <w:szCs w:val="24"/>
          <w:lang w:val="en-US"/>
        </w:rPr>
        <w:t>rình bày t</w:t>
      </w:r>
      <w:r w:rsidRPr="001F7CD1">
        <w:rPr>
          <w:rFonts w:cs="Times New Roman"/>
          <w:sz w:val="24"/>
          <w:szCs w:val="24"/>
          <w:lang w:val="en-US"/>
        </w:rPr>
        <w:t xml:space="preserve">hông điệp sâu sắc nhất mà anh/chị rút ra được </w:t>
      </w:r>
      <w:r w:rsidR="008D4291" w:rsidRPr="001F7CD1">
        <w:rPr>
          <w:rFonts w:cs="Times New Roman"/>
          <w:sz w:val="24"/>
          <w:szCs w:val="24"/>
          <w:lang w:val="en-US"/>
        </w:rPr>
        <w:t>từ văn bản.</w:t>
      </w:r>
    </w:p>
    <w:p w14:paraId="48754CD0" w14:textId="77777777" w:rsidR="00CB543B" w:rsidRPr="001F7CD1" w:rsidRDefault="00CB543B" w:rsidP="00B4220E">
      <w:pPr>
        <w:spacing w:before="60" w:after="60"/>
        <w:rPr>
          <w:rFonts w:cs="Times New Roman"/>
          <w:sz w:val="24"/>
          <w:szCs w:val="24"/>
          <w:lang w:val="en-US"/>
        </w:rPr>
      </w:pPr>
    </w:p>
    <w:p w14:paraId="33C9D0D2" w14:textId="7D34C65C" w:rsidR="0079714F" w:rsidRPr="001F7CD1" w:rsidRDefault="0079714F" w:rsidP="00B4220E">
      <w:pPr>
        <w:spacing w:before="60" w:after="60"/>
        <w:rPr>
          <w:rFonts w:cs="Times New Roman"/>
          <w:b/>
          <w:bCs/>
          <w:sz w:val="24"/>
          <w:szCs w:val="24"/>
          <w:u w:val="single"/>
          <w:lang w:val="it-IT"/>
        </w:rPr>
      </w:pPr>
      <w:r w:rsidRPr="001F7CD1">
        <w:rPr>
          <w:rFonts w:cs="Times New Roman"/>
          <w:b/>
          <w:bCs/>
          <w:sz w:val="24"/>
          <w:szCs w:val="24"/>
          <w:u w:val="single"/>
          <w:lang w:val="it-IT"/>
        </w:rPr>
        <w:t>ĐỀ 6</w:t>
      </w:r>
    </w:p>
    <w:p w14:paraId="07FB6FDD" w14:textId="77777777" w:rsidR="00241FBA" w:rsidRPr="001F7CD1" w:rsidRDefault="00241FBA" w:rsidP="00B4220E">
      <w:pPr>
        <w:spacing w:before="60" w:after="60"/>
        <w:rPr>
          <w:rFonts w:cs="Times New Roman"/>
          <w:b/>
          <w:bCs/>
          <w:sz w:val="24"/>
          <w:szCs w:val="24"/>
          <w:lang w:val="it-IT"/>
        </w:rPr>
      </w:pPr>
      <w:r w:rsidRPr="001F7CD1">
        <w:rPr>
          <w:rFonts w:cs="Times New Roman"/>
          <w:b/>
          <w:bCs/>
          <w:sz w:val="24"/>
          <w:szCs w:val="24"/>
          <w:lang w:val="it-IT"/>
        </w:rPr>
        <w:t>Đọc đoạn văn bản sau và trả lời các câu hỏi:  </w:t>
      </w:r>
    </w:p>
    <w:p w14:paraId="53FF3817" w14:textId="476D9D4C" w:rsidR="00241FBA" w:rsidRPr="001F7CD1" w:rsidRDefault="00301397" w:rsidP="00B4220E">
      <w:pPr>
        <w:spacing w:before="60" w:after="60"/>
        <w:rPr>
          <w:rFonts w:cs="Times New Roman"/>
          <w:i/>
          <w:sz w:val="24"/>
          <w:szCs w:val="24"/>
          <w:lang w:val="en-US"/>
        </w:rPr>
      </w:pPr>
      <w:r w:rsidRPr="001F7CD1">
        <w:rPr>
          <w:rFonts w:cs="Times New Roman"/>
          <w:i/>
          <w:sz w:val="24"/>
          <w:szCs w:val="24"/>
          <w:lang w:val="vi-VN"/>
        </w:rPr>
        <w:t>“</w:t>
      </w:r>
      <w:r w:rsidR="00241FBA" w:rsidRPr="001F7CD1">
        <w:rPr>
          <w:rFonts w:cs="Times New Roman"/>
          <w:i/>
          <w:sz w:val="24"/>
          <w:szCs w:val="24"/>
          <w:lang w:val="vi-VN"/>
        </w:rPr>
        <w:t xml:space="preserve">(1) </w:t>
      </w:r>
      <w:r w:rsidR="00241FBA" w:rsidRPr="001F7CD1">
        <w:rPr>
          <w:rFonts w:cs="Times New Roman"/>
          <w:i/>
          <w:sz w:val="24"/>
          <w:szCs w:val="24"/>
          <w:lang w:val="en-US"/>
        </w:rPr>
        <w:t>Tâm đã bước xa rồi, hàng tre vi vút thêm, trời lại lấm tấm mưa lạnh rơi xuống mặt. Cô đi qua nhà bà cụ Nhiêu rồi về đến ngõ. Cánh cửa gỗ chưa đóng. Cô xoay đầu đòn gánh đẩy cửa rồi bước vào. Tất cả cái tối tăm rét mướt, và cánh đồng hoang vắng cô để lại ở ngoài. Ðây là nhà rồi. Mùi phân trâu nồng ấm sặc ngay vào cổ; thoáng qua, cô nghe tiếng chân trâu đập trong chuồng. Con vá thấy động sủa lên, rồi chạy lại vấp vào chân quấn quít. Trong nhà mấy đứa em reo:</w:t>
      </w:r>
    </w:p>
    <w:p w14:paraId="0117BD26" w14:textId="77777777" w:rsidR="00241FBA" w:rsidRPr="001F7CD1" w:rsidRDefault="00241FBA" w:rsidP="00B4220E">
      <w:pPr>
        <w:spacing w:before="60" w:after="60"/>
        <w:rPr>
          <w:rFonts w:cs="Times New Roman"/>
          <w:i/>
          <w:sz w:val="24"/>
          <w:szCs w:val="24"/>
          <w:lang w:val="en-US"/>
        </w:rPr>
      </w:pPr>
      <w:r w:rsidRPr="001F7CD1">
        <w:rPr>
          <w:rFonts w:cs="Times New Roman"/>
          <w:i/>
          <w:sz w:val="24"/>
          <w:szCs w:val="24"/>
          <w:lang w:val="en-US"/>
        </w:rPr>
        <w:t>- A, á. Chị Tâm đã về.</w:t>
      </w:r>
    </w:p>
    <w:p w14:paraId="06C018C6" w14:textId="77777777" w:rsidR="00241FBA" w:rsidRPr="001F7CD1" w:rsidRDefault="00241FBA" w:rsidP="00B4220E">
      <w:pPr>
        <w:spacing w:before="60" w:after="60"/>
        <w:rPr>
          <w:rFonts w:cs="Times New Roman"/>
          <w:i/>
          <w:spacing w:val="-2"/>
          <w:sz w:val="24"/>
          <w:szCs w:val="24"/>
          <w:lang w:val="vi-VN"/>
        </w:rPr>
      </w:pPr>
      <w:r w:rsidRPr="001F7CD1">
        <w:rPr>
          <w:rFonts w:cs="Times New Roman"/>
          <w:i/>
          <w:spacing w:val="-2"/>
          <w:sz w:val="24"/>
          <w:szCs w:val="24"/>
          <w:lang w:val="vi-VN"/>
        </w:rPr>
        <w:t xml:space="preserve">(2) </w:t>
      </w:r>
      <w:r w:rsidRPr="001F7CD1">
        <w:rPr>
          <w:rFonts w:cs="Times New Roman"/>
          <w:i/>
          <w:spacing w:val="-2"/>
          <w:sz w:val="24"/>
          <w:szCs w:val="24"/>
          <w:lang w:val="en-US"/>
        </w:rPr>
        <w:t>Cái đòn gánh cong xuống vì hàng nặng, kĩu kịt trên mảnh vai nhỏ bé theo nhịp điệu của bước đi. Chịu khó, chịu khó từng tí một, hết bước nọ sang bước kia, cứ thế mà đi không nghĩ ngợi. Tâm thấy ngày nay cũng như mọi ngày, ngày mai cũng thế nữa; tất cả cuộc đời nàng lúc nào cũng chịu khó và hết sức, như tấm vải thô dệt đều nhau. Có phải đâu chỉ một mình cô; trong những lũy tre xanh kia, bao nhiêu người cũng như cô, cũng phải chịu khó và nhọc nhằn, để kiếm tiền nuôi chồng, nuôi con, nuôi các em. Tâm không chán nản cũng không tự kiêu, chỉ thấy yên tâm chắc chắn, như nhiều người khác cũng làm việc, cũng sống như nàng.</w:t>
      </w:r>
    </w:p>
    <w:p w14:paraId="12831FBA" w14:textId="338E5D72" w:rsidR="00241FBA" w:rsidRPr="001F7CD1" w:rsidRDefault="00241FBA" w:rsidP="00B4220E">
      <w:pPr>
        <w:spacing w:before="60" w:after="60"/>
        <w:rPr>
          <w:rFonts w:cs="Times New Roman"/>
          <w:i/>
          <w:sz w:val="24"/>
          <w:szCs w:val="24"/>
          <w:lang w:val="vi-VN"/>
        </w:rPr>
      </w:pPr>
      <w:r w:rsidRPr="001F7CD1">
        <w:rPr>
          <w:rFonts w:cs="Times New Roman"/>
          <w:i/>
          <w:sz w:val="24"/>
          <w:szCs w:val="24"/>
          <w:lang w:val="vi-VN"/>
        </w:rPr>
        <w:t>(3) Bây giờ gánh hàng trở nên nặng quá trên đôi vai nhỏ bé. Chiếc đòn gánh càng cong xuống và rên rỉ. Ngoài giang sơn nhà chồng nàng phải gánh vác, Tâm lại còn lo sao kiếm được đủ tiền để thêm cho cho các em ăn học. Trong sương muối sớm rét và giá lạnh, nàng đã phải bước ra ngõ để đi chợ rồi. Trên con đường mấp mô và đất rắn, Tâm bước những bước nhỏ và mau. Ðời nàng lại khó nhọc và cố sức kế tiếp nhau.</w:t>
      </w:r>
      <w:r w:rsidR="00301397" w:rsidRPr="001F7CD1">
        <w:rPr>
          <w:rFonts w:cs="Times New Roman"/>
          <w:i/>
          <w:sz w:val="24"/>
          <w:szCs w:val="24"/>
          <w:lang w:val="vi-VN"/>
        </w:rPr>
        <w:t>”</w:t>
      </w:r>
    </w:p>
    <w:p w14:paraId="4B64DF99" w14:textId="77777777" w:rsidR="00241FBA" w:rsidRPr="001F7CD1" w:rsidRDefault="00241FBA" w:rsidP="00B4220E">
      <w:pPr>
        <w:spacing w:before="60" w:after="60"/>
        <w:ind w:firstLine="0"/>
        <w:jc w:val="right"/>
        <w:rPr>
          <w:rFonts w:cs="Times New Roman"/>
          <w:sz w:val="24"/>
          <w:szCs w:val="24"/>
          <w:lang w:val="en-US"/>
        </w:rPr>
      </w:pPr>
      <w:r w:rsidRPr="001F7CD1">
        <w:rPr>
          <w:rFonts w:cs="Times New Roman"/>
          <w:sz w:val="24"/>
          <w:szCs w:val="24"/>
          <w:lang w:val="en-US"/>
        </w:rPr>
        <w:t>(Trích </w:t>
      </w:r>
      <w:r w:rsidRPr="001F7CD1">
        <w:rPr>
          <w:rFonts w:cs="Times New Roman"/>
          <w:b/>
          <w:i/>
          <w:iCs/>
          <w:sz w:val="24"/>
          <w:szCs w:val="24"/>
          <w:lang w:val="en-US"/>
        </w:rPr>
        <w:t>Cô hàng xén</w:t>
      </w:r>
      <w:r w:rsidRPr="001F7CD1">
        <w:rPr>
          <w:rFonts w:cs="Times New Roman"/>
          <w:b/>
          <w:bCs/>
          <w:sz w:val="24"/>
          <w:szCs w:val="24"/>
          <w:lang w:val="en-US"/>
        </w:rPr>
        <w:t>,</w:t>
      </w:r>
      <w:r w:rsidRPr="001F7CD1">
        <w:rPr>
          <w:rFonts w:cs="Times New Roman"/>
          <w:sz w:val="24"/>
          <w:szCs w:val="24"/>
          <w:lang w:val="en-US"/>
        </w:rPr>
        <w:t xml:space="preserve"> Thạch Lam, </w:t>
      </w:r>
      <w:r w:rsidRPr="001F7CD1">
        <w:rPr>
          <w:rFonts w:cs="Times New Roman"/>
          <w:i/>
          <w:sz w:val="24"/>
          <w:szCs w:val="24"/>
          <w:lang w:val="en-US"/>
        </w:rPr>
        <w:t>Thạch Lam tuyển tập</w:t>
      </w:r>
      <w:r w:rsidRPr="001F7CD1">
        <w:rPr>
          <w:rFonts w:cs="Times New Roman"/>
          <w:sz w:val="24"/>
          <w:szCs w:val="24"/>
          <w:lang w:val="en-US"/>
        </w:rPr>
        <w:t>, NXB.Thời đại, 2011, tr.210-211)</w:t>
      </w:r>
    </w:p>
    <w:p w14:paraId="77E2DB8A" w14:textId="21545473" w:rsidR="00241FBA" w:rsidRPr="001F7CD1" w:rsidRDefault="00241FBA" w:rsidP="00B4220E">
      <w:pPr>
        <w:spacing w:before="60" w:after="60"/>
        <w:rPr>
          <w:rFonts w:cs="Times New Roman"/>
          <w:sz w:val="24"/>
          <w:szCs w:val="24"/>
          <w:lang w:val="vi-VN"/>
        </w:rPr>
      </w:pPr>
      <w:r w:rsidRPr="001F7CD1">
        <w:rPr>
          <w:rFonts w:cs="Times New Roman"/>
          <w:b/>
          <w:sz w:val="24"/>
          <w:szCs w:val="24"/>
          <w:lang w:val="vi-VN"/>
        </w:rPr>
        <w:t>Câu 1</w:t>
      </w:r>
      <w:r w:rsidR="004C7623" w:rsidRPr="001F7CD1">
        <w:rPr>
          <w:rFonts w:cs="Times New Roman"/>
          <w:b/>
          <w:sz w:val="24"/>
          <w:szCs w:val="24"/>
          <w:lang w:val="en-US"/>
        </w:rPr>
        <w:t>.</w:t>
      </w:r>
      <w:r w:rsidRPr="001F7CD1">
        <w:rPr>
          <w:rFonts w:cs="Times New Roman"/>
          <w:sz w:val="24"/>
          <w:szCs w:val="24"/>
          <w:lang w:val="vi-VN"/>
        </w:rPr>
        <w:t xml:space="preserve"> Xác định </w:t>
      </w:r>
      <w:r w:rsidR="00F41BDA" w:rsidRPr="001F7CD1">
        <w:rPr>
          <w:rFonts w:cs="Times New Roman"/>
          <w:sz w:val="24"/>
          <w:szCs w:val="24"/>
          <w:lang w:val="en-US"/>
        </w:rPr>
        <w:t>nhân vật chính</w:t>
      </w:r>
      <w:r w:rsidRPr="001F7CD1">
        <w:rPr>
          <w:rFonts w:cs="Times New Roman"/>
          <w:sz w:val="24"/>
          <w:szCs w:val="24"/>
          <w:lang w:val="vi-VN"/>
        </w:rPr>
        <w:t xml:space="preserve"> của văn bản.</w:t>
      </w:r>
    </w:p>
    <w:p w14:paraId="550D3551" w14:textId="139BDFD0" w:rsidR="00241FBA" w:rsidRPr="001F7CD1" w:rsidRDefault="00241FBA" w:rsidP="00B4220E">
      <w:pPr>
        <w:spacing w:before="60" w:after="60"/>
        <w:rPr>
          <w:rFonts w:cs="Times New Roman"/>
          <w:sz w:val="24"/>
          <w:szCs w:val="24"/>
          <w:lang w:val="vi-VN"/>
        </w:rPr>
      </w:pPr>
      <w:r w:rsidRPr="001F7CD1">
        <w:rPr>
          <w:rFonts w:cs="Times New Roman"/>
          <w:b/>
          <w:sz w:val="24"/>
          <w:szCs w:val="24"/>
          <w:lang w:val="vi-VN"/>
        </w:rPr>
        <w:t>Câu 2</w:t>
      </w:r>
      <w:r w:rsidR="004C7623" w:rsidRPr="001F7CD1">
        <w:rPr>
          <w:rFonts w:cs="Times New Roman"/>
          <w:b/>
          <w:sz w:val="24"/>
          <w:szCs w:val="24"/>
          <w:lang w:val="en-US"/>
        </w:rPr>
        <w:t>.</w:t>
      </w:r>
      <w:r w:rsidRPr="001F7CD1">
        <w:rPr>
          <w:rFonts w:cs="Times New Roman"/>
          <w:sz w:val="24"/>
          <w:szCs w:val="24"/>
          <w:lang w:val="vi-VN"/>
        </w:rPr>
        <w:t xml:space="preserve"> Trong đoạn (1), Tâm đã nhận ra những điều gì thân thuộc khi bước vào nhà?</w:t>
      </w:r>
    </w:p>
    <w:p w14:paraId="3D3DF119" w14:textId="37D88EBD" w:rsidR="00241FBA" w:rsidRPr="001F7CD1" w:rsidRDefault="00241FBA" w:rsidP="00B4220E">
      <w:pPr>
        <w:spacing w:before="60" w:after="60"/>
        <w:rPr>
          <w:rFonts w:cs="Times New Roman"/>
          <w:sz w:val="24"/>
          <w:szCs w:val="24"/>
          <w:lang w:val="en-US"/>
        </w:rPr>
      </w:pPr>
      <w:r w:rsidRPr="001F7CD1">
        <w:rPr>
          <w:rFonts w:cs="Times New Roman"/>
          <w:b/>
          <w:sz w:val="24"/>
          <w:szCs w:val="24"/>
          <w:lang w:val="vi-VN"/>
        </w:rPr>
        <w:t xml:space="preserve">Câu </w:t>
      </w:r>
      <w:r w:rsidR="00D764F8" w:rsidRPr="001F7CD1">
        <w:rPr>
          <w:rFonts w:cs="Times New Roman"/>
          <w:b/>
          <w:sz w:val="24"/>
          <w:szCs w:val="24"/>
          <w:lang w:val="en-US"/>
        </w:rPr>
        <w:t>3</w:t>
      </w:r>
      <w:r w:rsidR="004C7623" w:rsidRPr="001F7CD1">
        <w:rPr>
          <w:rFonts w:cs="Times New Roman"/>
          <w:b/>
          <w:sz w:val="24"/>
          <w:szCs w:val="24"/>
          <w:lang w:val="en-US"/>
        </w:rPr>
        <w:t>.</w:t>
      </w:r>
      <w:r w:rsidRPr="001F7CD1">
        <w:rPr>
          <w:rFonts w:cs="Times New Roman"/>
          <w:sz w:val="24"/>
          <w:szCs w:val="24"/>
          <w:lang w:val="vi-VN"/>
        </w:rPr>
        <w:t xml:space="preserve"> </w:t>
      </w:r>
      <w:r w:rsidR="00D764F8" w:rsidRPr="001F7CD1">
        <w:rPr>
          <w:rFonts w:cs="Times New Roman"/>
          <w:sz w:val="24"/>
          <w:szCs w:val="24"/>
          <w:lang w:val="en-US"/>
        </w:rPr>
        <w:t>N</w:t>
      </w:r>
      <w:r w:rsidRPr="001F7CD1">
        <w:rPr>
          <w:rFonts w:cs="Times New Roman"/>
          <w:sz w:val="24"/>
          <w:szCs w:val="24"/>
          <w:lang w:val="vi-VN"/>
        </w:rPr>
        <w:t xml:space="preserve">êu tác dụng của 01 biện pháp tu từ có trong câu văn sau: </w:t>
      </w:r>
      <w:r w:rsidRPr="001F7CD1">
        <w:rPr>
          <w:rFonts w:cs="Times New Roman"/>
          <w:i/>
          <w:sz w:val="24"/>
          <w:szCs w:val="24"/>
          <w:lang w:val="vi-VN"/>
        </w:rPr>
        <w:t>Chiếc đòn gánh càng cong xuống và rên rỉ</w:t>
      </w:r>
      <w:r w:rsidRPr="001F7CD1">
        <w:rPr>
          <w:rFonts w:cs="Times New Roman"/>
          <w:sz w:val="24"/>
          <w:szCs w:val="24"/>
          <w:lang w:val="vi-VN"/>
        </w:rPr>
        <w:t>.</w:t>
      </w:r>
    </w:p>
    <w:p w14:paraId="05B2D2C5" w14:textId="7070862F" w:rsidR="00E214FA" w:rsidRPr="001F7CD1" w:rsidRDefault="00E214FA" w:rsidP="00B4220E">
      <w:pPr>
        <w:spacing w:before="60" w:after="60"/>
        <w:rPr>
          <w:rFonts w:cs="Times New Roman"/>
          <w:sz w:val="24"/>
          <w:szCs w:val="24"/>
          <w:lang w:val="en-US"/>
        </w:rPr>
      </w:pPr>
      <w:r w:rsidRPr="001F7CD1">
        <w:rPr>
          <w:rFonts w:cs="Times New Roman"/>
          <w:b/>
          <w:bCs/>
          <w:sz w:val="24"/>
          <w:szCs w:val="24"/>
          <w:lang w:val="en-US"/>
        </w:rPr>
        <w:t>Câu 3.1.</w:t>
      </w:r>
      <w:r w:rsidRPr="001F7CD1">
        <w:rPr>
          <w:rFonts w:cs="Times New Roman"/>
          <w:sz w:val="24"/>
          <w:szCs w:val="24"/>
          <w:lang w:val="en-US"/>
        </w:rPr>
        <w:t xml:space="preserve"> </w:t>
      </w:r>
      <w:r w:rsidR="002200E7" w:rsidRPr="001F7CD1">
        <w:rPr>
          <w:rFonts w:cs="Times New Roman"/>
          <w:sz w:val="24"/>
          <w:szCs w:val="24"/>
          <w:lang w:val="en-US"/>
        </w:rPr>
        <w:t xml:space="preserve">Nêu tác dụng của hiện tượng phá vỡ quy tắc ngôn ngữ thông thường trong câu văn: </w:t>
      </w:r>
      <w:r w:rsidR="002200E7" w:rsidRPr="001F7CD1">
        <w:rPr>
          <w:rFonts w:cs="Times New Roman"/>
          <w:i/>
          <w:sz w:val="24"/>
          <w:szCs w:val="24"/>
          <w:lang w:val="en-US"/>
        </w:rPr>
        <w:t>Chịu khó, chịu khó từng tí một, hết bước nọ sang bước kia, cứ thế mà đi không nghĩ ngợi.</w:t>
      </w:r>
    </w:p>
    <w:p w14:paraId="36848EDA" w14:textId="0B3453AA" w:rsidR="0066265A" w:rsidRPr="001F7CD1" w:rsidRDefault="0066265A" w:rsidP="00B4220E">
      <w:pPr>
        <w:spacing w:before="60" w:after="60"/>
        <w:rPr>
          <w:rFonts w:cs="Times New Roman"/>
          <w:bCs/>
          <w:sz w:val="24"/>
          <w:szCs w:val="24"/>
          <w:lang w:val="en-US"/>
        </w:rPr>
      </w:pPr>
      <w:r w:rsidRPr="001F7CD1">
        <w:rPr>
          <w:rFonts w:cs="Times New Roman"/>
          <w:b/>
          <w:sz w:val="24"/>
          <w:szCs w:val="24"/>
          <w:lang w:val="en-US"/>
        </w:rPr>
        <w:t xml:space="preserve">Câu 3.2. </w:t>
      </w:r>
      <w:r w:rsidRPr="001F7CD1">
        <w:rPr>
          <w:rFonts w:cs="Times New Roman"/>
          <w:bCs/>
          <w:sz w:val="24"/>
          <w:szCs w:val="24"/>
          <w:lang w:val="en-US"/>
        </w:rPr>
        <w:t xml:space="preserve">Nêu tác dụng của biện pháp chêm xen trong câu văn: </w:t>
      </w:r>
      <w:r w:rsidRPr="001F7CD1">
        <w:rPr>
          <w:rFonts w:cs="Times New Roman"/>
          <w:bCs/>
          <w:i/>
          <w:sz w:val="24"/>
          <w:szCs w:val="24"/>
          <w:lang w:val="en-US"/>
        </w:rPr>
        <w:t>Tâm không chán nản cũng không tự kiêu, chỉ thấy yên tâm chắc chắn, như nhiều người khác cũng làm việc, cũng sống như nàng.</w:t>
      </w:r>
    </w:p>
    <w:p w14:paraId="0A5DFD2E" w14:textId="2ADED041" w:rsidR="0066265A" w:rsidRPr="001F7CD1" w:rsidRDefault="0066265A" w:rsidP="00B4220E">
      <w:pPr>
        <w:spacing w:before="60" w:after="60"/>
        <w:rPr>
          <w:rFonts w:cs="Times New Roman"/>
          <w:bCs/>
          <w:sz w:val="24"/>
          <w:szCs w:val="24"/>
          <w:lang w:val="en-US"/>
        </w:rPr>
      </w:pPr>
      <w:r w:rsidRPr="001F7CD1">
        <w:rPr>
          <w:rFonts w:cs="Times New Roman"/>
          <w:b/>
          <w:sz w:val="24"/>
          <w:szCs w:val="24"/>
          <w:lang w:val="en-US"/>
        </w:rPr>
        <w:lastRenderedPageBreak/>
        <w:t>Câu 3.3.</w:t>
      </w:r>
      <w:r w:rsidRPr="001F7CD1">
        <w:rPr>
          <w:rFonts w:cs="Times New Roman"/>
          <w:bCs/>
          <w:sz w:val="24"/>
          <w:szCs w:val="24"/>
          <w:lang w:val="en-US"/>
        </w:rPr>
        <w:t xml:space="preserve"> Nêu tác dụng của biện pháp liệt kê trong câu văn: </w:t>
      </w:r>
      <w:r w:rsidRPr="001F7CD1">
        <w:rPr>
          <w:rFonts w:cs="Times New Roman"/>
          <w:bCs/>
          <w:i/>
          <w:sz w:val="24"/>
          <w:szCs w:val="24"/>
          <w:lang w:val="en-US"/>
        </w:rPr>
        <w:t>Có phải đâu chỉ một mình cô; trong những lũy tre xanh kia, bao nhiêu người cũng như cô, cũng phải chịu khó và nhọc nhằn, để kiếm tiền nuôi chồng, nuôi con, nuôi các em.</w:t>
      </w:r>
    </w:p>
    <w:p w14:paraId="0C5718BD" w14:textId="7F235AC4" w:rsidR="00241FBA" w:rsidRPr="001F7CD1" w:rsidRDefault="00241FBA" w:rsidP="00B4220E">
      <w:pPr>
        <w:spacing w:before="60" w:after="60"/>
        <w:rPr>
          <w:rFonts w:cs="Times New Roman"/>
          <w:sz w:val="24"/>
          <w:szCs w:val="24"/>
          <w:lang w:val="vi-VN"/>
        </w:rPr>
      </w:pPr>
      <w:r w:rsidRPr="001F7CD1">
        <w:rPr>
          <w:rFonts w:cs="Times New Roman"/>
          <w:b/>
          <w:sz w:val="24"/>
          <w:szCs w:val="24"/>
          <w:lang w:val="vi-VN"/>
        </w:rPr>
        <w:t xml:space="preserve">Câu </w:t>
      </w:r>
      <w:r w:rsidR="00D764F8" w:rsidRPr="001F7CD1">
        <w:rPr>
          <w:rFonts w:cs="Times New Roman"/>
          <w:b/>
          <w:sz w:val="24"/>
          <w:szCs w:val="24"/>
          <w:lang w:val="en-US"/>
        </w:rPr>
        <w:t>4</w:t>
      </w:r>
      <w:r w:rsidR="004C7623" w:rsidRPr="001F7CD1">
        <w:rPr>
          <w:rFonts w:cs="Times New Roman"/>
          <w:b/>
          <w:sz w:val="24"/>
          <w:szCs w:val="24"/>
          <w:lang w:val="en-US"/>
        </w:rPr>
        <w:t>.</w:t>
      </w:r>
      <w:r w:rsidRPr="001F7CD1">
        <w:rPr>
          <w:rFonts w:cs="Times New Roman"/>
          <w:sz w:val="24"/>
          <w:szCs w:val="24"/>
          <w:lang w:val="vi-VN"/>
        </w:rPr>
        <w:t xml:space="preserve"> Đoạn (2) và (3) có một sự vật được lặp lại, đó là sự vật nào? Chỉ ra sự khác biệt của sự vật này trong hai đoạn (2) </w:t>
      </w:r>
      <w:r w:rsidR="00D764F8" w:rsidRPr="001F7CD1">
        <w:rPr>
          <w:rFonts w:cs="Times New Roman"/>
          <w:sz w:val="24"/>
          <w:szCs w:val="24"/>
          <w:lang w:val="en-US"/>
        </w:rPr>
        <w:t>-</w:t>
      </w:r>
      <w:r w:rsidRPr="001F7CD1">
        <w:rPr>
          <w:rFonts w:cs="Times New Roman"/>
          <w:sz w:val="24"/>
          <w:szCs w:val="24"/>
          <w:lang w:val="vi-VN"/>
        </w:rPr>
        <w:t xml:space="preserve"> (3) và nêu ý nghĩa.</w:t>
      </w:r>
    </w:p>
    <w:p w14:paraId="045CB72C" w14:textId="321EFA9C" w:rsidR="00241FBA" w:rsidRPr="001F7CD1" w:rsidRDefault="00241FBA" w:rsidP="00B4220E">
      <w:pPr>
        <w:spacing w:before="60" w:after="60"/>
        <w:rPr>
          <w:rFonts w:cs="Times New Roman"/>
          <w:sz w:val="24"/>
          <w:szCs w:val="24"/>
          <w:lang w:val="en-US"/>
        </w:rPr>
      </w:pPr>
      <w:r w:rsidRPr="001F7CD1">
        <w:rPr>
          <w:rFonts w:cs="Times New Roman"/>
          <w:b/>
          <w:sz w:val="24"/>
          <w:szCs w:val="24"/>
          <w:lang w:val="vi-VN"/>
        </w:rPr>
        <w:t xml:space="preserve">Câu </w:t>
      </w:r>
      <w:r w:rsidR="00D764F8" w:rsidRPr="001F7CD1">
        <w:rPr>
          <w:rFonts w:cs="Times New Roman"/>
          <w:b/>
          <w:sz w:val="24"/>
          <w:szCs w:val="24"/>
          <w:lang w:val="en-US"/>
        </w:rPr>
        <w:t>5</w:t>
      </w:r>
      <w:r w:rsidR="004C7623" w:rsidRPr="001F7CD1">
        <w:rPr>
          <w:rFonts w:cs="Times New Roman"/>
          <w:b/>
          <w:sz w:val="24"/>
          <w:szCs w:val="24"/>
          <w:lang w:val="en-US"/>
        </w:rPr>
        <w:t>.</w:t>
      </w:r>
      <w:r w:rsidRPr="001F7CD1">
        <w:rPr>
          <w:rFonts w:cs="Times New Roman"/>
          <w:sz w:val="24"/>
          <w:szCs w:val="24"/>
          <w:lang w:val="vi-VN"/>
        </w:rPr>
        <w:t xml:space="preserve"> Từ văn bản trên, anh chị hãy trình bày cảm nhận của bản thân về hình ảnh người phụ nữ thôn quê giai đoạn 1930 </w:t>
      </w:r>
      <w:r w:rsidR="000D4A8C" w:rsidRPr="001F7CD1">
        <w:rPr>
          <w:rFonts w:cs="Times New Roman"/>
          <w:sz w:val="24"/>
          <w:szCs w:val="24"/>
          <w:lang w:val="en-US"/>
        </w:rPr>
        <w:t>-</w:t>
      </w:r>
      <w:r w:rsidRPr="001F7CD1">
        <w:rPr>
          <w:rFonts w:cs="Times New Roman"/>
          <w:sz w:val="24"/>
          <w:szCs w:val="24"/>
          <w:lang w:val="vi-VN"/>
        </w:rPr>
        <w:t xml:space="preserve"> 1945.</w:t>
      </w:r>
    </w:p>
    <w:p w14:paraId="5106B6EF" w14:textId="77777777" w:rsidR="00A05C0F" w:rsidRPr="001F7CD1" w:rsidRDefault="00A05C0F" w:rsidP="00B4220E">
      <w:pPr>
        <w:spacing w:before="60" w:after="60"/>
        <w:rPr>
          <w:rFonts w:cs="Times New Roman"/>
          <w:sz w:val="24"/>
          <w:szCs w:val="24"/>
          <w:lang w:val="en-US"/>
        </w:rPr>
      </w:pPr>
    </w:p>
    <w:p w14:paraId="52AD4E91" w14:textId="1054AE69" w:rsidR="00345594" w:rsidRPr="001F7CD1" w:rsidRDefault="00345594" w:rsidP="00B4220E">
      <w:pPr>
        <w:spacing w:before="60" w:after="60"/>
        <w:rPr>
          <w:rFonts w:cs="Times New Roman"/>
          <w:b/>
          <w:bCs/>
          <w:sz w:val="24"/>
          <w:szCs w:val="24"/>
          <w:u w:val="single"/>
          <w:lang w:val="en-US"/>
        </w:rPr>
      </w:pPr>
      <w:r w:rsidRPr="001F7CD1">
        <w:rPr>
          <w:rFonts w:cs="Times New Roman"/>
          <w:b/>
          <w:bCs/>
          <w:sz w:val="24"/>
          <w:szCs w:val="24"/>
          <w:u w:val="single"/>
          <w:lang w:val="en-US"/>
        </w:rPr>
        <w:t>ĐỀ 7</w:t>
      </w:r>
    </w:p>
    <w:p w14:paraId="424EAFF1" w14:textId="77777777" w:rsidR="00345594" w:rsidRPr="001F7CD1" w:rsidRDefault="00345594" w:rsidP="00B4220E">
      <w:pPr>
        <w:spacing w:before="60" w:after="60"/>
        <w:rPr>
          <w:rFonts w:cs="Times New Roman"/>
          <w:b/>
          <w:bCs/>
          <w:sz w:val="24"/>
          <w:szCs w:val="24"/>
          <w:lang w:val="en-US"/>
        </w:rPr>
      </w:pPr>
      <w:r w:rsidRPr="001F7CD1">
        <w:rPr>
          <w:rFonts w:cs="Times New Roman"/>
          <w:b/>
          <w:bCs/>
          <w:sz w:val="24"/>
          <w:szCs w:val="24"/>
          <w:lang w:val="en-US"/>
        </w:rPr>
        <w:t>Đọc đoạn trích:</w:t>
      </w:r>
    </w:p>
    <w:p w14:paraId="5FC07555" w14:textId="77777777" w:rsidR="00345594" w:rsidRPr="001F7CD1" w:rsidRDefault="00345594" w:rsidP="00B4220E">
      <w:pPr>
        <w:spacing w:before="60" w:after="60"/>
        <w:rPr>
          <w:rFonts w:cs="Times New Roman"/>
          <w:i/>
          <w:iCs/>
          <w:sz w:val="24"/>
          <w:szCs w:val="24"/>
          <w:lang w:val="en-US"/>
        </w:rPr>
      </w:pPr>
      <w:r w:rsidRPr="001F7CD1">
        <w:rPr>
          <w:rFonts w:cs="Times New Roman"/>
          <w:i/>
          <w:iCs/>
          <w:sz w:val="24"/>
          <w:szCs w:val="24"/>
          <w:lang w:val="en-US"/>
        </w:rPr>
        <w:t>Từ Đạt ở Khoái Châu, lên làm quan tại thành Đông Quan thuê nhà ở cạnh cầu Đồng Xuân, láng giềng với nhà quan Thiêm thư là Phùng Lập Ngôn. Phùng giầu mà Từ nghèo; Phùng xa hoa mà Từ tiết kiệm; Phùng chuộng dễ dãi mà Từ thì giữ lễ. Lề thói hai nhà đại khái không giống nhau. Song cũng lấy nghĩa mà chơi bời đi lại với nhau rất thân, coi nhau như anh em vậy.</w:t>
      </w:r>
    </w:p>
    <w:p w14:paraId="75623456" w14:textId="77777777" w:rsidR="00345594" w:rsidRPr="001F7CD1" w:rsidRDefault="00345594" w:rsidP="00B4220E">
      <w:pPr>
        <w:spacing w:before="60" w:after="60"/>
        <w:rPr>
          <w:rFonts w:cs="Times New Roman"/>
          <w:i/>
          <w:iCs/>
          <w:sz w:val="24"/>
          <w:szCs w:val="24"/>
          <w:lang w:val="en-US"/>
        </w:rPr>
      </w:pPr>
      <w:r w:rsidRPr="001F7CD1">
        <w:rPr>
          <w:rFonts w:cs="Times New Roman"/>
          <w:i/>
          <w:iCs/>
          <w:sz w:val="24"/>
          <w:szCs w:val="24"/>
          <w:lang w:val="en-US"/>
        </w:rPr>
        <w:t>Phùng có người con trai là Trọng Quỳ, Từ có người con gái là Nhị Khanh, gái sắc trai tài, tuổi cũng suýt soát. Hai người thường gặp nhau trong những bữa tiệc, mến vì tài, yêu vì sắc, cũng có ý muốn kết duyên Châu Trần. Cha mẹ đôi bên cũng vui lòng ưng cho, nhân chọn ngày mối lái, định kỳ cưới hỏi.</w:t>
      </w:r>
    </w:p>
    <w:p w14:paraId="537ECE1D" w14:textId="77777777" w:rsidR="00345594" w:rsidRPr="001F7CD1" w:rsidRDefault="00345594" w:rsidP="00B4220E">
      <w:pPr>
        <w:spacing w:before="60" w:after="60"/>
        <w:rPr>
          <w:rFonts w:cs="Times New Roman"/>
          <w:i/>
          <w:iCs/>
          <w:sz w:val="24"/>
          <w:szCs w:val="24"/>
          <w:lang w:val="en-US"/>
        </w:rPr>
      </w:pPr>
      <w:r w:rsidRPr="001F7CD1">
        <w:rPr>
          <w:rFonts w:cs="Times New Roman"/>
          <w:i/>
          <w:iCs/>
          <w:sz w:val="24"/>
          <w:szCs w:val="24"/>
          <w:lang w:val="en-US"/>
        </w:rPr>
        <w:t>Nhị Khanh tuy hãy còn nhỏ, nhưng sau khi về nhà họ Phùng, khéo biết cư xử với họ hàng, rất hòa mục và thờ chồng rất cung thuận, người ta đều khen là người nội trợ hiền.</w:t>
      </w:r>
    </w:p>
    <w:p w14:paraId="42B60693" w14:textId="77777777" w:rsidR="00345594" w:rsidRPr="001F7CD1" w:rsidRDefault="00345594" w:rsidP="00B4220E">
      <w:pPr>
        <w:spacing w:before="60" w:after="60"/>
        <w:rPr>
          <w:rFonts w:cs="Times New Roman"/>
          <w:i/>
          <w:iCs/>
          <w:sz w:val="24"/>
          <w:szCs w:val="24"/>
          <w:lang w:val="en-US"/>
        </w:rPr>
      </w:pPr>
      <w:r w:rsidRPr="001F7CD1">
        <w:rPr>
          <w:rFonts w:cs="Times New Roman"/>
          <w:i/>
          <w:iCs/>
          <w:sz w:val="24"/>
          <w:szCs w:val="24"/>
          <w:lang w:val="en-US"/>
        </w:rPr>
        <w:t>Trọng Quỳ lớn lên, dần sinh ra chơi bời lêu lổng; Nhị Khanh thường vẫn phải can ngăn. Chàng tuy không nghe nhưng cũng rất kính trọng. Năm chàng 20 tuổi, nhờ phụ ấm được bổ làm một chức ở phủ Kiến Hưng. Gặp khi vùng Nghệ An có giặc, triều đình xuống chiếu kén một viên quan giỏi bổ vào cai trị. Đình thần ghét Lập Ngôn tính hay nói thẳng, ý muốn làm hại, bèn hùa nhau tiến cử. Khi sắc đi phó nhậm, Phùng Lập Ngôn bảo Nhị Khanh rằng:</w:t>
      </w:r>
    </w:p>
    <w:p w14:paraId="5C271FA6" w14:textId="77777777" w:rsidR="00345594" w:rsidRPr="001F7CD1" w:rsidRDefault="00345594" w:rsidP="00B4220E">
      <w:pPr>
        <w:spacing w:before="60" w:after="60"/>
        <w:rPr>
          <w:rFonts w:cs="Times New Roman"/>
          <w:i/>
          <w:iCs/>
          <w:sz w:val="24"/>
          <w:szCs w:val="24"/>
          <w:lang w:val="en-US"/>
        </w:rPr>
      </w:pPr>
      <w:r w:rsidRPr="001F7CD1">
        <w:rPr>
          <w:rFonts w:cs="Times New Roman"/>
          <w:i/>
          <w:iCs/>
          <w:sz w:val="24"/>
          <w:szCs w:val="24"/>
          <w:lang w:val="en-US"/>
        </w:rPr>
        <w:t>- Đường sá xa xăm, ta không muốn đem đàn bà con gái đi theo, vậy con nên tạm ở quê nhà. Đợi khi sông bằng nước phẳng, vợ chồng con cái sẽ lại cùng nhau tương kiến.</w:t>
      </w:r>
    </w:p>
    <w:p w14:paraId="63F612DF" w14:textId="77777777" w:rsidR="00345594" w:rsidRPr="001F7CD1" w:rsidRDefault="00345594" w:rsidP="00B4220E">
      <w:pPr>
        <w:spacing w:before="60" w:after="60"/>
        <w:rPr>
          <w:rFonts w:cs="Times New Roman"/>
          <w:i/>
          <w:iCs/>
          <w:spacing w:val="-4"/>
          <w:sz w:val="24"/>
          <w:szCs w:val="24"/>
          <w:lang w:val="en-US"/>
        </w:rPr>
      </w:pPr>
      <w:r w:rsidRPr="001F7CD1">
        <w:rPr>
          <w:rFonts w:cs="Times New Roman"/>
          <w:i/>
          <w:iCs/>
          <w:spacing w:val="-4"/>
          <w:sz w:val="24"/>
          <w:szCs w:val="24"/>
          <w:lang w:val="en-US"/>
        </w:rPr>
        <w:t>(</w:t>
      </w:r>
      <w:r w:rsidRPr="001F7CD1">
        <w:rPr>
          <w:rFonts w:cs="Times New Roman"/>
          <w:spacing w:val="-4"/>
          <w:sz w:val="24"/>
          <w:szCs w:val="24"/>
          <w:lang w:val="en-US"/>
        </w:rPr>
        <w:t>Trích</w:t>
      </w:r>
      <w:r w:rsidRPr="001F7CD1">
        <w:rPr>
          <w:rFonts w:cs="Times New Roman"/>
          <w:i/>
          <w:iCs/>
          <w:spacing w:val="-4"/>
          <w:sz w:val="24"/>
          <w:szCs w:val="24"/>
          <w:lang w:val="en-US"/>
        </w:rPr>
        <w:t xml:space="preserve"> </w:t>
      </w:r>
      <w:r w:rsidRPr="001F7CD1">
        <w:rPr>
          <w:rFonts w:cs="Times New Roman"/>
          <w:b/>
          <w:bCs/>
          <w:i/>
          <w:iCs/>
          <w:spacing w:val="-4"/>
          <w:sz w:val="24"/>
          <w:szCs w:val="24"/>
          <w:lang w:val="en-US"/>
        </w:rPr>
        <w:t>Chuyện người nghĩa phụ ở Khoái Châu</w:t>
      </w:r>
      <w:r w:rsidRPr="001F7CD1">
        <w:rPr>
          <w:rFonts w:cs="Times New Roman"/>
          <w:i/>
          <w:iCs/>
          <w:spacing w:val="-4"/>
          <w:sz w:val="24"/>
          <w:szCs w:val="24"/>
          <w:lang w:val="en-US"/>
        </w:rPr>
        <w:t xml:space="preserve">, </w:t>
      </w:r>
      <w:r w:rsidRPr="001F7CD1">
        <w:rPr>
          <w:rFonts w:cs="Times New Roman"/>
          <w:b/>
          <w:bCs/>
          <w:i/>
          <w:iCs/>
          <w:spacing w:val="-4"/>
          <w:sz w:val="24"/>
          <w:szCs w:val="24"/>
          <w:lang w:val="en-US"/>
        </w:rPr>
        <w:t>Truyền kì mạn lục,</w:t>
      </w:r>
      <w:r w:rsidRPr="001F7CD1">
        <w:rPr>
          <w:rFonts w:cs="Times New Roman"/>
          <w:i/>
          <w:iCs/>
          <w:spacing w:val="-4"/>
          <w:sz w:val="24"/>
          <w:szCs w:val="24"/>
          <w:lang w:val="en-US"/>
        </w:rPr>
        <w:t xml:space="preserve"> Nguyễn Dữ - Nguồn internet)</w:t>
      </w:r>
    </w:p>
    <w:p w14:paraId="723EE09B" w14:textId="178170E4" w:rsidR="00345594" w:rsidRPr="001F7CD1" w:rsidRDefault="00345594" w:rsidP="00B4220E">
      <w:pPr>
        <w:spacing w:before="60" w:after="60"/>
        <w:rPr>
          <w:rFonts w:cs="Times New Roman"/>
          <w:b/>
          <w:bCs/>
          <w:sz w:val="24"/>
          <w:szCs w:val="24"/>
          <w:lang w:val="en-US"/>
        </w:rPr>
      </w:pPr>
      <w:r w:rsidRPr="001F7CD1">
        <w:rPr>
          <w:rFonts w:cs="Times New Roman"/>
          <w:b/>
          <w:bCs/>
          <w:sz w:val="24"/>
          <w:szCs w:val="24"/>
          <w:lang w:val="en-US"/>
        </w:rPr>
        <w:t>Thực hiện các yêu cầu sau:</w:t>
      </w:r>
    </w:p>
    <w:p w14:paraId="713B9437" w14:textId="1DDBD118" w:rsidR="00345594" w:rsidRPr="001F7CD1" w:rsidRDefault="00345594" w:rsidP="00B4220E">
      <w:pPr>
        <w:spacing w:before="60" w:after="60"/>
        <w:rPr>
          <w:rFonts w:cs="Times New Roman"/>
          <w:sz w:val="24"/>
          <w:szCs w:val="24"/>
          <w:lang w:val="en-US"/>
        </w:rPr>
      </w:pPr>
      <w:r w:rsidRPr="001F7CD1">
        <w:rPr>
          <w:rFonts w:cs="Times New Roman"/>
          <w:b/>
          <w:bCs/>
          <w:sz w:val="24"/>
          <w:szCs w:val="24"/>
          <w:lang w:val="en-US"/>
        </w:rPr>
        <w:t>Câu 1</w:t>
      </w:r>
      <w:r w:rsidR="006D3DFD" w:rsidRPr="001F7CD1">
        <w:rPr>
          <w:rFonts w:cs="Times New Roman"/>
          <w:b/>
          <w:bCs/>
          <w:sz w:val="24"/>
          <w:szCs w:val="24"/>
          <w:lang w:val="en-US"/>
        </w:rPr>
        <w:t>.</w:t>
      </w:r>
      <w:r w:rsidRPr="001F7CD1">
        <w:rPr>
          <w:rFonts w:cs="Times New Roman"/>
          <w:b/>
          <w:bCs/>
          <w:sz w:val="24"/>
          <w:szCs w:val="24"/>
          <w:lang w:val="en-US"/>
        </w:rPr>
        <w:t xml:space="preserve"> </w:t>
      </w:r>
      <w:r w:rsidRPr="001F7CD1">
        <w:rPr>
          <w:rFonts w:cs="Times New Roman"/>
          <w:sz w:val="24"/>
          <w:szCs w:val="24"/>
          <w:lang w:val="en-US"/>
        </w:rPr>
        <w:t xml:space="preserve">Chỉ ra </w:t>
      </w:r>
      <w:r w:rsidR="00F3778A" w:rsidRPr="001F7CD1">
        <w:rPr>
          <w:rFonts w:cs="Times New Roman"/>
          <w:sz w:val="24"/>
          <w:szCs w:val="24"/>
          <w:lang w:val="en-US"/>
        </w:rPr>
        <w:t>dấu hiệu xác định ngôi kể của đoạn trích</w:t>
      </w:r>
      <w:r w:rsidRPr="001F7CD1">
        <w:rPr>
          <w:rFonts w:cs="Times New Roman"/>
          <w:sz w:val="24"/>
          <w:szCs w:val="24"/>
          <w:lang w:val="en-US"/>
        </w:rPr>
        <w:t>.</w:t>
      </w:r>
    </w:p>
    <w:p w14:paraId="6658B5DB" w14:textId="05993FED" w:rsidR="00345594" w:rsidRPr="001F7CD1" w:rsidRDefault="00345594" w:rsidP="00B4220E">
      <w:pPr>
        <w:spacing w:before="60" w:after="60"/>
        <w:rPr>
          <w:rFonts w:cs="Times New Roman"/>
          <w:sz w:val="24"/>
          <w:szCs w:val="24"/>
          <w:lang w:val="en-US"/>
        </w:rPr>
      </w:pPr>
      <w:r w:rsidRPr="001F7CD1">
        <w:rPr>
          <w:rFonts w:cs="Times New Roman"/>
          <w:b/>
          <w:bCs/>
          <w:sz w:val="24"/>
          <w:szCs w:val="24"/>
          <w:lang w:val="en-US"/>
        </w:rPr>
        <w:t xml:space="preserve">Câu </w:t>
      </w:r>
      <w:r w:rsidR="002F0861" w:rsidRPr="001F7CD1">
        <w:rPr>
          <w:rFonts w:cs="Times New Roman"/>
          <w:b/>
          <w:bCs/>
          <w:sz w:val="24"/>
          <w:szCs w:val="24"/>
          <w:lang w:val="en-US"/>
        </w:rPr>
        <w:t>2.</w:t>
      </w:r>
      <w:r w:rsidRPr="001F7CD1">
        <w:rPr>
          <w:rFonts w:cs="Times New Roman"/>
          <w:b/>
          <w:bCs/>
          <w:sz w:val="24"/>
          <w:szCs w:val="24"/>
          <w:lang w:val="en-US"/>
        </w:rPr>
        <w:t xml:space="preserve"> </w:t>
      </w:r>
      <w:r w:rsidRPr="001F7CD1">
        <w:rPr>
          <w:rFonts w:cs="Times New Roman"/>
          <w:sz w:val="24"/>
          <w:szCs w:val="24"/>
          <w:lang w:val="en-US"/>
        </w:rPr>
        <w:t>Theo đoạn trích, Nhị Khanh từ khi về nhà chồng có cách ứng xử như thế nào để được người ta khen là người nội trợ hiền?</w:t>
      </w:r>
    </w:p>
    <w:p w14:paraId="744590E3" w14:textId="76BF1F46" w:rsidR="00345594" w:rsidRPr="001F7CD1" w:rsidRDefault="00345594" w:rsidP="00B4220E">
      <w:pPr>
        <w:spacing w:before="60" w:after="60"/>
        <w:rPr>
          <w:rFonts w:cs="Times New Roman"/>
          <w:sz w:val="24"/>
          <w:szCs w:val="24"/>
          <w:lang w:val="en-US"/>
        </w:rPr>
      </w:pPr>
      <w:r w:rsidRPr="001F7CD1">
        <w:rPr>
          <w:rFonts w:cs="Times New Roman"/>
          <w:b/>
          <w:bCs/>
          <w:sz w:val="24"/>
          <w:szCs w:val="24"/>
          <w:lang w:val="en-US"/>
        </w:rPr>
        <w:t xml:space="preserve">Câu </w:t>
      </w:r>
      <w:r w:rsidR="002F0861" w:rsidRPr="001F7CD1">
        <w:rPr>
          <w:rFonts w:cs="Times New Roman"/>
          <w:b/>
          <w:bCs/>
          <w:sz w:val="24"/>
          <w:szCs w:val="24"/>
          <w:lang w:val="en-US"/>
        </w:rPr>
        <w:t>3</w:t>
      </w:r>
      <w:r w:rsidR="006D3DFD" w:rsidRPr="001F7CD1">
        <w:rPr>
          <w:rFonts w:cs="Times New Roman"/>
          <w:sz w:val="24"/>
          <w:szCs w:val="24"/>
          <w:lang w:val="en-US"/>
        </w:rPr>
        <w:t>.</w:t>
      </w:r>
      <w:r w:rsidRPr="001F7CD1">
        <w:rPr>
          <w:rFonts w:cs="Times New Roman"/>
          <w:sz w:val="24"/>
          <w:szCs w:val="24"/>
          <w:lang w:val="en-US"/>
        </w:rPr>
        <w:t xml:space="preserve"> </w:t>
      </w:r>
      <w:r w:rsidR="00A55A00" w:rsidRPr="001F7CD1">
        <w:rPr>
          <w:rFonts w:cs="Times New Roman"/>
          <w:sz w:val="24"/>
          <w:szCs w:val="24"/>
          <w:lang w:val="en-US"/>
        </w:rPr>
        <w:t>Trình bày c</w:t>
      </w:r>
      <w:r w:rsidR="004773DD" w:rsidRPr="001F7CD1">
        <w:rPr>
          <w:rFonts w:cs="Times New Roman"/>
          <w:sz w:val="24"/>
          <w:szCs w:val="24"/>
          <w:lang w:val="en-US"/>
        </w:rPr>
        <w:t>ảm nhận về nhân vật</w:t>
      </w:r>
      <w:r w:rsidRPr="001F7CD1">
        <w:rPr>
          <w:rFonts w:cs="Times New Roman"/>
          <w:sz w:val="24"/>
          <w:szCs w:val="24"/>
          <w:lang w:val="en-US"/>
        </w:rPr>
        <w:t xml:space="preserve"> Nhị Khanh</w:t>
      </w:r>
      <w:r w:rsidR="004773DD" w:rsidRPr="001F7CD1">
        <w:rPr>
          <w:rFonts w:cs="Times New Roman"/>
          <w:sz w:val="24"/>
          <w:szCs w:val="24"/>
          <w:lang w:val="en-US"/>
        </w:rPr>
        <w:t>.</w:t>
      </w:r>
    </w:p>
    <w:p w14:paraId="2E8270A5" w14:textId="3215EFF2" w:rsidR="00A55A00" w:rsidRPr="001F7CD1" w:rsidRDefault="00A55A00" w:rsidP="00B4220E">
      <w:pPr>
        <w:spacing w:before="60" w:after="60"/>
        <w:rPr>
          <w:rFonts w:cs="Times New Roman"/>
          <w:i/>
          <w:iCs/>
          <w:sz w:val="24"/>
          <w:szCs w:val="24"/>
          <w:lang w:val="en-US"/>
        </w:rPr>
      </w:pPr>
      <w:r w:rsidRPr="001F7CD1">
        <w:rPr>
          <w:rFonts w:cs="Times New Roman"/>
          <w:b/>
          <w:bCs/>
          <w:sz w:val="24"/>
          <w:szCs w:val="24"/>
          <w:lang w:val="en-US"/>
        </w:rPr>
        <w:t xml:space="preserve">Câu </w:t>
      </w:r>
      <w:r w:rsidR="00F3778A" w:rsidRPr="001F7CD1">
        <w:rPr>
          <w:rFonts w:cs="Times New Roman"/>
          <w:b/>
          <w:bCs/>
          <w:sz w:val="24"/>
          <w:szCs w:val="24"/>
          <w:lang w:val="en-US"/>
        </w:rPr>
        <w:t>4</w:t>
      </w:r>
      <w:r w:rsidRPr="001F7CD1">
        <w:rPr>
          <w:rFonts w:cs="Times New Roman"/>
          <w:sz w:val="24"/>
          <w:szCs w:val="24"/>
          <w:lang w:val="en-US"/>
        </w:rPr>
        <w:t xml:space="preserve">. </w:t>
      </w:r>
      <w:r w:rsidR="0036548F" w:rsidRPr="001F7CD1">
        <w:rPr>
          <w:rFonts w:cs="Times New Roman"/>
          <w:sz w:val="24"/>
          <w:szCs w:val="24"/>
          <w:lang w:val="en-US"/>
        </w:rPr>
        <w:t xml:space="preserve">Nêu tác dụng của việc sử dụng từ Hán Việt trong câu văn: </w:t>
      </w:r>
      <w:r w:rsidR="00721AEA" w:rsidRPr="001F7CD1">
        <w:rPr>
          <w:rFonts w:cs="Times New Roman"/>
          <w:i/>
          <w:iCs/>
          <w:sz w:val="24"/>
          <w:szCs w:val="24"/>
          <w:lang w:val="en-US"/>
        </w:rPr>
        <w:t>Nhị Khanh tuy hãy còn nhỏ, nhưng sau khi về nhà họ Phùng, khéo biết cư xử với họ hàng, rất hòa mục và thờ chồng rất cung thuận, người ta đều khen là người nội trợ hiền.</w:t>
      </w:r>
    </w:p>
    <w:p w14:paraId="076B67CB" w14:textId="7E2A708A" w:rsidR="00345594" w:rsidRPr="001F7CD1" w:rsidRDefault="00345594" w:rsidP="00B4220E">
      <w:pPr>
        <w:spacing w:before="60" w:after="60"/>
        <w:rPr>
          <w:rFonts w:cs="Times New Roman"/>
          <w:sz w:val="24"/>
          <w:szCs w:val="24"/>
          <w:lang w:val="en-US"/>
        </w:rPr>
      </w:pPr>
      <w:r w:rsidRPr="001F7CD1">
        <w:rPr>
          <w:rFonts w:cs="Times New Roman"/>
          <w:b/>
          <w:bCs/>
          <w:sz w:val="24"/>
          <w:szCs w:val="24"/>
          <w:lang w:val="en-US"/>
        </w:rPr>
        <w:t xml:space="preserve">Câu </w:t>
      </w:r>
      <w:r w:rsidR="004A5556" w:rsidRPr="001F7CD1">
        <w:rPr>
          <w:rFonts w:cs="Times New Roman"/>
          <w:b/>
          <w:bCs/>
          <w:sz w:val="24"/>
          <w:szCs w:val="24"/>
          <w:lang w:val="en-US"/>
        </w:rPr>
        <w:t>5</w:t>
      </w:r>
      <w:r w:rsidR="006D3DFD" w:rsidRPr="001F7CD1">
        <w:rPr>
          <w:rFonts w:cs="Times New Roman"/>
          <w:b/>
          <w:bCs/>
          <w:sz w:val="24"/>
          <w:szCs w:val="24"/>
          <w:lang w:val="en-US"/>
        </w:rPr>
        <w:t>.</w:t>
      </w:r>
      <w:r w:rsidRPr="001F7CD1">
        <w:rPr>
          <w:rFonts w:cs="Times New Roman"/>
          <w:b/>
          <w:bCs/>
          <w:sz w:val="24"/>
          <w:szCs w:val="24"/>
          <w:lang w:val="en-US"/>
        </w:rPr>
        <w:t xml:space="preserve"> </w:t>
      </w:r>
      <w:r w:rsidRPr="001F7CD1">
        <w:rPr>
          <w:rFonts w:cs="Times New Roman"/>
          <w:sz w:val="24"/>
          <w:szCs w:val="24"/>
          <w:lang w:val="en-US"/>
        </w:rPr>
        <w:t>Thông qua nhân vật Nhị Khanh, anh/chị hãy nêu suy nghĩ của mình về vẻ đẹp của người phụ nữ Việt Nam</w:t>
      </w:r>
      <w:r w:rsidR="004773DD" w:rsidRPr="001F7CD1">
        <w:rPr>
          <w:rFonts w:cs="Times New Roman"/>
          <w:sz w:val="24"/>
          <w:szCs w:val="24"/>
          <w:lang w:val="en-US"/>
        </w:rPr>
        <w:t>.</w:t>
      </w:r>
    </w:p>
    <w:p w14:paraId="2D1C5149" w14:textId="77777777" w:rsidR="00F41BDA" w:rsidRPr="001F7CD1" w:rsidRDefault="00F41BDA" w:rsidP="00B4220E">
      <w:pPr>
        <w:spacing w:before="60" w:after="60"/>
        <w:rPr>
          <w:rFonts w:cs="Times New Roman"/>
          <w:b/>
          <w:bCs/>
          <w:sz w:val="24"/>
          <w:szCs w:val="24"/>
          <w:u w:val="single"/>
          <w:lang w:val="en-US"/>
        </w:rPr>
      </w:pPr>
    </w:p>
    <w:p w14:paraId="07CAA4AF" w14:textId="633616FA" w:rsidR="00205DA3" w:rsidRPr="001F7CD1" w:rsidRDefault="00205DA3" w:rsidP="00B4220E">
      <w:pPr>
        <w:spacing w:before="60" w:after="60"/>
        <w:rPr>
          <w:rFonts w:cs="Times New Roman"/>
          <w:b/>
          <w:bCs/>
          <w:sz w:val="24"/>
          <w:szCs w:val="24"/>
          <w:u w:val="single"/>
          <w:lang w:val="en-US"/>
        </w:rPr>
      </w:pPr>
      <w:r w:rsidRPr="001F7CD1">
        <w:rPr>
          <w:rFonts w:cs="Times New Roman"/>
          <w:b/>
          <w:bCs/>
          <w:sz w:val="24"/>
          <w:szCs w:val="24"/>
          <w:u w:val="single"/>
          <w:lang w:val="en-US"/>
        </w:rPr>
        <w:t>ĐỀ 8</w:t>
      </w:r>
    </w:p>
    <w:p w14:paraId="07E6F44A" w14:textId="77777777" w:rsidR="00205DA3" w:rsidRPr="001F7CD1" w:rsidRDefault="00205DA3" w:rsidP="00205DA3">
      <w:pPr>
        <w:spacing w:before="60" w:after="60"/>
        <w:rPr>
          <w:rFonts w:cs="Times New Roman"/>
          <w:b/>
          <w:bCs/>
          <w:sz w:val="24"/>
          <w:szCs w:val="24"/>
          <w:lang w:val="it-IT"/>
        </w:rPr>
      </w:pPr>
      <w:r w:rsidRPr="001F7CD1">
        <w:rPr>
          <w:rFonts w:cs="Times New Roman"/>
          <w:b/>
          <w:bCs/>
          <w:sz w:val="24"/>
          <w:szCs w:val="24"/>
          <w:lang w:val="it-IT"/>
        </w:rPr>
        <w:t>Đọc đoạn văn bản sau và trả lời các câu hỏi:  </w:t>
      </w:r>
    </w:p>
    <w:p w14:paraId="4236722E" w14:textId="77777777" w:rsidR="00205DA3" w:rsidRPr="001F7CD1" w:rsidRDefault="00205DA3" w:rsidP="00205DA3">
      <w:pPr>
        <w:spacing w:before="60" w:after="60"/>
        <w:rPr>
          <w:rFonts w:cs="Times New Roman"/>
          <w:i/>
          <w:sz w:val="24"/>
          <w:szCs w:val="24"/>
          <w:lang w:val="en-US"/>
        </w:rPr>
      </w:pPr>
      <w:r w:rsidRPr="001F7CD1">
        <w:rPr>
          <w:rFonts w:cs="Times New Roman"/>
          <w:i/>
          <w:sz w:val="24"/>
          <w:szCs w:val="24"/>
          <w:lang w:val="en-US"/>
        </w:rPr>
        <w:t>Ông Dương lại hỏi về câu chuyện Ô Tôn. Đạo nhân buồn rầu không vui, bảo đuổi tất cả mọi người ra rồi nói:</w:t>
      </w:r>
    </w:p>
    <w:p w14:paraId="3DC72A80" w14:textId="77777777" w:rsidR="00205DA3" w:rsidRPr="001F7CD1" w:rsidRDefault="00205DA3" w:rsidP="00205DA3">
      <w:pPr>
        <w:spacing w:before="60" w:after="60"/>
        <w:rPr>
          <w:rFonts w:cs="Times New Roman"/>
          <w:i/>
          <w:sz w:val="24"/>
          <w:szCs w:val="24"/>
          <w:lang w:val="en-US"/>
        </w:rPr>
      </w:pPr>
      <w:r w:rsidRPr="001F7CD1">
        <w:rPr>
          <w:rFonts w:cs="Times New Roman"/>
          <w:i/>
          <w:sz w:val="24"/>
          <w:szCs w:val="24"/>
          <w:lang w:val="en-US"/>
        </w:rPr>
        <w:t>- Sau năm năm nữa, ông có việc đi bể, tôi e bấy giờ sẽ gặp một tai nạn rất lớn.</w:t>
      </w:r>
    </w:p>
    <w:p w14:paraId="1CB63789" w14:textId="77777777" w:rsidR="00205DA3" w:rsidRPr="001F7CD1" w:rsidRDefault="00205DA3" w:rsidP="00205DA3">
      <w:pPr>
        <w:spacing w:before="60" w:after="60"/>
        <w:rPr>
          <w:rFonts w:cs="Times New Roman"/>
          <w:i/>
          <w:sz w:val="24"/>
          <w:szCs w:val="24"/>
          <w:lang w:val="en-US"/>
        </w:rPr>
      </w:pPr>
      <w:r w:rsidRPr="001F7CD1">
        <w:rPr>
          <w:rFonts w:cs="Times New Roman"/>
          <w:i/>
          <w:sz w:val="24"/>
          <w:szCs w:val="24"/>
          <w:lang w:val="en-US"/>
        </w:rPr>
        <w:t>Ông Dương hỏi vì tội lỗi gì mà gặp phải tai nạn. Đạo nhân nói:</w:t>
      </w:r>
    </w:p>
    <w:p w14:paraId="157D3DBE" w14:textId="77777777" w:rsidR="00205DA3" w:rsidRPr="001F7CD1" w:rsidRDefault="00205DA3" w:rsidP="00205DA3">
      <w:pPr>
        <w:spacing w:before="60" w:after="60"/>
        <w:rPr>
          <w:rFonts w:cs="Times New Roman"/>
          <w:i/>
          <w:spacing w:val="-4"/>
          <w:sz w:val="24"/>
          <w:szCs w:val="24"/>
          <w:lang w:val="en-US"/>
        </w:rPr>
      </w:pPr>
      <w:r w:rsidRPr="001F7CD1">
        <w:rPr>
          <w:rFonts w:cs="Times New Roman"/>
          <w:i/>
          <w:spacing w:val="-4"/>
          <w:sz w:val="24"/>
          <w:szCs w:val="24"/>
          <w:lang w:val="en-US"/>
        </w:rPr>
        <w:t>- Ông làm tể tướng, kể thì không có lầm lỗi gì. Chỉ có rằng tại chức lâu ngày, hay yêu người này ghét kẻ khác. Nay thì sự thù oán đã sâu cay lắm, hồn oan đã đầy rẫy ở ngoài đường rồi.</w:t>
      </w:r>
    </w:p>
    <w:p w14:paraId="00B653A1" w14:textId="77777777" w:rsidR="00205DA3" w:rsidRPr="001F7CD1" w:rsidRDefault="00205DA3" w:rsidP="00205DA3">
      <w:pPr>
        <w:spacing w:before="60" w:after="60"/>
        <w:rPr>
          <w:rFonts w:cs="Times New Roman"/>
          <w:i/>
          <w:sz w:val="24"/>
          <w:szCs w:val="24"/>
          <w:lang w:val="en-US"/>
        </w:rPr>
      </w:pPr>
      <w:r w:rsidRPr="001F7CD1">
        <w:rPr>
          <w:rFonts w:cs="Times New Roman"/>
          <w:i/>
          <w:sz w:val="24"/>
          <w:szCs w:val="24"/>
          <w:lang w:val="en-US"/>
        </w:rPr>
        <w:t>Ông nói:</w:t>
      </w:r>
    </w:p>
    <w:p w14:paraId="6DB30467" w14:textId="77777777" w:rsidR="00205DA3" w:rsidRPr="001F7CD1" w:rsidRDefault="00205DA3" w:rsidP="00205DA3">
      <w:pPr>
        <w:spacing w:before="60" w:after="60"/>
        <w:rPr>
          <w:rFonts w:cs="Times New Roman"/>
          <w:i/>
          <w:sz w:val="24"/>
          <w:szCs w:val="24"/>
          <w:lang w:val="en-US"/>
        </w:rPr>
      </w:pPr>
      <w:r w:rsidRPr="001F7CD1">
        <w:rPr>
          <w:rFonts w:cs="Times New Roman"/>
          <w:i/>
          <w:sz w:val="24"/>
          <w:szCs w:val="24"/>
          <w:lang w:val="en-US"/>
        </w:rPr>
        <w:lastRenderedPageBreak/>
        <w:t>- Vậy thì muốn tránh vạ nên như thế nào?</w:t>
      </w:r>
    </w:p>
    <w:p w14:paraId="07BCD71D" w14:textId="77777777" w:rsidR="00205DA3" w:rsidRPr="001F7CD1" w:rsidRDefault="00205DA3" w:rsidP="00205DA3">
      <w:pPr>
        <w:spacing w:before="60" w:after="60"/>
        <w:rPr>
          <w:rFonts w:cs="Times New Roman"/>
          <w:i/>
          <w:sz w:val="24"/>
          <w:szCs w:val="24"/>
          <w:lang w:val="en-US"/>
        </w:rPr>
      </w:pPr>
      <w:r w:rsidRPr="001F7CD1">
        <w:rPr>
          <w:rFonts w:cs="Times New Roman"/>
          <w:i/>
          <w:sz w:val="24"/>
          <w:szCs w:val="24"/>
          <w:lang w:val="en-US"/>
        </w:rPr>
        <w:t>Đạo nhân nói:</w:t>
      </w:r>
    </w:p>
    <w:p w14:paraId="72951D91" w14:textId="77777777" w:rsidR="00205DA3" w:rsidRPr="001F7CD1" w:rsidRDefault="00205DA3" w:rsidP="00205DA3">
      <w:pPr>
        <w:spacing w:before="60" w:after="60"/>
        <w:rPr>
          <w:rFonts w:cs="Times New Roman"/>
          <w:i/>
          <w:sz w:val="24"/>
          <w:szCs w:val="24"/>
          <w:lang w:val="en-US"/>
        </w:rPr>
      </w:pPr>
      <w:r w:rsidRPr="001F7CD1">
        <w:rPr>
          <w:rFonts w:cs="Times New Roman"/>
          <w:i/>
          <w:sz w:val="24"/>
          <w:szCs w:val="24"/>
          <w:lang w:val="en-US"/>
        </w:rPr>
        <w:t>- Không ngại. Tôi vốn tên là Quân Phòng. Nếu khi cần kíp, ông cứ đốt một nén hương rồi gọi tên tôi, tôi sẽ đến cứu giúp.</w:t>
      </w:r>
    </w:p>
    <w:p w14:paraId="5D9C400E" w14:textId="77777777" w:rsidR="00205DA3" w:rsidRPr="001F7CD1" w:rsidRDefault="00205DA3" w:rsidP="00205DA3">
      <w:pPr>
        <w:spacing w:before="60" w:after="60"/>
        <w:rPr>
          <w:rFonts w:cs="Times New Roman"/>
          <w:i/>
          <w:sz w:val="24"/>
          <w:szCs w:val="24"/>
          <w:lang w:val="en-US"/>
        </w:rPr>
      </w:pPr>
      <w:r w:rsidRPr="001F7CD1">
        <w:rPr>
          <w:rFonts w:cs="Times New Roman"/>
          <w:i/>
          <w:sz w:val="24"/>
          <w:szCs w:val="24"/>
          <w:lang w:val="en-US"/>
        </w:rPr>
        <w:t>Đêm hôm ấy hai người cùng ngủ. Ông Dương nói:</w:t>
      </w:r>
    </w:p>
    <w:p w14:paraId="4E524701" w14:textId="77777777" w:rsidR="00205DA3" w:rsidRPr="001F7CD1" w:rsidRDefault="00205DA3" w:rsidP="00205DA3">
      <w:pPr>
        <w:spacing w:before="60" w:after="60"/>
        <w:rPr>
          <w:rFonts w:cs="Times New Roman"/>
          <w:i/>
          <w:sz w:val="24"/>
          <w:szCs w:val="24"/>
          <w:lang w:val="en-US"/>
        </w:rPr>
      </w:pPr>
      <w:r w:rsidRPr="001F7CD1">
        <w:rPr>
          <w:rFonts w:cs="Times New Roman"/>
          <w:i/>
          <w:sz w:val="24"/>
          <w:szCs w:val="24"/>
          <w:lang w:val="en-US"/>
        </w:rPr>
        <w:t>- Ông đã là chỗ tương tri, có điều gì hay để dạy bảo tôi chăng?</w:t>
      </w:r>
    </w:p>
    <w:p w14:paraId="457ADD1C" w14:textId="77777777" w:rsidR="00205DA3" w:rsidRPr="001F7CD1" w:rsidRDefault="00205DA3" w:rsidP="00205DA3">
      <w:pPr>
        <w:spacing w:before="60" w:after="60"/>
        <w:rPr>
          <w:rFonts w:cs="Times New Roman"/>
          <w:i/>
          <w:sz w:val="24"/>
          <w:szCs w:val="24"/>
          <w:lang w:val="en-US"/>
        </w:rPr>
      </w:pPr>
      <w:r w:rsidRPr="001F7CD1">
        <w:rPr>
          <w:rFonts w:cs="Times New Roman"/>
          <w:i/>
          <w:sz w:val="24"/>
          <w:szCs w:val="24"/>
          <w:lang w:val="en-US"/>
        </w:rPr>
        <w:t>Đạo nhân nói:</w:t>
      </w:r>
    </w:p>
    <w:p w14:paraId="15815CA8" w14:textId="77777777" w:rsidR="00205DA3" w:rsidRPr="001F7CD1" w:rsidRDefault="00205DA3" w:rsidP="00205DA3">
      <w:pPr>
        <w:spacing w:before="60" w:after="60"/>
        <w:rPr>
          <w:rFonts w:cs="Times New Roman"/>
          <w:i/>
          <w:sz w:val="24"/>
          <w:szCs w:val="24"/>
          <w:lang w:val="en-US"/>
        </w:rPr>
      </w:pPr>
      <w:r w:rsidRPr="001F7CD1">
        <w:rPr>
          <w:rFonts w:cs="Times New Roman"/>
          <w:i/>
          <w:sz w:val="24"/>
          <w:szCs w:val="24"/>
          <w:lang w:val="en-US"/>
        </w:rPr>
        <w:t>- Này đức là nền từ thiện, của là kho tranh giành. Tích đức như mầm non rỏ một giọt nước, sẽ nảy nở lên, tích của như lửa đỏ gieo một khối băng, sẽ tàn lụi xuống. Huống chi không vun mà lớn là mầm thiện ác, không giữ mà đầy là cơ phúc họa, cái tình hình ỷ phục trong đó thật đáng sợ. Ông nên trân trọng, cố gắng mà làm những điều nhân.</w:t>
      </w:r>
    </w:p>
    <w:p w14:paraId="1ECC5893" w14:textId="2583BF99" w:rsidR="00205DA3" w:rsidRPr="001F7CD1" w:rsidRDefault="00B90D0B" w:rsidP="00205DA3">
      <w:pPr>
        <w:spacing w:before="60" w:after="60"/>
        <w:rPr>
          <w:rFonts w:cs="Times New Roman"/>
          <w:i/>
          <w:sz w:val="24"/>
          <w:szCs w:val="24"/>
          <w:lang w:val="en-US"/>
        </w:rPr>
      </w:pPr>
      <w:r w:rsidRPr="001F7CD1">
        <w:rPr>
          <w:rFonts w:cs="Times New Roman"/>
          <w:i/>
          <w:sz w:val="24"/>
          <w:szCs w:val="24"/>
          <w:lang w:val="en-US"/>
        </w:rPr>
        <w:t>[</w:t>
      </w:r>
      <w:r w:rsidR="00205DA3" w:rsidRPr="001F7CD1">
        <w:rPr>
          <w:rFonts w:cs="Times New Roman"/>
          <w:i/>
          <w:sz w:val="24"/>
          <w:szCs w:val="24"/>
          <w:lang w:val="en-US"/>
        </w:rPr>
        <w:t>...</w:t>
      </w:r>
      <w:r w:rsidRPr="001F7CD1">
        <w:rPr>
          <w:rFonts w:cs="Times New Roman"/>
          <w:i/>
          <w:sz w:val="24"/>
          <w:szCs w:val="24"/>
          <w:lang w:val="en-US"/>
        </w:rPr>
        <w:t>]</w:t>
      </w:r>
    </w:p>
    <w:p w14:paraId="206EB414" w14:textId="371AECD6" w:rsidR="00205DA3" w:rsidRPr="001F7CD1" w:rsidRDefault="00131501" w:rsidP="00205DA3">
      <w:pPr>
        <w:spacing w:before="60" w:after="60"/>
        <w:rPr>
          <w:rFonts w:cs="Times New Roman"/>
          <w:i/>
          <w:sz w:val="24"/>
          <w:szCs w:val="24"/>
          <w:lang w:val="it-IT"/>
        </w:rPr>
      </w:pPr>
      <w:r w:rsidRPr="001F7CD1">
        <w:rPr>
          <w:rFonts w:cs="Times New Roman"/>
          <w:i/>
          <w:sz w:val="24"/>
          <w:szCs w:val="24"/>
          <w:lang w:val="en-US"/>
        </w:rPr>
        <w:t xml:space="preserve">- </w:t>
      </w:r>
      <w:r w:rsidR="00205DA3" w:rsidRPr="001F7CD1">
        <w:rPr>
          <w:rFonts w:cs="Times New Roman"/>
          <w:i/>
          <w:sz w:val="24"/>
          <w:szCs w:val="24"/>
          <w:lang w:val="en-US"/>
        </w:rPr>
        <w:t>Tôi chỉ khuyên ông cố làm điều lành, để tôi khỏi trở lại gặp ông lần nữa, đó tức là ông đã cho cố nhân nhiều lắm.</w:t>
      </w:r>
      <w:r w:rsidR="00205DA3" w:rsidRPr="001F7CD1">
        <w:rPr>
          <w:rFonts w:cs="Times New Roman"/>
          <w:i/>
          <w:sz w:val="24"/>
          <w:szCs w:val="24"/>
          <w:lang w:val="it-IT"/>
        </w:rPr>
        <w:t xml:space="preserve"> </w:t>
      </w:r>
    </w:p>
    <w:p w14:paraId="51FF3157" w14:textId="564B36E7" w:rsidR="00205DA3" w:rsidRPr="001F7CD1" w:rsidRDefault="00205DA3" w:rsidP="00205DA3">
      <w:pPr>
        <w:spacing w:before="60" w:after="60"/>
        <w:rPr>
          <w:rFonts w:cs="Times New Roman"/>
          <w:b/>
          <w:i/>
          <w:sz w:val="24"/>
          <w:szCs w:val="24"/>
          <w:lang w:val="en-US"/>
        </w:rPr>
      </w:pPr>
      <w:r w:rsidRPr="001F7CD1">
        <w:rPr>
          <w:rFonts w:cs="Times New Roman"/>
          <w:i/>
          <w:sz w:val="24"/>
          <w:szCs w:val="24"/>
          <w:lang w:val="it-IT"/>
        </w:rPr>
        <w:t>(</w:t>
      </w:r>
      <w:r w:rsidRPr="001F7CD1">
        <w:rPr>
          <w:rFonts w:cs="Times New Roman"/>
          <w:b/>
          <w:i/>
          <w:sz w:val="24"/>
          <w:szCs w:val="24"/>
          <w:lang w:val="en-US"/>
        </w:rPr>
        <w:t>Chuyện gã trà đồng giáng sinh</w:t>
      </w:r>
      <w:r w:rsidRPr="001F7CD1">
        <w:rPr>
          <w:rFonts w:cs="Times New Roman"/>
          <w:b/>
          <w:i/>
          <w:sz w:val="24"/>
          <w:szCs w:val="24"/>
          <w:lang w:val="vi-VN"/>
        </w:rPr>
        <w:t xml:space="preserve"> </w:t>
      </w:r>
      <w:r w:rsidRPr="001F7CD1">
        <w:rPr>
          <w:rFonts w:cs="Times New Roman"/>
          <w:sz w:val="24"/>
          <w:szCs w:val="24"/>
          <w:lang w:val="it-IT"/>
        </w:rPr>
        <w:t>- trích</w:t>
      </w:r>
      <w:r w:rsidRPr="001F7CD1">
        <w:rPr>
          <w:rFonts w:cs="Times New Roman"/>
          <w:sz w:val="24"/>
          <w:szCs w:val="24"/>
          <w:lang w:val="vi-VN"/>
        </w:rPr>
        <w:t xml:space="preserve"> </w:t>
      </w:r>
      <w:r w:rsidRPr="001F7CD1">
        <w:rPr>
          <w:rFonts w:cs="Times New Roman"/>
          <w:i/>
          <w:sz w:val="24"/>
          <w:szCs w:val="24"/>
          <w:lang w:val="vi-VN"/>
        </w:rPr>
        <w:t>Truyền kì mạn lục</w:t>
      </w:r>
      <w:r w:rsidRPr="001F7CD1">
        <w:rPr>
          <w:rFonts w:cs="Times New Roman"/>
          <w:sz w:val="24"/>
          <w:szCs w:val="24"/>
          <w:lang w:val="vi-VN"/>
        </w:rPr>
        <w:t>, Nguyễn Dữ</w:t>
      </w:r>
      <w:r w:rsidRPr="001F7CD1">
        <w:rPr>
          <w:rFonts w:cs="Times New Roman"/>
          <w:sz w:val="24"/>
          <w:szCs w:val="24"/>
          <w:lang w:val="it-IT"/>
        </w:rPr>
        <w:t>; NXB</w:t>
      </w:r>
      <w:r w:rsidRPr="001F7CD1">
        <w:rPr>
          <w:rFonts w:cs="Times New Roman"/>
          <w:sz w:val="24"/>
          <w:szCs w:val="24"/>
          <w:lang w:val="en-US"/>
        </w:rPr>
        <w:t xml:space="preserve"> Tân</w:t>
      </w:r>
      <w:r w:rsidRPr="001F7CD1">
        <w:rPr>
          <w:rFonts w:cs="Times New Roman"/>
          <w:sz w:val="24"/>
          <w:szCs w:val="24"/>
          <w:lang w:val="vi-VN"/>
        </w:rPr>
        <w:t xml:space="preserve"> Việt</w:t>
      </w:r>
      <w:r w:rsidRPr="001F7CD1">
        <w:rPr>
          <w:rFonts w:cs="Times New Roman"/>
          <w:sz w:val="24"/>
          <w:szCs w:val="24"/>
          <w:lang w:val="en-US"/>
        </w:rPr>
        <w:t xml:space="preserve">, </w:t>
      </w:r>
      <w:r w:rsidRPr="001F7CD1">
        <w:rPr>
          <w:rFonts w:cs="Times New Roman"/>
          <w:sz w:val="24"/>
          <w:szCs w:val="24"/>
          <w:lang w:val="vi-VN"/>
        </w:rPr>
        <w:t>1952, tr.54-55</w:t>
      </w:r>
      <w:r w:rsidRPr="001F7CD1">
        <w:rPr>
          <w:rFonts w:cs="Times New Roman"/>
          <w:i/>
          <w:sz w:val="24"/>
          <w:szCs w:val="24"/>
          <w:lang w:val="it-IT"/>
        </w:rPr>
        <w:t>)</w:t>
      </w:r>
    </w:p>
    <w:p w14:paraId="4614BAC9" w14:textId="0F48C616" w:rsidR="00205DA3" w:rsidRPr="001F7CD1" w:rsidRDefault="00205DA3" w:rsidP="00205DA3">
      <w:pPr>
        <w:spacing w:before="60" w:after="60"/>
        <w:rPr>
          <w:rFonts w:cs="Times New Roman"/>
          <w:sz w:val="24"/>
          <w:szCs w:val="24"/>
          <w:lang w:val="en-US"/>
        </w:rPr>
      </w:pPr>
      <w:r w:rsidRPr="001F7CD1">
        <w:rPr>
          <w:rFonts w:cs="Times New Roman"/>
          <w:b/>
          <w:bCs/>
          <w:sz w:val="24"/>
          <w:szCs w:val="24"/>
          <w:lang w:val="it-IT"/>
        </w:rPr>
        <w:t>Câu 1</w:t>
      </w:r>
      <w:r w:rsidRPr="001F7CD1">
        <w:rPr>
          <w:rFonts w:cs="Times New Roman"/>
          <w:sz w:val="24"/>
          <w:szCs w:val="24"/>
          <w:lang w:val="it-IT"/>
        </w:rPr>
        <w:t xml:space="preserve">. </w:t>
      </w:r>
      <w:r w:rsidR="00131501" w:rsidRPr="001F7CD1">
        <w:rPr>
          <w:rFonts w:cs="Times New Roman"/>
          <w:sz w:val="24"/>
          <w:szCs w:val="24"/>
          <w:lang w:val="en-US"/>
        </w:rPr>
        <w:t>Chỉ ra dấu hiệu để xác định ngôi kể trong văn bản.</w:t>
      </w:r>
    </w:p>
    <w:p w14:paraId="244E853E" w14:textId="77777777" w:rsidR="00205DA3" w:rsidRPr="001F7CD1" w:rsidRDefault="00205DA3" w:rsidP="00205DA3">
      <w:pPr>
        <w:spacing w:before="60" w:after="60"/>
        <w:rPr>
          <w:rFonts w:cs="Times New Roman"/>
          <w:sz w:val="24"/>
          <w:szCs w:val="24"/>
          <w:lang w:val="en-US"/>
        </w:rPr>
      </w:pPr>
      <w:r w:rsidRPr="001F7CD1">
        <w:rPr>
          <w:rFonts w:cs="Times New Roman"/>
          <w:b/>
          <w:bCs/>
          <w:sz w:val="24"/>
          <w:szCs w:val="24"/>
          <w:lang w:val="it-IT"/>
        </w:rPr>
        <w:t>Câu 2</w:t>
      </w:r>
      <w:r w:rsidRPr="001F7CD1">
        <w:rPr>
          <w:rFonts w:cs="Times New Roman"/>
          <w:sz w:val="24"/>
          <w:szCs w:val="24"/>
          <w:lang w:val="it-IT"/>
        </w:rPr>
        <w:t xml:space="preserve">. </w:t>
      </w:r>
      <w:r w:rsidRPr="001F7CD1">
        <w:rPr>
          <w:rFonts w:cs="Times New Roman"/>
          <w:sz w:val="24"/>
          <w:szCs w:val="24"/>
          <w:lang w:val="en-US"/>
        </w:rPr>
        <w:t>Đạo nhân đã cảnh báo ông Dương, sau năm năm nữa sẽ xảy ra chuyện gì?</w:t>
      </w:r>
    </w:p>
    <w:p w14:paraId="735A554A" w14:textId="4D7D4BE2" w:rsidR="00205DA3" w:rsidRPr="001F7CD1" w:rsidRDefault="00205DA3" w:rsidP="00205DA3">
      <w:pPr>
        <w:spacing w:before="60" w:after="60"/>
        <w:rPr>
          <w:rFonts w:cs="Times New Roman"/>
          <w:sz w:val="24"/>
          <w:szCs w:val="24"/>
          <w:lang w:val="en-US"/>
        </w:rPr>
      </w:pPr>
      <w:r w:rsidRPr="001F7CD1">
        <w:rPr>
          <w:rFonts w:cs="Times New Roman"/>
          <w:b/>
          <w:bCs/>
          <w:sz w:val="24"/>
          <w:szCs w:val="24"/>
          <w:lang w:val="it-IT"/>
        </w:rPr>
        <w:t xml:space="preserve">Câu </w:t>
      </w:r>
      <w:r w:rsidR="00131501" w:rsidRPr="001F7CD1">
        <w:rPr>
          <w:rFonts w:cs="Times New Roman"/>
          <w:b/>
          <w:bCs/>
          <w:sz w:val="24"/>
          <w:szCs w:val="24"/>
          <w:lang w:val="it-IT"/>
        </w:rPr>
        <w:t>2.1</w:t>
      </w:r>
      <w:r w:rsidRPr="001F7CD1">
        <w:rPr>
          <w:rFonts w:cs="Times New Roman"/>
          <w:sz w:val="24"/>
          <w:szCs w:val="24"/>
          <w:lang w:val="it-IT"/>
        </w:rPr>
        <w:t xml:space="preserve">. </w:t>
      </w:r>
      <w:r w:rsidRPr="001F7CD1">
        <w:rPr>
          <w:rFonts w:cs="Times New Roman"/>
          <w:sz w:val="24"/>
          <w:szCs w:val="24"/>
          <w:lang w:val="vi-VN"/>
        </w:rPr>
        <w:t>T</w:t>
      </w:r>
      <w:r w:rsidRPr="001F7CD1">
        <w:rPr>
          <w:rFonts w:cs="Times New Roman"/>
          <w:sz w:val="24"/>
          <w:szCs w:val="24"/>
          <w:lang w:val="en-US"/>
        </w:rPr>
        <w:t>heo Đạo nhân, vì sao ông Dương gặp nạn?</w:t>
      </w:r>
    </w:p>
    <w:p w14:paraId="6B86F9CE" w14:textId="1540AB0A" w:rsidR="00205DA3" w:rsidRPr="001F7CD1" w:rsidRDefault="00205DA3" w:rsidP="00205DA3">
      <w:pPr>
        <w:spacing w:before="60" w:after="60"/>
        <w:rPr>
          <w:rFonts w:cs="Times New Roman"/>
          <w:sz w:val="24"/>
          <w:szCs w:val="24"/>
          <w:lang w:val="en-US"/>
        </w:rPr>
      </w:pPr>
      <w:r w:rsidRPr="001F7CD1">
        <w:rPr>
          <w:rFonts w:cs="Times New Roman"/>
          <w:b/>
          <w:bCs/>
          <w:sz w:val="24"/>
          <w:szCs w:val="24"/>
          <w:lang w:val="it-IT"/>
        </w:rPr>
        <w:t xml:space="preserve">Câu </w:t>
      </w:r>
      <w:r w:rsidR="0062568D" w:rsidRPr="001F7CD1">
        <w:rPr>
          <w:rFonts w:cs="Times New Roman"/>
          <w:b/>
          <w:bCs/>
          <w:sz w:val="24"/>
          <w:szCs w:val="24"/>
          <w:lang w:val="it-IT"/>
        </w:rPr>
        <w:t>3</w:t>
      </w:r>
      <w:r w:rsidRPr="001F7CD1">
        <w:rPr>
          <w:rFonts w:cs="Times New Roman"/>
          <w:sz w:val="24"/>
          <w:szCs w:val="24"/>
          <w:lang w:val="it-IT"/>
        </w:rPr>
        <w:t xml:space="preserve">. </w:t>
      </w:r>
      <w:r w:rsidRPr="001F7CD1">
        <w:rPr>
          <w:rFonts w:cs="Times New Roman"/>
          <w:sz w:val="24"/>
          <w:szCs w:val="24"/>
          <w:lang w:val="en-US"/>
        </w:rPr>
        <w:t>Anh/</w:t>
      </w:r>
      <w:r w:rsidR="00131501" w:rsidRPr="001F7CD1">
        <w:rPr>
          <w:rFonts w:cs="Times New Roman"/>
          <w:sz w:val="24"/>
          <w:szCs w:val="24"/>
          <w:lang w:val="en-US"/>
        </w:rPr>
        <w:t>C</w:t>
      </w:r>
      <w:r w:rsidRPr="001F7CD1">
        <w:rPr>
          <w:rFonts w:cs="Times New Roman"/>
          <w:sz w:val="24"/>
          <w:szCs w:val="24"/>
          <w:lang w:val="en-US"/>
        </w:rPr>
        <w:t xml:space="preserve">hị hiểu như thế nào về câu nói của Đạo nhân: </w:t>
      </w:r>
      <w:r w:rsidRPr="001F7CD1">
        <w:rPr>
          <w:rFonts w:cs="Times New Roman"/>
          <w:i/>
          <w:sz w:val="24"/>
          <w:szCs w:val="24"/>
          <w:lang w:val="en-US"/>
        </w:rPr>
        <w:t>Tích đức như mầm non rỏ một giọt nước, sẽ nảy nở lên, tích của như lửa đỏ gieo một khối băng, sẽ tàn lụi xuống</w:t>
      </w:r>
      <w:r w:rsidRPr="001F7CD1">
        <w:rPr>
          <w:rFonts w:cs="Times New Roman"/>
          <w:sz w:val="24"/>
          <w:szCs w:val="24"/>
          <w:lang w:val="en-US"/>
        </w:rPr>
        <w:t>?</w:t>
      </w:r>
    </w:p>
    <w:p w14:paraId="2786C01A" w14:textId="5A37465A" w:rsidR="0062568D" w:rsidRPr="001F7CD1" w:rsidRDefault="0062568D" w:rsidP="00205DA3">
      <w:pPr>
        <w:spacing w:before="60" w:after="60"/>
        <w:rPr>
          <w:rFonts w:cs="Times New Roman"/>
          <w:sz w:val="24"/>
          <w:szCs w:val="24"/>
          <w:lang w:val="en-US"/>
        </w:rPr>
      </w:pPr>
      <w:r w:rsidRPr="001F7CD1">
        <w:rPr>
          <w:rFonts w:cs="Times New Roman"/>
          <w:b/>
          <w:bCs/>
          <w:sz w:val="24"/>
          <w:szCs w:val="24"/>
          <w:lang w:val="en-US"/>
        </w:rPr>
        <w:t>Câu 4.</w:t>
      </w:r>
      <w:r w:rsidRPr="001F7CD1">
        <w:rPr>
          <w:rFonts w:cs="Times New Roman"/>
          <w:sz w:val="24"/>
          <w:szCs w:val="24"/>
          <w:lang w:val="en-US"/>
        </w:rPr>
        <w:t xml:space="preserve"> Phân tích tác dụng của biện pháp tu từ điệp cấu trúc trong câu văn: </w:t>
      </w:r>
      <w:r w:rsidRPr="001F7CD1">
        <w:rPr>
          <w:rFonts w:cs="Times New Roman"/>
          <w:i/>
          <w:sz w:val="24"/>
          <w:szCs w:val="24"/>
          <w:lang w:val="en-US"/>
        </w:rPr>
        <w:t>Huống chi không vun mà lớn là mầm thiện ác, không giữ mà đầy là cơ phúc họa, cái tình hình ỷ phục trong đó thật đáng sợ.</w:t>
      </w:r>
    </w:p>
    <w:p w14:paraId="342A52D7" w14:textId="4A3BEEBD" w:rsidR="00205DA3" w:rsidRPr="001F7CD1" w:rsidRDefault="00205DA3" w:rsidP="00205DA3">
      <w:pPr>
        <w:spacing w:before="60" w:after="60"/>
        <w:rPr>
          <w:rFonts w:cs="Times New Roman"/>
          <w:sz w:val="24"/>
          <w:szCs w:val="24"/>
          <w:lang w:val="en-US"/>
        </w:rPr>
      </w:pPr>
      <w:r w:rsidRPr="001F7CD1">
        <w:rPr>
          <w:rFonts w:cs="Times New Roman"/>
          <w:b/>
          <w:sz w:val="24"/>
          <w:szCs w:val="24"/>
          <w:lang w:val="vi-VN"/>
        </w:rPr>
        <w:t xml:space="preserve">Câu </w:t>
      </w:r>
      <w:r w:rsidR="0062568D" w:rsidRPr="001F7CD1">
        <w:rPr>
          <w:rFonts w:cs="Times New Roman"/>
          <w:b/>
          <w:sz w:val="24"/>
          <w:szCs w:val="24"/>
          <w:lang w:val="en-US"/>
        </w:rPr>
        <w:t>5</w:t>
      </w:r>
      <w:r w:rsidRPr="001F7CD1">
        <w:rPr>
          <w:rFonts w:cs="Times New Roman"/>
          <w:b/>
          <w:sz w:val="24"/>
          <w:szCs w:val="24"/>
          <w:lang w:val="vi-VN"/>
        </w:rPr>
        <w:t>.</w:t>
      </w:r>
      <w:r w:rsidRPr="001F7CD1">
        <w:rPr>
          <w:rFonts w:cs="Times New Roman"/>
          <w:sz w:val="24"/>
          <w:szCs w:val="24"/>
          <w:lang w:val="vi-VN"/>
        </w:rPr>
        <w:t xml:space="preserve"> </w:t>
      </w:r>
      <w:r w:rsidRPr="001F7CD1">
        <w:rPr>
          <w:rFonts w:cs="Times New Roman"/>
          <w:sz w:val="24"/>
          <w:szCs w:val="24"/>
          <w:lang w:val="en-US"/>
        </w:rPr>
        <w:t>Theo quan điểm của anh/chị, xét đến cùng thì tích của (của cải) và tích đức, cái nào quan trọng hơn?</w:t>
      </w:r>
    </w:p>
    <w:p w14:paraId="56B8D773" w14:textId="2D2D7385" w:rsidR="00205DA3" w:rsidRPr="001F7CD1" w:rsidRDefault="00205DA3" w:rsidP="00205DA3">
      <w:pPr>
        <w:spacing w:before="60" w:after="60"/>
        <w:rPr>
          <w:rFonts w:cs="Times New Roman"/>
          <w:sz w:val="24"/>
          <w:szCs w:val="24"/>
          <w:lang w:val="en-US"/>
        </w:rPr>
      </w:pPr>
      <w:r w:rsidRPr="001F7CD1">
        <w:rPr>
          <w:rFonts w:cs="Times New Roman"/>
          <w:b/>
          <w:sz w:val="24"/>
          <w:szCs w:val="24"/>
          <w:lang w:val="en-US"/>
        </w:rPr>
        <w:t>Câu</w:t>
      </w:r>
      <w:r w:rsidRPr="001F7CD1">
        <w:rPr>
          <w:rFonts w:cs="Times New Roman"/>
          <w:b/>
          <w:sz w:val="24"/>
          <w:szCs w:val="24"/>
          <w:lang w:val="vi-VN"/>
        </w:rPr>
        <w:t xml:space="preserve"> </w:t>
      </w:r>
      <w:r w:rsidR="0062568D" w:rsidRPr="001F7CD1">
        <w:rPr>
          <w:rFonts w:cs="Times New Roman"/>
          <w:b/>
          <w:sz w:val="24"/>
          <w:szCs w:val="24"/>
          <w:lang w:val="en-US"/>
        </w:rPr>
        <w:t>5</w:t>
      </w:r>
      <w:r w:rsidRPr="001F7CD1">
        <w:rPr>
          <w:rFonts w:cs="Times New Roman"/>
          <w:b/>
          <w:sz w:val="24"/>
          <w:szCs w:val="24"/>
          <w:lang w:val="en-US"/>
        </w:rPr>
        <w:t>.</w:t>
      </w:r>
      <w:r w:rsidR="0062568D" w:rsidRPr="001F7CD1">
        <w:rPr>
          <w:rFonts w:cs="Times New Roman"/>
          <w:b/>
          <w:sz w:val="24"/>
          <w:szCs w:val="24"/>
          <w:lang w:val="en-US"/>
        </w:rPr>
        <w:t>1.</w:t>
      </w:r>
      <w:r w:rsidRPr="001F7CD1">
        <w:rPr>
          <w:rFonts w:cs="Times New Roman"/>
          <w:sz w:val="24"/>
          <w:szCs w:val="24"/>
          <w:lang w:val="en-US"/>
        </w:rPr>
        <w:t xml:space="preserve"> Ông Dương vốn là vị quan chính trực, giúp người hiền, trị kẻ ác nhưng vẫn có kẻ ghét, người yêu; thậm chí có thể gặp hoạ vì bị kẻ ghét báo thù; qua câu chuyện đó, anh/chị có suy nghĩ gì về việc yêu ghét ở đời?</w:t>
      </w:r>
    </w:p>
    <w:p w14:paraId="270A448A" w14:textId="77777777" w:rsidR="00205DA3" w:rsidRPr="001F7CD1" w:rsidRDefault="00205DA3" w:rsidP="00B4220E">
      <w:pPr>
        <w:spacing w:before="60" w:after="60"/>
        <w:rPr>
          <w:rFonts w:cs="Times New Roman"/>
          <w:sz w:val="24"/>
          <w:szCs w:val="24"/>
          <w:lang w:val="en-US"/>
        </w:rPr>
      </w:pPr>
    </w:p>
    <w:p w14:paraId="57DF7FAC" w14:textId="3E19528D" w:rsidR="00345594" w:rsidRPr="001F7CD1" w:rsidRDefault="00B35CC1" w:rsidP="00B4220E">
      <w:pPr>
        <w:spacing w:before="60" w:after="60"/>
        <w:rPr>
          <w:rFonts w:cs="Times New Roman"/>
          <w:b/>
          <w:bCs/>
          <w:sz w:val="24"/>
          <w:szCs w:val="24"/>
          <w:u w:val="single"/>
          <w:lang w:val="en-US"/>
        </w:rPr>
      </w:pPr>
      <w:r w:rsidRPr="001F7CD1">
        <w:rPr>
          <w:rFonts w:cs="Times New Roman"/>
          <w:b/>
          <w:bCs/>
          <w:sz w:val="24"/>
          <w:szCs w:val="24"/>
          <w:u w:val="single"/>
          <w:lang w:val="en-US"/>
        </w:rPr>
        <w:t>ĐỀ 9</w:t>
      </w:r>
    </w:p>
    <w:p w14:paraId="1AC4129D" w14:textId="77777777" w:rsidR="00B35CC1" w:rsidRPr="001F7CD1" w:rsidRDefault="00B35CC1" w:rsidP="00B35CC1">
      <w:pPr>
        <w:spacing w:before="60" w:after="60"/>
        <w:rPr>
          <w:rFonts w:cs="Times New Roman"/>
          <w:b/>
          <w:bCs/>
          <w:sz w:val="24"/>
          <w:szCs w:val="24"/>
          <w:lang w:val="vi-VN"/>
        </w:rPr>
      </w:pPr>
      <w:r w:rsidRPr="001F7CD1">
        <w:rPr>
          <w:rFonts w:cs="Times New Roman"/>
          <w:b/>
          <w:bCs/>
          <w:sz w:val="24"/>
          <w:szCs w:val="24"/>
        </w:rPr>
        <w:t xml:space="preserve">Đọc </w:t>
      </w:r>
      <w:r w:rsidRPr="001F7CD1">
        <w:rPr>
          <w:rFonts w:cs="Times New Roman"/>
          <w:b/>
          <w:bCs/>
          <w:sz w:val="24"/>
          <w:szCs w:val="24"/>
          <w:lang w:val="vi-VN"/>
        </w:rPr>
        <w:t>văn bản:</w:t>
      </w:r>
    </w:p>
    <w:p w14:paraId="6F0ACA47" w14:textId="77777777" w:rsidR="00B35CC1" w:rsidRPr="001F7CD1" w:rsidRDefault="00B35CC1" w:rsidP="00B35CC1">
      <w:pPr>
        <w:spacing w:before="60" w:after="60"/>
        <w:rPr>
          <w:rFonts w:cs="Times New Roman"/>
          <w:bCs/>
          <w:i/>
          <w:spacing w:val="-4"/>
          <w:sz w:val="24"/>
          <w:szCs w:val="24"/>
          <w:lang w:val="en-US"/>
        </w:rPr>
      </w:pPr>
      <w:r w:rsidRPr="001F7CD1">
        <w:rPr>
          <w:rFonts w:cs="Times New Roman"/>
          <w:bCs/>
          <w:i/>
          <w:iCs/>
          <w:spacing w:val="-4"/>
          <w:sz w:val="24"/>
          <w:szCs w:val="24"/>
          <w:lang w:val="en-US"/>
        </w:rPr>
        <w:t>Trong năm Quang Thái đời nhà Trần, người ở Hóa Châu tên là Từ Thức, vì có phụ ấm được bổ làm tri huyện Tiên Du. Bên cạnh huyện có một tòa chùa danh tiếng, trong chùa trồng một cây mẫu đơn, đến kỳ hoa nở thì người các nơi đến xem đông rộn rịp, thành một đám hội xem hoa tưng bừng lắm. Tháng Hai năm Bính Tý (niên hiệu Quang Thái thứ chín (1396) đời nhà Trần), người ta thấy có cô con gái, tuổi độ mười sáu, phấn son điểm phớt, nhan sắc xinh đẹp tuyệt vời, đến hội ấy xem hoa. Cô gái vin một cành hoa, không may cành giòn mà gãy khấc, bị người coi hoa bắt giữ lại, ngày đã sắp tối vẫn không ai đến nhận. Từ Thức cũng có mặt ở đám hội, thấy vậy động lòng thương, nhân cởi tấm áo cừu gấm trắng, đưa vào tăng phòng để chuộc lỗi cho người con gái ấy. Mọi người đều khen quan huyện là một người hiền đức. </w:t>
      </w:r>
    </w:p>
    <w:p w14:paraId="0BFEFD4F" w14:textId="77777777" w:rsidR="00B35CC1" w:rsidRPr="001F7CD1" w:rsidRDefault="00B35CC1" w:rsidP="00B35CC1">
      <w:pPr>
        <w:spacing w:before="60" w:after="60"/>
        <w:rPr>
          <w:rFonts w:cs="Times New Roman"/>
          <w:bCs/>
          <w:i/>
          <w:sz w:val="24"/>
          <w:szCs w:val="24"/>
          <w:lang w:val="en-US"/>
        </w:rPr>
      </w:pPr>
      <w:r w:rsidRPr="001F7CD1">
        <w:rPr>
          <w:rFonts w:cs="Times New Roman"/>
          <w:bCs/>
          <w:i/>
          <w:iCs/>
          <w:sz w:val="24"/>
          <w:szCs w:val="24"/>
          <w:lang w:val="en-US"/>
        </w:rPr>
        <w:t>Song Từ Thức vốn tính hay rượu, thích đàn, ham thơ, mến cảnh, việc sổ sách bỏ ùn cả lại thường bị quan trên quở trách rằng: </w:t>
      </w:r>
    </w:p>
    <w:p w14:paraId="50486862" w14:textId="77777777" w:rsidR="00B35CC1" w:rsidRPr="001F7CD1" w:rsidRDefault="00B35CC1" w:rsidP="00B35CC1">
      <w:pPr>
        <w:spacing w:before="60" w:after="60"/>
        <w:rPr>
          <w:rFonts w:cs="Times New Roman"/>
          <w:bCs/>
          <w:i/>
          <w:sz w:val="24"/>
          <w:szCs w:val="24"/>
          <w:lang w:val="en-US"/>
        </w:rPr>
      </w:pPr>
      <w:r w:rsidRPr="001F7CD1">
        <w:rPr>
          <w:rFonts w:cs="Times New Roman"/>
          <w:bCs/>
          <w:i/>
          <w:iCs/>
          <w:sz w:val="24"/>
          <w:szCs w:val="24"/>
          <w:lang w:val="en-US"/>
        </w:rPr>
        <w:t>- Thân phụ thầy làm đến đại thần mà thầy không làm nổi một chức tri huyện hay sao! </w:t>
      </w:r>
    </w:p>
    <w:p w14:paraId="04D969A5" w14:textId="77777777" w:rsidR="00B35CC1" w:rsidRPr="001F7CD1" w:rsidRDefault="00B35CC1" w:rsidP="00B35CC1">
      <w:pPr>
        <w:spacing w:before="60" w:after="60"/>
        <w:rPr>
          <w:rFonts w:cs="Times New Roman"/>
          <w:bCs/>
          <w:i/>
          <w:sz w:val="24"/>
          <w:szCs w:val="24"/>
          <w:lang w:val="en-US"/>
        </w:rPr>
      </w:pPr>
      <w:r w:rsidRPr="001F7CD1">
        <w:rPr>
          <w:rFonts w:cs="Times New Roman"/>
          <w:bCs/>
          <w:i/>
          <w:iCs/>
          <w:sz w:val="24"/>
          <w:szCs w:val="24"/>
          <w:lang w:val="en-US"/>
        </w:rPr>
        <w:t>Từ than rằng: </w:t>
      </w:r>
    </w:p>
    <w:p w14:paraId="23B6A3F4" w14:textId="77777777" w:rsidR="00B35CC1" w:rsidRPr="001F7CD1" w:rsidRDefault="00B35CC1" w:rsidP="00B35CC1">
      <w:pPr>
        <w:spacing w:before="60" w:after="60"/>
        <w:rPr>
          <w:rFonts w:cs="Times New Roman"/>
          <w:bCs/>
          <w:i/>
          <w:sz w:val="24"/>
          <w:szCs w:val="24"/>
          <w:lang w:val="en-US"/>
        </w:rPr>
      </w:pPr>
      <w:r w:rsidRPr="001F7CD1">
        <w:rPr>
          <w:rFonts w:cs="Times New Roman"/>
          <w:bCs/>
          <w:i/>
          <w:iCs/>
          <w:sz w:val="24"/>
          <w:szCs w:val="24"/>
          <w:lang w:val="en-US"/>
        </w:rPr>
        <w:t>- Ta không thể vì số lương năm đấu gạo đỏ mà buộc mình trong áng lợi danh. Âu là một mái chèo về, nước biếc non xanh vốn chẳng phụ gì ta đâu vậy. </w:t>
      </w:r>
    </w:p>
    <w:p w14:paraId="30BC8648" w14:textId="77777777" w:rsidR="00B35CC1" w:rsidRPr="001F7CD1" w:rsidRDefault="00B35CC1" w:rsidP="00B35CC1">
      <w:pPr>
        <w:spacing w:before="60" w:after="60"/>
        <w:rPr>
          <w:rFonts w:cs="Times New Roman"/>
          <w:bCs/>
          <w:i/>
          <w:sz w:val="24"/>
          <w:szCs w:val="24"/>
          <w:lang w:val="en-US"/>
        </w:rPr>
      </w:pPr>
      <w:r w:rsidRPr="001F7CD1">
        <w:rPr>
          <w:rFonts w:cs="Times New Roman"/>
          <w:bCs/>
          <w:i/>
          <w:iCs/>
          <w:sz w:val="24"/>
          <w:szCs w:val="24"/>
          <w:lang w:val="en-US"/>
        </w:rPr>
        <w:lastRenderedPageBreak/>
        <w:t>Bèn cởi trả ấn tín, bỏ quan mà về. Vốn yêu cảnh hang động ở huyện Tống Sơn, nhân làm nhà tại đấy để ở. Thường dùng một thằng nhỏ đem một bầu rượu, một cây đàn đi theo, mình thì mang mấy quyển thơ của Đào Uyên Minh, hễ gặp chỗ nào thích ý thì hí hửng ngả rượu ra uống. Phàm những nơi nước tú non kì như núi Chích Trợ, động Lục Vân, sông Lãi, cửa Nga, không đâu không từng có những thơ đề vịnh. </w:t>
      </w:r>
    </w:p>
    <w:p w14:paraId="3D1C756F" w14:textId="77777777" w:rsidR="000D3D7D" w:rsidRPr="001F7CD1" w:rsidRDefault="00B35CC1" w:rsidP="000D3D7D">
      <w:pPr>
        <w:spacing w:before="60" w:after="60"/>
        <w:jc w:val="right"/>
        <w:rPr>
          <w:rFonts w:cs="Times New Roman"/>
          <w:bCs/>
          <w:sz w:val="24"/>
          <w:szCs w:val="24"/>
          <w:lang w:val="en-US"/>
        </w:rPr>
      </w:pPr>
      <w:r w:rsidRPr="001F7CD1">
        <w:rPr>
          <w:rFonts w:cs="Times New Roman"/>
          <w:bCs/>
          <w:sz w:val="24"/>
          <w:szCs w:val="24"/>
          <w:lang w:val="en-US"/>
        </w:rPr>
        <w:t xml:space="preserve">(Trích </w:t>
      </w:r>
      <w:r w:rsidRPr="001F7CD1">
        <w:rPr>
          <w:rFonts w:cs="Times New Roman"/>
          <w:b/>
          <w:i/>
          <w:sz w:val="24"/>
          <w:szCs w:val="24"/>
          <w:lang w:val="en-US"/>
        </w:rPr>
        <w:t>Chuyện Từ Thức lấy vợ tiên</w:t>
      </w:r>
      <w:r w:rsidRPr="001F7CD1">
        <w:rPr>
          <w:rFonts w:cs="Times New Roman"/>
          <w:bCs/>
          <w:sz w:val="24"/>
          <w:szCs w:val="24"/>
          <w:lang w:val="en-US"/>
        </w:rPr>
        <w:t xml:space="preserve">, </w:t>
      </w:r>
      <w:r w:rsidRPr="001F7CD1">
        <w:rPr>
          <w:rFonts w:cs="Times New Roman"/>
          <w:bCs/>
          <w:i/>
          <w:iCs/>
          <w:sz w:val="24"/>
          <w:szCs w:val="24"/>
          <w:lang w:val="en-US"/>
        </w:rPr>
        <w:t>Truyền kì mạn lục</w:t>
      </w:r>
      <w:r w:rsidRPr="001F7CD1">
        <w:rPr>
          <w:rFonts w:cs="Times New Roman"/>
          <w:bCs/>
          <w:sz w:val="24"/>
          <w:szCs w:val="24"/>
          <w:lang w:val="en-US"/>
        </w:rPr>
        <w:t xml:space="preserve">, </w:t>
      </w:r>
    </w:p>
    <w:p w14:paraId="4B784C4D" w14:textId="370E5D42" w:rsidR="00B35CC1" w:rsidRPr="001F7CD1" w:rsidRDefault="00B35CC1" w:rsidP="000D3D7D">
      <w:pPr>
        <w:spacing w:before="60" w:after="60"/>
        <w:jc w:val="right"/>
        <w:rPr>
          <w:rFonts w:cs="Times New Roman"/>
          <w:bCs/>
          <w:sz w:val="24"/>
          <w:szCs w:val="24"/>
          <w:lang w:val="en-US"/>
        </w:rPr>
      </w:pPr>
      <w:r w:rsidRPr="001F7CD1">
        <w:rPr>
          <w:rFonts w:cs="Times New Roman"/>
          <w:bCs/>
          <w:sz w:val="24"/>
          <w:szCs w:val="24"/>
          <w:lang w:val="en-US"/>
        </w:rPr>
        <w:t>Nguyễn Dữ, NXB Hội Nhà văn, 2018, tr.112)</w:t>
      </w:r>
    </w:p>
    <w:p w14:paraId="6113FF23" w14:textId="77777777" w:rsidR="00B35CC1" w:rsidRPr="001F7CD1" w:rsidRDefault="00B35CC1" w:rsidP="00B35CC1">
      <w:pPr>
        <w:spacing w:before="60" w:after="60"/>
        <w:rPr>
          <w:rFonts w:cs="Times New Roman"/>
          <w:bCs/>
          <w:sz w:val="24"/>
          <w:szCs w:val="24"/>
          <w:lang w:val="en-US"/>
        </w:rPr>
      </w:pPr>
      <w:r w:rsidRPr="001F7CD1">
        <w:rPr>
          <w:rFonts w:cs="Times New Roman"/>
          <w:b/>
          <w:bCs/>
          <w:sz w:val="24"/>
          <w:szCs w:val="24"/>
          <w:lang w:val="en-US"/>
        </w:rPr>
        <w:t>Thực hiện các yêu cầu sau: </w:t>
      </w:r>
    </w:p>
    <w:p w14:paraId="572FC166" w14:textId="295A57E8" w:rsidR="00B35CC1" w:rsidRPr="001F7CD1" w:rsidRDefault="00B35CC1" w:rsidP="00B35CC1">
      <w:pPr>
        <w:spacing w:before="60" w:after="60"/>
        <w:rPr>
          <w:rFonts w:cs="Times New Roman"/>
          <w:bCs/>
          <w:sz w:val="24"/>
          <w:szCs w:val="24"/>
          <w:lang w:val="en-US"/>
        </w:rPr>
      </w:pPr>
      <w:r w:rsidRPr="001F7CD1">
        <w:rPr>
          <w:rFonts w:cs="Times New Roman"/>
          <w:b/>
          <w:bCs/>
          <w:sz w:val="24"/>
          <w:szCs w:val="24"/>
          <w:lang w:val="en-US"/>
        </w:rPr>
        <w:t>Câu 1.</w:t>
      </w:r>
      <w:r w:rsidRPr="001F7CD1">
        <w:rPr>
          <w:rFonts w:cs="Times New Roman"/>
          <w:bCs/>
          <w:sz w:val="24"/>
          <w:szCs w:val="24"/>
          <w:lang w:val="en-US"/>
        </w:rPr>
        <w:t> </w:t>
      </w:r>
      <w:r w:rsidR="00605301" w:rsidRPr="001F7CD1">
        <w:rPr>
          <w:rFonts w:cs="Times New Roman"/>
          <w:bCs/>
          <w:sz w:val="24"/>
          <w:szCs w:val="24"/>
          <w:lang w:val="en-US"/>
        </w:rPr>
        <w:t xml:space="preserve">Xác định điểm nhìn </w:t>
      </w:r>
      <w:r w:rsidR="00FC5CDC" w:rsidRPr="001F7CD1">
        <w:rPr>
          <w:rFonts w:cs="Times New Roman"/>
          <w:bCs/>
          <w:sz w:val="24"/>
          <w:szCs w:val="24"/>
          <w:lang w:val="en-US"/>
        </w:rPr>
        <w:t>trần thuật của văn bản</w:t>
      </w:r>
      <w:r w:rsidRPr="001F7CD1">
        <w:rPr>
          <w:rFonts w:cs="Times New Roman"/>
          <w:bCs/>
          <w:sz w:val="24"/>
          <w:szCs w:val="24"/>
          <w:lang w:val="en-US"/>
        </w:rPr>
        <w:t>. </w:t>
      </w:r>
    </w:p>
    <w:p w14:paraId="5E1B3E2B" w14:textId="77777777" w:rsidR="00B35CC1" w:rsidRPr="001F7CD1" w:rsidRDefault="00B35CC1" w:rsidP="00B35CC1">
      <w:pPr>
        <w:spacing w:before="60" w:after="60"/>
        <w:rPr>
          <w:rFonts w:cs="Times New Roman"/>
          <w:b/>
          <w:bCs/>
          <w:sz w:val="24"/>
          <w:szCs w:val="24"/>
          <w:lang w:val="en-US"/>
        </w:rPr>
      </w:pPr>
      <w:r w:rsidRPr="001F7CD1">
        <w:rPr>
          <w:rFonts w:cs="Times New Roman"/>
          <w:b/>
          <w:bCs/>
          <w:sz w:val="24"/>
          <w:szCs w:val="24"/>
          <w:lang w:val="en-US"/>
        </w:rPr>
        <w:t>Câu 2. </w:t>
      </w:r>
      <w:r w:rsidRPr="001F7CD1">
        <w:rPr>
          <w:rFonts w:cs="Times New Roman"/>
          <w:bCs/>
          <w:sz w:val="24"/>
          <w:szCs w:val="24"/>
          <w:lang w:val="en-US"/>
        </w:rPr>
        <w:t>Hành động nào của Từ Thức cho thấy chàng là con người hiền đức? </w:t>
      </w:r>
    </w:p>
    <w:p w14:paraId="562CE8D6" w14:textId="356DAFF1" w:rsidR="00B35CC1" w:rsidRPr="001F7CD1" w:rsidRDefault="00B35CC1" w:rsidP="00B35CC1">
      <w:pPr>
        <w:spacing w:before="60" w:after="60"/>
        <w:rPr>
          <w:rFonts w:cs="Times New Roman"/>
          <w:bCs/>
          <w:sz w:val="24"/>
          <w:szCs w:val="24"/>
          <w:lang w:val="en-US"/>
        </w:rPr>
      </w:pPr>
      <w:r w:rsidRPr="001F7CD1">
        <w:rPr>
          <w:rFonts w:cs="Times New Roman"/>
          <w:b/>
          <w:bCs/>
          <w:sz w:val="24"/>
          <w:szCs w:val="24"/>
          <w:lang w:val="en-US"/>
        </w:rPr>
        <w:t xml:space="preserve">Câu </w:t>
      </w:r>
      <w:r w:rsidR="00E479DA" w:rsidRPr="001F7CD1">
        <w:rPr>
          <w:rFonts w:cs="Times New Roman"/>
          <w:b/>
          <w:bCs/>
          <w:sz w:val="24"/>
          <w:szCs w:val="24"/>
          <w:lang w:val="en-US"/>
        </w:rPr>
        <w:t>2.1</w:t>
      </w:r>
      <w:r w:rsidRPr="001F7CD1">
        <w:rPr>
          <w:rFonts w:cs="Times New Roman"/>
          <w:b/>
          <w:bCs/>
          <w:sz w:val="24"/>
          <w:szCs w:val="24"/>
          <w:lang w:val="en-US"/>
        </w:rPr>
        <w:t>.</w:t>
      </w:r>
      <w:r w:rsidRPr="001F7CD1">
        <w:rPr>
          <w:rFonts w:cs="Times New Roman"/>
          <w:bCs/>
          <w:sz w:val="24"/>
          <w:szCs w:val="24"/>
          <w:lang w:val="en-US"/>
        </w:rPr>
        <w:t> </w:t>
      </w:r>
      <w:r w:rsidR="00FC5CDC" w:rsidRPr="001F7CD1">
        <w:rPr>
          <w:rFonts w:cs="Times New Roman"/>
          <w:bCs/>
          <w:sz w:val="24"/>
          <w:szCs w:val="24"/>
          <w:lang w:val="en-US"/>
        </w:rPr>
        <w:t xml:space="preserve">Xác định các hình ảnh, từ ngữ được liệt kê trong câu văn sau: </w:t>
      </w:r>
      <w:r w:rsidR="00FC5CDC" w:rsidRPr="001F7CD1">
        <w:rPr>
          <w:rFonts w:cs="Times New Roman"/>
          <w:bCs/>
          <w:i/>
          <w:iCs/>
          <w:sz w:val="24"/>
          <w:szCs w:val="24"/>
          <w:lang w:val="en-US"/>
        </w:rPr>
        <w:t>Phàm những nơi nước tú non kì như núi Chích Trợ, động Lục Vân, sông Lãi, cửa Nga, không đâu không từng có những thơ đề vịnh.</w:t>
      </w:r>
      <w:r w:rsidRPr="001F7CD1">
        <w:rPr>
          <w:rFonts w:cs="Times New Roman"/>
          <w:bCs/>
          <w:sz w:val="24"/>
          <w:szCs w:val="24"/>
          <w:lang w:val="en-US"/>
        </w:rPr>
        <w:t> </w:t>
      </w:r>
    </w:p>
    <w:p w14:paraId="10842E6A" w14:textId="41A488B2" w:rsidR="00B35CC1" w:rsidRPr="001F7CD1" w:rsidRDefault="00B35CC1" w:rsidP="00B35CC1">
      <w:pPr>
        <w:spacing w:before="60" w:after="60"/>
        <w:rPr>
          <w:rFonts w:cs="Times New Roman"/>
          <w:bCs/>
          <w:sz w:val="24"/>
          <w:szCs w:val="24"/>
          <w:lang w:val="en-US"/>
        </w:rPr>
      </w:pPr>
      <w:r w:rsidRPr="001F7CD1">
        <w:rPr>
          <w:rFonts w:cs="Times New Roman"/>
          <w:b/>
          <w:bCs/>
          <w:sz w:val="24"/>
          <w:szCs w:val="24"/>
          <w:lang w:val="en-US"/>
        </w:rPr>
        <w:t xml:space="preserve">Câu </w:t>
      </w:r>
      <w:r w:rsidR="00E479DA" w:rsidRPr="001F7CD1">
        <w:rPr>
          <w:rFonts w:cs="Times New Roman"/>
          <w:b/>
          <w:bCs/>
          <w:sz w:val="24"/>
          <w:szCs w:val="24"/>
          <w:lang w:val="en-US"/>
        </w:rPr>
        <w:t>3</w:t>
      </w:r>
      <w:r w:rsidRPr="001F7CD1">
        <w:rPr>
          <w:rFonts w:cs="Times New Roman"/>
          <w:b/>
          <w:bCs/>
          <w:sz w:val="24"/>
          <w:szCs w:val="24"/>
          <w:lang w:val="en-US"/>
        </w:rPr>
        <w:t>. </w:t>
      </w:r>
      <w:r w:rsidRPr="001F7CD1">
        <w:rPr>
          <w:rFonts w:cs="Times New Roman"/>
          <w:bCs/>
          <w:sz w:val="24"/>
          <w:szCs w:val="24"/>
          <w:lang w:val="en-US"/>
        </w:rPr>
        <w:t>Anh/Chị hiểu gì về tâm hồn nhân vật Từ Thức qua chi tiết chàng đề thơ vịnh cảnh ở nhiều nơi? </w:t>
      </w:r>
    </w:p>
    <w:p w14:paraId="403EB180" w14:textId="0B84DAA6" w:rsidR="00FC5CDC" w:rsidRPr="001F7CD1" w:rsidRDefault="00FC5CDC" w:rsidP="00B35CC1">
      <w:pPr>
        <w:spacing w:before="60" w:after="60"/>
        <w:rPr>
          <w:rFonts w:cs="Times New Roman"/>
          <w:bCs/>
          <w:sz w:val="24"/>
          <w:szCs w:val="24"/>
          <w:lang w:val="en-US"/>
        </w:rPr>
      </w:pPr>
      <w:r w:rsidRPr="001F7CD1">
        <w:rPr>
          <w:rFonts w:cs="Times New Roman"/>
          <w:b/>
          <w:sz w:val="24"/>
          <w:szCs w:val="24"/>
          <w:lang w:val="en-US"/>
        </w:rPr>
        <w:t>Câu 4.</w:t>
      </w:r>
      <w:r w:rsidRPr="001F7CD1">
        <w:rPr>
          <w:rFonts w:cs="Times New Roman"/>
          <w:bCs/>
          <w:sz w:val="24"/>
          <w:szCs w:val="24"/>
          <w:lang w:val="en-US"/>
        </w:rPr>
        <w:t xml:space="preserve"> Trình bày hiệu quả của việc sử dụng từ Hán Việt trong câu văn: </w:t>
      </w:r>
      <w:r w:rsidRPr="001F7CD1">
        <w:rPr>
          <w:rFonts w:cs="Times New Roman"/>
          <w:bCs/>
          <w:i/>
          <w:iCs/>
          <w:sz w:val="24"/>
          <w:szCs w:val="24"/>
          <w:lang w:val="en-US"/>
        </w:rPr>
        <w:t>Ta không thể vì số lương năm đấu gạo đỏ mà buộc mình trong áng lợi danh. Âu là một mái chèo về, nước biếc non xanh vốn chẳng phụ gì ta đâu vậy. </w:t>
      </w:r>
    </w:p>
    <w:p w14:paraId="39F5422B" w14:textId="52B631E3" w:rsidR="00B35CC1" w:rsidRPr="001F7CD1" w:rsidRDefault="00B35CC1" w:rsidP="00B35CC1">
      <w:pPr>
        <w:spacing w:before="60" w:after="60"/>
        <w:rPr>
          <w:rFonts w:cs="Times New Roman"/>
          <w:bCs/>
          <w:sz w:val="24"/>
          <w:szCs w:val="24"/>
          <w:lang w:val="en-US"/>
        </w:rPr>
      </w:pPr>
      <w:r w:rsidRPr="001F7CD1">
        <w:rPr>
          <w:rFonts w:cs="Times New Roman"/>
          <w:b/>
          <w:bCs/>
          <w:sz w:val="24"/>
          <w:szCs w:val="24"/>
          <w:lang w:val="en-US"/>
        </w:rPr>
        <w:t xml:space="preserve">Câu </w:t>
      </w:r>
      <w:r w:rsidR="00FC5CDC" w:rsidRPr="001F7CD1">
        <w:rPr>
          <w:rFonts w:cs="Times New Roman"/>
          <w:b/>
          <w:bCs/>
          <w:sz w:val="24"/>
          <w:szCs w:val="24"/>
          <w:lang w:val="en-US"/>
        </w:rPr>
        <w:t>5</w:t>
      </w:r>
      <w:r w:rsidRPr="001F7CD1">
        <w:rPr>
          <w:rFonts w:cs="Times New Roman"/>
          <w:b/>
          <w:bCs/>
          <w:sz w:val="24"/>
          <w:szCs w:val="24"/>
          <w:lang w:val="en-US"/>
        </w:rPr>
        <w:t>. </w:t>
      </w:r>
      <w:r w:rsidRPr="001F7CD1">
        <w:rPr>
          <w:rFonts w:cs="Times New Roman"/>
          <w:bCs/>
          <w:sz w:val="24"/>
          <w:szCs w:val="24"/>
          <w:lang w:val="en-US"/>
        </w:rPr>
        <w:t>Theo anh/chị</w:t>
      </w:r>
      <w:r w:rsidRPr="001F7CD1">
        <w:rPr>
          <w:rFonts w:cs="Times New Roman"/>
          <w:b/>
          <w:bCs/>
          <w:sz w:val="24"/>
          <w:szCs w:val="24"/>
          <w:lang w:val="en-US"/>
        </w:rPr>
        <w:t xml:space="preserve">, </w:t>
      </w:r>
      <w:r w:rsidRPr="001F7CD1">
        <w:rPr>
          <w:rFonts w:cs="Times New Roman"/>
          <w:bCs/>
          <w:sz w:val="24"/>
          <w:szCs w:val="24"/>
          <w:lang w:val="en-US"/>
        </w:rPr>
        <w:t>phẩm chất nào của Từ Thức là đáng quý nhất? Vì sao?</w:t>
      </w:r>
    </w:p>
    <w:p w14:paraId="42A563A6" w14:textId="77777777" w:rsidR="002C0AE0" w:rsidRPr="001F7CD1" w:rsidRDefault="002C0AE0" w:rsidP="00FC5CDC">
      <w:pPr>
        <w:spacing w:before="60" w:after="60"/>
        <w:ind w:firstLine="0"/>
        <w:jc w:val="center"/>
        <w:rPr>
          <w:rFonts w:cs="Times New Roman"/>
          <w:b/>
          <w:bCs/>
          <w:sz w:val="24"/>
          <w:szCs w:val="24"/>
          <w:u w:val="single"/>
          <w:lang w:val="en-US"/>
        </w:rPr>
      </w:pPr>
      <w:r w:rsidRPr="001F7CD1">
        <w:rPr>
          <w:rFonts w:cs="Times New Roman"/>
          <w:b/>
          <w:bCs/>
          <w:sz w:val="24"/>
          <w:szCs w:val="24"/>
          <w:u w:val="single"/>
          <w:lang w:val="en-US"/>
        </w:rPr>
        <w:br w:type="page"/>
      </w:r>
    </w:p>
    <w:p w14:paraId="1D5B29AB" w14:textId="77777777" w:rsidR="00F525F6" w:rsidRPr="001F7CD1" w:rsidRDefault="002C0A86" w:rsidP="00FC5CDC">
      <w:pPr>
        <w:spacing w:before="60" w:after="60"/>
        <w:ind w:firstLine="0"/>
        <w:jc w:val="center"/>
        <w:rPr>
          <w:rFonts w:cs="Times New Roman"/>
          <w:b/>
          <w:bCs/>
          <w:szCs w:val="28"/>
          <w:lang w:val="en-US"/>
        </w:rPr>
      </w:pPr>
      <w:r w:rsidRPr="001F7CD1">
        <w:rPr>
          <w:rFonts w:cs="Times New Roman"/>
          <w:b/>
          <w:bCs/>
          <w:szCs w:val="28"/>
          <w:u w:val="single"/>
          <w:lang w:val="en-US"/>
        </w:rPr>
        <w:lastRenderedPageBreak/>
        <w:t>Bài 2:</w:t>
      </w:r>
      <w:r w:rsidRPr="001F7CD1">
        <w:rPr>
          <w:rFonts w:cs="Times New Roman"/>
          <w:b/>
          <w:bCs/>
          <w:szCs w:val="28"/>
          <w:lang w:val="en-US"/>
        </w:rPr>
        <w:t xml:space="preserve"> </w:t>
      </w:r>
    </w:p>
    <w:p w14:paraId="29A89D38" w14:textId="71582F4E" w:rsidR="002C0A86" w:rsidRPr="001F7CD1" w:rsidRDefault="00F525F6" w:rsidP="00FC5CDC">
      <w:pPr>
        <w:spacing w:before="60" w:after="60"/>
        <w:ind w:firstLine="0"/>
        <w:jc w:val="center"/>
        <w:rPr>
          <w:rFonts w:cs="Times New Roman"/>
          <w:b/>
          <w:bCs/>
          <w:szCs w:val="28"/>
          <w:lang w:val="en-US"/>
        </w:rPr>
      </w:pPr>
      <w:r w:rsidRPr="001F7CD1">
        <w:rPr>
          <w:rFonts w:cs="Times New Roman"/>
          <w:b/>
          <w:bCs/>
          <w:szCs w:val="28"/>
          <w:lang w:val="en-US"/>
        </w:rPr>
        <w:t xml:space="preserve">RÈN KĨ NĂNG ĐỌC HIỂU </w:t>
      </w:r>
      <w:r w:rsidR="00225A4C" w:rsidRPr="001F7CD1">
        <w:rPr>
          <w:rFonts w:cs="Times New Roman"/>
          <w:b/>
          <w:bCs/>
          <w:szCs w:val="28"/>
          <w:lang w:val="en-US"/>
        </w:rPr>
        <w:t>VĂN BẢN</w:t>
      </w:r>
      <w:r w:rsidRPr="001F7CD1">
        <w:rPr>
          <w:rFonts w:cs="Times New Roman"/>
          <w:b/>
          <w:bCs/>
          <w:szCs w:val="28"/>
          <w:lang w:val="en-US"/>
        </w:rPr>
        <w:t xml:space="preserve"> THƠ</w:t>
      </w:r>
    </w:p>
    <w:p w14:paraId="76D75C5F" w14:textId="77777777" w:rsidR="000727BD" w:rsidRPr="001F7CD1" w:rsidRDefault="000727BD" w:rsidP="00B4220E">
      <w:pPr>
        <w:spacing w:before="60" w:after="60"/>
        <w:rPr>
          <w:rFonts w:cs="Times New Roman"/>
          <w:b/>
          <w:sz w:val="24"/>
          <w:szCs w:val="24"/>
          <w:lang w:val="en-US"/>
        </w:rPr>
      </w:pPr>
      <w:r w:rsidRPr="001F7CD1">
        <w:rPr>
          <w:rFonts w:cs="Times New Roman"/>
          <w:b/>
          <w:sz w:val="24"/>
          <w:szCs w:val="24"/>
          <w:lang w:val="en-US"/>
        </w:rPr>
        <w:t>1. Thể thơ</w:t>
      </w:r>
    </w:p>
    <w:p w14:paraId="3EFF978E" w14:textId="77777777" w:rsidR="000727BD" w:rsidRPr="001F7CD1" w:rsidRDefault="000727BD" w:rsidP="00B4220E">
      <w:pPr>
        <w:spacing w:before="60" w:after="60"/>
        <w:rPr>
          <w:rFonts w:cs="Times New Roman"/>
          <w:bCs/>
          <w:sz w:val="24"/>
          <w:szCs w:val="24"/>
          <w:lang w:val="en-US"/>
        </w:rPr>
      </w:pPr>
      <w:r w:rsidRPr="001F7CD1">
        <w:rPr>
          <w:rFonts w:cs="Times New Roman"/>
          <w:bCs/>
          <w:sz w:val="24"/>
          <w:szCs w:val="24"/>
          <w:lang w:val="en-US"/>
        </w:rPr>
        <w:t>- Xác định thể thơ thường căn cứ vào số chữ và đặc điểm cơ bản của từng thể thơ</w:t>
      </w:r>
    </w:p>
    <w:p w14:paraId="6E6603EA" w14:textId="77777777" w:rsidR="000727BD" w:rsidRPr="001F7CD1" w:rsidRDefault="000727BD" w:rsidP="00B4220E">
      <w:pPr>
        <w:spacing w:before="60" w:after="60"/>
        <w:rPr>
          <w:rFonts w:cs="Times New Roman"/>
          <w:bCs/>
          <w:sz w:val="24"/>
          <w:szCs w:val="24"/>
          <w:lang w:val="en-US"/>
        </w:rPr>
      </w:pPr>
      <w:r w:rsidRPr="001F7CD1">
        <w:rPr>
          <w:rFonts w:cs="Times New Roman"/>
          <w:bCs/>
          <w:sz w:val="24"/>
          <w:szCs w:val="24"/>
          <w:lang w:val="en-US"/>
        </w:rPr>
        <w:t>- Một số cách nhận biết các thể thơ thường gặp:</w:t>
      </w:r>
    </w:p>
    <w:tbl>
      <w:tblPr>
        <w:tblStyle w:val="TableGrid"/>
        <w:tblW w:w="9351" w:type="dxa"/>
        <w:tblLook w:val="04A0" w:firstRow="1" w:lastRow="0" w:firstColumn="1" w:lastColumn="0" w:noHBand="0" w:noVBand="1"/>
      </w:tblPr>
      <w:tblGrid>
        <w:gridCol w:w="670"/>
        <w:gridCol w:w="2019"/>
        <w:gridCol w:w="6662"/>
      </w:tblGrid>
      <w:tr w:rsidR="0085534A" w:rsidRPr="001F7CD1" w14:paraId="26F7E232" w14:textId="77777777" w:rsidTr="00D71459">
        <w:tc>
          <w:tcPr>
            <w:tcW w:w="670" w:type="dxa"/>
          </w:tcPr>
          <w:p w14:paraId="73ACAB28" w14:textId="77777777" w:rsidR="0085534A" w:rsidRPr="001F7CD1" w:rsidRDefault="0085534A" w:rsidP="00D71459">
            <w:pPr>
              <w:spacing w:before="60" w:after="60"/>
              <w:jc w:val="center"/>
              <w:rPr>
                <w:rFonts w:ascii="Times New Roman" w:hAnsi="Times New Roman" w:cs="Times New Roman"/>
                <w:b/>
                <w:sz w:val="24"/>
                <w:szCs w:val="24"/>
                <w:lang w:val="en-US"/>
              </w:rPr>
            </w:pPr>
            <w:r w:rsidRPr="001F7CD1">
              <w:rPr>
                <w:rFonts w:ascii="Times New Roman" w:hAnsi="Times New Roman" w:cs="Times New Roman"/>
                <w:b/>
                <w:sz w:val="24"/>
                <w:szCs w:val="24"/>
                <w:lang w:val="en-US"/>
              </w:rPr>
              <w:t>STT</w:t>
            </w:r>
          </w:p>
        </w:tc>
        <w:tc>
          <w:tcPr>
            <w:tcW w:w="2019" w:type="dxa"/>
          </w:tcPr>
          <w:p w14:paraId="422F0049" w14:textId="77777777" w:rsidR="0085534A" w:rsidRPr="001F7CD1" w:rsidRDefault="0085534A" w:rsidP="00D71459">
            <w:pPr>
              <w:spacing w:before="60" w:after="60"/>
              <w:jc w:val="center"/>
              <w:rPr>
                <w:rFonts w:ascii="Times New Roman" w:hAnsi="Times New Roman" w:cs="Times New Roman"/>
                <w:b/>
                <w:sz w:val="24"/>
                <w:szCs w:val="24"/>
                <w:lang w:val="en-US"/>
              </w:rPr>
            </w:pPr>
            <w:r w:rsidRPr="001F7CD1">
              <w:rPr>
                <w:rFonts w:ascii="Times New Roman" w:hAnsi="Times New Roman" w:cs="Times New Roman"/>
                <w:b/>
                <w:sz w:val="24"/>
                <w:szCs w:val="24"/>
                <w:lang w:val="en-US"/>
              </w:rPr>
              <w:t>Thể thơ</w:t>
            </w:r>
          </w:p>
        </w:tc>
        <w:tc>
          <w:tcPr>
            <w:tcW w:w="6662" w:type="dxa"/>
          </w:tcPr>
          <w:p w14:paraId="202AD9F2" w14:textId="77777777" w:rsidR="0085534A" w:rsidRPr="001F7CD1" w:rsidRDefault="0085534A" w:rsidP="00D71459">
            <w:pPr>
              <w:spacing w:before="60" w:after="60"/>
              <w:jc w:val="center"/>
              <w:rPr>
                <w:rFonts w:ascii="Times New Roman" w:hAnsi="Times New Roman" w:cs="Times New Roman"/>
                <w:b/>
                <w:sz w:val="24"/>
                <w:szCs w:val="24"/>
                <w:lang w:val="en-US"/>
              </w:rPr>
            </w:pPr>
            <w:r w:rsidRPr="001F7CD1">
              <w:rPr>
                <w:rFonts w:ascii="Times New Roman" w:hAnsi="Times New Roman" w:cs="Times New Roman"/>
                <w:b/>
                <w:sz w:val="24"/>
                <w:szCs w:val="24"/>
                <w:lang w:val="en-US"/>
              </w:rPr>
              <w:t>Đặc điểm nhận biết</w:t>
            </w:r>
          </w:p>
        </w:tc>
      </w:tr>
      <w:tr w:rsidR="0085534A" w:rsidRPr="001F7CD1" w14:paraId="0713AB5C" w14:textId="77777777" w:rsidTr="00D71459">
        <w:tc>
          <w:tcPr>
            <w:tcW w:w="670" w:type="dxa"/>
            <w:vAlign w:val="center"/>
          </w:tcPr>
          <w:p w14:paraId="0EAD645F" w14:textId="77777777" w:rsidR="0085534A" w:rsidRPr="001F7CD1" w:rsidRDefault="0085534A" w:rsidP="0085534A">
            <w:pPr>
              <w:pStyle w:val="ListParagraph"/>
              <w:numPr>
                <w:ilvl w:val="0"/>
                <w:numId w:val="4"/>
              </w:numPr>
              <w:spacing w:before="60" w:after="60"/>
              <w:ind w:left="473"/>
              <w:rPr>
                <w:rFonts w:ascii="Times New Roman" w:hAnsi="Times New Roman" w:cs="Times New Roman"/>
                <w:bCs/>
                <w:sz w:val="24"/>
                <w:szCs w:val="24"/>
                <w:lang w:val="en-US"/>
              </w:rPr>
            </w:pPr>
          </w:p>
        </w:tc>
        <w:tc>
          <w:tcPr>
            <w:tcW w:w="2019" w:type="dxa"/>
          </w:tcPr>
          <w:p w14:paraId="2CF03993" w14:textId="77777777" w:rsidR="0085534A" w:rsidRPr="001F7CD1" w:rsidRDefault="0085534A" w:rsidP="00D71459">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 xml:space="preserve">Thơ </w:t>
            </w:r>
            <w:r>
              <w:rPr>
                <w:rFonts w:ascii="Times New Roman" w:hAnsi="Times New Roman" w:cs="Times New Roman"/>
                <w:bCs/>
                <w:sz w:val="24"/>
                <w:szCs w:val="24"/>
                <w:lang w:val="en-US"/>
              </w:rPr>
              <w:t>4/</w:t>
            </w:r>
            <w:r w:rsidRPr="001F7CD1">
              <w:rPr>
                <w:rFonts w:ascii="Times New Roman" w:hAnsi="Times New Roman" w:cs="Times New Roman"/>
                <w:bCs/>
                <w:sz w:val="24"/>
                <w:szCs w:val="24"/>
                <w:lang w:val="en-US"/>
              </w:rPr>
              <w:t>5/7/8 chữ</w:t>
            </w:r>
          </w:p>
        </w:tc>
        <w:tc>
          <w:tcPr>
            <w:tcW w:w="6662" w:type="dxa"/>
          </w:tcPr>
          <w:p w14:paraId="16DD8490" w14:textId="77777777" w:rsidR="0085534A" w:rsidRPr="001F7CD1" w:rsidRDefault="0085534A" w:rsidP="00D71459">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 xml:space="preserve">- Mỗi câu có </w:t>
            </w:r>
            <w:r>
              <w:rPr>
                <w:rFonts w:ascii="Times New Roman" w:hAnsi="Times New Roman" w:cs="Times New Roman"/>
                <w:bCs/>
                <w:sz w:val="24"/>
                <w:szCs w:val="24"/>
                <w:lang w:val="en-US"/>
              </w:rPr>
              <w:t>4/</w:t>
            </w:r>
            <w:r w:rsidRPr="001F7CD1">
              <w:rPr>
                <w:rFonts w:ascii="Times New Roman" w:hAnsi="Times New Roman" w:cs="Times New Roman"/>
                <w:bCs/>
                <w:sz w:val="24"/>
                <w:szCs w:val="24"/>
                <w:lang w:val="en-US"/>
              </w:rPr>
              <w:t>5/7/8 chữ.</w:t>
            </w:r>
          </w:p>
          <w:p w14:paraId="4B3338B7" w14:textId="77777777" w:rsidR="0085534A" w:rsidRPr="001F7CD1" w:rsidRDefault="0085534A" w:rsidP="00D71459">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 Xuyên suốt toàn bộ bài thơ.</w:t>
            </w:r>
          </w:p>
        </w:tc>
      </w:tr>
      <w:tr w:rsidR="0085534A" w:rsidRPr="001F7CD1" w14:paraId="0E14B922" w14:textId="77777777" w:rsidTr="00D71459">
        <w:tc>
          <w:tcPr>
            <w:tcW w:w="670" w:type="dxa"/>
            <w:vAlign w:val="center"/>
          </w:tcPr>
          <w:p w14:paraId="18A1AAF6" w14:textId="77777777" w:rsidR="0085534A" w:rsidRPr="001F7CD1" w:rsidRDefault="0085534A" w:rsidP="0085534A">
            <w:pPr>
              <w:pStyle w:val="ListParagraph"/>
              <w:numPr>
                <w:ilvl w:val="0"/>
                <w:numId w:val="4"/>
              </w:numPr>
              <w:spacing w:before="60" w:after="60"/>
              <w:ind w:left="473"/>
              <w:rPr>
                <w:rFonts w:ascii="Times New Roman" w:hAnsi="Times New Roman" w:cs="Times New Roman"/>
                <w:bCs/>
                <w:sz w:val="24"/>
                <w:szCs w:val="24"/>
                <w:lang w:val="en-US"/>
              </w:rPr>
            </w:pPr>
          </w:p>
        </w:tc>
        <w:tc>
          <w:tcPr>
            <w:tcW w:w="2019" w:type="dxa"/>
          </w:tcPr>
          <w:p w14:paraId="0D285E3C" w14:textId="77777777" w:rsidR="0085534A" w:rsidRPr="001F7CD1" w:rsidRDefault="0085534A" w:rsidP="00D71459">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Lục bát</w:t>
            </w:r>
          </w:p>
        </w:tc>
        <w:tc>
          <w:tcPr>
            <w:tcW w:w="6662" w:type="dxa"/>
          </w:tcPr>
          <w:p w14:paraId="60B3E67B" w14:textId="77777777" w:rsidR="0085534A" w:rsidRPr="001F7CD1" w:rsidRDefault="0085534A" w:rsidP="00D71459">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xml:space="preserve">- Một </w:t>
            </w:r>
            <w:r>
              <w:rPr>
                <w:rFonts w:ascii="Times New Roman" w:hAnsi="Times New Roman" w:cs="Times New Roman"/>
                <w:bCs/>
                <w:sz w:val="24"/>
                <w:szCs w:val="24"/>
              </w:rPr>
              <w:t>cặp câu</w:t>
            </w:r>
            <w:r w:rsidRPr="001F7CD1">
              <w:rPr>
                <w:rFonts w:ascii="Times New Roman" w:hAnsi="Times New Roman" w:cs="Times New Roman"/>
                <w:bCs/>
                <w:sz w:val="24"/>
                <w:szCs w:val="24"/>
              </w:rPr>
              <w:t xml:space="preserve"> gồm hai dòn</w:t>
            </w:r>
            <w:r>
              <w:rPr>
                <w:rFonts w:ascii="Times New Roman" w:hAnsi="Times New Roman" w:cs="Times New Roman"/>
                <w:bCs/>
                <w:sz w:val="24"/>
                <w:szCs w:val="24"/>
              </w:rPr>
              <w:t>g</w:t>
            </w:r>
            <w:r w:rsidRPr="001F7CD1">
              <w:rPr>
                <w:rFonts w:ascii="Times New Roman" w:hAnsi="Times New Roman" w:cs="Times New Roman"/>
                <w:bCs/>
                <w:sz w:val="24"/>
                <w:szCs w:val="24"/>
              </w:rPr>
              <w:t>: Một dòng có sáu tiếng và một dòng có tám tiếng, luân chuyển như vậy cho đến hết bài.</w:t>
            </w:r>
          </w:p>
          <w:p w14:paraId="709DEFD9" w14:textId="77777777" w:rsidR="0085534A" w:rsidRDefault="0085534A" w:rsidP="00D71459">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xml:space="preserve">- Số câu: Không giới hạn nhưng khi kết thúc phải dừng lại ở câu tám tiếng. </w:t>
            </w:r>
          </w:p>
          <w:p w14:paraId="760738A3" w14:textId="77777777" w:rsidR="0085534A" w:rsidRPr="001F7CD1" w:rsidRDefault="0085534A" w:rsidP="00D71459">
            <w:pPr>
              <w:spacing w:before="60" w:after="60"/>
              <w:jc w:val="both"/>
              <w:rPr>
                <w:rFonts w:ascii="Times New Roman" w:hAnsi="Times New Roman" w:cs="Times New Roman"/>
                <w:bCs/>
                <w:sz w:val="24"/>
                <w:szCs w:val="24"/>
              </w:rPr>
            </w:pPr>
            <w:r>
              <w:rPr>
                <w:rFonts w:ascii="Times New Roman" w:hAnsi="Times New Roman" w:cs="Times New Roman"/>
                <w:bCs/>
                <w:sz w:val="24"/>
                <w:szCs w:val="24"/>
              </w:rPr>
              <w:t>- Vần: chữ cuối cùng của dòng 6 chữ hiệp vần với chữ thứ 6 của dòng 8 chữ.</w:t>
            </w:r>
          </w:p>
        </w:tc>
      </w:tr>
      <w:tr w:rsidR="0085534A" w:rsidRPr="001F7CD1" w14:paraId="266C27A6" w14:textId="77777777" w:rsidTr="00D71459">
        <w:tc>
          <w:tcPr>
            <w:tcW w:w="670" w:type="dxa"/>
            <w:vAlign w:val="center"/>
          </w:tcPr>
          <w:p w14:paraId="4C0F00D4" w14:textId="77777777" w:rsidR="0085534A" w:rsidRPr="001F7CD1" w:rsidRDefault="0085534A" w:rsidP="0085534A">
            <w:pPr>
              <w:pStyle w:val="ListParagraph"/>
              <w:numPr>
                <w:ilvl w:val="0"/>
                <w:numId w:val="4"/>
              </w:numPr>
              <w:spacing w:before="60" w:after="60"/>
              <w:ind w:left="473"/>
              <w:rPr>
                <w:rFonts w:ascii="Times New Roman" w:hAnsi="Times New Roman" w:cs="Times New Roman"/>
                <w:bCs/>
                <w:sz w:val="24"/>
                <w:szCs w:val="24"/>
                <w:lang w:val="en-US"/>
              </w:rPr>
            </w:pPr>
          </w:p>
        </w:tc>
        <w:tc>
          <w:tcPr>
            <w:tcW w:w="2019" w:type="dxa"/>
          </w:tcPr>
          <w:p w14:paraId="769F96AF" w14:textId="77777777" w:rsidR="0085534A" w:rsidRPr="001F7CD1" w:rsidRDefault="0085534A" w:rsidP="00D71459">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Song thất lục bát</w:t>
            </w:r>
          </w:p>
        </w:tc>
        <w:tc>
          <w:tcPr>
            <w:tcW w:w="6662" w:type="dxa"/>
          </w:tcPr>
          <w:p w14:paraId="6364B753" w14:textId="77777777" w:rsidR="0085534A" w:rsidRPr="001F7CD1" w:rsidRDefault="0085534A" w:rsidP="00D71459">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Mỗi đoạn có 4 câu: trong đó có 2 câu đầu 7 chữ và câu thứ ba 6 chữ, câu thứ tư 8 chữ.</w:t>
            </w:r>
          </w:p>
          <w:p w14:paraId="29D9DFD1" w14:textId="77777777" w:rsidR="0085534A" w:rsidRPr="001F7CD1" w:rsidRDefault="0085534A" w:rsidP="00D71459">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Luân chuyển như vậy cho đến hết bài.</w:t>
            </w:r>
          </w:p>
        </w:tc>
      </w:tr>
      <w:tr w:rsidR="0085534A" w:rsidRPr="001F7CD1" w14:paraId="11205C59" w14:textId="77777777" w:rsidTr="00D71459">
        <w:tc>
          <w:tcPr>
            <w:tcW w:w="670" w:type="dxa"/>
            <w:vAlign w:val="center"/>
          </w:tcPr>
          <w:p w14:paraId="1E39D32A" w14:textId="77777777" w:rsidR="0085534A" w:rsidRPr="001F7CD1" w:rsidRDefault="0085534A" w:rsidP="0085534A">
            <w:pPr>
              <w:pStyle w:val="ListParagraph"/>
              <w:numPr>
                <w:ilvl w:val="0"/>
                <w:numId w:val="4"/>
              </w:numPr>
              <w:spacing w:before="60" w:after="60"/>
              <w:ind w:left="473"/>
              <w:rPr>
                <w:rFonts w:ascii="Times New Roman" w:hAnsi="Times New Roman" w:cs="Times New Roman"/>
                <w:bCs/>
                <w:sz w:val="24"/>
                <w:szCs w:val="24"/>
                <w:lang w:val="en-US"/>
              </w:rPr>
            </w:pPr>
          </w:p>
        </w:tc>
        <w:tc>
          <w:tcPr>
            <w:tcW w:w="2019" w:type="dxa"/>
          </w:tcPr>
          <w:p w14:paraId="2B66AD27" w14:textId="77777777" w:rsidR="0085534A" w:rsidRPr="001F7CD1" w:rsidRDefault="0085534A" w:rsidP="00D71459">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Thất ngôn bát cú Đường luật</w:t>
            </w:r>
          </w:p>
        </w:tc>
        <w:tc>
          <w:tcPr>
            <w:tcW w:w="6662" w:type="dxa"/>
          </w:tcPr>
          <w:p w14:paraId="1D0D822B" w14:textId="77777777" w:rsidR="0085534A" w:rsidRPr="001F7CD1" w:rsidRDefault="0085534A" w:rsidP="00D71459">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Mỗi bài có tám câu, mỗi câu có bảy chữ.</w:t>
            </w:r>
          </w:p>
          <w:p w14:paraId="2A476CA9" w14:textId="77777777" w:rsidR="0085534A" w:rsidRPr="001F7CD1" w:rsidRDefault="0085534A" w:rsidP="00D71459">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Vần, niêm, luật chặt chẽ theo luật thơ Đường.</w:t>
            </w:r>
          </w:p>
        </w:tc>
      </w:tr>
      <w:tr w:rsidR="0085534A" w:rsidRPr="001F7CD1" w14:paraId="23B87DA5" w14:textId="77777777" w:rsidTr="00D71459">
        <w:tc>
          <w:tcPr>
            <w:tcW w:w="670" w:type="dxa"/>
            <w:vAlign w:val="center"/>
          </w:tcPr>
          <w:p w14:paraId="21838AB7" w14:textId="77777777" w:rsidR="0085534A" w:rsidRPr="001F7CD1" w:rsidRDefault="0085534A" w:rsidP="0085534A">
            <w:pPr>
              <w:pStyle w:val="ListParagraph"/>
              <w:numPr>
                <w:ilvl w:val="0"/>
                <w:numId w:val="4"/>
              </w:numPr>
              <w:spacing w:before="60" w:after="60"/>
              <w:ind w:left="473"/>
              <w:rPr>
                <w:rFonts w:ascii="Times New Roman" w:hAnsi="Times New Roman" w:cs="Times New Roman"/>
                <w:bCs/>
                <w:sz w:val="24"/>
                <w:szCs w:val="24"/>
                <w:lang w:val="en-US"/>
              </w:rPr>
            </w:pPr>
          </w:p>
        </w:tc>
        <w:tc>
          <w:tcPr>
            <w:tcW w:w="2019" w:type="dxa"/>
          </w:tcPr>
          <w:p w14:paraId="4E6D53CA" w14:textId="77777777" w:rsidR="0085534A" w:rsidRPr="001F7CD1" w:rsidRDefault="0085534A" w:rsidP="00D71459">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Thất ngôn tứ tuyệt Đường luật</w:t>
            </w:r>
          </w:p>
        </w:tc>
        <w:tc>
          <w:tcPr>
            <w:tcW w:w="6662" w:type="dxa"/>
          </w:tcPr>
          <w:p w14:paraId="533446E5" w14:textId="77777777" w:rsidR="0085534A" w:rsidRPr="001F7CD1" w:rsidRDefault="0085534A" w:rsidP="00D71459">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xml:space="preserve">- Mỗi bài có </w:t>
            </w:r>
            <w:r>
              <w:rPr>
                <w:rFonts w:ascii="Times New Roman" w:hAnsi="Times New Roman" w:cs="Times New Roman"/>
                <w:bCs/>
                <w:sz w:val="24"/>
                <w:szCs w:val="24"/>
              </w:rPr>
              <w:t>bốn</w:t>
            </w:r>
            <w:r w:rsidRPr="001F7CD1">
              <w:rPr>
                <w:rFonts w:ascii="Times New Roman" w:hAnsi="Times New Roman" w:cs="Times New Roman"/>
                <w:bCs/>
                <w:sz w:val="24"/>
                <w:szCs w:val="24"/>
              </w:rPr>
              <w:t xml:space="preserve"> câu, mỗi câu có b</w:t>
            </w:r>
            <w:r>
              <w:rPr>
                <w:rFonts w:ascii="Times New Roman" w:hAnsi="Times New Roman" w:cs="Times New Roman"/>
                <w:bCs/>
                <w:sz w:val="24"/>
                <w:szCs w:val="24"/>
              </w:rPr>
              <w:t>ảy</w:t>
            </w:r>
            <w:r w:rsidRPr="001F7CD1">
              <w:rPr>
                <w:rFonts w:ascii="Times New Roman" w:hAnsi="Times New Roman" w:cs="Times New Roman"/>
                <w:bCs/>
                <w:sz w:val="24"/>
                <w:szCs w:val="24"/>
              </w:rPr>
              <w:t xml:space="preserve"> chữ.</w:t>
            </w:r>
          </w:p>
          <w:p w14:paraId="1790A938" w14:textId="77777777" w:rsidR="0085534A" w:rsidRPr="001F7CD1" w:rsidRDefault="0085534A" w:rsidP="00D71459">
            <w:pPr>
              <w:spacing w:before="60" w:after="60"/>
              <w:rPr>
                <w:rFonts w:ascii="Times New Roman" w:hAnsi="Times New Roman" w:cs="Times New Roman"/>
                <w:bCs/>
                <w:sz w:val="24"/>
                <w:szCs w:val="24"/>
              </w:rPr>
            </w:pPr>
            <w:r w:rsidRPr="001F7CD1">
              <w:rPr>
                <w:rFonts w:ascii="Times New Roman" w:hAnsi="Times New Roman" w:cs="Times New Roman"/>
                <w:bCs/>
                <w:sz w:val="24"/>
                <w:szCs w:val="24"/>
              </w:rPr>
              <w:t>- Vần, niêm, luật chặt chẽ theo luật thơ Đường.</w:t>
            </w:r>
          </w:p>
        </w:tc>
      </w:tr>
      <w:tr w:rsidR="0085534A" w:rsidRPr="001F7CD1" w14:paraId="0053F535" w14:textId="77777777" w:rsidTr="00D71459">
        <w:tc>
          <w:tcPr>
            <w:tcW w:w="670" w:type="dxa"/>
            <w:vAlign w:val="center"/>
          </w:tcPr>
          <w:p w14:paraId="77B8F489" w14:textId="77777777" w:rsidR="0085534A" w:rsidRPr="001F7CD1" w:rsidRDefault="0085534A" w:rsidP="0085534A">
            <w:pPr>
              <w:pStyle w:val="ListParagraph"/>
              <w:numPr>
                <w:ilvl w:val="0"/>
                <w:numId w:val="4"/>
              </w:numPr>
              <w:spacing w:before="60" w:after="60"/>
              <w:ind w:left="473"/>
              <w:rPr>
                <w:rFonts w:ascii="Times New Roman" w:hAnsi="Times New Roman" w:cs="Times New Roman"/>
                <w:bCs/>
                <w:sz w:val="24"/>
                <w:szCs w:val="24"/>
                <w:lang w:val="en-US"/>
              </w:rPr>
            </w:pPr>
          </w:p>
        </w:tc>
        <w:tc>
          <w:tcPr>
            <w:tcW w:w="2019" w:type="dxa"/>
          </w:tcPr>
          <w:p w14:paraId="0D8A248F" w14:textId="77777777" w:rsidR="0085534A" w:rsidRPr="001F7CD1" w:rsidRDefault="0085534A" w:rsidP="00D71459">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Thơ tự do</w:t>
            </w:r>
          </w:p>
        </w:tc>
        <w:tc>
          <w:tcPr>
            <w:tcW w:w="6662" w:type="dxa"/>
          </w:tcPr>
          <w:p w14:paraId="07A92DF0" w14:textId="77777777" w:rsidR="0085534A" w:rsidRPr="001F7CD1" w:rsidRDefault="0085534A" w:rsidP="00D71459">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Số chữ trong các dòng thơ không đều nhau.</w:t>
            </w:r>
          </w:p>
        </w:tc>
      </w:tr>
    </w:tbl>
    <w:p w14:paraId="4D4D884A" w14:textId="77777777" w:rsidR="000727BD" w:rsidRPr="001F7CD1" w:rsidRDefault="000727BD" w:rsidP="00B4220E">
      <w:pPr>
        <w:spacing w:before="60" w:after="60"/>
        <w:rPr>
          <w:rFonts w:cs="Times New Roman"/>
          <w:b/>
          <w:sz w:val="24"/>
          <w:szCs w:val="24"/>
          <w:lang w:val="en-US"/>
        </w:rPr>
      </w:pPr>
      <w:r w:rsidRPr="001F7CD1">
        <w:rPr>
          <w:rFonts w:cs="Times New Roman"/>
          <w:b/>
          <w:sz w:val="24"/>
          <w:szCs w:val="24"/>
          <w:lang w:val="en-US"/>
        </w:rPr>
        <w:t>2. Nhân vật trữ tình</w:t>
      </w:r>
    </w:p>
    <w:p w14:paraId="32726576" w14:textId="77777777" w:rsidR="000727BD" w:rsidRPr="001F7CD1" w:rsidRDefault="000727BD" w:rsidP="00B4220E">
      <w:pPr>
        <w:spacing w:before="60" w:after="60"/>
        <w:rPr>
          <w:rFonts w:cs="Times New Roman"/>
          <w:bCs/>
          <w:sz w:val="24"/>
          <w:szCs w:val="24"/>
          <w:lang w:val="en-US"/>
        </w:rPr>
      </w:pPr>
      <w:r w:rsidRPr="001F7CD1">
        <w:rPr>
          <w:rFonts w:cs="Times New Roman"/>
          <w:b/>
          <w:bCs/>
          <w:sz w:val="24"/>
          <w:szCs w:val="24"/>
          <w:lang w:val="en-US"/>
        </w:rPr>
        <w:t xml:space="preserve">- </w:t>
      </w:r>
      <w:r w:rsidRPr="001F7CD1">
        <w:rPr>
          <w:rFonts w:cs="Times New Roman"/>
          <w:bCs/>
          <w:sz w:val="24"/>
          <w:szCs w:val="24"/>
          <w:lang w:val="en-US"/>
        </w:rPr>
        <w:t>Nhân vật trữ tình (còn gọi là chủ thể trữ tình) là người trực tiếp bộc lộ rung động và tình cảm trong bài thơ trước một khung cảnh hoặc sự tình nào đó. Nhân vật trữ tình có mối liên hệ mật thiết với tác giả song không hoàn toàn đồng nhất với tác giả.</w:t>
      </w:r>
    </w:p>
    <w:p w14:paraId="69AB2CE4" w14:textId="2C914F40" w:rsidR="000727BD" w:rsidRPr="001F7CD1" w:rsidRDefault="000727BD" w:rsidP="00B4220E">
      <w:pPr>
        <w:spacing w:before="60" w:after="60"/>
        <w:rPr>
          <w:rFonts w:cs="Times New Roman"/>
          <w:bCs/>
          <w:sz w:val="24"/>
          <w:szCs w:val="24"/>
          <w:lang w:val="en-US"/>
        </w:rPr>
      </w:pPr>
      <w:r w:rsidRPr="001F7CD1">
        <w:rPr>
          <w:rFonts w:cs="Times New Roman"/>
          <w:bCs/>
          <w:sz w:val="24"/>
          <w:szCs w:val="24"/>
          <w:lang w:val="en-US"/>
        </w:rPr>
        <w:t>- Nhân vật trữ tình có thể là tác giả (</w:t>
      </w:r>
      <w:r w:rsidRPr="001F7CD1">
        <w:rPr>
          <w:rFonts w:cs="Times New Roman"/>
          <w:bCs/>
          <w:i/>
          <w:iCs/>
          <w:sz w:val="24"/>
          <w:szCs w:val="24"/>
          <w:lang w:val="en-US"/>
        </w:rPr>
        <w:t>Tự tình</w:t>
      </w:r>
      <w:r w:rsidRPr="001F7CD1">
        <w:rPr>
          <w:rFonts w:cs="Times New Roman"/>
          <w:bCs/>
          <w:sz w:val="24"/>
          <w:szCs w:val="24"/>
          <w:lang w:val="en-US"/>
        </w:rPr>
        <w:t xml:space="preserve"> </w:t>
      </w:r>
      <w:r w:rsidR="003A131F" w:rsidRPr="001F7CD1">
        <w:rPr>
          <w:rFonts w:cs="Times New Roman"/>
          <w:bCs/>
          <w:sz w:val="24"/>
          <w:szCs w:val="24"/>
          <w:lang w:val="en-US"/>
        </w:rPr>
        <w:t>-</w:t>
      </w:r>
      <w:r w:rsidRPr="001F7CD1">
        <w:rPr>
          <w:rFonts w:cs="Times New Roman"/>
          <w:bCs/>
          <w:sz w:val="24"/>
          <w:szCs w:val="24"/>
          <w:lang w:val="en-US"/>
        </w:rPr>
        <w:t xml:space="preserve"> Hồ Xuân Hương), là người vợ - nhân vật trong tác phẩm (</w:t>
      </w:r>
      <w:r w:rsidRPr="001F7CD1">
        <w:rPr>
          <w:rFonts w:cs="Times New Roman"/>
          <w:bCs/>
          <w:i/>
          <w:iCs/>
          <w:sz w:val="24"/>
          <w:szCs w:val="24"/>
          <w:lang w:val="en-US"/>
        </w:rPr>
        <w:t>Chinh phụ ngâm</w:t>
      </w:r>
      <w:r w:rsidRPr="001F7CD1">
        <w:rPr>
          <w:rFonts w:cs="Times New Roman"/>
          <w:bCs/>
          <w:sz w:val="24"/>
          <w:szCs w:val="24"/>
          <w:lang w:val="en-US"/>
        </w:rPr>
        <w:t xml:space="preserve"> </w:t>
      </w:r>
      <w:r w:rsidR="003A131F" w:rsidRPr="001F7CD1">
        <w:rPr>
          <w:rFonts w:cs="Times New Roman"/>
          <w:bCs/>
          <w:sz w:val="24"/>
          <w:szCs w:val="24"/>
          <w:lang w:val="en-US"/>
        </w:rPr>
        <w:t>-</w:t>
      </w:r>
      <w:r w:rsidRPr="001F7CD1">
        <w:rPr>
          <w:rFonts w:cs="Times New Roman"/>
          <w:bCs/>
          <w:sz w:val="24"/>
          <w:szCs w:val="24"/>
          <w:lang w:val="en-US"/>
        </w:rPr>
        <w:t xml:space="preserve"> Đặng Trần Côn, Đoàn Thị Điểm),...</w:t>
      </w:r>
    </w:p>
    <w:p w14:paraId="66E61C8A" w14:textId="77777777" w:rsidR="000727BD" w:rsidRPr="001F7CD1" w:rsidRDefault="000727BD" w:rsidP="00B4220E">
      <w:pPr>
        <w:spacing w:before="60" w:after="60"/>
        <w:rPr>
          <w:rFonts w:cs="Times New Roman"/>
          <w:b/>
          <w:sz w:val="24"/>
          <w:szCs w:val="24"/>
          <w:lang w:val="en-US"/>
        </w:rPr>
      </w:pPr>
      <w:r w:rsidRPr="001F7CD1">
        <w:rPr>
          <w:rFonts w:cs="Times New Roman"/>
          <w:b/>
          <w:sz w:val="24"/>
          <w:szCs w:val="24"/>
          <w:lang w:val="en-US"/>
        </w:rPr>
        <w:t>3. Đối tượng trữ tình</w:t>
      </w:r>
    </w:p>
    <w:p w14:paraId="24E1C1B0" w14:textId="5896727C" w:rsidR="000727BD" w:rsidRPr="001F7CD1" w:rsidRDefault="003212B0" w:rsidP="00B4220E">
      <w:pPr>
        <w:spacing w:before="60" w:after="60"/>
        <w:rPr>
          <w:rFonts w:cs="Times New Roman"/>
          <w:sz w:val="24"/>
          <w:szCs w:val="24"/>
          <w:lang w:val="en-US"/>
        </w:rPr>
      </w:pPr>
      <w:r w:rsidRPr="001F7CD1">
        <w:rPr>
          <w:rFonts w:cs="Times New Roman"/>
          <w:sz w:val="24"/>
          <w:szCs w:val="24"/>
          <w:lang w:val="en-US"/>
        </w:rPr>
        <w:t>-</w:t>
      </w:r>
      <w:r w:rsidR="000727BD" w:rsidRPr="001F7CD1">
        <w:rPr>
          <w:rFonts w:cs="Times New Roman"/>
          <w:sz w:val="24"/>
          <w:szCs w:val="24"/>
          <w:lang w:val="en-US"/>
        </w:rPr>
        <w:t xml:space="preserve"> </w:t>
      </w:r>
      <w:r w:rsidRPr="001F7CD1">
        <w:rPr>
          <w:rFonts w:cs="Times New Roman"/>
          <w:sz w:val="24"/>
          <w:szCs w:val="24"/>
          <w:lang w:val="en-US"/>
        </w:rPr>
        <w:t>L</w:t>
      </w:r>
      <w:r w:rsidR="000727BD" w:rsidRPr="001F7CD1">
        <w:rPr>
          <w:rFonts w:cs="Times New Roman"/>
          <w:sz w:val="24"/>
          <w:szCs w:val="24"/>
          <w:lang w:val="en-US"/>
        </w:rPr>
        <w:t>à đối tượng mà nhà thơ hoặc người viết dành tình cảm, cảm xúc của mình vào. Đây có thể là con người, cảnh vật, sự việc, hoặc bất kỳ điều gì mà nhà thơ muốn thể hiện cảm xúc.</w:t>
      </w:r>
    </w:p>
    <w:p w14:paraId="03D03177" w14:textId="77777777" w:rsidR="000727BD" w:rsidRPr="001F7CD1" w:rsidRDefault="000727BD" w:rsidP="00B4220E">
      <w:pPr>
        <w:spacing w:before="60" w:after="60"/>
        <w:rPr>
          <w:rFonts w:cs="Times New Roman"/>
          <w:b/>
          <w:bCs/>
          <w:i/>
          <w:iCs/>
          <w:sz w:val="24"/>
          <w:szCs w:val="24"/>
          <w:lang w:val="en-US"/>
        </w:rPr>
      </w:pPr>
      <w:r w:rsidRPr="001F7CD1">
        <w:rPr>
          <w:rFonts w:cs="Times New Roman"/>
          <w:b/>
          <w:bCs/>
          <w:i/>
          <w:iCs/>
          <w:sz w:val="24"/>
          <w:szCs w:val="24"/>
          <w:lang w:val="en-US"/>
        </w:rPr>
        <w:t>Ví dụ:</w:t>
      </w:r>
    </w:p>
    <w:p w14:paraId="6506625E" w14:textId="77777777" w:rsidR="000727BD" w:rsidRPr="001F7CD1" w:rsidRDefault="000727BD" w:rsidP="00B4220E">
      <w:pPr>
        <w:spacing w:before="60" w:after="60"/>
        <w:ind w:firstLine="2127"/>
        <w:rPr>
          <w:rFonts w:cs="Times New Roman"/>
          <w:i/>
          <w:iCs/>
          <w:sz w:val="24"/>
          <w:szCs w:val="24"/>
          <w:lang w:val="en-US"/>
        </w:rPr>
      </w:pPr>
      <w:r w:rsidRPr="001F7CD1">
        <w:rPr>
          <w:rFonts w:cs="Times New Roman"/>
          <w:i/>
          <w:iCs/>
          <w:sz w:val="24"/>
          <w:szCs w:val="24"/>
          <w:lang w:val="en-US"/>
        </w:rPr>
        <w:t>Mẹ vui vẻ gánh lấy phần khó nhọc</w:t>
      </w:r>
    </w:p>
    <w:p w14:paraId="40F89C92" w14:textId="77777777" w:rsidR="000727BD" w:rsidRPr="001F7CD1" w:rsidRDefault="000727BD" w:rsidP="00B4220E">
      <w:pPr>
        <w:spacing w:before="60" w:after="60"/>
        <w:ind w:firstLine="2127"/>
        <w:rPr>
          <w:rFonts w:cs="Times New Roman"/>
          <w:i/>
          <w:iCs/>
          <w:sz w:val="24"/>
          <w:szCs w:val="24"/>
          <w:lang w:val="en-US"/>
        </w:rPr>
      </w:pPr>
      <w:r w:rsidRPr="001F7CD1">
        <w:rPr>
          <w:rFonts w:cs="Times New Roman"/>
          <w:i/>
          <w:iCs/>
          <w:sz w:val="24"/>
          <w:szCs w:val="24"/>
          <w:lang w:val="en-US"/>
        </w:rPr>
        <w:t>Việc cơ quan, việc Đảng, việc nhà</w:t>
      </w:r>
    </w:p>
    <w:p w14:paraId="1C9B6083" w14:textId="77777777" w:rsidR="000727BD" w:rsidRPr="001F7CD1" w:rsidRDefault="000727BD" w:rsidP="00B4220E">
      <w:pPr>
        <w:spacing w:before="60" w:after="60"/>
        <w:ind w:firstLine="2127"/>
        <w:rPr>
          <w:rFonts w:cs="Times New Roman"/>
          <w:i/>
          <w:iCs/>
          <w:sz w:val="24"/>
          <w:szCs w:val="24"/>
          <w:lang w:val="en-US"/>
        </w:rPr>
      </w:pPr>
      <w:r w:rsidRPr="001F7CD1">
        <w:rPr>
          <w:rFonts w:cs="Times New Roman"/>
          <w:i/>
          <w:iCs/>
          <w:sz w:val="24"/>
          <w:szCs w:val="24"/>
          <w:lang w:val="en-US"/>
        </w:rPr>
        <w:t>Đánh Pháp năm xưa, đánh Mỹ bây giờ</w:t>
      </w:r>
    </w:p>
    <w:p w14:paraId="0FD24268" w14:textId="77777777" w:rsidR="000727BD" w:rsidRPr="001F7CD1" w:rsidRDefault="000727BD" w:rsidP="00B4220E">
      <w:pPr>
        <w:spacing w:before="60" w:after="60"/>
        <w:ind w:firstLine="2127"/>
        <w:rPr>
          <w:rFonts w:cs="Times New Roman"/>
          <w:i/>
          <w:iCs/>
          <w:sz w:val="24"/>
          <w:szCs w:val="24"/>
          <w:lang w:val="en-US"/>
        </w:rPr>
      </w:pPr>
      <w:r w:rsidRPr="001F7CD1">
        <w:rPr>
          <w:rFonts w:cs="Times New Roman"/>
          <w:i/>
          <w:iCs/>
          <w:sz w:val="24"/>
          <w:szCs w:val="24"/>
          <w:lang w:val="en-US"/>
        </w:rPr>
        <w:t>Quen vất vả, mẹ quản gì sương nắng.</w:t>
      </w:r>
    </w:p>
    <w:p w14:paraId="104A47D5" w14:textId="77777777" w:rsidR="000727BD" w:rsidRPr="001F7CD1" w:rsidRDefault="000727BD" w:rsidP="00B4220E">
      <w:pPr>
        <w:spacing w:before="60" w:after="60"/>
        <w:ind w:firstLine="2127"/>
        <w:rPr>
          <w:rFonts w:cs="Times New Roman"/>
          <w:i/>
          <w:iCs/>
          <w:sz w:val="24"/>
          <w:szCs w:val="24"/>
          <w:lang w:val="en-US"/>
        </w:rPr>
      </w:pPr>
    </w:p>
    <w:p w14:paraId="0CB264C3" w14:textId="77777777" w:rsidR="000727BD" w:rsidRPr="001F7CD1" w:rsidRDefault="000727BD" w:rsidP="00B4220E">
      <w:pPr>
        <w:spacing w:before="60" w:after="60"/>
        <w:ind w:firstLine="2127"/>
        <w:rPr>
          <w:rFonts w:cs="Times New Roman"/>
          <w:i/>
          <w:iCs/>
          <w:sz w:val="24"/>
          <w:szCs w:val="24"/>
          <w:lang w:val="en-US"/>
        </w:rPr>
      </w:pPr>
      <w:r w:rsidRPr="001F7CD1">
        <w:rPr>
          <w:rFonts w:cs="Times New Roman"/>
          <w:i/>
          <w:iCs/>
          <w:sz w:val="24"/>
          <w:szCs w:val="24"/>
          <w:lang w:val="en-US"/>
        </w:rPr>
        <w:t>Đêm nay con nằm rừng xa gió lạnh</w:t>
      </w:r>
    </w:p>
    <w:p w14:paraId="32D05107" w14:textId="77777777" w:rsidR="000727BD" w:rsidRPr="001F7CD1" w:rsidRDefault="000727BD" w:rsidP="00B4220E">
      <w:pPr>
        <w:spacing w:before="60" w:after="60"/>
        <w:ind w:firstLine="2127"/>
        <w:rPr>
          <w:rFonts w:cs="Times New Roman"/>
          <w:i/>
          <w:iCs/>
          <w:sz w:val="24"/>
          <w:szCs w:val="24"/>
          <w:lang w:val="en-US"/>
        </w:rPr>
      </w:pPr>
      <w:r w:rsidRPr="001F7CD1">
        <w:rPr>
          <w:rFonts w:cs="Times New Roman"/>
          <w:i/>
          <w:iCs/>
          <w:sz w:val="24"/>
          <w:szCs w:val="24"/>
          <w:lang w:val="en-US"/>
        </w:rPr>
        <w:t>Mẹ nghỉ chưa hay đã thức rồi?</w:t>
      </w:r>
    </w:p>
    <w:p w14:paraId="7CC13841" w14:textId="77777777" w:rsidR="000727BD" w:rsidRPr="001F7CD1" w:rsidRDefault="000727BD" w:rsidP="00B4220E">
      <w:pPr>
        <w:spacing w:before="60" w:after="60"/>
        <w:ind w:firstLine="2127"/>
        <w:rPr>
          <w:rFonts w:cs="Times New Roman"/>
          <w:i/>
          <w:iCs/>
          <w:sz w:val="24"/>
          <w:szCs w:val="24"/>
          <w:lang w:val="en-US"/>
        </w:rPr>
      </w:pPr>
      <w:r w:rsidRPr="001F7CD1">
        <w:rPr>
          <w:rFonts w:cs="Times New Roman"/>
          <w:i/>
          <w:iCs/>
          <w:sz w:val="24"/>
          <w:szCs w:val="24"/>
          <w:lang w:val="en-US"/>
        </w:rPr>
        <w:t>Suốt một đời chưa có lúc nghỉ ngơi</w:t>
      </w:r>
    </w:p>
    <w:p w14:paraId="1B981718" w14:textId="77777777" w:rsidR="000727BD" w:rsidRPr="001F7CD1" w:rsidRDefault="000727BD" w:rsidP="00B4220E">
      <w:pPr>
        <w:spacing w:before="60" w:after="60"/>
        <w:ind w:firstLine="2127"/>
        <w:rPr>
          <w:rFonts w:cs="Times New Roman"/>
          <w:i/>
          <w:iCs/>
          <w:sz w:val="24"/>
          <w:szCs w:val="24"/>
          <w:lang w:val="en-US"/>
        </w:rPr>
      </w:pPr>
      <w:r w:rsidRPr="001F7CD1">
        <w:rPr>
          <w:rFonts w:cs="Times New Roman"/>
          <w:i/>
          <w:iCs/>
          <w:sz w:val="24"/>
          <w:szCs w:val="24"/>
          <w:lang w:val="en-US"/>
        </w:rPr>
        <w:t>Nghĩ thương mẹ, giận quân thù quá đỗi.</w:t>
      </w:r>
    </w:p>
    <w:p w14:paraId="34BAA266" w14:textId="77777777" w:rsidR="000727BD" w:rsidRPr="001F7CD1" w:rsidRDefault="000727BD" w:rsidP="00B4220E">
      <w:pPr>
        <w:spacing w:before="60" w:after="60"/>
        <w:ind w:firstLine="3828"/>
        <w:rPr>
          <w:rFonts w:cs="Times New Roman"/>
          <w:sz w:val="24"/>
          <w:szCs w:val="24"/>
          <w:lang w:val="en-US"/>
        </w:rPr>
      </w:pPr>
      <w:r w:rsidRPr="001F7CD1">
        <w:rPr>
          <w:rFonts w:cs="Times New Roman"/>
          <w:sz w:val="24"/>
          <w:szCs w:val="24"/>
          <w:lang w:val="en-US"/>
        </w:rPr>
        <w:t>(</w:t>
      </w:r>
      <w:r w:rsidRPr="001F7CD1">
        <w:rPr>
          <w:rFonts w:cs="Times New Roman"/>
          <w:b/>
          <w:bCs/>
          <w:i/>
          <w:iCs/>
          <w:sz w:val="24"/>
          <w:szCs w:val="24"/>
          <w:lang w:val="en-US"/>
        </w:rPr>
        <w:t>Gửi mẹ</w:t>
      </w:r>
      <w:r w:rsidRPr="001F7CD1">
        <w:rPr>
          <w:rFonts w:cs="Times New Roman"/>
          <w:sz w:val="24"/>
          <w:szCs w:val="24"/>
          <w:lang w:val="en-US"/>
        </w:rPr>
        <w:t>, Lưu Quang Vũ)</w:t>
      </w:r>
    </w:p>
    <w:p w14:paraId="76F5031C" w14:textId="6E0843C3" w:rsidR="000727BD" w:rsidRPr="001F7CD1" w:rsidRDefault="000727BD" w:rsidP="00B4220E">
      <w:pPr>
        <w:spacing w:before="60" w:after="60"/>
        <w:rPr>
          <w:rFonts w:cs="Times New Roman"/>
          <w:sz w:val="24"/>
          <w:szCs w:val="24"/>
          <w:lang w:val="en-US"/>
        </w:rPr>
      </w:pPr>
      <w:r w:rsidRPr="001F7CD1">
        <w:rPr>
          <w:rFonts w:cs="Times New Roman"/>
          <w:sz w:val="24"/>
          <w:szCs w:val="24"/>
          <w:lang w:val="en-US"/>
        </w:rPr>
        <w:t xml:space="preserve">=&gt; Đối tượng trữ tình của bài thơ là </w:t>
      </w:r>
      <w:r w:rsidR="00301397" w:rsidRPr="001F7CD1">
        <w:rPr>
          <w:rFonts w:cs="Times New Roman"/>
          <w:sz w:val="24"/>
          <w:szCs w:val="24"/>
          <w:lang w:val="en-US"/>
        </w:rPr>
        <w:t>“</w:t>
      </w:r>
      <w:r w:rsidRPr="001F7CD1">
        <w:rPr>
          <w:rFonts w:cs="Times New Roman"/>
          <w:sz w:val="24"/>
          <w:szCs w:val="24"/>
          <w:lang w:val="en-US"/>
        </w:rPr>
        <w:t>mẹ</w:t>
      </w:r>
      <w:r w:rsidR="00301397" w:rsidRPr="001F7CD1">
        <w:rPr>
          <w:rFonts w:cs="Times New Roman"/>
          <w:sz w:val="24"/>
          <w:szCs w:val="24"/>
          <w:lang w:val="en-US"/>
        </w:rPr>
        <w:t>”</w:t>
      </w:r>
      <w:r w:rsidRPr="001F7CD1">
        <w:rPr>
          <w:rFonts w:cs="Times New Roman"/>
          <w:sz w:val="24"/>
          <w:szCs w:val="24"/>
          <w:lang w:val="en-US"/>
        </w:rPr>
        <w:t>.</w:t>
      </w:r>
    </w:p>
    <w:p w14:paraId="3D0A55F3" w14:textId="53B9F8A4" w:rsidR="006C07D9" w:rsidRPr="006C07D9" w:rsidRDefault="000727BD" w:rsidP="006C07D9">
      <w:pPr>
        <w:spacing w:before="60" w:after="60"/>
        <w:rPr>
          <w:rFonts w:cs="Times New Roman"/>
          <w:b/>
          <w:sz w:val="24"/>
          <w:szCs w:val="24"/>
          <w:lang w:val="en-US"/>
        </w:rPr>
      </w:pPr>
      <w:r w:rsidRPr="001F7CD1">
        <w:rPr>
          <w:rFonts w:cs="Times New Roman"/>
          <w:b/>
          <w:sz w:val="24"/>
          <w:szCs w:val="24"/>
          <w:lang w:val="en-US"/>
        </w:rPr>
        <w:lastRenderedPageBreak/>
        <w:t xml:space="preserve">4. </w:t>
      </w:r>
      <w:r w:rsidR="006C07D9" w:rsidRPr="006C07D9">
        <w:rPr>
          <w:rFonts w:cs="Times New Roman"/>
          <w:b/>
          <w:bCs/>
          <w:sz w:val="24"/>
          <w:szCs w:val="24"/>
          <w:lang w:val="en-US"/>
        </w:rPr>
        <w:t>Chỉ ra những từ ngữ, hình ảnh thể hiện/diễn tả…</w:t>
      </w:r>
    </w:p>
    <w:p w14:paraId="509029B0" w14:textId="77777777" w:rsidR="006C07D9" w:rsidRPr="006C07D9" w:rsidRDefault="006C07D9" w:rsidP="006C07D9">
      <w:pPr>
        <w:spacing w:before="60" w:after="60"/>
        <w:rPr>
          <w:rFonts w:cs="Times New Roman"/>
          <w:bCs/>
          <w:sz w:val="24"/>
          <w:szCs w:val="24"/>
          <w:lang w:val="en-US"/>
        </w:rPr>
      </w:pPr>
      <w:r w:rsidRPr="006C07D9">
        <w:rPr>
          <w:rFonts w:cs="Times New Roman"/>
          <w:b/>
          <w:bCs/>
          <w:sz w:val="24"/>
          <w:szCs w:val="24"/>
          <w:lang w:val="en-US"/>
        </w:rPr>
        <w:t>Dấu hiệu nhận biết:</w:t>
      </w:r>
    </w:p>
    <w:p w14:paraId="459C19AE" w14:textId="77777777" w:rsidR="006C07D9" w:rsidRPr="006C07D9" w:rsidRDefault="006C07D9" w:rsidP="006C07D9">
      <w:pPr>
        <w:spacing w:before="60" w:after="60"/>
        <w:rPr>
          <w:rFonts w:cs="Times New Roman"/>
          <w:bCs/>
          <w:sz w:val="24"/>
          <w:szCs w:val="24"/>
          <w:lang w:val="en-US"/>
        </w:rPr>
      </w:pPr>
      <w:r w:rsidRPr="006C07D9">
        <w:rPr>
          <w:rFonts w:cs="Times New Roman"/>
          <w:bCs/>
          <w:sz w:val="24"/>
          <w:szCs w:val="24"/>
          <w:lang w:val="en-US"/>
        </w:rPr>
        <w:t xml:space="preserve">+ Phát hiện hình ảnh: Thường là danh từ, cụm danh từ. </w:t>
      </w:r>
    </w:p>
    <w:p w14:paraId="109212C3" w14:textId="77777777" w:rsidR="006C07D9" w:rsidRPr="006C07D9" w:rsidRDefault="006C07D9" w:rsidP="006C07D9">
      <w:pPr>
        <w:spacing w:before="60" w:after="60"/>
        <w:rPr>
          <w:rFonts w:cs="Times New Roman"/>
          <w:bCs/>
          <w:sz w:val="24"/>
          <w:szCs w:val="24"/>
          <w:lang w:val="en-US"/>
        </w:rPr>
      </w:pPr>
      <w:r w:rsidRPr="006C07D9">
        <w:rPr>
          <w:rFonts w:cs="Times New Roman"/>
          <w:bCs/>
          <w:sz w:val="24"/>
          <w:szCs w:val="24"/>
          <w:lang w:val="en-US"/>
        </w:rPr>
        <w:t>+ Phát hiện từ ngữ: Lọc ra những đơn vị từ ngữ. (Chú ý đến yêu cầu tìm từ theo loại từ: từ láy, động từ, tính từ, …).</w:t>
      </w:r>
    </w:p>
    <w:p w14:paraId="4EE6818E" w14:textId="77777777" w:rsidR="006C07D9" w:rsidRPr="006C07D9" w:rsidRDefault="006C07D9" w:rsidP="006C07D9">
      <w:pPr>
        <w:spacing w:before="60" w:after="60"/>
        <w:rPr>
          <w:rFonts w:cs="Times New Roman"/>
          <w:bCs/>
          <w:sz w:val="24"/>
          <w:szCs w:val="24"/>
          <w:lang w:val="en-US"/>
        </w:rPr>
      </w:pPr>
      <w:r w:rsidRPr="006C07D9">
        <w:rPr>
          <w:rFonts w:cs="Times New Roman"/>
          <w:bCs/>
          <w:sz w:val="24"/>
          <w:szCs w:val="24"/>
          <w:lang w:val="en-US"/>
        </w:rPr>
        <w:t>+ Lưu ý: Tìm, gạch chân các từ ngữ, hình ảnh, liên quan đến yêu cầu của đề bài. Tránh chép lại nội dung dài dòng. Không được chép cả câu.</w:t>
      </w:r>
    </w:p>
    <w:p w14:paraId="7C04FFB2" w14:textId="77777777" w:rsidR="006C07D9" w:rsidRPr="006C07D9" w:rsidRDefault="006C07D9" w:rsidP="006C07D9">
      <w:pPr>
        <w:spacing w:before="60" w:after="60"/>
        <w:rPr>
          <w:rFonts w:cs="Times New Roman"/>
          <w:bCs/>
          <w:sz w:val="24"/>
          <w:szCs w:val="24"/>
          <w:lang w:val="en-US"/>
        </w:rPr>
      </w:pPr>
      <w:r w:rsidRPr="006C07D9">
        <w:rPr>
          <w:rFonts w:cs="Times New Roman"/>
          <w:b/>
          <w:bCs/>
          <w:sz w:val="24"/>
          <w:szCs w:val="24"/>
          <w:lang w:val="en-US"/>
        </w:rPr>
        <w:t>Ví dụ:</w:t>
      </w:r>
      <w:r w:rsidRPr="006C07D9">
        <w:rPr>
          <w:rFonts w:cs="Times New Roman"/>
          <w:bCs/>
          <w:sz w:val="24"/>
          <w:szCs w:val="24"/>
          <w:lang w:val="en-US"/>
        </w:rPr>
        <w:t xml:space="preserve"> Chỉ ra những từ ngữ, </w:t>
      </w:r>
      <w:r w:rsidRPr="006C07D9">
        <w:rPr>
          <w:rFonts w:cs="Times New Roman"/>
          <w:bCs/>
          <w:sz w:val="24"/>
          <w:szCs w:val="24"/>
          <w:lang w:val="vi-VN"/>
        </w:rPr>
        <w:t xml:space="preserve">hình ảnh </w:t>
      </w:r>
      <w:r w:rsidRPr="006C07D9">
        <w:rPr>
          <w:rFonts w:cs="Times New Roman"/>
          <w:bCs/>
          <w:sz w:val="24"/>
          <w:szCs w:val="24"/>
          <w:lang w:val="en-US"/>
        </w:rPr>
        <w:t>thể hiện mục đích chiến đấu của nhân vật người cháu</w:t>
      </w:r>
      <w:r w:rsidRPr="006C07D9">
        <w:rPr>
          <w:rFonts w:cs="Times New Roman"/>
          <w:bCs/>
          <w:sz w:val="24"/>
          <w:szCs w:val="24"/>
          <w:lang w:val="vi-VN"/>
        </w:rPr>
        <w:t xml:space="preserve"> </w:t>
      </w:r>
      <w:r w:rsidRPr="006C07D9">
        <w:rPr>
          <w:rFonts w:cs="Times New Roman"/>
          <w:bCs/>
          <w:sz w:val="24"/>
          <w:szCs w:val="24"/>
          <w:lang w:val="en-US"/>
        </w:rPr>
        <w:t>trong đoạn thơ sau:</w:t>
      </w:r>
    </w:p>
    <w:p w14:paraId="66D24B12" w14:textId="77777777" w:rsidR="006C07D9" w:rsidRPr="006C07D9" w:rsidRDefault="006C07D9" w:rsidP="006C07D9">
      <w:pPr>
        <w:spacing w:before="60" w:after="60"/>
        <w:rPr>
          <w:rFonts w:cs="Times New Roman"/>
          <w:bCs/>
          <w:i/>
          <w:sz w:val="24"/>
          <w:szCs w:val="24"/>
          <w:lang w:val="en-US"/>
        </w:rPr>
      </w:pPr>
      <w:r w:rsidRPr="006C07D9">
        <w:rPr>
          <w:rFonts w:cs="Times New Roman"/>
          <w:bCs/>
          <w:i/>
          <w:sz w:val="24"/>
          <w:szCs w:val="24"/>
          <w:lang w:val="en-US"/>
        </w:rPr>
        <w:t xml:space="preserve">                   </w:t>
      </w:r>
      <w:r w:rsidRPr="006C07D9">
        <w:rPr>
          <w:rFonts w:cs="Times New Roman"/>
          <w:bCs/>
          <w:i/>
          <w:sz w:val="24"/>
          <w:szCs w:val="24"/>
          <w:lang w:val="en-US"/>
        </w:rPr>
        <w:tab/>
      </w:r>
      <w:r w:rsidRPr="006C07D9">
        <w:rPr>
          <w:rFonts w:cs="Times New Roman"/>
          <w:bCs/>
          <w:i/>
          <w:sz w:val="24"/>
          <w:szCs w:val="24"/>
          <w:lang w:val="en-US"/>
        </w:rPr>
        <w:tab/>
        <w:t xml:space="preserve"> Cháu chiến đấu hôm nay</w:t>
      </w:r>
    </w:p>
    <w:p w14:paraId="2C96D1AC" w14:textId="77777777" w:rsidR="006C07D9" w:rsidRPr="006C07D9" w:rsidRDefault="006C07D9" w:rsidP="006C07D9">
      <w:pPr>
        <w:spacing w:before="60" w:after="60"/>
        <w:rPr>
          <w:rFonts w:cs="Times New Roman"/>
          <w:bCs/>
          <w:i/>
          <w:sz w:val="24"/>
          <w:szCs w:val="24"/>
          <w:lang w:val="en-US"/>
        </w:rPr>
      </w:pPr>
      <w:r w:rsidRPr="006C07D9">
        <w:rPr>
          <w:rFonts w:cs="Times New Roman"/>
          <w:bCs/>
          <w:i/>
          <w:sz w:val="24"/>
          <w:szCs w:val="24"/>
          <w:lang w:val="en-US"/>
        </w:rPr>
        <w:t>Vì lòng yêu Tổ quốc</w:t>
      </w:r>
    </w:p>
    <w:p w14:paraId="30F68F0C" w14:textId="77777777" w:rsidR="006C07D9" w:rsidRPr="006C07D9" w:rsidRDefault="006C07D9" w:rsidP="006C07D9">
      <w:pPr>
        <w:spacing w:before="60" w:after="60"/>
        <w:rPr>
          <w:rFonts w:cs="Times New Roman"/>
          <w:bCs/>
          <w:i/>
          <w:sz w:val="24"/>
          <w:szCs w:val="24"/>
          <w:lang w:val="en-US"/>
        </w:rPr>
      </w:pPr>
      <w:r w:rsidRPr="006C07D9">
        <w:rPr>
          <w:rFonts w:cs="Times New Roman"/>
          <w:bCs/>
          <w:i/>
          <w:sz w:val="24"/>
          <w:szCs w:val="24"/>
          <w:lang w:val="en-US"/>
        </w:rPr>
        <w:t>Vì xóm làng thân thuộc</w:t>
      </w:r>
    </w:p>
    <w:p w14:paraId="7DDA97D9" w14:textId="77777777" w:rsidR="006C07D9" w:rsidRPr="006C07D9" w:rsidRDefault="006C07D9" w:rsidP="006C07D9">
      <w:pPr>
        <w:spacing w:before="60" w:after="60"/>
        <w:rPr>
          <w:rFonts w:cs="Times New Roman"/>
          <w:bCs/>
          <w:i/>
          <w:sz w:val="24"/>
          <w:szCs w:val="24"/>
          <w:lang w:val="en-US"/>
        </w:rPr>
      </w:pPr>
      <w:r w:rsidRPr="006C07D9">
        <w:rPr>
          <w:rFonts w:cs="Times New Roman"/>
          <w:bCs/>
          <w:i/>
          <w:sz w:val="24"/>
          <w:szCs w:val="24"/>
          <w:lang w:val="en-US"/>
        </w:rPr>
        <w:t>Bà ơi, cũng vì bà</w:t>
      </w:r>
    </w:p>
    <w:p w14:paraId="46004D87" w14:textId="77777777" w:rsidR="006C07D9" w:rsidRPr="006C07D9" w:rsidRDefault="006C07D9" w:rsidP="006C07D9">
      <w:pPr>
        <w:spacing w:before="60" w:after="60"/>
        <w:rPr>
          <w:rFonts w:cs="Times New Roman"/>
          <w:bCs/>
          <w:i/>
          <w:sz w:val="24"/>
          <w:szCs w:val="24"/>
          <w:lang w:val="en-US"/>
        </w:rPr>
      </w:pPr>
      <w:r w:rsidRPr="006C07D9">
        <w:rPr>
          <w:rFonts w:cs="Times New Roman"/>
          <w:bCs/>
          <w:i/>
          <w:sz w:val="24"/>
          <w:szCs w:val="24"/>
          <w:lang w:val="en-US"/>
        </w:rPr>
        <w:t>Vì tiếng gà cục tác</w:t>
      </w:r>
    </w:p>
    <w:p w14:paraId="14AB0AE3" w14:textId="77777777" w:rsidR="006C07D9" w:rsidRPr="006C07D9" w:rsidRDefault="006C07D9" w:rsidP="006C07D9">
      <w:pPr>
        <w:spacing w:before="60" w:after="60"/>
        <w:rPr>
          <w:rFonts w:cs="Times New Roman"/>
          <w:bCs/>
          <w:i/>
          <w:sz w:val="24"/>
          <w:szCs w:val="24"/>
          <w:lang w:val="en-US"/>
        </w:rPr>
      </w:pPr>
      <w:r w:rsidRPr="006C07D9">
        <w:rPr>
          <w:rFonts w:cs="Times New Roman"/>
          <w:bCs/>
          <w:i/>
          <w:sz w:val="24"/>
          <w:szCs w:val="24"/>
          <w:lang w:val="en-US"/>
        </w:rPr>
        <w:t>Ổ trứng hồng tuổi thơ</w:t>
      </w:r>
    </w:p>
    <w:p w14:paraId="00CD6DF3" w14:textId="77777777" w:rsidR="006C07D9" w:rsidRPr="006C07D9" w:rsidRDefault="006C07D9" w:rsidP="006C07D9">
      <w:pPr>
        <w:spacing w:before="60" w:after="60"/>
        <w:rPr>
          <w:rFonts w:cs="Times New Roman"/>
          <w:bCs/>
          <w:sz w:val="24"/>
          <w:szCs w:val="24"/>
          <w:lang w:val="en-US"/>
        </w:rPr>
      </w:pPr>
      <w:r w:rsidRPr="006C07D9">
        <w:rPr>
          <w:rFonts w:cs="Times New Roman"/>
          <w:bCs/>
          <w:sz w:val="24"/>
          <w:szCs w:val="24"/>
          <w:lang w:val="en-US"/>
        </w:rPr>
        <w:t>(Trích</w:t>
      </w:r>
      <w:r w:rsidRPr="006C07D9">
        <w:rPr>
          <w:rFonts w:cs="Times New Roman"/>
          <w:bCs/>
          <w:i/>
          <w:sz w:val="24"/>
          <w:szCs w:val="24"/>
          <w:lang w:val="en-US"/>
        </w:rPr>
        <w:t xml:space="preserve"> Tiếng gà trưa</w:t>
      </w:r>
      <w:r w:rsidRPr="006C07D9">
        <w:rPr>
          <w:rFonts w:cs="Times New Roman"/>
          <w:bCs/>
          <w:i/>
          <w:sz w:val="24"/>
          <w:szCs w:val="24"/>
          <w:lang w:val="vi-VN"/>
        </w:rPr>
        <w:t xml:space="preserve">, </w:t>
      </w:r>
      <w:r w:rsidRPr="006C07D9">
        <w:rPr>
          <w:rFonts w:cs="Times New Roman"/>
          <w:bCs/>
          <w:sz w:val="24"/>
          <w:szCs w:val="24"/>
          <w:lang w:val="en-US"/>
        </w:rPr>
        <w:t>Xuân Quỳnh</w:t>
      </w:r>
      <w:r w:rsidRPr="006C07D9">
        <w:rPr>
          <w:rFonts w:cs="Times New Roman"/>
          <w:bCs/>
          <w:i/>
          <w:sz w:val="24"/>
          <w:szCs w:val="24"/>
          <w:lang w:val="vi-VN"/>
        </w:rPr>
        <w:t xml:space="preserve">, </w:t>
      </w:r>
      <w:r w:rsidRPr="006C07D9">
        <w:rPr>
          <w:rFonts w:cs="Times New Roman"/>
          <w:bCs/>
          <w:i/>
          <w:sz w:val="24"/>
          <w:szCs w:val="24"/>
          <w:lang w:val="en-US"/>
        </w:rPr>
        <w:t>Xuân Quỳnh thơ và đời</w:t>
      </w:r>
      <w:r w:rsidRPr="006C07D9">
        <w:rPr>
          <w:rFonts w:cs="Times New Roman"/>
          <w:bCs/>
          <w:sz w:val="24"/>
          <w:szCs w:val="24"/>
          <w:lang w:val="vi-VN"/>
        </w:rPr>
        <w:t>,</w:t>
      </w:r>
      <w:r w:rsidRPr="006C07D9">
        <w:rPr>
          <w:rFonts w:cs="Times New Roman"/>
          <w:bCs/>
          <w:sz w:val="24"/>
          <w:szCs w:val="24"/>
          <w:lang w:val="en-US"/>
        </w:rPr>
        <w:t xml:space="preserve"> </w:t>
      </w:r>
    </w:p>
    <w:p w14:paraId="63FFC1B1" w14:textId="77777777" w:rsidR="006C07D9" w:rsidRPr="006C07D9" w:rsidRDefault="006C07D9" w:rsidP="006C07D9">
      <w:pPr>
        <w:spacing w:before="60" w:after="60"/>
        <w:rPr>
          <w:rFonts w:cs="Times New Roman"/>
          <w:bCs/>
          <w:sz w:val="24"/>
          <w:szCs w:val="24"/>
          <w:lang w:val="vi-VN"/>
        </w:rPr>
      </w:pPr>
      <w:r w:rsidRPr="006C07D9">
        <w:rPr>
          <w:rFonts w:cs="Times New Roman"/>
          <w:bCs/>
          <w:sz w:val="24"/>
          <w:szCs w:val="24"/>
          <w:lang w:val="vi-VN"/>
        </w:rPr>
        <w:t xml:space="preserve">NXB </w:t>
      </w:r>
      <w:r w:rsidRPr="006C07D9">
        <w:rPr>
          <w:rFonts w:cs="Times New Roman"/>
          <w:bCs/>
          <w:sz w:val="24"/>
          <w:szCs w:val="24"/>
          <w:lang w:val="en-US"/>
        </w:rPr>
        <w:t>Văn hóa</w:t>
      </w:r>
      <w:r w:rsidRPr="006C07D9">
        <w:rPr>
          <w:rFonts w:cs="Times New Roman"/>
          <w:bCs/>
          <w:sz w:val="24"/>
          <w:szCs w:val="24"/>
          <w:lang w:val="vi-VN"/>
        </w:rPr>
        <w:t>,</w:t>
      </w:r>
      <w:r w:rsidRPr="006C07D9">
        <w:rPr>
          <w:rFonts w:cs="Times New Roman"/>
          <w:bCs/>
          <w:sz w:val="24"/>
          <w:szCs w:val="24"/>
          <w:lang w:val="en-US"/>
        </w:rPr>
        <w:t xml:space="preserve"> </w:t>
      </w:r>
      <w:r w:rsidRPr="006C07D9">
        <w:rPr>
          <w:rFonts w:cs="Times New Roman"/>
          <w:bCs/>
          <w:sz w:val="24"/>
          <w:szCs w:val="24"/>
          <w:lang w:val="vi-VN"/>
        </w:rPr>
        <w:t>1995, tr.10)</w:t>
      </w:r>
    </w:p>
    <w:p w14:paraId="65B688E7" w14:textId="77777777" w:rsidR="006C07D9" w:rsidRPr="006C07D9" w:rsidRDefault="006C07D9" w:rsidP="006C07D9">
      <w:pPr>
        <w:spacing w:before="60" w:after="60"/>
        <w:rPr>
          <w:rFonts w:cs="Times New Roman"/>
          <w:b/>
          <w:bCs/>
          <w:sz w:val="24"/>
          <w:szCs w:val="24"/>
          <w:lang w:val="en-US"/>
        </w:rPr>
      </w:pPr>
      <w:r w:rsidRPr="006C07D9">
        <w:rPr>
          <w:rFonts w:cs="Times New Roman"/>
          <w:b/>
          <w:bCs/>
          <w:sz w:val="24"/>
          <w:szCs w:val="24"/>
          <w:lang w:val="en-US"/>
        </w:rPr>
        <w:t xml:space="preserve">Cách trả lời: </w:t>
      </w:r>
      <w:r w:rsidRPr="006C07D9">
        <w:rPr>
          <w:rFonts w:cs="Times New Roman"/>
          <w:bCs/>
          <w:sz w:val="24"/>
          <w:szCs w:val="24"/>
          <w:lang w:val="en-US"/>
        </w:rPr>
        <w:t>Trả lời ngắn gọn/liệt kê những hình ảnh, từ ngữ.</w:t>
      </w:r>
    </w:p>
    <w:p w14:paraId="26AEF6E9" w14:textId="77777777" w:rsidR="006C07D9" w:rsidRPr="006C07D9" w:rsidRDefault="006C07D9" w:rsidP="006C07D9">
      <w:pPr>
        <w:spacing w:before="60" w:after="60"/>
        <w:rPr>
          <w:rFonts w:cs="Times New Roman"/>
          <w:bCs/>
          <w:sz w:val="24"/>
          <w:szCs w:val="24"/>
          <w:lang w:val="en-US"/>
        </w:rPr>
      </w:pPr>
      <w:r w:rsidRPr="006C07D9">
        <w:rPr>
          <w:rFonts w:cs="Times New Roman"/>
          <w:b/>
          <w:bCs/>
          <w:sz w:val="24"/>
          <w:szCs w:val="24"/>
          <w:lang w:val="en-US"/>
        </w:rPr>
        <w:t>Trả lời</w:t>
      </w:r>
      <w:r w:rsidRPr="006C07D9">
        <w:rPr>
          <w:rFonts w:cs="Times New Roman"/>
          <w:bCs/>
          <w:sz w:val="24"/>
          <w:szCs w:val="24"/>
          <w:lang w:val="en-US"/>
        </w:rPr>
        <w:t xml:space="preserve">: Những từ ngữ, </w:t>
      </w:r>
      <w:r w:rsidRPr="006C07D9">
        <w:rPr>
          <w:rFonts w:cs="Times New Roman"/>
          <w:bCs/>
          <w:sz w:val="24"/>
          <w:szCs w:val="24"/>
          <w:lang w:val="vi-VN"/>
        </w:rPr>
        <w:t xml:space="preserve">hình ảnh </w:t>
      </w:r>
      <w:r w:rsidRPr="006C07D9">
        <w:rPr>
          <w:rFonts w:cs="Times New Roman"/>
          <w:bCs/>
          <w:sz w:val="24"/>
          <w:szCs w:val="24"/>
          <w:lang w:val="en-US"/>
        </w:rPr>
        <w:t xml:space="preserve">thể hiện mục đích chiến đấu của nhân vật người cháu là: </w:t>
      </w:r>
      <w:r w:rsidRPr="006C07D9">
        <w:rPr>
          <w:rFonts w:cs="Times New Roman"/>
          <w:bCs/>
          <w:i/>
          <w:sz w:val="24"/>
          <w:szCs w:val="24"/>
          <w:lang w:val="en-US"/>
        </w:rPr>
        <w:t>lòng yêu Tổ quốc, xóm làng thân thuộc, bà, tiếng gà, ổ trứng hồng</w:t>
      </w:r>
      <w:r w:rsidRPr="006C07D9">
        <w:rPr>
          <w:rFonts w:cs="Times New Roman"/>
          <w:bCs/>
          <w:sz w:val="24"/>
          <w:szCs w:val="24"/>
          <w:lang w:val="en-US"/>
        </w:rPr>
        <w:t>.</w:t>
      </w:r>
    </w:p>
    <w:p w14:paraId="7414AA87" w14:textId="15CEDBE9" w:rsidR="000727BD" w:rsidRPr="001F7CD1" w:rsidRDefault="000727BD" w:rsidP="00B4220E">
      <w:pPr>
        <w:spacing w:before="60" w:after="60"/>
        <w:rPr>
          <w:rFonts w:cs="Times New Roman"/>
          <w:bCs/>
          <w:sz w:val="24"/>
          <w:szCs w:val="24"/>
          <w:lang w:val="en-US"/>
        </w:rPr>
      </w:pPr>
      <w:r w:rsidRPr="001F7CD1">
        <w:rPr>
          <w:rFonts w:cs="Times New Roman"/>
          <w:b/>
          <w:i/>
          <w:iCs/>
          <w:sz w:val="24"/>
          <w:szCs w:val="24"/>
          <w:lang w:val="en-US"/>
        </w:rPr>
        <w:t xml:space="preserve">Ví dụ: </w:t>
      </w:r>
      <w:r w:rsidRPr="001F7CD1">
        <w:rPr>
          <w:rFonts w:cs="Times New Roman"/>
          <w:bCs/>
          <w:sz w:val="24"/>
          <w:szCs w:val="24"/>
          <w:lang w:val="en-US"/>
        </w:rPr>
        <w:t>Tìm các hình ảnh miêu tả mùa thu trong văn bản sau:</w:t>
      </w:r>
    </w:p>
    <w:p w14:paraId="57DEFD78" w14:textId="77777777" w:rsidR="000727BD" w:rsidRPr="001F7CD1" w:rsidRDefault="000727BD" w:rsidP="00B4220E">
      <w:pPr>
        <w:spacing w:before="60" w:after="60"/>
        <w:ind w:firstLine="2694"/>
        <w:rPr>
          <w:rFonts w:cs="Times New Roman"/>
          <w:bCs/>
          <w:i/>
          <w:iCs/>
          <w:sz w:val="24"/>
          <w:szCs w:val="24"/>
          <w:lang w:val="en-US"/>
        </w:rPr>
      </w:pPr>
      <w:r w:rsidRPr="001F7CD1">
        <w:rPr>
          <w:rFonts w:cs="Times New Roman"/>
          <w:bCs/>
          <w:i/>
          <w:iCs/>
          <w:sz w:val="24"/>
          <w:szCs w:val="24"/>
          <w:lang w:val="en-US"/>
        </w:rPr>
        <w:t>Hôm nay anh đợi thu về</w:t>
      </w:r>
    </w:p>
    <w:p w14:paraId="20AECB53" w14:textId="77777777" w:rsidR="000727BD" w:rsidRPr="001F7CD1" w:rsidRDefault="000727BD" w:rsidP="00B4220E">
      <w:pPr>
        <w:spacing w:before="60" w:after="60"/>
        <w:ind w:firstLine="2694"/>
        <w:rPr>
          <w:rFonts w:cs="Times New Roman"/>
          <w:bCs/>
          <w:i/>
          <w:iCs/>
          <w:sz w:val="24"/>
          <w:szCs w:val="24"/>
          <w:lang w:val="en-US"/>
        </w:rPr>
      </w:pPr>
      <w:r w:rsidRPr="001F7CD1">
        <w:rPr>
          <w:rFonts w:cs="Times New Roman"/>
          <w:bCs/>
          <w:i/>
          <w:iCs/>
          <w:sz w:val="24"/>
          <w:szCs w:val="24"/>
          <w:lang w:val="en-US"/>
        </w:rPr>
        <w:t>Gió heo may</w:t>
      </w:r>
    </w:p>
    <w:p w14:paraId="6CBAE3C0" w14:textId="77777777" w:rsidR="000727BD" w:rsidRPr="001F7CD1" w:rsidRDefault="000727BD" w:rsidP="00B4220E">
      <w:pPr>
        <w:spacing w:before="60" w:after="60"/>
        <w:ind w:firstLine="2694"/>
        <w:rPr>
          <w:rFonts w:cs="Times New Roman"/>
          <w:bCs/>
          <w:i/>
          <w:iCs/>
          <w:sz w:val="24"/>
          <w:szCs w:val="24"/>
          <w:lang w:val="en-US"/>
        </w:rPr>
      </w:pPr>
      <w:r w:rsidRPr="001F7CD1">
        <w:rPr>
          <w:rFonts w:cs="Times New Roman"/>
          <w:bCs/>
          <w:i/>
          <w:iCs/>
          <w:sz w:val="24"/>
          <w:szCs w:val="24"/>
          <w:lang w:val="en-US"/>
        </w:rPr>
        <w:t>Khắp bốn bề heo may</w:t>
      </w:r>
    </w:p>
    <w:p w14:paraId="58C02A38" w14:textId="77777777" w:rsidR="000727BD" w:rsidRPr="001F7CD1" w:rsidRDefault="000727BD" w:rsidP="00B4220E">
      <w:pPr>
        <w:spacing w:before="60" w:after="60"/>
        <w:ind w:firstLine="2694"/>
        <w:rPr>
          <w:rFonts w:cs="Times New Roman"/>
          <w:bCs/>
          <w:i/>
          <w:iCs/>
          <w:sz w:val="24"/>
          <w:szCs w:val="24"/>
          <w:lang w:val="en-US"/>
        </w:rPr>
      </w:pPr>
      <w:r w:rsidRPr="001F7CD1">
        <w:rPr>
          <w:rFonts w:cs="Times New Roman"/>
          <w:bCs/>
          <w:i/>
          <w:iCs/>
          <w:sz w:val="24"/>
          <w:szCs w:val="24"/>
          <w:lang w:val="en-US"/>
        </w:rPr>
        <w:t>Lá xao xác giữa ngàn cây</w:t>
      </w:r>
    </w:p>
    <w:p w14:paraId="5F208EB8" w14:textId="77777777" w:rsidR="000727BD" w:rsidRPr="001F7CD1" w:rsidRDefault="000727BD" w:rsidP="00B4220E">
      <w:pPr>
        <w:spacing w:before="60" w:after="60"/>
        <w:ind w:firstLine="2694"/>
        <w:rPr>
          <w:rFonts w:cs="Times New Roman"/>
          <w:bCs/>
          <w:i/>
          <w:iCs/>
          <w:sz w:val="24"/>
          <w:szCs w:val="24"/>
          <w:lang w:val="en-US"/>
        </w:rPr>
      </w:pPr>
      <w:r w:rsidRPr="001F7CD1">
        <w:rPr>
          <w:rFonts w:cs="Times New Roman"/>
          <w:bCs/>
          <w:i/>
          <w:iCs/>
          <w:sz w:val="24"/>
          <w:szCs w:val="24"/>
          <w:lang w:val="en-US"/>
        </w:rPr>
        <w:t>Chiều êm ái một màu mây dịu lành</w:t>
      </w:r>
    </w:p>
    <w:p w14:paraId="7F1003A7" w14:textId="77777777" w:rsidR="000727BD" w:rsidRPr="001F7CD1" w:rsidRDefault="000727BD" w:rsidP="00B4220E">
      <w:pPr>
        <w:spacing w:before="60" w:after="60"/>
        <w:ind w:firstLine="2694"/>
        <w:rPr>
          <w:rFonts w:cs="Times New Roman"/>
          <w:bCs/>
          <w:i/>
          <w:iCs/>
          <w:sz w:val="24"/>
          <w:szCs w:val="24"/>
          <w:lang w:val="en-US"/>
        </w:rPr>
      </w:pPr>
    </w:p>
    <w:p w14:paraId="24692391" w14:textId="77777777" w:rsidR="000727BD" w:rsidRPr="001F7CD1" w:rsidRDefault="000727BD" w:rsidP="00B4220E">
      <w:pPr>
        <w:spacing w:before="60" w:after="60"/>
        <w:ind w:firstLine="2694"/>
        <w:rPr>
          <w:rFonts w:cs="Times New Roman"/>
          <w:bCs/>
          <w:i/>
          <w:iCs/>
          <w:sz w:val="24"/>
          <w:szCs w:val="24"/>
          <w:lang w:val="en-US"/>
        </w:rPr>
      </w:pPr>
      <w:r w:rsidRPr="001F7CD1">
        <w:rPr>
          <w:rFonts w:cs="Times New Roman"/>
          <w:bCs/>
          <w:i/>
          <w:iCs/>
          <w:sz w:val="24"/>
          <w:szCs w:val="24"/>
          <w:lang w:val="en-US"/>
        </w:rPr>
        <w:t>Đất trời hồi hộp cùng anh</w:t>
      </w:r>
    </w:p>
    <w:p w14:paraId="70863BED" w14:textId="77777777" w:rsidR="000727BD" w:rsidRPr="001F7CD1" w:rsidRDefault="000727BD" w:rsidP="00B4220E">
      <w:pPr>
        <w:spacing w:before="60" w:after="60"/>
        <w:ind w:firstLine="2694"/>
        <w:rPr>
          <w:rFonts w:cs="Times New Roman"/>
          <w:bCs/>
          <w:i/>
          <w:iCs/>
          <w:sz w:val="24"/>
          <w:szCs w:val="24"/>
          <w:lang w:val="en-US"/>
        </w:rPr>
      </w:pPr>
      <w:r w:rsidRPr="001F7CD1">
        <w:rPr>
          <w:rFonts w:cs="Times New Roman"/>
          <w:bCs/>
          <w:i/>
          <w:iCs/>
          <w:sz w:val="24"/>
          <w:szCs w:val="24"/>
          <w:lang w:val="en-US"/>
        </w:rPr>
        <w:t>Có em về nữa là thành mùa thu…</w:t>
      </w:r>
    </w:p>
    <w:p w14:paraId="68B5F386" w14:textId="77777777" w:rsidR="000727BD" w:rsidRPr="001F7CD1" w:rsidRDefault="000727BD" w:rsidP="00B4220E">
      <w:pPr>
        <w:spacing w:before="60" w:after="60"/>
        <w:ind w:firstLine="3969"/>
        <w:rPr>
          <w:rFonts w:cs="Times New Roman"/>
          <w:bCs/>
          <w:sz w:val="24"/>
          <w:szCs w:val="24"/>
          <w:lang w:val="en-US"/>
        </w:rPr>
      </w:pPr>
      <w:r w:rsidRPr="001F7CD1">
        <w:rPr>
          <w:rFonts w:cs="Times New Roman"/>
          <w:bCs/>
          <w:sz w:val="24"/>
          <w:szCs w:val="24"/>
          <w:lang w:val="en-US"/>
        </w:rPr>
        <w:t>(</w:t>
      </w:r>
      <w:r w:rsidRPr="001F7CD1">
        <w:rPr>
          <w:rFonts w:cs="Times New Roman"/>
          <w:bCs/>
          <w:i/>
          <w:iCs/>
          <w:sz w:val="24"/>
          <w:szCs w:val="24"/>
          <w:lang w:val="en-US"/>
        </w:rPr>
        <w:t>Đợi thu về</w:t>
      </w:r>
      <w:r w:rsidRPr="001F7CD1">
        <w:rPr>
          <w:rFonts w:cs="Times New Roman"/>
          <w:bCs/>
          <w:sz w:val="24"/>
          <w:szCs w:val="24"/>
          <w:lang w:val="en-US"/>
        </w:rPr>
        <w:t>, Bế Kiến Quốc)</w:t>
      </w:r>
    </w:p>
    <w:p w14:paraId="274C4269" w14:textId="77777777" w:rsidR="000727BD" w:rsidRPr="001F7CD1" w:rsidRDefault="000727BD" w:rsidP="00B4220E">
      <w:pPr>
        <w:spacing w:before="60" w:after="60"/>
        <w:rPr>
          <w:rFonts w:cs="Times New Roman"/>
          <w:bCs/>
          <w:spacing w:val="-4"/>
          <w:sz w:val="24"/>
          <w:szCs w:val="24"/>
          <w:lang w:val="en-US"/>
        </w:rPr>
      </w:pPr>
      <w:r w:rsidRPr="001F7CD1">
        <w:rPr>
          <w:rFonts w:cs="Times New Roman"/>
          <w:bCs/>
          <w:spacing w:val="-4"/>
          <w:sz w:val="24"/>
          <w:szCs w:val="24"/>
          <w:lang w:val="en-US"/>
        </w:rPr>
        <w:t>Các hình ảnh miêu tả mùa thu: gió heo may khắp bốn bề, lá xao xác, chiều êm ái, mây dịu lành.</w:t>
      </w:r>
    </w:p>
    <w:p w14:paraId="4FC2F370" w14:textId="2962E826" w:rsidR="000727BD" w:rsidRPr="001F7CD1" w:rsidRDefault="00407F6D" w:rsidP="00B4220E">
      <w:pPr>
        <w:spacing w:before="60" w:after="60"/>
        <w:rPr>
          <w:rFonts w:cs="Times New Roman"/>
          <w:b/>
          <w:sz w:val="24"/>
          <w:szCs w:val="24"/>
          <w:lang w:val="en-US"/>
        </w:rPr>
      </w:pPr>
      <w:r w:rsidRPr="001F7CD1">
        <w:rPr>
          <w:rFonts w:cs="Times New Roman"/>
          <w:b/>
          <w:sz w:val="24"/>
          <w:szCs w:val="24"/>
          <w:lang w:val="en-US"/>
        </w:rPr>
        <w:t>5</w:t>
      </w:r>
      <w:r w:rsidR="000727BD" w:rsidRPr="001F7CD1">
        <w:rPr>
          <w:rFonts w:cs="Times New Roman"/>
          <w:b/>
          <w:sz w:val="24"/>
          <w:szCs w:val="24"/>
          <w:lang w:val="en-US"/>
        </w:rPr>
        <w:t>. Xác định nội dung chính:</w:t>
      </w:r>
    </w:p>
    <w:p w14:paraId="0501FE6F" w14:textId="77777777" w:rsidR="000727BD" w:rsidRPr="001F7CD1" w:rsidRDefault="000727BD" w:rsidP="00B4220E">
      <w:pPr>
        <w:spacing w:before="60" w:after="60"/>
        <w:rPr>
          <w:rFonts w:cs="Times New Roman"/>
          <w:b/>
          <w:bCs/>
          <w:sz w:val="24"/>
          <w:szCs w:val="24"/>
        </w:rPr>
      </w:pPr>
      <w:r w:rsidRPr="001F7CD1">
        <w:rPr>
          <w:rFonts w:cs="Times New Roman"/>
          <w:b/>
          <w:bCs/>
          <w:sz w:val="24"/>
          <w:szCs w:val="24"/>
        </w:rPr>
        <w:t xml:space="preserve">* Cách làm: </w:t>
      </w:r>
      <w:r w:rsidRPr="001F7CD1">
        <w:rPr>
          <w:rFonts w:cs="Times New Roman"/>
          <w:bCs/>
          <w:sz w:val="24"/>
          <w:szCs w:val="24"/>
        </w:rPr>
        <w:t>Để xác định được nội dung chính của văn bản cần dựa vào những yếu tố sau</w:t>
      </w:r>
    </w:p>
    <w:p w14:paraId="388AADA2" w14:textId="77777777" w:rsidR="000727BD" w:rsidRPr="001F7CD1" w:rsidRDefault="000727BD" w:rsidP="00B4220E">
      <w:pPr>
        <w:spacing w:before="60" w:after="60"/>
        <w:rPr>
          <w:rFonts w:cs="Times New Roman"/>
          <w:bCs/>
          <w:sz w:val="24"/>
          <w:szCs w:val="24"/>
        </w:rPr>
      </w:pPr>
      <w:r w:rsidRPr="001F7CD1">
        <w:rPr>
          <w:rFonts w:cs="Times New Roman"/>
          <w:bCs/>
          <w:sz w:val="24"/>
          <w:szCs w:val="24"/>
        </w:rPr>
        <w:t>- Tên văn bản (nếu có)</w:t>
      </w:r>
    </w:p>
    <w:p w14:paraId="3B33FA5E" w14:textId="77777777" w:rsidR="000727BD" w:rsidRPr="001F7CD1" w:rsidRDefault="000727BD" w:rsidP="00B4220E">
      <w:pPr>
        <w:spacing w:before="60" w:after="60"/>
        <w:rPr>
          <w:rFonts w:cs="Times New Roman"/>
          <w:bCs/>
          <w:sz w:val="24"/>
          <w:szCs w:val="24"/>
        </w:rPr>
      </w:pPr>
      <w:r w:rsidRPr="001F7CD1">
        <w:rPr>
          <w:rFonts w:cs="Times New Roman"/>
          <w:bCs/>
          <w:sz w:val="24"/>
          <w:szCs w:val="24"/>
        </w:rPr>
        <w:t>-  Xác định được chủ đề của văn bản</w:t>
      </w:r>
    </w:p>
    <w:p w14:paraId="5418ABCF" w14:textId="77777777" w:rsidR="000727BD" w:rsidRPr="001F7CD1" w:rsidRDefault="000727BD" w:rsidP="00B4220E">
      <w:pPr>
        <w:spacing w:before="60" w:after="60"/>
        <w:rPr>
          <w:rFonts w:cs="Times New Roman"/>
          <w:bCs/>
          <w:sz w:val="24"/>
          <w:szCs w:val="24"/>
        </w:rPr>
      </w:pPr>
      <w:r w:rsidRPr="001F7CD1">
        <w:rPr>
          <w:rFonts w:cs="Times New Roman"/>
          <w:bCs/>
          <w:sz w:val="24"/>
          <w:szCs w:val="24"/>
        </w:rPr>
        <w:t>- Câu văn chủ đề </w:t>
      </w:r>
    </w:p>
    <w:p w14:paraId="5183FEDD" w14:textId="77777777" w:rsidR="000727BD" w:rsidRPr="001F7CD1" w:rsidRDefault="000727BD" w:rsidP="00B4220E">
      <w:pPr>
        <w:spacing w:before="60" w:after="60"/>
        <w:rPr>
          <w:rFonts w:cs="Times New Roman"/>
          <w:bCs/>
          <w:sz w:val="24"/>
          <w:szCs w:val="24"/>
        </w:rPr>
      </w:pPr>
      <w:r w:rsidRPr="001F7CD1">
        <w:rPr>
          <w:rFonts w:cs="Times New Roman"/>
          <w:bCs/>
          <w:sz w:val="24"/>
          <w:szCs w:val="24"/>
        </w:rPr>
        <w:t>- Luận điểm chính của các đoạn.</w:t>
      </w:r>
    </w:p>
    <w:p w14:paraId="4FD535E2" w14:textId="77777777" w:rsidR="000727BD" w:rsidRPr="001F7CD1" w:rsidRDefault="000727BD" w:rsidP="00B4220E">
      <w:pPr>
        <w:spacing w:before="60" w:after="60"/>
        <w:rPr>
          <w:rFonts w:cs="Times New Roman"/>
          <w:bCs/>
          <w:sz w:val="24"/>
          <w:szCs w:val="24"/>
        </w:rPr>
      </w:pPr>
      <w:r w:rsidRPr="001F7CD1">
        <w:rPr>
          <w:rFonts w:cs="Times New Roman"/>
          <w:bCs/>
          <w:sz w:val="24"/>
          <w:szCs w:val="24"/>
        </w:rPr>
        <w:t>→ Khái quát lại và rút ra luận điểm chung, nội dung của cả văn bản.</w:t>
      </w:r>
    </w:p>
    <w:p w14:paraId="4180F186" w14:textId="77777777" w:rsidR="000727BD" w:rsidRPr="001F7CD1" w:rsidRDefault="000727BD" w:rsidP="00B4220E">
      <w:pPr>
        <w:spacing w:before="60" w:after="60"/>
        <w:rPr>
          <w:rFonts w:cs="Times New Roman"/>
          <w:bCs/>
          <w:sz w:val="24"/>
          <w:szCs w:val="24"/>
        </w:rPr>
      </w:pPr>
      <w:r w:rsidRPr="001F7CD1">
        <w:rPr>
          <w:rFonts w:cs="Times New Roman"/>
          <w:bCs/>
          <w:sz w:val="24"/>
          <w:szCs w:val="24"/>
        </w:rPr>
        <w:t>-  Xác định tình cảm tác giả gửi gắm</w:t>
      </w:r>
    </w:p>
    <w:p w14:paraId="0ABE7408" w14:textId="77777777" w:rsidR="000727BD" w:rsidRPr="001F7CD1" w:rsidRDefault="000727BD" w:rsidP="00B4220E">
      <w:pPr>
        <w:spacing w:before="60" w:after="60"/>
        <w:rPr>
          <w:rFonts w:cs="Times New Roman"/>
          <w:bCs/>
          <w:sz w:val="24"/>
          <w:szCs w:val="24"/>
        </w:rPr>
      </w:pPr>
      <w:r w:rsidRPr="001F7CD1">
        <w:rPr>
          <w:rFonts w:cs="Times New Roman"/>
          <w:b/>
          <w:bCs/>
          <w:sz w:val="24"/>
          <w:szCs w:val="24"/>
        </w:rPr>
        <w:t>=&gt;</w:t>
      </w:r>
      <w:r w:rsidRPr="001F7CD1">
        <w:rPr>
          <w:rFonts w:cs="Times New Roman"/>
          <w:bCs/>
          <w:sz w:val="24"/>
          <w:szCs w:val="24"/>
        </w:rPr>
        <w:t xml:space="preserve"> Đoạn thơ trên viết về … từ đó thể hiện tình cảm ... dành cho... </w:t>
      </w:r>
    </w:p>
    <w:p w14:paraId="4775FBEC" w14:textId="77777777" w:rsidR="000727BD" w:rsidRPr="001F7CD1" w:rsidRDefault="000727BD" w:rsidP="00B4220E">
      <w:pPr>
        <w:spacing w:before="60" w:after="60"/>
        <w:rPr>
          <w:rFonts w:cs="Times New Roman"/>
          <w:bCs/>
          <w:sz w:val="24"/>
          <w:szCs w:val="24"/>
        </w:rPr>
      </w:pPr>
      <w:r w:rsidRPr="001F7CD1">
        <w:rPr>
          <w:rFonts w:cs="Times New Roman"/>
          <w:bCs/>
          <w:sz w:val="24"/>
          <w:szCs w:val="24"/>
        </w:rPr>
        <w:t>*</w:t>
      </w:r>
      <w:r w:rsidRPr="001F7CD1">
        <w:rPr>
          <w:rFonts w:cs="Times New Roman"/>
          <w:b/>
          <w:sz w:val="24"/>
          <w:szCs w:val="24"/>
        </w:rPr>
        <w:t xml:space="preserve"> Chú ý:</w:t>
      </w:r>
      <w:r w:rsidRPr="001F7CD1">
        <w:rPr>
          <w:rFonts w:cs="Times New Roman"/>
          <w:bCs/>
          <w:sz w:val="24"/>
          <w:szCs w:val="24"/>
        </w:rPr>
        <w:t xml:space="preserve"> Đề hỏi nội dung chính nên chỉ trình bày vào trọng tâm, hướng vào đối tượng chính của văn bản, không trình bày tràn lan, dài dòng.</w:t>
      </w:r>
    </w:p>
    <w:p w14:paraId="3561AA38" w14:textId="4E201DBA" w:rsidR="000727BD" w:rsidRPr="001F7CD1" w:rsidRDefault="005822D4" w:rsidP="00B4220E">
      <w:pPr>
        <w:spacing w:before="60" w:after="60"/>
        <w:rPr>
          <w:rFonts w:cs="Times New Roman"/>
          <w:bCs/>
          <w:sz w:val="24"/>
          <w:szCs w:val="24"/>
          <w:lang w:val="en-US"/>
        </w:rPr>
      </w:pPr>
      <w:r w:rsidRPr="001F7CD1">
        <w:rPr>
          <w:rFonts w:cs="Times New Roman"/>
          <w:b/>
          <w:sz w:val="24"/>
          <w:szCs w:val="24"/>
          <w:lang w:val="en-US"/>
        </w:rPr>
        <w:t>6</w:t>
      </w:r>
      <w:r w:rsidR="000727BD" w:rsidRPr="001F7CD1">
        <w:rPr>
          <w:rFonts w:cs="Times New Roman"/>
          <w:b/>
          <w:sz w:val="24"/>
          <w:szCs w:val="24"/>
          <w:lang w:val="en-US"/>
        </w:rPr>
        <w:t>. Cảm hứng chủ đạo</w:t>
      </w:r>
      <w:r w:rsidR="000727BD" w:rsidRPr="001F7CD1">
        <w:rPr>
          <w:rFonts w:cs="Times New Roman"/>
          <w:bCs/>
          <w:sz w:val="24"/>
          <w:szCs w:val="24"/>
          <w:lang w:val="en-US"/>
        </w:rPr>
        <w:t xml:space="preserve"> </w:t>
      </w:r>
    </w:p>
    <w:p w14:paraId="7ECC0546" w14:textId="77777777" w:rsidR="000727BD" w:rsidRPr="001F7CD1" w:rsidRDefault="000727BD" w:rsidP="00B4220E">
      <w:pPr>
        <w:spacing w:before="60" w:after="60"/>
        <w:rPr>
          <w:rFonts w:cs="Times New Roman"/>
          <w:bCs/>
          <w:sz w:val="24"/>
          <w:szCs w:val="24"/>
          <w:lang w:val="en-US"/>
        </w:rPr>
      </w:pPr>
      <w:r w:rsidRPr="001F7CD1">
        <w:rPr>
          <w:rFonts w:cs="Times New Roman"/>
          <w:bCs/>
          <w:sz w:val="24"/>
          <w:szCs w:val="24"/>
          <w:lang w:val="en-US"/>
        </w:rPr>
        <w:t xml:space="preserve">- Cảm hứng chủ đạo là trạng thái tình cảm, cảm xúc chủ yếu, mãnh liệt, chi phối quá trình sáng tạo và thể hiện xuyên suốt tác phẩm gắn với tư tưởng và đánh giá nhất định được thể hiện xuyên suốt </w:t>
      </w:r>
      <w:r w:rsidRPr="001F7CD1">
        <w:rPr>
          <w:rFonts w:cs="Times New Roman"/>
          <w:bCs/>
          <w:sz w:val="24"/>
          <w:szCs w:val="24"/>
          <w:lang w:val="en-US"/>
        </w:rPr>
        <w:lastRenderedPageBreak/>
        <w:t>tác phẩm, tác động đến cảm xúc của người đọc. Thể hiện thái độ, tình cảm của tác giả trước hiện thực cuộc sống.</w:t>
      </w:r>
    </w:p>
    <w:p w14:paraId="73F353F3" w14:textId="77777777" w:rsidR="000727BD" w:rsidRPr="001F7CD1" w:rsidRDefault="000727BD" w:rsidP="00B4220E">
      <w:pPr>
        <w:spacing w:before="60" w:after="60"/>
        <w:rPr>
          <w:rFonts w:cs="Times New Roman"/>
          <w:bCs/>
          <w:sz w:val="24"/>
          <w:szCs w:val="24"/>
          <w:lang w:val="en-US"/>
        </w:rPr>
      </w:pPr>
      <w:r w:rsidRPr="001F7CD1">
        <w:rPr>
          <w:rFonts w:cs="Times New Roman"/>
          <w:bCs/>
          <w:sz w:val="24"/>
          <w:szCs w:val="24"/>
          <w:lang w:val="en-US"/>
        </w:rPr>
        <w:t>- Trả lời cho câu hỏi: Tác giả đã thể hiện cảm xúc, tình cảm gì trước hiện thực cuộc sống?</w:t>
      </w:r>
    </w:p>
    <w:p w14:paraId="58E8857D" w14:textId="77777777" w:rsidR="000727BD" w:rsidRPr="001F7CD1" w:rsidRDefault="000727BD" w:rsidP="00B4220E">
      <w:pPr>
        <w:spacing w:before="60" w:after="60"/>
        <w:rPr>
          <w:rFonts w:cs="Times New Roman"/>
          <w:sz w:val="24"/>
          <w:szCs w:val="24"/>
          <w:lang w:val="en-US"/>
        </w:rPr>
      </w:pPr>
      <w:r w:rsidRPr="001F7CD1">
        <w:rPr>
          <w:rFonts w:cs="Times New Roman"/>
          <w:sz w:val="24"/>
          <w:szCs w:val="24"/>
          <w:lang w:val="en-US"/>
        </w:rPr>
        <w:t xml:space="preserve">- </w:t>
      </w:r>
      <w:r w:rsidRPr="001F7CD1">
        <w:rPr>
          <w:rFonts w:cs="Times New Roman"/>
          <w:b/>
          <w:bCs/>
          <w:i/>
          <w:iCs/>
          <w:sz w:val="24"/>
          <w:szCs w:val="24"/>
          <w:lang w:val="en-US"/>
        </w:rPr>
        <w:t>Ví dụ</w:t>
      </w:r>
      <w:r w:rsidRPr="001F7CD1">
        <w:rPr>
          <w:rFonts w:cs="Times New Roman"/>
          <w:sz w:val="24"/>
          <w:szCs w:val="24"/>
          <w:lang w:val="en-US"/>
        </w:rPr>
        <w:t xml:space="preserve">: </w:t>
      </w:r>
    </w:p>
    <w:p w14:paraId="6B56021F" w14:textId="77777777" w:rsidR="000727BD" w:rsidRPr="001F7CD1" w:rsidRDefault="000727BD" w:rsidP="00B4220E">
      <w:pPr>
        <w:spacing w:before="60" w:after="60"/>
        <w:rPr>
          <w:rFonts w:cs="Times New Roman"/>
          <w:sz w:val="24"/>
          <w:szCs w:val="24"/>
          <w:lang w:val="en-US"/>
        </w:rPr>
      </w:pPr>
      <w:r w:rsidRPr="001F7CD1">
        <w:rPr>
          <w:rFonts w:cs="Times New Roman"/>
          <w:sz w:val="24"/>
          <w:szCs w:val="24"/>
          <w:lang w:val="en-US"/>
        </w:rPr>
        <w:t xml:space="preserve">+ Cảm hứng chủ đạo của bài thơ </w:t>
      </w:r>
      <w:r w:rsidRPr="001F7CD1">
        <w:rPr>
          <w:rFonts w:cs="Times New Roman"/>
          <w:i/>
          <w:iCs/>
          <w:sz w:val="24"/>
          <w:szCs w:val="24"/>
          <w:lang w:val="en-US"/>
        </w:rPr>
        <w:t>Bếp lửa</w:t>
      </w:r>
      <w:r w:rsidRPr="001F7CD1">
        <w:rPr>
          <w:rFonts w:cs="Times New Roman"/>
          <w:sz w:val="24"/>
          <w:szCs w:val="24"/>
          <w:lang w:val="en-US"/>
        </w:rPr>
        <w:t>: Tình cảm yêu mến, trân trọng, biết ơn đối với bà, với gia đình và với quê hương đất nước</w:t>
      </w:r>
    </w:p>
    <w:p w14:paraId="5D9C46D0" w14:textId="77777777" w:rsidR="000727BD" w:rsidRPr="001F7CD1" w:rsidRDefault="000727BD" w:rsidP="00B4220E">
      <w:pPr>
        <w:spacing w:before="60" w:after="60"/>
        <w:rPr>
          <w:rFonts w:cs="Times New Roman"/>
          <w:bCs/>
          <w:sz w:val="24"/>
          <w:szCs w:val="24"/>
          <w:lang w:val="en-US"/>
        </w:rPr>
      </w:pPr>
      <w:r w:rsidRPr="001F7CD1">
        <w:rPr>
          <w:rFonts w:cs="Times New Roman"/>
          <w:sz w:val="24"/>
          <w:szCs w:val="24"/>
          <w:lang w:val="en-US"/>
        </w:rPr>
        <w:t>+ Cảm hứng chủ đạo trong bài thơ </w:t>
      </w:r>
      <w:r w:rsidRPr="001F7CD1">
        <w:rPr>
          <w:rFonts w:cs="Times New Roman"/>
          <w:i/>
          <w:iCs/>
          <w:sz w:val="24"/>
          <w:szCs w:val="24"/>
          <w:lang w:val="en-US"/>
        </w:rPr>
        <w:t>Lá đỏ</w:t>
      </w:r>
      <w:r w:rsidRPr="001F7CD1">
        <w:rPr>
          <w:rFonts w:cs="Times New Roman"/>
          <w:sz w:val="24"/>
          <w:szCs w:val="24"/>
          <w:lang w:val="en-US"/>
        </w:rPr>
        <w:t>: ngợi ca tinh thần yêu nước, những đóng góp lớn lao của những người anh hùng chưa biết tên để tạo nên sức mạnh dân tộc, góp phần làm nên chiến thắng trong những cuộc kháng chiến chống giặc ngoại xâm.</w:t>
      </w:r>
    </w:p>
    <w:p w14:paraId="4F55749A" w14:textId="6B6D750F" w:rsidR="000727BD" w:rsidRPr="001F7CD1" w:rsidRDefault="005822D4" w:rsidP="00B4220E">
      <w:pPr>
        <w:spacing w:before="60" w:after="60"/>
        <w:rPr>
          <w:rFonts w:cs="Times New Roman"/>
          <w:b/>
          <w:sz w:val="24"/>
          <w:szCs w:val="24"/>
          <w:lang w:val="en-US"/>
        </w:rPr>
      </w:pPr>
      <w:r w:rsidRPr="001F7CD1">
        <w:rPr>
          <w:rFonts w:cs="Times New Roman"/>
          <w:b/>
          <w:sz w:val="24"/>
          <w:szCs w:val="24"/>
          <w:lang w:val="en-US"/>
        </w:rPr>
        <w:t>7</w:t>
      </w:r>
      <w:r w:rsidR="000727BD" w:rsidRPr="001F7CD1">
        <w:rPr>
          <w:rFonts w:cs="Times New Roman"/>
          <w:b/>
          <w:sz w:val="24"/>
          <w:szCs w:val="24"/>
          <w:lang w:val="en-US"/>
        </w:rPr>
        <w:t>. Ý nghĩa của một/một vài câu thơ/từ ngữ/ hình ảnh/ chi tiết</w:t>
      </w:r>
    </w:p>
    <w:p w14:paraId="375ED1FF" w14:textId="7794816F" w:rsidR="000727BD" w:rsidRPr="001F7CD1" w:rsidRDefault="000727BD" w:rsidP="00B4220E">
      <w:pPr>
        <w:spacing w:before="60" w:after="60"/>
        <w:rPr>
          <w:rFonts w:cs="Times New Roman"/>
          <w:bCs/>
          <w:sz w:val="24"/>
          <w:szCs w:val="24"/>
          <w:lang w:val="en-US"/>
        </w:rPr>
      </w:pPr>
      <w:r w:rsidRPr="001F7CD1">
        <w:rPr>
          <w:rFonts w:cs="Times New Roman"/>
          <w:bCs/>
          <w:sz w:val="24"/>
          <w:szCs w:val="24"/>
          <w:lang w:val="en-US"/>
        </w:rPr>
        <w:t>- Xác định được nội dung chính của câu thơ/giải thích nghĩa của từ ngữ/ hình ảnh/chi tiết</w:t>
      </w:r>
    </w:p>
    <w:p w14:paraId="4BAAF7DB" w14:textId="2B2353E7" w:rsidR="000727BD" w:rsidRPr="001F7CD1" w:rsidRDefault="00F54CD1" w:rsidP="00B4220E">
      <w:pPr>
        <w:spacing w:before="60" w:after="60"/>
        <w:rPr>
          <w:rFonts w:cs="Times New Roman"/>
          <w:bCs/>
          <w:sz w:val="24"/>
          <w:szCs w:val="24"/>
          <w:lang w:val="en-US"/>
        </w:rPr>
      </w:pPr>
      <w:r w:rsidRPr="001F7CD1">
        <w:rPr>
          <w:rFonts w:cs="Times New Roman"/>
          <w:bCs/>
          <w:sz w:val="24"/>
          <w:szCs w:val="24"/>
          <w:lang w:val="en-US"/>
        </w:rPr>
        <w:t>-</w:t>
      </w:r>
      <w:r w:rsidR="000727BD" w:rsidRPr="001F7CD1">
        <w:rPr>
          <w:rFonts w:cs="Times New Roman"/>
          <w:bCs/>
          <w:sz w:val="24"/>
          <w:szCs w:val="24"/>
          <w:lang w:val="en-US"/>
        </w:rPr>
        <w:t xml:space="preserve"> Xác định được </w:t>
      </w:r>
      <w:r w:rsidRPr="001F7CD1">
        <w:rPr>
          <w:rFonts w:cs="Times New Roman"/>
          <w:bCs/>
          <w:sz w:val="24"/>
          <w:szCs w:val="24"/>
          <w:lang w:val="en-US"/>
        </w:rPr>
        <w:t>ý nghĩa về mặt nội dung của</w:t>
      </w:r>
      <w:r w:rsidR="000727BD" w:rsidRPr="001F7CD1">
        <w:rPr>
          <w:rFonts w:cs="Times New Roman"/>
          <w:bCs/>
          <w:sz w:val="24"/>
          <w:szCs w:val="24"/>
          <w:lang w:val="en-US"/>
        </w:rPr>
        <w:t xml:space="preserve"> câu thơ/lựa chọn từ ngữ, hình ảnh, chi tiết đó: thể hiện tình cảm gì</w:t>
      </w:r>
      <w:r w:rsidRPr="001F7CD1">
        <w:rPr>
          <w:rFonts w:cs="Times New Roman"/>
          <w:bCs/>
          <w:sz w:val="24"/>
          <w:szCs w:val="24"/>
          <w:lang w:val="en-US"/>
        </w:rPr>
        <w:t xml:space="preserve"> của tác giả</w:t>
      </w:r>
      <w:r w:rsidR="005822D4" w:rsidRPr="001F7CD1">
        <w:rPr>
          <w:rFonts w:cs="Times New Roman"/>
          <w:bCs/>
          <w:sz w:val="24"/>
          <w:szCs w:val="24"/>
          <w:lang w:val="en-US"/>
        </w:rPr>
        <w:t xml:space="preserve">, </w:t>
      </w:r>
      <w:r w:rsidR="000727BD" w:rsidRPr="001F7CD1">
        <w:rPr>
          <w:rFonts w:cs="Times New Roman"/>
          <w:bCs/>
          <w:sz w:val="24"/>
          <w:szCs w:val="24"/>
          <w:lang w:val="en-US"/>
        </w:rPr>
        <w:t>nhắc nhở người đọc điều gì?</w:t>
      </w:r>
    </w:p>
    <w:p w14:paraId="1DCA9DBB" w14:textId="59B0A4A6" w:rsidR="00F54CD1" w:rsidRPr="001F7CD1" w:rsidRDefault="00F54CD1" w:rsidP="00B4220E">
      <w:pPr>
        <w:spacing w:before="60" w:after="60"/>
        <w:rPr>
          <w:rFonts w:cs="Times New Roman"/>
          <w:bCs/>
          <w:sz w:val="24"/>
          <w:szCs w:val="24"/>
          <w:lang w:val="en-US"/>
        </w:rPr>
      </w:pPr>
      <w:r w:rsidRPr="001F7CD1">
        <w:rPr>
          <w:rFonts w:cs="Times New Roman"/>
          <w:bCs/>
          <w:sz w:val="24"/>
          <w:szCs w:val="24"/>
          <w:lang w:val="en-US"/>
        </w:rPr>
        <w:t xml:space="preserve">- Tác dụng về mặt nghệ thuật: </w:t>
      </w:r>
      <w:r w:rsidR="00417085" w:rsidRPr="001F7CD1">
        <w:rPr>
          <w:rFonts w:cs="Times New Roman"/>
          <w:bCs/>
          <w:sz w:val="24"/>
          <w:szCs w:val="24"/>
          <w:lang w:val="en-US"/>
        </w:rPr>
        <w:t>từ ngữ/</w:t>
      </w:r>
      <w:r w:rsidRPr="001F7CD1">
        <w:rPr>
          <w:rFonts w:cs="Times New Roman"/>
          <w:bCs/>
          <w:sz w:val="24"/>
          <w:szCs w:val="24"/>
          <w:lang w:val="en-US"/>
        </w:rPr>
        <w:t>hình ảnh</w:t>
      </w:r>
      <w:r w:rsidR="00417085" w:rsidRPr="001F7CD1">
        <w:rPr>
          <w:rFonts w:cs="Times New Roman"/>
          <w:bCs/>
          <w:sz w:val="24"/>
          <w:szCs w:val="24"/>
          <w:lang w:val="en-US"/>
        </w:rPr>
        <w:t>/chi tiết</w:t>
      </w:r>
      <w:r w:rsidRPr="001F7CD1">
        <w:rPr>
          <w:rFonts w:cs="Times New Roman"/>
          <w:bCs/>
          <w:sz w:val="24"/>
          <w:szCs w:val="24"/>
          <w:lang w:val="en-US"/>
        </w:rPr>
        <w:t xml:space="preserve"> đặc sắc, giàu ý nghĩa, tăng giá trị biểu đạt, thể hiện rõ tài năng sáng tạo nghệ thuật của nhà thơ.</w:t>
      </w:r>
    </w:p>
    <w:p w14:paraId="78F36CB0" w14:textId="3107C6FB" w:rsidR="000727BD" w:rsidRPr="001F7CD1" w:rsidRDefault="005822D4" w:rsidP="00B4220E">
      <w:pPr>
        <w:spacing w:before="60" w:after="60"/>
        <w:rPr>
          <w:rFonts w:cs="Times New Roman"/>
          <w:bCs/>
          <w:sz w:val="24"/>
          <w:szCs w:val="24"/>
          <w:lang w:val="en-US"/>
        </w:rPr>
      </w:pPr>
      <w:r w:rsidRPr="001F7CD1">
        <w:rPr>
          <w:rFonts w:cs="Times New Roman"/>
          <w:b/>
          <w:sz w:val="24"/>
          <w:szCs w:val="24"/>
          <w:lang w:val="en-US"/>
        </w:rPr>
        <w:t>8</w:t>
      </w:r>
      <w:r w:rsidR="000727BD" w:rsidRPr="001F7CD1">
        <w:rPr>
          <w:rFonts w:cs="Times New Roman"/>
          <w:b/>
          <w:sz w:val="24"/>
          <w:szCs w:val="24"/>
          <w:lang w:val="en-US"/>
        </w:rPr>
        <w:t>.</w:t>
      </w:r>
      <w:r w:rsidR="000727BD" w:rsidRPr="001F7CD1">
        <w:rPr>
          <w:rFonts w:cs="Times New Roman"/>
          <w:bCs/>
          <w:sz w:val="24"/>
          <w:szCs w:val="24"/>
          <w:lang w:val="en-US"/>
        </w:rPr>
        <w:t xml:space="preserve"> </w:t>
      </w:r>
      <w:r w:rsidR="000727BD" w:rsidRPr="001F7CD1">
        <w:rPr>
          <w:rFonts w:cs="Times New Roman"/>
          <w:b/>
          <w:bCs/>
          <w:sz w:val="24"/>
          <w:szCs w:val="24"/>
          <w:lang w:val="en-US"/>
        </w:rPr>
        <w:t>Câu hỏi về tình cảm của người đọc</w:t>
      </w:r>
    </w:p>
    <w:p w14:paraId="2D9D9DDD" w14:textId="77777777" w:rsidR="000727BD" w:rsidRPr="001F7CD1" w:rsidRDefault="000727BD" w:rsidP="00B4220E">
      <w:pPr>
        <w:spacing w:before="60" w:after="60"/>
        <w:rPr>
          <w:rFonts w:cs="Times New Roman"/>
          <w:sz w:val="24"/>
          <w:szCs w:val="24"/>
          <w:lang w:val="en-US"/>
        </w:rPr>
      </w:pPr>
      <w:r w:rsidRPr="001F7CD1">
        <w:rPr>
          <w:rFonts w:cs="Times New Roman"/>
          <w:sz w:val="24"/>
          <w:szCs w:val="24"/>
          <w:lang w:val="en-US"/>
        </w:rPr>
        <w:t xml:space="preserve">- Giới thiệu được đoạn thơ </w:t>
      </w:r>
    </w:p>
    <w:p w14:paraId="12BDFFEE" w14:textId="77777777" w:rsidR="000727BD" w:rsidRPr="001F7CD1" w:rsidRDefault="000727BD" w:rsidP="00B4220E">
      <w:pPr>
        <w:spacing w:before="60" w:after="60"/>
        <w:rPr>
          <w:rFonts w:cs="Times New Roman"/>
          <w:sz w:val="24"/>
          <w:szCs w:val="24"/>
          <w:lang w:val="en-US"/>
        </w:rPr>
      </w:pPr>
      <w:r w:rsidRPr="001F7CD1">
        <w:rPr>
          <w:rFonts w:cs="Times New Roman"/>
          <w:sz w:val="24"/>
          <w:szCs w:val="24"/>
          <w:lang w:val="en-US"/>
        </w:rPr>
        <w:t xml:space="preserve">- Đoạn thơ khơi gợi trong ta tình cảm gì? </w:t>
      </w:r>
    </w:p>
    <w:p w14:paraId="44A40432" w14:textId="10A8ABAE" w:rsidR="00252F19" w:rsidRPr="00C4039F" w:rsidRDefault="000727BD" w:rsidP="00C4039F">
      <w:pPr>
        <w:spacing w:before="60" w:after="60"/>
        <w:rPr>
          <w:rFonts w:cs="Times New Roman"/>
          <w:sz w:val="24"/>
          <w:szCs w:val="24"/>
          <w:lang w:val="en-US"/>
        </w:rPr>
      </w:pPr>
      <w:r w:rsidRPr="001F7CD1">
        <w:rPr>
          <w:rFonts w:cs="Times New Roman"/>
          <w:sz w:val="24"/>
          <w:szCs w:val="24"/>
          <w:lang w:val="en-US"/>
        </w:rPr>
        <w:t xml:space="preserve">- Vì sao ta lại có tình cảm như vậy? </w:t>
      </w:r>
    </w:p>
    <w:p w14:paraId="665170BF" w14:textId="22CA441E" w:rsidR="000727BD" w:rsidRPr="001F7CD1" w:rsidRDefault="005822D4" w:rsidP="00B4220E">
      <w:pPr>
        <w:spacing w:before="60" w:after="60"/>
        <w:rPr>
          <w:rFonts w:cs="Times New Roman"/>
          <w:b/>
          <w:sz w:val="24"/>
          <w:szCs w:val="24"/>
          <w:lang w:val="en-US"/>
        </w:rPr>
      </w:pPr>
      <w:r w:rsidRPr="001F7CD1">
        <w:rPr>
          <w:rFonts w:cs="Times New Roman"/>
          <w:b/>
          <w:bCs/>
          <w:sz w:val="24"/>
          <w:szCs w:val="24"/>
          <w:lang w:val="en-US"/>
        </w:rPr>
        <w:t>9</w:t>
      </w:r>
      <w:r w:rsidR="000727BD" w:rsidRPr="001F7CD1">
        <w:rPr>
          <w:rFonts w:cs="Times New Roman"/>
          <w:b/>
          <w:bCs/>
          <w:sz w:val="24"/>
          <w:szCs w:val="24"/>
          <w:lang w:val="en-US"/>
        </w:rPr>
        <w:t>.</w:t>
      </w:r>
      <w:r w:rsidR="000727BD" w:rsidRPr="001F7CD1">
        <w:rPr>
          <w:rFonts w:cs="Times New Roman"/>
          <w:sz w:val="24"/>
          <w:szCs w:val="24"/>
          <w:lang w:val="en-US"/>
        </w:rPr>
        <w:t xml:space="preserve"> </w:t>
      </w:r>
      <w:r w:rsidR="000727BD" w:rsidRPr="001F7CD1">
        <w:rPr>
          <w:rFonts w:cs="Times New Roman"/>
          <w:b/>
          <w:sz w:val="24"/>
          <w:szCs w:val="24"/>
          <w:lang w:val="en-US"/>
        </w:rPr>
        <w:t>Câu hỏi về tình cảm của tác giả?</w:t>
      </w:r>
    </w:p>
    <w:p w14:paraId="29D9A3EC" w14:textId="47970958" w:rsidR="000727BD" w:rsidRPr="001F7CD1" w:rsidRDefault="000727BD" w:rsidP="00B4220E">
      <w:pPr>
        <w:spacing w:before="60" w:after="60"/>
        <w:rPr>
          <w:rFonts w:cs="Times New Roman"/>
          <w:sz w:val="24"/>
          <w:szCs w:val="24"/>
          <w:lang w:val="en-US"/>
        </w:rPr>
      </w:pPr>
      <w:r w:rsidRPr="001F7CD1">
        <w:rPr>
          <w:rFonts w:cs="Times New Roman"/>
          <w:sz w:val="24"/>
          <w:szCs w:val="24"/>
          <w:lang w:val="en-US"/>
        </w:rPr>
        <w:t xml:space="preserve">- Câu trả lời cần trả lời đc </w:t>
      </w:r>
      <w:r w:rsidR="005822D4" w:rsidRPr="001F7CD1">
        <w:rPr>
          <w:rFonts w:cs="Times New Roman"/>
          <w:sz w:val="24"/>
          <w:szCs w:val="24"/>
          <w:lang w:val="en-US"/>
        </w:rPr>
        <w:t>0</w:t>
      </w:r>
      <w:r w:rsidRPr="001F7CD1">
        <w:rPr>
          <w:rFonts w:cs="Times New Roman"/>
          <w:sz w:val="24"/>
          <w:szCs w:val="24"/>
          <w:lang w:val="en-US"/>
        </w:rPr>
        <w:t>2 ý:</w:t>
      </w:r>
    </w:p>
    <w:p w14:paraId="1D725121" w14:textId="7005CC31" w:rsidR="000727BD" w:rsidRPr="001F7CD1" w:rsidRDefault="000727BD" w:rsidP="00B4220E">
      <w:pPr>
        <w:spacing w:before="60" w:after="60"/>
        <w:rPr>
          <w:rFonts w:cs="Times New Roman"/>
          <w:bCs/>
          <w:sz w:val="24"/>
          <w:szCs w:val="24"/>
        </w:rPr>
      </w:pPr>
      <w:r w:rsidRPr="001F7CD1">
        <w:rPr>
          <w:rFonts w:cs="Times New Roman"/>
          <w:bCs/>
          <w:sz w:val="24"/>
          <w:szCs w:val="24"/>
        </w:rPr>
        <w:t xml:space="preserve">+ </w:t>
      </w:r>
      <w:r w:rsidR="005822D4" w:rsidRPr="001F7CD1">
        <w:rPr>
          <w:rFonts w:cs="Times New Roman"/>
          <w:bCs/>
          <w:sz w:val="24"/>
          <w:szCs w:val="24"/>
        </w:rPr>
        <w:t xml:space="preserve">Tình cảm ấy là tình cảm gì? =&gt; </w:t>
      </w:r>
      <w:r w:rsidRPr="001F7CD1">
        <w:rPr>
          <w:rFonts w:cs="Times New Roman"/>
          <w:bCs/>
          <w:sz w:val="24"/>
          <w:szCs w:val="24"/>
        </w:rPr>
        <w:t xml:space="preserve">Qua đoạn thơ/đoạn trích, người đọc cảm nhận được tình cảm ... của tác giả... dành cho... </w:t>
      </w:r>
    </w:p>
    <w:p w14:paraId="459F21E6" w14:textId="77777777" w:rsidR="000727BD" w:rsidRPr="001F7CD1" w:rsidRDefault="000727BD" w:rsidP="00B4220E">
      <w:pPr>
        <w:spacing w:before="60" w:after="60"/>
        <w:rPr>
          <w:rFonts w:cs="Times New Roman"/>
          <w:bCs/>
          <w:sz w:val="24"/>
          <w:szCs w:val="24"/>
        </w:rPr>
      </w:pPr>
      <w:r w:rsidRPr="001F7CD1">
        <w:rPr>
          <w:rFonts w:cs="Times New Roman"/>
          <w:bCs/>
          <w:sz w:val="24"/>
          <w:szCs w:val="24"/>
        </w:rPr>
        <w:t>+ Tình cảm ấy được bộc lộ như thế nào?</w:t>
      </w:r>
    </w:p>
    <w:p w14:paraId="04E45644" w14:textId="6C47CF4D" w:rsidR="000727BD" w:rsidRPr="001F7CD1" w:rsidRDefault="000727BD" w:rsidP="00B4220E">
      <w:pPr>
        <w:pStyle w:val="ListParagraph"/>
        <w:numPr>
          <w:ilvl w:val="0"/>
          <w:numId w:val="3"/>
        </w:numPr>
        <w:spacing w:before="60" w:after="60"/>
        <w:ind w:firstLine="414"/>
        <w:rPr>
          <w:rFonts w:cs="Times New Roman"/>
          <w:bCs/>
          <w:sz w:val="24"/>
          <w:szCs w:val="24"/>
        </w:rPr>
      </w:pPr>
      <w:r w:rsidRPr="001F7CD1">
        <w:rPr>
          <w:rFonts w:cs="Times New Roman"/>
          <w:bCs/>
          <w:sz w:val="24"/>
          <w:szCs w:val="24"/>
        </w:rPr>
        <w:t>Bộc lộ trực tiếp qua các từ...</w:t>
      </w:r>
      <w:r w:rsidR="00835B18" w:rsidRPr="001F7CD1">
        <w:rPr>
          <w:rFonts w:cs="Times New Roman"/>
          <w:bCs/>
          <w:sz w:val="24"/>
          <w:szCs w:val="24"/>
        </w:rPr>
        <w:t xml:space="preserve"> </w:t>
      </w:r>
      <w:r w:rsidRPr="001F7CD1">
        <w:rPr>
          <w:rFonts w:cs="Times New Roman"/>
          <w:bCs/>
          <w:sz w:val="24"/>
          <w:szCs w:val="24"/>
        </w:rPr>
        <w:t>(từ ngữ diễn tả tình cảm), các từ cảm thán..., câu cảm thán.... (nếu có)</w:t>
      </w:r>
    </w:p>
    <w:p w14:paraId="46CE1CC9" w14:textId="1FAAB741" w:rsidR="000727BD" w:rsidRPr="001F7CD1" w:rsidRDefault="000727BD" w:rsidP="00B4220E">
      <w:pPr>
        <w:pStyle w:val="ListParagraph"/>
        <w:numPr>
          <w:ilvl w:val="0"/>
          <w:numId w:val="3"/>
        </w:numPr>
        <w:spacing w:before="60" w:after="60"/>
        <w:ind w:firstLine="414"/>
        <w:rPr>
          <w:rFonts w:cs="Times New Roman"/>
          <w:bCs/>
          <w:sz w:val="24"/>
          <w:szCs w:val="24"/>
        </w:rPr>
      </w:pPr>
      <w:r w:rsidRPr="001F7CD1">
        <w:rPr>
          <w:rFonts w:cs="Times New Roman"/>
          <w:bCs/>
          <w:sz w:val="24"/>
          <w:szCs w:val="24"/>
        </w:rPr>
        <w:t xml:space="preserve">Bộc lộ gián tiếp qua các biện pháp nghê thuật được tác giả sử dụng trong đoạn thơ/ đoạn trích (các BPTT </w:t>
      </w:r>
      <w:r w:rsidR="003A131F" w:rsidRPr="001F7CD1">
        <w:rPr>
          <w:rFonts w:cs="Times New Roman"/>
          <w:bCs/>
          <w:sz w:val="24"/>
          <w:szCs w:val="24"/>
        </w:rPr>
        <w:t>-</w:t>
      </w:r>
      <w:r w:rsidRPr="001F7CD1">
        <w:rPr>
          <w:rFonts w:cs="Times New Roman"/>
          <w:bCs/>
          <w:sz w:val="24"/>
          <w:szCs w:val="24"/>
        </w:rPr>
        <w:t xml:space="preserve"> phân tích các BP</w:t>
      </w:r>
      <w:r w:rsidR="00110FCE" w:rsidRPr="001F7CD1">
        <w:rPr>
          <w:rFonts w:cs="Times New Roman"/>
          <w:bCs/>
          <w:sz w:val="24"/>
          <w:szCs w:val="24"/>
        </w:rPr>
        <w:t>T</w:t>
      </w:r>
      <w:r w:rsidRPr="001F7CD1">
        <w:rPr>
          <w:rFonts w:cs="Times New Roman"/>
          <w:bCs/>
          <w:sz w:val="24"/>
          <w:szCs w:val="24"/>
        </w:rPr>
        <w:t>T để thấy được tình cảm của tác giả)</w:t>
      </w:r>
    </w:p>
    <w:p w14:paraId="7CFCDDD0" w14:textId="77777777" w:rsidR="00D6388C" w:rsidRPr="001F7CD1" w:rsidRDefault="000727BD" w:rsidP="00B4220E">
      <w:pPr>
        <w:spacing w:before="60" w:after="60"/>
        <w:rPr>
          <w:rFonts w:cs="Times New Roman"/>
          <w:bCs/>
          <w:sz w:val="24"/>
          <w:szCs w:val="24"/>
        </w:rPr>
      </w:pPr>
      <w:r w:rsidRPr="001F7CD1">
        <w:rPr>
          <w:rFonts w:cs="Times New Roman"/>
          <w:bCs/>
          <w:sz w:val="24"/>
          <w:szCs w:val="24"/>
        </w:rPr>
        <w:t xml:space="preserve">- Có thể mở rộng thêm </w:t>
      </w:r>
      <w:r w:rsidR="005822D4" w:rsidRPr="001F7CD1">
        <w:rPr>
          <w:rFonts w:cs="Times New Roman"/>
          <w:bCs/>
          <w:sz w:val="24"/>
          <w:szCs w:val="24"/>
        </w:rPr>
        <w:t>một</w:t>
      </w:r>
      <w:r w:rsidRPr="001F7CD1">
        <w:rPr>
          <w:rFonts w:cs="Times New Roman"/>
          <w:bCs/>
          <w:sz w:val="24"/>
          <w:szCs w:val="24"/>
        </w:rPr>
        <w:t xml:space="preserve"> ý để nói về tình cảm của bản th</w:t>
      </w:r>
      <w:r w:rsidR="005822D4" w:rsidRPr="001F7CD1">
        <w:rPr>
          <w:rFonts w:cs="Times New Roman"/>
          <w:bCs/>
          <w:sz w:val="24"/>
          <w:szCs w:val="24"/>
        </w:rPr>
        <w:t>â</w:t>
      </w:r>
      <w:r w:rsidRPr="001F7CD1">
        <w:rPr>
          <w:rFonts w:cs="Times New Roman"/>
          <w:bCs/>
          <w:sz w:val="24"/>
          <w:szCs w:val="24"/>
        </w:rPr>
        <w:t>n.</w:t>
      </w:r>
    </w:p>
    <w:p w14:paraId="1E8661D6" w14:textId="685C10D4" w:rsidR="00D6388C" w:rsidRPr="001F7CD1" w:rsidRDefault="00D6388C" w:rsidP="00B4220E">
      <w:pPr>
        <w:spacing w:before="60" w:after="60"/>
        <w:rPr>
          <w:rFonts w:cs="Times New Roman"/>
          <w:bCs/>
          <w:sz w:val="24"/>
          <w:szCs w:val="24"/>
        </w:rPr>
      </w:pPr>
      <w:r w:rsidRPr="001F7CD1">
        <w:rPr>
          <w:rFonts w:cs="Times New Roman"/>
          <w:b/>
          <w:sz w:val="24"/>
          <w:szCs w:val="24"/>
        </w:rPr>
        <w:t>10.</w:t>
      </w:r>
      <w:r w:rsidRPr="001F7CD1">
        <w:rPr>
          <w:rFonts w:cs="Times New Roman"/>
          <w:bCs/>
          <w:sz w:val="24"/>
          <w:szCs w:val="24"/>
        </w:rPr>
        <w:t xml:space="preserve"> </w:t>
      </w:r>
      <w:r w:rsidRPr="001F7CD1">
        <w:rPr>
          <w:rFonts w:cs="Times New Roman"/>
          <w:b/>
          <w:bCs/>
          <w:sz w:val="24"/>
          <w:szCs w:val="24"/>
          <w:lang w:val="en-US"/>
        </w:rPr>
        <w:t>Yếu tố siêu thực trong thơ</w:t>
      </w:r>
    </w:p>
    <w:p w14:paraId="24641327" w14:textId="73C9E3E4" w:rsidR="00D6388C" w:rsidRPr="001F7CD1" w:rsidRDefault="00D6388C" w:rsidP="00B4220E">
      <w:pPr>
        <w:spacing w:before="60" w:after="60"/>
        <w:rPr>
          <w:rFonts w:cs="Times New Roman"/>
          <w:bCs/>
          <w:sz w:val="24"/>
          <w:szCs w:val="24"/>
          <w:lang w:val="en-US"/>
        </w:rPr>
      </w:pPr>
      <w:r w:rsidRPr="001F7CD1">
        <w:rPr>
          <w:rFonts w:cs="Times New Roman"/>
          <w:b/>
          <w:bCs/>
          <w:sz w:val="24"/>
          <w:szCs w:val="24"/>
          <w:lang w:val="en-US"/>
        </w:rPr>
        <w:t>- </w:t>
      </w:r>
      <w:r w:rsidRPr="001F7CD1">
        <w:rPr>
          <w:rFonts w:cs="Times New Roman"/>
          <w:bCs/>
          <w:sz w:val="24"/>
          <w:szCs w:val="24"/>
          <w:lang w:val="en-US"/>
        </w:rPr>
        <w:t>Biểu hiện tước hết qua những hình ảnh có vẻ kì lạ, gắn kết với nhau theo một logic khác thường, phần nào gây cho độc giả cảm giác khó hiểu.</w:t>
      </w:r>
    </w:p>
    <w:p w14:paraId="29DADFE8" w14:textId="77777777" w:rsidR="00D6388C" w:rsidRPr="001F7CD1" w:rsidRDefault="00D6388C" w:rsidP="00B4220E">
      <w:pPr>
        <w:spacing w:before="60" w:after="60"/>
        <w:rPr>
          <w:rFonts w:cs="Times New Roman"/>
          <w:bCs/>
          <w:sz w:val="24"/>
          <w:szCs w:val="24"/>
          <w:lang w:val="en-US"/>
        </w:rPr>
      </w:pPr>
      <w:r w:rsidRPr="001F7CD1">
        <w:rPr>
          <w:rFonts w:cs="Times New Roman"/>
          <w:bCs/>
          <w:sz w:val="24"/>
          <w:szCs w:val="24"/>
          <w:lang w:val="en-US"/>
        </w:rPr>
        <w:t xml:space="preserve">- Tác dụng: </w:t>
      </w:r>
    </w:p>
    <w:p w14:paraId="39672E38" w14:textId="6AA270A4" w:rsidR="00D6388C" w:rsidRPr="001F7CD1" w:rsidRDefault="00D6388C" w:rsidP="00B4220E">
      <w:pPr>
        <w:spacing w:before="60" w:after="60"/>
        <w:rPr>
          <w:rFonts w:cs="Times New Roman"/>
          <w:bCs/>
          <w:sz w:val="24"/>
          <w:szCs w:val="24"/>
          <w:lang w:val="en-US"/>
        </w:rPr>
      </w:pPr>
      <w:r w:rsidRPr="001F7CD1">
        <w:rPr>
          <w:rFonts w:cs="Times New Roman"/>
          <w:bCs/>
          <w:sz w:val="24"/>
          <w:szCs w:val="24"/>
          <w:lang w:val="en-US"/>
        </w:rPr>
        <w:t xml:space="preserve">+ </w:t>
      </w:r>
      <w:r w:rsidR="007D7588" w:rsidRPr="001F7CD1">
        <w:rPr>
          <w:rFonts w:cs="Times New Roman"/>
          <w:bCs/>
          <w:sz w:val="24"/>
          <w:szCs w:val="24"/>
          <w:lang w:val="en-US"/>
        </w:rPr>
        <w:t xml:space="preserve">Tác dụng về nội dung: </w:t>
      </w:r>
      <w:r w:rsidR="00E13039" w:rsidRPr="001F7CD1">
        <w:rPr>
          <w:rFonts w:cs="Times New Roman"/>
          <w:bCs/>
          <w:sz w:val="24"/>
          <w:szCs w:val="24"/>
          <w:lang w:val="en-US"/>
        </w:rPr>
        <w:t>diễn tả thế giới nội tâm của tác giả…</w:t>
      </w:r>
    </w:p>
    <w:p w14:paraId="2E3F92CA" w14:textId="25A5909E" w:rsidR="00D6388C" w:rsidRPr="001F7CD1" w:rsidRDefault="00D6388C" w:rsidP="00B4220E">
      <w:pPr>
        <w:spacing w:before="60" w:after="60"/>
        <w:rPr>
          <w:rFonts w:cs="Times New Roman"/>
          <w:bCs/>
          <w:sz w:val="24"/>
          <w:szCs w:val="24"/>
          <w:lang w:val="en-US"/>
        </w:rPr>
      </w:pPr>
      <w:r w:rsidRPr="001F7CD1">
        <w:rPr>
          <w:rFonts w:cs="Times New Roman"/>
          <w:bCs/>
          <w:sz w:val="24"/>
          <w:szCs w:val="24"/>
          <w:lang w:val="en-US"/>
        </w:rPr>
        <w:t>+ Về hình thức nghệ thuật: xây dựng một thế giới thơ có sự pha trộn giữa chiêm bao và tỉnh thức, giữa ảo giác và thực tế; tăng giá trị biểu đạt.</w:t>
      </w:r>
    </w:p>
    <w:p w14:paraId="0B63D486" w14:textId="104EDE46" w:rsidR="00D6388C" w:rsidRPr="001F7CD1" w:rsidRDefault="00D6388C" w:rsidP="00B4220E">
      <w:pPr>
        <w:pStyle w:val="ListParagraph"/>
        <w:numPr>
          <w:ilvl w:val="0"/>
          <w:numId w:val="6"/>
        </w:numPr>
        <w:spacing w:before="60" w:after="60"/>
        <w:rPr>
          <w:rFonts w:cs="Times New Roman"/>
          <w:bCs/>
          <w:sz w:val="24"/>
          <w:szCs w:val="24"/>
          <w:lang w:val="en-US"/>
        </w:rPr>
      </w:pPr>
      <w:r w:rsidRPr="001F7CD1">
        <w:rPr>
          <w:rFonts w:cs="Times New Roman"/>
          <w:b/>
          <w:bCs/>
          <w:sz w:val="24"/>
          <w:szCs w:val="24"/>
          <w:lang w:val="en-US"/>
        </w:rPr>
        <w:t>Phong cách cổ điển</w:t>
      </w:r>
    </w:p>
    <w:p w14:paraId="0FDCC7D0" w14:textId="4E0D8FA4" w:rsidR="00D6388C" w:rsidRPr="001F7CD1" w:rsidRDefault="00995B9A" w:rsidP="00B4220E">
      <w:pPr>
        <w:spacing w:before="60" w:after="60"/>
        <w:rPr>
          <w:rFonts w:cs="Times New Roman"/>
          <w:bCs/>
          <w:sz w:val="24"/>
          <w:szCs w:val="24"/>
          <w:lang w:val="en-US"/>
        </w:rPr>
      </w:pPr>
      <w:r w:rsidRPr="001F7CD1">
        <w:rPr>
          <w:rFonts w:cs="Times New Roman"/>
          <w:bCs/>
          <w:sz w:val="24"/>
          <w:szCs w:val="24"/>
          <w:lang w:val="en-US"/>
        </w:rPr>
        <w:t>-</w:t>
      </w:r>
      <w:r w:rsidR="00D6388C" w:rsidRPr="001F7CD1">
        <w:rPr>
          <w:rFonts w:cs="Times New Roman"/>
          <w:bCs/>
          <w:sz w:val="24"/>
          <w:szCs w:val="24"/>
          <w:lang w:val="en-US"/>
        </w:rPr>
        <w:t xml:space="preserve"> </w:t>
      </w:r>
      <w:r w:rsidRPr="001F7CD1">
        <w:rPr>
          <w:rFonts w:cs="Times New Roman"/>
          <w:bCs/>
          <w:sz w:val="24"/>
          <w:szCs w:val="24"/>
          <w:lang w:val="en-US"/>
        </w:rPr>
        <w:t xml:space="preserve">Khái niệm: </w:t>
      </w:r>
      <w:r w:rsidR="00D6388C" w:rsidRPr="001F7CD1">
        <w:rPr>
          <w:rFonts w:cs="Times New Roman"/>
          <w:bCs/>
          <w:sz w:val="24"/>
          <w:szCs w:val="24"/>
          <w:lang w:val="en-US"/>
        </w:rPr>
        <w:t>Phong cách cổ điển là loại phong cách sáng tác được hình thành từ thời trung đại, chịu sự chi phối của một quan niệm về thế giới có tính đặc thù. Theo phong cách này, cuộc sống con người và vũ trụ được hình dung như một mô hình ổn định, có tôn ti trật tự chặt chẽ, vận động theo quy luật tuần hoàn.</w:t>
      </w:r>
    </w:p>
    <w:p w14:paraId="2D79F337" w14:textId="77777777" w:rsidR="00995B9A" w:rsidRPr="001F7CD1" w:rsidRDefault="00995B9A" w:rsidP="00B4220E">
      <w:pPr>
        <w:spacing w:before="60" w:after="60"/>
        <w:rPr>
          <w:rFonts w:cs="Times New Roman"/>
          <w:bCs/>
          <w:sz w:val="24"/>
          <w:szCs w:val="24"/>
          <w:lang w:val="en-US"/>
        </w:rPr>
      </w:pPr>
      <w:r w:rsidRPr="001F7CD1">
        <w:rPr>
          <w:rFonts w:cs="Times New Roman"/>
          <w:bCs/>
          <w:sz w:val="24"/>
          <w:szCs w:val="24"/>
          <w:lang w:val="en-US"/>
        </w:rPr>
        <w:t>-</w:t>
      </w:r>
      <w:r w:rsidR="00D6388C" w:rsidRPr="001F7CD1">
        <w:rPr>
          <w:rFonts w:cs="Times New Roman"/>
          <w:bCs/>
          <w:sz w:val="24"/>
          <w:szCs w:val="24"/>
          <w:lang w:val="en-US"/>
        </w:rPr>
        <w:t xml:space="preserve"> </w:t>
      </w:r>
      <w:r w:rsidRPr="001F7CD1">
        <w:rPr>
          <w:rFonts w:cs="Times New Roman"/>
          <w:bCs/>
          <w:sz w:val="24"/>
          <w:szCs w:val="24"/>
          <w:lang w:val="en-US"/>
        </w:rPr>
        <w:t>Biểu hiện</w:t>
      </w:r>
      <w:r w:rsidR="00D6388C" w:rsidRPr="001F7CD1">
        <w:rPr>
          <w:rFonts w:cs="Times New Roman"/>
          <w:bCs/>
          <w:sz w:val="24"/>
          <w:szCs w:val="24"/>
          <w:lang w:val="en-US"/>
        </w:rPr>
        <w:t xml:space="preserve">: </w:t>
      </w:r>
    </w:p>
    <w:p w14:paraId="36508A16" w14:textId="77777777" w:rsidR="00995B9A" w:rsidRPr="001F7CD1" w:rsidRDefault="00995B9A" w:rsidP="00B4220E">
      <w:pPr>
        <w:spacing w:before="60" w:after="60"/>
        <w:rPr>
          <w:rFonts w:cs="Times New Roman"/>
          <w:bCs/>
          <w:sz w:val="24"/>
          <w:szCs w:val="24"/>
          <w:lang w:val="en-US"/>
        </w:rPr>
      </w:pPr>
      <w:r w:rsidRPr="001F7CD1">
        <w:rPr>
          <w:rFonts w:cs="Times New Roman"/>
          <w:bCs/>
          <w:sz w:val="24"/>
          <w:szCs w:val="24"/>
          <w:lang w:val="en-US"/>
        </w:rPr>
        <w:t>+ N</w:t>
      </w:r>
      <w:r w:rsidR="00D6388C" w:rsidRPr="001F7CD1">
        <w:rPr>
          <w:rFonts w:cs="Times New Roman"/>
          <w:bCs/>
          <w:sz w:val="24"/>
          <w:szCs w:val="24"/>
          <w:lang w:val="en-US"/>
        </w:rPr>
        <w:t xml:space="preserve">ghiêng về thể hiện những đề tài cao nhã; </w:t>
      </w:r>
    </w:p>
    <w:p w14:paraId="681A2455" w14:textId="7E0F713C" w:rsidR="00995B9A" w:rsidRPr="001F7CD1" w:rsidRDefault="00995B9A" w:rsidP="00B4220E">
      <w:pPr>
        <w:spacing w:before="60" w:after="60"/>
        <w:rPr>
          <w:rFonts w:cs="Times New Roman"/>
          <w:bCs/>
          <w:sz w:val="24"/>
          <w:szCs w:val="24"/>
          <w:lang w:val="en-US"/>
        </w:rPr>
      </w:pPr>
      <w:r w:rsidRPr="001F7CD1">
        <w:rPr>
          <w:rFonts w:cs="Times New Roman"/>
          <w:bCs/>
          <w:sz w:val="24"/>
          <w:szCs w:val="24"/>
          <w:lang w:val="en-US"/>
        </w:rPr>
        <w:t>+ C</w:t>
      </w:r>
      <w:r w:rsidR="00D6388C" w:rsidRPr="001F7CD1">
        <w:rPr>
          <w:rFonts w:cs="Times New Roman"/>
          <w:bCs/>
          <w:sz w:val="24"/>
          <w:szCs w:val="24"/>
          <w:lang w:val="en-US"/>
        </w:rPr>
        <w:t>ảm hứng đặc biệt với cá</w:t>
      </w:r>
      <w:r w:rsidR="00A20F3E" w:rsidRPr="001F7CD1">
        <w:rPr>
          <w:rFonts w:cs="Times New Roman"/>
          <w:bCs/>
          <w:sz w:val="24"/>
          <w:szCs w:val="24"/>
          <w:lang w:val="en-US"/>
        </w:rPr>
        <w:t>i</w:t>
      </w:r>
      <w:r w:rsidR="00D6388C" w:rsidRPr="001F7CD1">
        <w:rPr>
          <w:rFonts w:cs="Times New Roman"/>
          <w:bCs/>
          <w:sz w:val="24"/>
          <w:szCs w:val="24"/>
          <w:lang w:val="en-US"/>
        </w:rPr>
        <w:t xml:space="preserve"> vĩnh hằng, bất biến, </w:t>
      </w:r>
    </w:p>
    <w:p w14:paraId="7AF06889" w14:textId="77777777" w:rsidR="00995B9A" w:rsidRPr="001F7CD1" w:rsidRDefault="00995B9A" w:rsidP="00B4220E">
      <w:pPr>
        <w:spacing w:before="60" w:after="60"/>
        <w:rPr>
          <w:rFonts w:cs="Times New Roman"/>
          <w:bCs/>
          <w:sz w:val="24"/>
          <w:szCs w:val="24"/>
          <w:lang w:val="en-US"/>
        </w:rPr>
      </w:pPr>
      <w:r w:rsidRPr="001F7CD1">
        <w:rPr>
          <w:rFonts w:cs="Times New Roman"/>
          <w:bCs/>
          <w:sz w:val="24"/>
          <w:szCs w:val="24"/>
          <w:lang w:val="en-US"/>
        </w:rPr>
        <w:t>+ L</w:t>
      </w:r>
      <w:r w:rsidR="00D6388C" w:rsidRPr="001F7CD1">
        <w:rPr>
          <w:rFonts w:cs="Times New Roman"/>
          <w:bCs/>
          <w:sz w:val="24"/>
          <w:szCs w:val="24"/>
          <w:lang w:val="en-US"/>
        </w:rPr>
        <w:t xml:space="preserve">uôn hướng về những mẫu hình lý tưởng </w:t>
      </w:r>
    </w:p>
    <w:p w14:paraId="23EA33B5" w14:textId="73561848" w:rsidR="00D6388C" w:rsidRPr="001F7CD1" w:rsidRDefault="00995B9A" w:rsidP="00B4220E">
      <w:pPr>
        <w:spacing w:before="60" w:after="60"/>
        <w:rPr>
          <w:rFonts w:cs="Times New Roman"/>
          <w:bCs/>
          <w:spacing w:val="-4"/>
          <w:sz w:val="24"/>
          <w:szCs w:val="24"/>
          <w:lang w:val="en-US"/>
        </w:rPr>
      </w:pPr>
      <w:r w:rsidRPr="001F7CD1">
        <w:rPr>
          <w:rFonts w:cs="Times New Roman"/>
          <w:bCs/>
          <w:spacing w:val="-4"/>
          <w:sz w:val="24"/>
          <w:szCs w:val="24"/>
          <w:lang w:val="en-US"/>
        </w:rPr>
        <w:t>+ T</w:t>
      </w:r>
      <w:r w:rsidR="00D6388C" w:rsidRPr="001F7CD1">
        <w:rPr>
          <w:rFonts w:cs="Times New Roman"/>
          <w:bCs/>
          <w:spacing w:val="-4"/>
          <w:sz w:val="24"/>
          <w:szCs w:val="24"/>
          <w:lang w:val="en-US"/>
        </w:rPr>
        <w:t>ôn trọng tính quy phạm của cách tổ chức các yếu tố nghệ thuật thành một cấu trúc hoàn mỹ.</w:t>
      </w:r>
    </w:p>
    <w:p w14:paraId="6ACE629F" w14:textId="01FB0485" w:rsidR="00D6388C" w:rsidRPr="001F7CD1" w:rsidRDefault="00D6388C" w:rsidP="00B4220E">
      <w:pPr>
        <w:pStyle w:val="ListParagraph"/>
        <w:numPr>
          <w:ilvl w:val="0"/>
          <w:numId w:val="6"/>
        </w:numPr>
        <w:spacing w:before="60" w:after="60"/>
        <w:rPr>
          <w:rFonts w:cs="Times New Roman"/>
          <w:bCs/>
          <w:sz w:val="24"/>
          <w:szCs w:val="24"/>
          <w:lang w:val="en-US"/>
        </w:rPr>
      </w:pPr>
      <w:r w:rsidRPr="001F7CD1">
        <w:rPr>
          <w:rFonts w:cs="Times New Roman"/>
          <w:b/>
          <w:bCs/>
          <w:sz w:val="24"/>
          <w:szCs w:val="24"/>
          <w:lang w:val="en-US"/>
        </w:rPr>
        <w:lastRenderedPageBreak/>
        <w:t>Phong cách lãng mạn</w:t>
      </w:r>
    </w:p>
    <w:p w14:paraId="5808DE4A" w14:textId="77777777" w:rsidR="00995B9A" w:rsidRPr="001F7CD1" w:rsidRDefault="00995B9A" w:rsidP="00B4220E">
      <w:pPr>
        <w:spacing w:before="60" w:after="60"/>
        <w:rPr>
          <w:rFonts w:cs="Times New Roman"/>
          <w:bCs/>
          <w:sz w:val="24"/>
          <w:szCs w:val="24"/>
          <w:lang w:val="en-US"/>
        </w:rPr>
      </w:pPr>
      <w:r w:rsidRPr="001F7CD1">
        <w:rPr>
          <w:rFonts w:cs="Times New Roman"/>
          <w:bCs/>
          <w:sz w:val="24"/>
          <w:szCs w:val="24"/>
          <w:lang w:val="en-US"/>
        </w:rPr>
        <w:t>-</w:t>
      </w:r>
      <w:r w:rsidR="00D6388C" w:rsidRPr="001F7CD1">
        <w:rPr>
          <w:rFonts w:cs="Times New Roman"/>
          <w:bCs/>
          <w:sz w:val="24"/>
          <w:szCs w:val="24"/>
          <w:lang w:val="en-US"/>
        </w:rPr>
        <w:t xml:space="preserve"> </w:t>
      </w:r>
      <w:r w:rsidRPr="001F7CD1">
        <w:rPr>
          <w:rFonts w:cs="Times New Roman"/>
          <w:bCs/>
          <w:sz w:val="24"/>
          <w:szCs w:val="24"/>
          <w:lang w:val="en-US"/>
        </w:rPr>
        <w:t>Khái niệm:</w:t>
      </w:r>
    </w:p>
    <w:p w14:paraId="0AAA4CA0" w14:textId="4EBB78D8" w:rsidR="00D6388C" w:rsidRPr="001F7CD1" w:rsidRDefault="00995B9A" w:rsidP="00B4220E">
      <w:pPr>
        <w:spacing w:before="60" w:after="60"/>
        <w:rPr>
          <w:rFonts w:cs="Times New Roman"/>
          <w:bCs/>
          <w:spacing w:val="-2"/>
          <w:sz w:val="24"/>
          <w:szCs w:val="24"/>
          <w:lang w:val="en-US"/>
        </w:rPr>
      </w:pPr>
      <w:r w:rsidRPr="001F7CD1">
        <w:rPr>
          <w:rFonts w:cs="Times New Roman"/>
          <w:bCs/>
          <w:spacing w:val="-2"/>
          <w:sz w:val="24"/>
          <w:szCs w:val="24"/>
          <w:lang w:val="en-US"/>
        </w:rPr>
        <w:t xml:space="preserve">+ </w:t>
      </w:r>
      <w:r w:rsidR="00D6388C" w:rsidRPr="001F7CD1">
        <w:rPr>
          <w:rFonts w:cs="Times New Roman"/>
          <w:bCs/>
          <w:spacing w:val="-2"/>
          <w:sz w:val="24"/>
          <w:szCs w:val="24"/>
          <w:lang w:val="en-US"/>
        </w:rPr>
        <w:t>Xét theo nghĩa rộng, phong cách lãng mạn thường được đặt trong tương quan so sánh với phong cách hiện thực (cả hai phong cách nghệ thuật từng xuất hiện trong sáng tác văn học từ thời cổ đại).</w:t>
      </w:r>
    </w:p>
    <w:p w14:paraId="424A481A" w14:textId="6F690C0B" w:rsidR="00D6388C" w:rsidRPr="001F7CD1" w:rsidRDefault="00995B9A" w:rsidP="00B4220E">
      <w:pPr>
        <w:spacing w:before="60" w:after="60"/>
        <w:rPr>
          <w:rFonts w:cs="Times New Roman"/>
          <w:bCs/>
          <w:sz w:val="24"/>
          <w:szCs w:val="24"/>
          <w:lang w:val="en-US"/>
        </w:rPr>
      </w:pPr>
      <w:r w:rsidRPr="001F7CD1">
        <w:rPr>
          <w:rFonts w:cs="Times New Roman"/>
          <w:bCs/>
          <w:sz w:val="24"/>
          <w:szCs w:val="24"/>
          <w:lang w:val="en-US"/>
        </w:rPr>
        <w:t>+</w:t>
      </w:r>
      <w:r w:rsidR="00D6388C" w:rsidRPr="001F7CD1">
        <w:rPr>
          <w:rFonts w:cs="Times New Roman"/>
          <w:bCs/>
          <w:sz w:val="24"/>
          <w:szCs w:val="24"/>
          <w:lang w:val="en-US"/>
        </w:rPr>
        <w:t xml:space="preserve"> Xét theo nghĩa hẹp, phong cách lãng mạn gắn với sự xuất hiện của chủ nghĩa lãng mạn, một trao lưu văn học </w:t>
      </w:r>
      <w:r w:rsidR="006C0A91" w:rsidRPr="001F7CD1">
        <w:rPr>
          <w:rFonts w:cs="Times New Roman"/>
          <w:bCs/>
          <w:sz w:val="24"/>
          <w:szCs w:val="24"/>
          <w:lang w:val="en-US"/>
        </w:rPr>
        <w:t>-</w:t>
      </w:r>
      <w:r w:rsidR="00D6388C" w:rsidRPr="001F7CD1">
        <w:rPr>
          <w:rFonts w:cs="Times New Roman"/>
          <w:bCs/>
          <w:sz w:val="24"/>
          <w:szCs w:val="24"/>
          <w:lang w:val="en-US"/>
        </w:rPr>
        <w:t xml:space="preserve"> nghệ thuật hình thành ở phương Tây vào khoảng nửa cuối thế kỉ XVIII và nửa đầu thế kỉ XIX. </w:t>
      </w:r>
    </w:p>
    <w:p w14:paraId="36BCED34" w14:textId="1C338AE2" w:rsidR="00D6388C" w:rsidRPr="001F7CD1" w:rsidRDefault="00995B9A" w:rsidP="00B4220E">
      <w:pPr>
        <w:spacing w:before="60" w:after="60"/>
        <w:rPr>
          <w:rFonts w:cs="Times New Roman"/>
          <w:bCs/>
          <w:sz w:val="24"/>
          <w:szCs w:val="24"/>
          <w:lang w:val="en-US"/>
        </w:rPr>
      </w:pPr>
      <w:r w:rsidRPr="001F7CD1">
        <w:rPr>
          <w:rFonts w:cs="Times New Roman"/>
          <w:bCs/>
          <w:sz w:val="24"/>
          <w:szCs w:val="24"/>
          <w:lang w:val="en-US"/>
        </w:rPr>
        <w:t>- Phân loại:</w:t>
      </w:r>
      <w:r w:rsidR="00D6388C" w:rsidRPr="001F7CD1">
        <w:rPr>
          <w:rFonts w:cs="Times New Roman"/>
          <w:bCs/>
          <w:sz w:val="24"/>
          <w:szCs w:val="24"/>
          <w:lang w:val="en-US"/>
        </w:rPr>
        <w:t xml:space="preserve"> Tùy theo cảm hứng thái độ của người cầm bút chủ nghĩa lãng mạn được chia thành 2 khuynh hướng bi quan và lạc quan.</w:t>
      </w:r>
    </w:p>
    <w:p w14:paraId="5F75F136" w14:textId="77777777" w:rsidR="00995B9A" w:rsidRPr="001F7CD1" w:rsidRDefault="00995B9A" w:rsidP="00B4220E">
      <w:pPr>
        <w:spacing w:before="60" w:after="60"/>
        <w:rPr>
          <w:rFonts w:cs="Times New Roman"/>
          <w:bCs/>
          <w:sz w:val="24"/>
          <w:szCs w:val="24"/>
          <w:lang w:val="en-US"/>
        </w:rPr>
      </w:pPr>
      <w:r w:rsidRPr="001F7CD1">
        <w:rPr>
          <w:rFonts w:cs="Times New Roman"/>
          <w:bCs/>
          <w:sz w:val="24"/>
          <w:szCs w:val="24"/>
          <w:lang w:val="en-US"/>
        </w:rPr>
        <w:t>- Biểu hiện</w:t>
      </w:r>
      <w:r w:rsidR="00D6388C" w:rsidRPr="001F7CD1">
        <w:rPr>
          <w:rFonts w:cs="Times New Roman"/>
          <w:bCs/>
          <w:sz w:val="24"/>
          <w:szCs w:val="24"/>
          <w:lang w:val="en-US"/>
        </w:rPr>
        <w:t xml:space="preserve">: </w:t>
      </w:r>
    </w:p>
    <w:p w14:paraId="6472F8DB" w14:textId="77777777" w:rsidR="00995B9A" w:rsidRPr="001F7CD1" w:rsidRDefault="00995B9A" w:rsidP="00B4220E">
      <w:pPr>
        <w:spacing w:before="60" w:after="60"/>
        <w:rPr>
          <w:rFonts w:cs="Times New Roman"/>
          <w:bCs/>
          <w:sz w:val="24"/>
          <w:szCs w:val="24"/>
          <w:lang w:val="en-US"/>
        </w:rPr>
      </w:pPr>
      <w:r w:rsidRPr="001F7CD1">
        <w:rPr>
          <w:rFonts w:cs="Times New Roman"/>
          <w:bCs/>
          <w:sz w:val="24"/>
          <w:szCs w:val="24"/>
          <w:lang w:val="en-US"/>
        </w:rPr>
        <w:t>+ K</w:t>
      </w:r>
      <w:r w:rsidR="00D6388C" w:rsidRPr="001F7CD1">
        <w:rPr>
          <w:rFonts w:cs="Times New Roman"/>
          <w:bCs/>
          <w:sz w:val="24"/>
          <w:szCs w:val="24"/>
          <w:lang w:val="en-US"/>
        </w:rPr>
        <w:t xml:space="preserve">hẳng định cái cao cả, phi thường và phủ định thực tại tầm thường, tù túng; </w:t>
      </w:r>
    </w:p>
    <w:p w14:paraId="729AC803" w14:textId="77777777" w:rsidR="00995B9A" w:rsidRPr="001F7CD1" w:rsidRDefault="00995B9A" w:rsidP="00B4220E">
      <w:pPr>
        <w:spacing w:before="60" w:after="60"/>
        <w:rPr>
          <w:rFonts w:cs="Times New Roman"/>
          <w:bCs/>
          <w:sz w:val="24"/>
          <w:szCs w:val="24"/>
          <w:lang w:val="en-US"/>
        </w:rPr>
      </w:pPr>
      <w:r w:rsidRPr="001F7CD1">
        <w:rPr>
          <w:rFonts w:cs="Times New Roman"/>
          <w:bCs/>
          <w:sz w:val="24"/>
          <w:szCs w:val="24"/>
          <w:lang w:val="en-US"/>
        </w:rPr>
        <w:t>+ Đ</w:t>
      </w:r>
      <w:r w:rsidR="00D6388C" w:rsidRPr="001F7CD1">
        <w:rPr>
          <w:rFonts w:cs="Times New Roman"/>
          <w:bCs/>
          <w:sz w:val="24"/>
          <w:szCs w:val="24"/>
          <w:lang w:val="en-US"/>
        </w:rPr>
        <w:t xml:space="preserve">ề cao cá tính sáng tạo, trí tưởng tượng, sự phóng khoáng, </w:t>
      </w:r>
    </w:p>
    <w:p w14:paraId="2BD7331B" w14:textId="226AA66B" w:rsidR="00995B9A" w:rsidRPr="001F7CD1" w:rsidRDefault="00995B9A" w:rsidP="00B4220E">
      <w:pPr>
        <w:spacing w:before="60" w:after="60"/>
        <w:rPr>
          <w:rFonts w:cs="Times New Roman"/>
          <w:bCs/>
          <w:sz w:val="24"/>
          <w:szCs w:val="24"/>
          <w:lang w:val="en-US"/>
        </w:rPr>
      </w:pPr>
      <w:r w:rsidRPr="001F7CD1">
        <w:rPr>
          <w:rFonts w:cs="Times New Roman"/>
          <w:bCs/>
          <w:sz w:val="24"/>
          <w:szCs w:val="24"/>
          <w:lang w:val="en-US"/>
        </w:rPr>
        <w:t>+ C</w:t>
      </w:r>
      <w:r w:rsidR="00D6388C" w:rsidRPr="001F7CD1">
        <w:rPr>
          <w:rFonts w:cs="Times New Roman"/>
          <w:bCs/>
          <w:sz w:val="24"/>
          <w:szCs w:val="24"/>
          <w:lang w:val="en-US"/>
        </w:rPr>
        <w:t xml:space="preserve">hú trọng thế giới nội tâm với những cảm xúc mạnh mẽ, khoáng đạt, tinh tế </w:t>
      </w:r>
    </w:p>
    <w:p w14:paraId="08E4C2FA" w14:textId="6670517A" w:rsidR="00D6388C" w:rsidRPr="001F7CD1" w:rsidRDefault="00995B9A" w:rsidP="00B4220E">
      <w:pPr>
        <w:spacing w:before="60" w:after="60"/>
        <w:rPr>
          <w:rFonts w:cs="Times New Roman"/>
          <w:bCs/>
          <w:sz w:val="24"/>
          <w:szCs w:val="24"/>
          <w:lang w:val="en-US"/>
        </w:rPr>
      </w:pPr>
      <w:r w:rsidRPr="001F7CD1">
        <w:rPr>
          <w:rFonts w:cs="Times New Roman"/>
          <w:bCs/>
          <w:sz w:val="24"/>
          <w:szCs w:val="24"/>
          <w:lang w:val="en-US"/>
        </w:rPr>
        <w:t>+ Ư</w:t>
      </w:r>
      <w:r w:rsidR="00D6388C" w:rsidRPr="001F7CD1">
        <w:rPr>
          <w:rFonts w:cs="Times New Roman"/>
          <w:bCs/>
          <w:sz w:val="24"/>
          <w:szCs w:val="24"/>
          <w:lang w:val="en-US"/>
        </w:rPr>
        <w:t>a dùng các yếu tố tương phản.</w:t>
      </w:r>
    </w:p>
    <w:p w14:paraId="03E57CD6" w14:textId="77777777" w:rsidR="00F54CD1" w:rsidRPr="001F7CD1" w:rsidRDefault="00F54CD1" w:rsidP="00B4220E">
      <w:pPr>
        <w:spacing w:before="60" w:after="60"/>
        <w:rPr>
          <w:rFonts w:cs="Times New Roman"/>
          <w:bCs/>
          <w:sz w:val="24"/>
          <w:szCs w:val="24"/>
          <w:lang w:val="en-US"/>
        </w:rPr>
      </w:pPr>
    </w:p>
    <w:p w14:paraId="0116A831" w14:textId="77777777" w:rsidR="00FD6FD9" w:rsidRPr="001F7CD1" w:rsidRDefault="00FD6FD9" w:rsidP="00B4220E">
      <w:pPr>
        <w:spacing w:before="60" w:after="60"/>
        <w:rPr>
          <w:rFonts w:cs="Times New Roman"/>
          <w:b/>
          <w:sz w:val="24"/>
          <w:szCs w:val="24"/>
        </w:rPr>
      </w:pPr>
      <w:r w:rsidRPr="001F7CD1">
        <w:rPr>
          <w:rFonts w:cs="Times New Roman"/>
          <w:b/>
          <w:sz w:val="24"/>
          <w:szCs w:val="24"/>
        </w:rPr>
        <w:br w:type="page"/>
      </w:r>
    </w:p>
    <w:p w14:paraId="2B5248CD" w14:textId="78B98B01" w:rsidR="003C4482" w:rsidRPr="001F7CD1" w:rsidRDefault="00761942" w:rsidP="00B4220E">
      <w:pPr>
        <w:spacing w:before="60" w:after="60"/>
        <w:rPr>
          <w:rFonts w:cs="Times New Roman"/>
          <w:b/>
          <w:sz w:val="24"/>
          <w:szCs w:val="24"/>
        </w:rPr>
      </w:pPr>
      <w:r w:rsidRPr="001F7CD1">
        <w:rPr>
          <w:rFonts w:cs="Times New Roman"/>
          <w:b/>
          <w:sz w:val="24"/>
          <w:szCs w:val="24"/>
        </w:rPr>
        <w:lastRenderedPageBreak/>
        <w:t>II. LUYỆN ĐỀ</w:t>
      </w:r>
    </w:p>
    <w:p w14:paraId="4671670C" w14:textId="19B9E9B0" w:rsidR="00761942" w:rsidRPr="001F7CD1" w:rsidRDefault="00761942" w:rsidP="00B4220E">
      <w:pPr>
        <w:spacing w:before="60" w:after="60"/>
        <w:rPr>
          <w:rFonts w:cs="Times New Roman"/>
          <w:b/>
          <w:sz w:val="24"/>
          <w:szCs w:val="24"/>
        </w:rPr>
      </w:pPr>
      <w:r w:rsidRPr="001F7CD1">
        <w:rPr>
          <w:rFonts w:cs="Times New Roman"/>
          <w:b/>
          <w:sz w:val="24"/>
          <w:szCs w:val="24"/>
        </w:rPr>
        <w:t>ĐỀ 1</w:t>
      </w:r>
    </w:p>
    <w:p w14:paraId="3C3F85EB" w14:textId="77777777" w:rsidR="00B7621B" w:rsidRPr="001F7CD1" w:rsidRDefault="00B7621B" w:rsidP="00B7621B">
      <w:pPr>
        <w:spacing w:before="60" w:after="60"/>
        <w:rPr>
          <w:rFonts w:cs="Times New Roman"/>
          <w:b/>
          <w:bCs/>
          <w:sz w:val="24"/>
          <w:szCs w:val="24"/>
          <w:lang w:val="en-US"/>
        </w:rPr>
      </w:pPr>
      <w:r w:rsidRPr="001F7CD1">
        <w:rPr>
          <w:rFonts w:cs="Times New Roman"/>
          <w:b/>
          <w:bCs/>
          <w:sz w:val="24"/>
          <w:szCs w:val="24"/>
          <w:lang w:val="en-US"/>
        </w:rPr>
        <w:t xml:space="preserve">Đọc văn bản sau:      </w:t>
      </w:r>
    </w:p>
    <w:p w14:paraId="6C014B5B" w14:textId="77777777" w:rsidR="00B7621B" w:rsidRPr="001F7CD1" w:rsidRDefault="00B7621B" w:rsidP="00B7621B">
      <w:pPr>
        <w:spacing w:before="60" w:after="60"/>
        <w:rPr>
          <w:rFonts w:cs="Times New Roman"/>
          <w:b/>
          <w:bCs/>
          <w:sz w:val="24"/>
          <w:szCs w:val="24"/>
          <w:lang w:val="en-US"/>
        </w:rPr>
      </w:pPr>
      <w:r w:rsidRPr="001F7CD1">
        <w:rPr>
          <w:rFonts w:cs="Times New Roman"/>
          <w:b/>
          <w:bCs/>
          <w:sz w:val="24"/>
          <w:szCs w:val="24"/>
          <w:lang w:val="en-US"/>
        </w:rPr>
        <w:t xml:space="preserve">                                   Mùa cỏ nở hoa</w:t>
      </w:r>
    </w:p>
    <w:p w14:paraId="08B4CABD" w14:textId="77777777" w:rsidR="00B7621B" w:rsidRPr="001F7CD1" w:rsidRDefault="00B7621B" w:rsidP="00B7621B">
      <w:pPr>
        <w:spacing w:before="60" w:after="60"/>
        <w:ind w:firstLine="2410"/>
        <w:rPr>
          <w:rFonts w:cs="Times New Roman"/>
          <w:bCs/>
          <w:sz w:val="24"/>
          <w:szCs w:val="24"/>
          <w:lang w:val="en-US"/>
        </w:rPr>
      </w:pPr>
      <w:r w:rsidRPr="001F7CD1">
        <w:rPr>
          <w:rFonts w:cs="Times New Roman"/>
          <w:bCs/>
          <w:i/>
          <w:iCs/>
          <w:sz w:val="24"/>
          <w:szCs w:val="24"/>
          <w:lang w:val="en-US"/>
        </w:rPr>
        <w:t>Con yêu ơi!</w:t>
      </w:r>
    </w:p>
    <w:p w14:paraId="1AD25EB3" w14:textId="77777777" w:rsidR="00B7621B" w:rsidRPr="001F7CD1" w:rsidRDefault="00B7621B" w:rsidP="00B7621B">
      <w:pPr>
        <w:spacing w:before="60" w:after="60"/>
        <w:ind w:firstLine="2410"/>
        <w:rPr>
          <w:rFonts w:cs="Times New Roman"/>
          <w:bCs/>
          <w:sz w:val="24"/>
          <w:szCs w:val="24"/>
          <w:lang w:val="en-US"/>
        </w:rPr>
      </w:pPr>
      <w:r w:rsidRPr="001F7CD1">
        <w:rPr>
          <w:rFonts w:cs="Times New Roman"/>
          <w:bCs/>
          <w:i/>
          <w:iCs/>
          <w:sz w:val="24"/>
          <w:szCs w:val="24"/>
          <w:lang w:val="en-US"/>
        </w:rPr>
        <w:t>Nếu mẹ là cánh đồng</w:t>
      </w:r>
    </w:p>
    <w:p w14:paraId="1387A8AF" w14:textId="0467C91A" w:rsidR="00B7621B" w:rsidRPr="001F7CD1" w:rsidRDefault="00B7621B" w:rsidP="00B7621B">
      <w:pPr>
        <w:spacing w:before="60" w:after="60"/>
        <w:ind w:firstLine="2410"/>
        <w:rPr>
          <w:rFonts w:cs="Times New Roman"/>
          <w:bCs/>
          <w:sz w:val="24"/>
          <w:szCs w:val="24"/>
          <w:lang w:val="en-US"/>
        </w:rPr>
      </w:pPr>
      <w:r w:rsidRPr="001F7CD1">
        <w:rPr>
          <w:rFonts w:cs="Times New Roman"/>
          <w:bCs/>
          <w:i/>
          <w:iCs/>
          <w:sz w:val="24"/>
          <w:szCs w:val="24"/>
          <w:lang w:val="en-US"/>
        </w:rPr>
        <w:t>Con là cỏ nở hoa trong lòng mẹ</w:t>
      </w:r>
    </w:p>
    <w:p w14:paraId="565F0921" w14:textId="77777777" w:rsidR="00B7621B" w:rsidRPr="001F7CD1" w:rsidRDefault="00B7621B" w:rsidP="00B7621B">
      <w:pPr>
        <w:spacing w:before="60" w:after="60"/>
        <w:ind w:firstLine="2410"/>
        <w:rPr>
          <w:rFonts w:cs="Times New Roman"/>
          <w:b/>
          <w:bCs/>
          <w:sz w:val="24"/>
          <w:szCs w:val="24"/>
          <w:lang w:val="en-US"/>
        </w:rPr>
      </w:pPr>
      <w:r w:rsidRPr="001F7CD1">
        <w:rPr>
          <w:rFonts w:cs="Times New Roman"/>
          <w:b/>
          <w:bCs/>
          <w:i/>
          <w:iCs/>
          <w:sz w:val="24"/>
          <w:szCs w:val="24"/>
          <w:lang w:val="en-US"/>
        </w:rPr>
        <w:t>Dẫu chẳng đủ rộng dài như sông bể</w:t>
      </w:r>
    </w:p>
    <w:p w14:paraId="16EE22BD" w14:textId="77777777" w:rsidR="00B7621B" w:rsidRPr="001F7CD1" w:rsidRDefault="00B7621B" w:rsidP="00B7621B">
      <w:pPr>
        <w:spacing w:before="60" w:after="60"/>
        <w:ind w:firstLine="2410"/>
        <w:rPr>
          <w:rFonts w:cs="Times New Roman"/>
          <w:b/>
          <w:bCs/>
          <w:sz w:val="24"/>
          <w:szCs w:val="24"/>
          <w:lang w:val="en-US"/>
        </w:rPr>
      </w:pPr>
      <w:r w:rsidRPr="001F7CD1">
        <w:rPr>
          <w:rFonts w:cs="Times New Roman"/>
          <w:b/>
          <w:bCs/>
          <w:i/>
          <w:iCs/>
          <w:sz w:val="24"/>
          <w:szCs w:val="24"/>
          <w:lang w:val="en-US"/>
        </w:rPr>
        <w:t>Vẫn chứa chan ngày nắng dưới mặt trời</w:t>
      </w:r>
    </w:p>
    <w:p w14:paraId="48B767C7" w14:textId="77777777" w:rsidR="00B7621B" w:rsidRPr="001F7CD1" w:rsidRDefault="00B7621B" w:rsidP="00B7621B">
      <w:pPr>
        <w:spacing w:before="60" w:after="60"/>
        <w:ind w:firstLine="2410"/>
        <w:rPr>
          <w:rFonts w:cs="Times New Roman"/>
          <w:b/>
          <w:bCs/>
          <w:sz w:val="24"/>
          <w:szCs w:val="24"/>
          <w:lang w:val="en-US"/>
        </w:rPr>
      </w:pPr>
      <w:r w:rsidRPr="001F7CD1">
        <w:rPr>
          <w:rFonts w:cs="Times New Roman"/>
          <w:b/>
          <w:bCs/>
          <w:i/>
          <w:iCs/>
          <w:sz w:val="24"/>
          <w:szCs w:val="24"/>
          <w:lang w:val="en-US"/>
        </w:rPr>
        <w:t>Khi đêm về hứng muôn ánh sao rơi</w:t>
      </w:r>
    </w:p>
    <w:p w14:paraId="3F152332" w14:textId="77777777" w:rsidR="00B7621B" w:rsidRPr="001F7CD1" w:rsidRDefault="00B7621B" w:rsidP="00B7621B">
      <w:pPr>
        <w:spacing w:before="60" w:after="60"/>
        <w:ind w:firstLine="2410"/>
        <w:rPr>
          <w:rFonts w:cs="Times New Roman"/>
          <w:b/>
          <w:bCs/>
          <w:sz w:val="24"/>
          <w:szCs w:val="24"/>
          <w:lang w:val="en-US"/>
        </w:rPr>
      </w:pPr>
      <w:r w:rsidRPr="001F7CD1">
        <w:rPr>
          <w:rFonts w:cs="Times New Roman"/>
          <w:b/>
          <w:bCs/>
          <w:i/>
          <w:iCs/>
          <w:sz w:val="24"/>
          <w:szCs w:val="24"/>
          <w:lang w:val="en-US"/>
        </w:rPr>
        <w:t>Sương lấp lánh đọng trong ngần mỗi sớm</w:t>
      </w:r>
    </w:p>
    <w:p w14:paraId="28F41034" w14:textId="77777777" w:rsidR="00B7621B" w:rsidRPr="001F7CD1" w:rsidRDefault="00B7621B" w:rsidP="00B7621B">
      <w:pPr>
        <w:spacing w:before="60" w:after="60"/>
        <w:ind w:firstLine="2410"/>
        <w:rPr>
          <w:rFonts w:cs="Times New Roman"/>
          <w:bCs/>
          <w:sz w:val="24"/>
          <w:szCs w:val="24"/>
          <w:lang w:val="en-US"/>
        </w:rPr>
      </w:pPr>
      <w:r w:rsidRPr="001F7CD1">
        <w:rPr>
          <w:rFonts w:cs="Times New Roman"/>
          <w:bCs/>
          <w:i/>
          <w:iCs/>
          <w:sz w:val="24"/>
          <w:szCs w:val="24"/>
          <w:lang w:val="en-US"/>
        </w:rPr>
        <w:t>Cỏ yêu nhé cứ hồn nhiên mà lớn</w:t>
      </w:r>
    </w:p>
    <w:p w14:paraId="361E68F8" w14:textId="77777777" w:rsidR="00B7621B" w:rsidRPr="001F7CD1" w:rsidRDefault="00B7621B" w:rsidP="00B7621B">
      <w:pPr>
        <w:spacing w:before="60" w:after="60"/>
        <w:ind w:firstLine="2410"/>
        <w:rPr>
          <w:rFonts w:cs="Times New Roman"/>
          <w:bCs/>
          <w:sz w:val="24"/>
          <w:szCs w:val="24"/>
          <w:lang w:val="en-US"/>
        </w:rPr>
      </w:pPr>
      <w:r w:rsidRPr="001F7CD1">
        <w:rPr>
          <w:rFonts w:cs="Times New Roman"/>
          <w:bCs/>
          <w:i/>
          <w:iCs/>
          <w:sz w:val="24"/>
          <w:szCs w:val="24"/>
          <w:lang w:val="en-US"/>
        </w:rPr>
        <w:t>Phủ xanh non lên đất mẹ hiền hòa</w:t>
      </w:r>
    </w:p>
    <w:p w14:paraId="47ADAFE9" w14:textId="77777777" w:rsidR="00B7621B" w:rsidRPr="001F7CD1" w:rsidRDefault="00B7621B" w:rsidP="00B7621B">
      <w:pPr>
        <w:spacing w:before="60" w:after="60"/>
        <w:ind w:firstLine="2410"/>
        <w:rPr>
          <w:rFonts w:cs="Times New Roman"/>
          <w:bCs/>
          <w:sz w:val="24"/>
          <w:szCs w:val="24"/>
          <w:lang w:val="en-US"/>
        </w:rPr>
      </w:pPr>
      <w:r w:rsidRPr="001F7CD1">
        <w:rPr>
          <w:rFonts w:cs="Times New Roman"/>
          <w:bCs/>
          <w:i/>
          <w:iCs/>
          <w:sz w:val="24"/>
          <w:szCs w:val="24"/>
          <w:lang w:val="en-US"/>
        </w:rPr>
        <w:t>Rồi một ngày cỏ nở thắm muôn hoa</w:t>
      </w:r>
    </w:p>
    <w:p w14:paraId="6D4251DD" w14:textId="77777777" w:rsidR="00B7621B" w:rsidRPr="001F7CD1" w:rsidRDefault="00B7621B" w:rsidP="00B7621B">
      <w:pPr>
        <w:spacing w:before="60" w:after="60"/>
        <w:ind w:firstLine="2410"/>
        <w:rPr>
          <w:rFonts w:cs="Times New Roman"/>
          <w:bCs/>
          <w:sz w:val="24"/>
          <w:szCs w:val="24"/>
          <w:lang w:val="en-US"/>
        </w:rPr>
      </w:pPr>
      <w:r w:rsidRPr="001F7CD1">
        <w:rPr>
          <w:rFonts w:cs="Times New Roman"/>
          <w:bCs/>
          <w:i/>
          <w:iCs/>
          <w:sz w:val="24"/>
          <w:szCs w:val="24"/>
          <w:lang w:val="en-US"/>
        </w:rPr>
        <w:t>Cánh đồng mẹ rộn ràng cùng gió mát</w:t>
      </w:r>
    </w:p>
    <w:p w14:paraId="244B6B6C" w14:textId="77777777" w:rsidR="00B7621B" w:rsidRPr="00DF6A8C" w:rsidRDefault="00B7621B" w:rsidP="00B7621B">
      <w:pPr>
        <w:spacing w:before="60" w:after="60"/>
        <w:ind w:firstLine="2410"/>
        <w:rPr>
          <w:rFonts w:cs="Times New Roman"/>
          <w:bCs/>
          <w:sz w:val="24"/>
          <w:szCs w:val="24"/>
          <w:highlight w:val="yellow"/>
          <w:lang w:val="en-US"/>
        </w:rPr>
      </w:pPr>
      <w:r w:rsidRPr="00DF6A8C">
        <w:rPr>
          <w:rFonts w:cs="Times New Roman"/>
          <w:bCs/>
          <w:i/>
          <w:iCs/>
          <w:sz w:val="24"/>
          <w:szCs w:val="24"/>
          <w:highlight w:val="yellow"/>
          <w:lang w:val="en-US"/>
        </w:rPr>
        <w:t>Cỏ thơm thảo tỏa hương đồng bát ngát</w:t>
      </w:r>
    </w:p>
    <w:p w14:paraId="7C64C381" w14:textId="70A6AF8E" w:rsidR="00B7621B" w:rsidRPr="001F7CD1" w:rsidRDefault="00B7621B" w:rsidP="00B7621B">
      <w:pPr>
        <w:spacing w:before="60" w:after="60"/>
        <w:ind w:firstLine="2410"/>
        <w:rPr>
          <w:rFonts w:cs="Times New Roman"/>
          <w:bCs/>
          <w:sz w:val="24"/>
          <w:szCs w:val="24"/>
          <w:lang w:val="en-US"/>
        </w:rPr>
      </w:pPr>
      <w:r w:rsidRPr="00DF6A8C">
        <w:rPr>
          <w:rFonts w:cs="Times New Roman"/>
          <w:bCs/>
          <w:i/>
          <w:iCs/>
          <w:sz w:val="24"/>
          <w:szCs w:val="24"/>
          <w:highlight w:val="yellow"/>
          <w:lang w:val="en-US"/>
        </w:rPr>
        <w:t>Và rì rào cỏ hát khúc mùa xuân</w:t>
      </w:r>
    </w:p>
    <w:p w14:paraId="40AD31AF" w14:textId="77777777" w:rsidR="00B7621B" w:rsidRPr="001F7CD1" w:rsidRDefault="00B7621B" w:rsidP="00B7621B">
      <w:pPr>
        <w:spacing w:before="60" w:after="60"/>
        <w:ind w:firstLine="2410"/>
        <w:rPr>
          <w:rFonts w:cs="Times New Roman"/>
          <w:bCs/>
          <w:sz w:val="24"/>
          <w:szCs w:val="24"/>
          <w:lang w:val="en-US"/>
        </w:rPr>
      </w:pPr>
      <w:r w:rsidRPr="001F7CD1">
        <w:rPr>
          <w:rFonts w:cs="Times New Roman"/>
          <w:bCs/>
          <w:i/>
          <w:iCs/>
          <w:sz w:val="24"/>
          <w:szCs w:val="24"/>
          <w:lang w:val="en-US"/>
        </w:rPr>
        <w:t>Những mạch ngầm trong đất mãi trào dâng</w:t>
      </w:r>
    </w:p>
    <w:p w14:paraId="4F57F04C" w14:textId="77777777" w:rsidR="00B7621B" w:rsidRPr="001F7CD1" w:rsidRDefault="00B7621B" w:rsidP="00B7621B">
      <w:pPr>
        <w:spacing w:before="60" w:after="60"/>
        <w:ind w:firstLine="2410"/>
        <w:rPr>
          <w:rFonts w:cs="Times New Roman"/>
          <w:bCs/>
          <w:sz w:val="24"/>
          <w:szCs w:val="24"/>
          <w:lang w:val="en-US"/>
        </w:rPr>
      </w:pPr>
      <w:r w:rsidRPr="001F7CD1">
        <w:rPr>
          <w:rFonts w:cs="Times New Roman"/>
          <w:bCs/>
          <w:i/>
          <w:iCs/>
          <w:sz w:val="24"/>
          <w:szCs w:val="24"/>
          <w:lang w:val="en-US"/>
        </w:rPr>
        <w:t>Dòng nước mát ngọt ngào nuôi dưỡng cỏ</w:t>
      </w:r>
    </w:p>
    <w:p w14:paraId="7BAA78C2" w14:textId="77777777" w:rsidR="00B7621B" w:rsidRPr="001F7CD1" w:rsidRDefault="00B7621B" w:rsidP="00B7621B">
      <w:pPr>
        <w:spacing w:before="60" w:after="60"/>
        <w:ind w:firstLine="2410"/>
        <w:rPr>
          <w:rFonts w:cs="Times New Roman"/>
          <w:bCs/>
          <w:sz w:val="24"/>
          <w:szCs w:val="24"/>
          <w:lang w:val="en-US"/>
        </w:rPr>
      </w:pPr>
      <w:r w:rsidRPr="001F7CD1">
        <w:rPr>
          <w:rFonts w:cs="Times New Roman"/>
          <w:bCs/>
          <w:i/>
          <w:iCs/>
          <w:sz w:val="24"/>
          <w:szCs w:val="24"/>
          <w:lang w:val="en-US"/>
        </w:rPr>
        <w:t>Niềm hạnh phúc giản đơn và bé nhỏ</w:t>
      </w:r>
    </w:p>
    <w:p w14:paraId="55E7B2EC" w14:textId="77777777" w:rsidR="00B7621B" w:rsidRPr="001F7CD1" w:rsidRDefault="00B7621B" w:rsidP="00B7621B">
      <w:pPr>
        <w:spacing w:before="60" w:after="60"/>
        <w:ind w:firstLine="2410"/>
        <w:rPr>
          <w:rFonts w:cs="Times New Roman"/>
          <w:bCs/>
          <w:sz w:val="24"/>
          <w:szCs w:val="24"/>
          <w:lang w:val="en-US"/>
        </w:rPr>
      </w:pPr>
      <w:r w:rsidRPr="001F7CD1">
        <w:rPr>
          <w:rFonts w:cs="Times New Roman"/>
          <w:bCs/>
          <w:i/>
          <w:iCs/>
          <w:sz w:val="24"/>
          <w:szCs w:val="24"/>
          <w:lang w:val="en-US"/>
        </w:rPr>
        <w:t>Được bên con mãi mãi đến vô cùng </w:t>
      </w:r>
    </w:p>
    <w:p w14:paraId="34C7D8BC" w14:textId="77777777" w:rsidR="00B7621B" w:rsidRPr="001F7CD1" w:rsidRDefault="00B7621B" w:rsidP="00B7621B">
      <w:pPr>
        <w:spacing w:before="60" w:after="60"/>
        <w:jc w:val="right"/>
        <w:rPr>
          <w:rFonts w:cs="Times New Roman"/>
          <w:bCs/>
          <w:sz w:val="24"/>
          <w:szCs w:val="24"/>
          <w:lang w:val="en-US"/>
        </w:rPr>
      </w:pPr>
      <w:r w:rsidRPr="001F7CD1">
        <w:rPr>
          <w:rFonts w:cs="Times New Roman"/>
          <w:bCs/>
          <w:sz w:val="24"/>
          <w:szCs w:val="24"/>
          <w:lang w:val="en-US"/>
        </w:rPr>
        <w:t xml:space="preserve">                   (Hồng Vũ, </w:t>
      </w:r>
      <w:r w:rsidRPr="001F7CD1">
        <w:rPr>
          <w:rFonts w:cs="Times New Roman"/>
          <w:bCs/>
          <w:i/>
          <w:iCs/>
          <w:sz w:val="24"/>
          <w:szCs w:val="24"/>
          <w:lang w:val="en-US"/>
        </w:rPr>
        <w:t>Văn học và tuổi trẻ</w:t>
      </w:r>
      <w:r w:rsidRPr="001F7CD1">
        <w:rPr>
          <w:rFonts w:cs="Times New Roman"/>
          <w:bCs/>
          <w:sz w:val="24"/>
          <w:szCs w:val="24"/>
          <w:lang w:val="en-US"/>
        </w:rPr>
        <w:t> số tháng 3 năm 2019, trang 44)</w:t>
      </w:r>
    </w:p>
    <w:p w14:paraId="71D26555" w14:textId="77777777" w:rsidR="00B7621B" w:rsidRPr="001F7CD1" w:rsidRDefault="00B7621B" w:rsidP="00B7621B">
      <w:pPr>
        <w:spacing w:before="60" w:after="60"/>
        <w:rPr>
          <w:rFonts w:cs="Times New Roman"/>
          <w:bCs/>
          <w:sz w:val="24"/>
          <w:szCs w:val="24"/>
          <w:lang w:val="en-US"/>
        </w:rPr>
      </w:pPr>
      <w:r w:rsidRPr="001F7CD1">
        <w:rPr>
          <w:rFonts w:cs="Times New Roman"/>
          <w:b/>
          <w:bCs/>
          <w:sz w:val="24"/>
          <w:szCs w:val="24"/>
          <w:lang w:val="en-US"/>
        </w:rPr>
        <w:t>Thực hiện các yêu cầu:</w:t>
      </w:r>
    </w:p>
    <w:p w14:paraId="00B777DA" w14:textId="55AEC3DB" w:rsidR="00B7621B" w:rsidRPr="001F7CD1" w:rsidRDefault="00B7621B" w:rsidP="00B7621B">
      <w:pPr>
        <w:spacing w:before="60" w:after="60"/>
        <w:rPr>
          <w:rFonts w:cs="Times New Roman"/>
          <w:bCs/>
          <w:sz w:val="24"/>
          <w:szCs w:val="24"/>
          <w:lang w:val="en-US"/>
        </w:rPr>
      </w:pPr>
      <w:r w:rsidRPr="001F7CD1">
        <w:rPr>
          <w:rFonts w:cs="Times New Roman"/>
          <w:b/>
          <w:bCs/>
          <w:sz w:val="24"/>
          <w:szCs w:val="24"/>
          <w:lang w:val="en-US"/>
        </w:rPr>
        <w:t>Câu 1.</w:t>
      </w:r>
      <w:r w:rsidRPr="001F7CD1">
        <w:rPr>
          <w:rFonts w:cs="Times New Roman"/>
          <w:bCs/>
          <w:sz w:val="24"/>
          <w:szCs w:val="24"/>
          <w:lang w:val="en-US"/>
        </w:rPr>
        <w:t xml:space="preserve"> Xác định thể thơ của văn bản. </w:t>
      </w:r>
    </w:p>
    <w:p w14:paraId="514B839E" w14:textId="0C3D697B" w:rsidR="00B7621B" w:rsidRPr="001F7CD1" w:rsidRDefault="00B7621B" w:rsidP="00B7621B">
      <w:pPr>
        <w:spacing w:before="60" w:after="60"/>
        <w:rPr>
          <w:rFonts w:cs="Times New Roman"/>
          <w:bCs/>
          <w:sz w:val="24"/>
          <w:szCs w:val="24"/>
          <w:lang w:val="en-US"/>
        </w:rPr>
      </w:pPr>
      <w:r w:rsidRPr="001F7CD1">
        <w:rPr>
          <w:rFonts w:cs="Times New Roman"/>
          <w:bCs/>
          <w:sz w:val="24"/>
          <w:szCs w:val="24"/>
          <w:lang w:val="en-US"/>
        </w:rPr>
        <w:t>Thể thơ tự do.</w:t>
      </w:r>
    </w:p>
    <w:p w14:paraId="5905370A" w14:textId="77777777" w:rsidR="00B7621B" w:rsidRPr="001F7CD1" w:rsidRDefault="00B7621B" w:rsidP="00B7621B">
      <w:pPr>
        <w:spacing w:before="60" w:after="60"/>
        <w:rPr>
          <w:rFonts w:cs="Times New Roman"/>
          <w:bCs/>
          <w:sz w:val="24"/>
          <w:szCs w:val="24"/>
          <w:lang w:val="en-US"/>
        </w:rPr>
      </w:pPr>
      <w:r w:rsidRPr="001F7CD1">
        <w:rPr>
          <w:rFonts w:cs="Times New Roman"/>
          <w:b/>
          <w:bCs/>
          <w:sz w:val="24"/>
          <w:szCs w:val="24"/>
          <w:lang w:val="en-US"/>
        </w:rPr>
        <w:t>Câu 2</w:t>
      </w:r>
      <w:r w:rsidRPr="001F7CD1">
        <w:rPr>
          <w:rFonts w:cs="Times New Roman"/>
          <w:bCs/>
          <w:sz w:val="24"/>
          <w:szCs w:val="24"/>
          <w:lang w:val="en-US"/>
        </w:rPr>
        <w:t xml:space="preserve">. Ghi lại các </w:t>
      </w:r>
      <w:r w:rsidRPr="001F7CD1">
        <w:rPr>
          <w:rFonts w:cs="Times New Roman"/>
          <w:b/>
          <w:bCs/>
          <w:sz w:val="24"/>
          <w:szCs w:val="24"/>
          <w:lang w:val="en-US"/>
        </w:rPr>
        <w:t>từ láy</w:t>
      </w:r>
      <w:r w:rsidRPr="001F7CD1">
        <w:rPr>
          <w:rFonts w:cs="Times New Roman"/>
          <w:bCs/>
          <w:sz w:val="24"/>
          <w:szCs w:val="24"/>
          <w:lang w:val="en-US"/>
        </w:rPr>
        <w:t xml:space="preserve"> trong các câu thơ in đậm.</w:t>
      </w:r>
    </w:p>
    <w:p w14:paraId="381D5107" w14:textId="77777777" w:rsidR="00B7621B" w:rsidRPr="001F7CD1" w:rsidRDefault="00B7621B" w:rsidP="00303E09">
      <w:pPr>
        <w:spacing w:before="60" w:after="60"/>
        <w:ind w:firstLine="2410"/>
        <w:rPr>
          <w:rFonts w:cs="Times New Roman"/>
          <w:b/>
          <w:bCs/>
          <w:sz w:val="24"/>
          <w:szCs w:val="24"/>
          <w:lang w:val="en-US"/>
        </w:rPr>
      </w:pPr>
      <w:r w:rsidRPr="001F7CD1">
        <w:rPr>
          <w:rFonts w:cs="Times New Roman"/>
          <w:b/>
          <w:bCs/>
          <w:i/>
          <w:iCs/>
          <w:sz w:val="24"/>
          <w:szCs w:val="24"/>
          <w:lang w:val="en-US"/>
        </w:rPr>
        <w:t>Dẫu chẳng đủ rộng dài như sông bể</w:t>
      </w:r>
    </w:p>
    <w:p w14:paraId="57BA3D94" w14:textId="77777777" w:rsidR="00B7621B" w:rsidRPr="001F7CD1" w:rsidRDefault="00B7621B" w:rsidP="00303E09">
      <w:pPr>
        <w:spacing w:before="60" w:after="60"/>
        <w:ind w:firstLine="2410"/>
        <w:rPr>
          <w:rFonts w:cs="Times New Roman"/>
          <w:b/>
          <w:bCs/>
          <w:sz w:val="24"/>
          <w:szCs w:val="24"/>
          <w:lang w:val="en-US"/>
        </w:rPr>
      </w:pPr>
      <w:r w:rsidRPr="001F7CD1">
        <w:rPr>
          <w:rFonts w:cs="Times New Roman"/>
          <w:b/>
          <w:bCs/>
          <w:i/>
          <w:iCs/>
          <w:sz w:val="24"/>
          <w:szCs w:val="24"/>
          <w:lang w:val="en-US"/>
        </w:rPr>
        <w:t xml:space="preserve">Vẫn </w:t>
      </w:r>
      <w:r w:rsidRPr="00805280">
        <w:rPr>
          <w:rFonts w:cs="Times New Roman"/>
          <w:b/>
          <w:bCs/>
          <w:i/>
          <w:iCs/>
          <w:sz w:val="24"/>
          <w:szCs w:val="24"/>
          <w:highlight w:val="yellow"/>
          <w:lang w:val="en-US"/>
        </w:rPr>
        <w:t>chứa chan</w:t>
      </w:r>
      <w:r w:rsidRPr="001F7CD1">
        <w:rPr>
          <w:rFonts w:cs="Times New Roman"/>
          <w:b/>
          <w:bCs/>
          <w:i/>
          <w:iCs/>
          <w:sz w:val="24"/>
          <w:szCs w:val="24"/>
          <w:lang w:val="en-US"/>
        </w:rPr>
        <w:t xml:space="preserve"> ngày nắng dưới mặt trời</w:t>
      </w:r>
    </w:p>
    <w:p w14:paraId="1ED92DE9" w14:textId="77777777" w:rsidR="00B7621B" w:rsidRPr="001F7CD1" w:rsidRDefault="00B7621B" w:rsidP="00303E09">
      <w:pPr>
        <w:spacing w:before="60" w:after="60"/>
        <w:ind w:firstLine="2410"/>
        <w:rPr>
          <w:rFonts w:cs="Times New Roman"/>
          <w:b/>
          <w:bCs/>
          <w:sz w:val="24"/>
          <w:szCs w:val="24"/>
          <w:lang w:val="en-US"/>
        </w:rPr>
      </w:pPr>
      <w:r w:rsidRPr="001F7CD1">
        <w:rPr>
          <w:rFonts w:cs="Times New Roman"/>
          <w:b/>
          <w:bCs/>
          <w:i/>
          <w:iCs/>
          <w:sz w:val="24"/>
          <w:szCs w:val="24"/>
          <w:lang w:val="en-US"/>
        </w:rPr>
        <w:t>Khi đêm về hứng muôn ánh sao rơi</w:t>
      </w:r>
    </w:p>
    <w:p w14:paraId="54FAFF13" w14:textId="77777777" w:rsidR="00B7621B" w:rsidRPr="001F7CD1" w:rsidRDefault="00B7621B" w:rsidP="00303E09">
      <w:pPr>
        <w:spacing w:before="60" w:after="60"/>
        <w:ind w:firstLine="2410"/>
        <w:rPr>
          <w:rFonts w:cs="Times New Roman"/>
          <w:b/>
          <w:bCs/>
          <w:sz w:val="24"/>
          <w:szCs w:val="24"/>
          <w:lang w:val="en-US"/>
        </w:rPr>
      </w:pPr>
      <w:r w:rsidRPr="001F7CD1">
        <w:rPr>
          <w:rFonts w:cs="Times New Roman"/>
          <w:b/>
          <w:bCs/>
          <w:i/>
          <w:iCs/>
          <w:sz w:val="24"/>
          <w:szCs w:val="24"/>
          <w:lang w:val="en-US"/>
        </w:rPr>
        <w:t xml:space="preserve">Sương </w:t>
      </w:r>
      <w:r w:rsidRPr="00805280">
        <w:rPr>
          <w:rFonts w:cs="Times New Roman"/>
          <w:b/>
          <w:bCs/>
          <w:i/>
          <w:iCs/>
          <w:sz w:val="24"/>
          <w:szCs w:val="24"/>
          <w:highlight w:val="yellow"/>
          <w:lang w:val="en-US"/>
        </w:rPr>
        <w:t>lấp lánh</w:t>
      </w:r>
      <w:r w:rsidRPr="001F7CD1">
        <w:rPr>
          <w:rFonts w:cs="Times New Roman"/>
          <w:b/>
          <w:bCs/>
          <w:i/>
          <w:iCs/>
          <w:sz w:val="24"/>
          <w:szCs w:val="24"/>
          <w:lang w:val="en-US"/>
        </w:rPr>
        <w:t xml:space="preserve"> đọng trong ngần mỗi sớm</w:t>
      </w:r>
    </w:p>
    <w:p w14:paraId="2FFC4183" w14:textId="482FD94D" w:rsidR="00B7621B" w:rsidRPr="001F7CD1" w:rsidRDefault="00B7621B" w:rsidP="00B7621B">
      <w:pPr>
        <w:pStyle w:val="ListParagraph"/>
        <w:numPr>
          <w:ilvl w:val="0"/>
          <w:numId w:val="8"/>
        </w:numPr>
        <w:spacing w:before="60" w:after="60"/>
        <w:rPr>
          <w:rFonts w:cs="Times New Roman"/>
          <w:b/>
          <w:bCs/>
          <w:sz w:val="24"/>
          <w:szCs w:val="24"/>
          <w:lang w:val="en-US"/>
        </w:rPr>
      </w:pPr>
      <w:r w:rsidRPr="001F7CD1">
        <w:rPr>
          <w:rFonts w:cs="Times New Roman"/>
          <w:bCs/>
          <w:sz w:val="24"/>
          <w:szCs w:val="24"/>
          <w:lang w:val="en-US"/>
        </w:rPr>
        <w:t xml:space="preserve">Các từ láy trong các câu thơ in đậm là: </w:t>
      </w:r>
      <w:r w:rsidRPr="001F7CD1">
        <w:rPr>
          <w:rFonts w:cs="Times New Roman"/>
          <w:bCs/>
          <w:i/>
          <w:iCs/>
          <w:sz w:val="24"/>
          <w:szCs w:val="24"/>
          <w:lang w:val="en-US"/>
        </w:rPr>
        <w:t>chứa chan, lấp lánh.</w:t>
      </w:r>
    </w:p>
    <w:p w14:paraId="7B69FF53" w14:textId="77777777" w:rsidR="00B7621B" w:rsidRPr="001F7CD1" w:rsidRDefault="00B7621B" w:rsidP="00B7621B">
      <w:pPr>
        <w:spacing w:before="60" w:after="60"/>
        <w:rPr>
          <w:rFonts w:cs="Times New Roman"/>
          <w:bCs/>
          <w:sz w:val="24"/>
          <w:szCs w:val="24"/>
          <w:lang w:val="en-US"/>
        </w:rPr>
      </w:pPr>
      <w:r w:rsidRPr="001F7CD1">
        <w:rPr>
          <w:rFonts w:cs="Times New Roman"/>
          <w:b/>
          <w:bCs/>
          <w:sz w:val="24"/>
          <w:szCs w:val="24"/>
          <w:lang w:val="en-US"/>
        </w:rPr>
        <w:t xml:space="preserve">Câu 3. </w:t>
      </w:r>
      <w:r w:rsidRPr="001F7CD1">
        <w:rPr>
          <w:rFonts w:cs="Times New Roman"/>
          <w:bCs/>
          <w:sz w:val="24"/>
          <w:szCs w:val="24"/>
          <w:lang w:val="en-US"/>
        </w:rPr>
        <w:t> </w:t>
      </w:r>
    </w:p>
    <w:p w14:paraId="2C7510F5" w14:textId="77777777" w:rsidR="00B7621B" w:rsidRPr="001F7CD1" w:rsidRDefault="00B7621B" w:rsidP="00B7621B">
      <w:pPr>
        <w:spacing w:before="60" w:after="60"/>
        <w:rPr>
          <w:rFonts w:cs="Times New Roman"/>
          <w:bCs/>
          <w:sz w:val="24"/>
          <w:szCs w:val="24"/>
          <w:lang w:val="en-US"/>
        </w:rPr>
      </w:pPr>
      <w:r w:rsidRPr="001F7CD1">
        <w:rPr>
          <w:rFonts w:cs="Times New Roman"/>
          <w:bCs/>
          <w:sz w:val="24"/>
          <w:szCs w:val="24"/>
          <w:lang w:val="en-US"/>
        </w:rPr>
        <w:t xml:space="preserve">* Chỉ rõ và nêu tác dụng của </w:t>
      </w:r>
      <w:r w:rsidRPr="001F7CD1">
        <w:rPr>
          <w:rFonts w:cs="Times New Roman"/>
          <w:b/>
          <w:bCs/>
          <w:sz w:val="24"/>
          <w:szCs w:val="24"/>
          <w:lang w:val="en-US"/>
        </w:rPr>
        <w:t xml:space="preserve">một </w:t>
      </w:r>
      <w:r w:rsidRPr="001F7CD1">
        <w:rPr>
          <w:rFonts w:cs="Times New Roman"/>
          <w:bCs/>
          <w:sz w:val="24"/>
          <w:szCs w:val="24"/>
          <w:lang w:val="en-US"/>
        </w:rPr>
        <w:t>biện pháp tu từ được sử dụng trong hai câu thơ sau:</w:t>
      </w:r>
    </w:p>
    <w:p w14:paraId="22185FF2" w14:textId="77777777" w:rsidR="00B7621B" w:rsidRPr="001F7CD1" w:rsidRDefault="00B7621B" w:rsidP="00B7621B">
      <w:pPr>
        <w:spacing w:before="60" w:after="60"/>
        <w:rPr>
          <w:rFonts w:cs="Times New Roman"/>
          <w:bCs/>
          <w:sz w:val="24"/>
          <w:szCs w:val="24"/>
          <w:lang w:val="en-US"/>
        </w:rPr>
      </w:pPr>
      <w:r w:rsidRPr="001F7CD1">
        <w:rPr>
          <w:rFonts w:cs="Times New Roman"/>
          <w:bCs/>
          <w:i/>
          <w:iCs/>
          <w:sz w:val="24"/>
          <w:szCs w:val="24"/>
          <w:lang w:val="en-US"/>
        </w:rPr>
        <w:t>Cỏ thơm thảo toả hương đồng bát ngát</w:t>
      </w:r>
    </w:p>
    <w:p w14:paraId="1C2591B2" w14:textId="77777777" w:rsidR="00B7621B" w:rsidRPr="001F7CD1" w:rsidRDefault="00B7621B" w:rsidP="00B7621B">
      <w:pPr>
        <w:spacing w:before="60" w:after="60"/>
        <w:rPr>
          <w:rFonts w:cs="Times New Roman"/>
          <w:bCs/>
          <w:i/>
          <w:iCs/>
          <w:sz w:val="24"/>
          <w:szCs w:val="24"/>
          <w:lang w:val="en-US"/>
        </w:rPr>
      </w:pPr>
      <w:r w:rsidRPr="001F7CD1">
        <w:rPr>
          <w:rFonts w:cs="Times New Roman"/>
          <w:bCs/>
          <w:i/>
          <w:iCs/>
          <w:sz w:val="24"/>
          <w:szCs w:val="24"/>
          <w:lang w:val="en-US"/>
        </w:rPr>
        <w:t xml:space="preserve">Và rì rào </w:t>
      </w:r>
      <w:r w:rsidRPr="00805280">
        <w:rPr>
          <w:rFonts w:cs="Times New Roman"/>
          <w:bCs/>
          <w:i/>
          <w:iCs/>
          <w:sz w:val="24"/>
          <w:szCs w:val="24"/>
          <w:highlight w:val="yellow"/>
          <w:lang w:val="en-US"/>
        </w:rPr>
        <w:t>cỏ hát</w:t>
      </w:r>
      <w:r w:rsidRPr="001F7CD1">
        <w:rPr>
          <w:rFonts w:cs="Times New Roman"/>
          <w:bCs/>
          <w:i/>
          <w:iCs/>
          <w:sz w:val="24"/>
          <w:szCs w:val="24"/>
          <w:lang w:val="en-US"/>
        </w:rPr>
        <w:t xml:space="preserve"> khúc mùa xuân</w:t>
      </w:r>
    </w:p>
    <w:p w14:paraId="1B111A19" w14:textId="25EE900F" w:rsidR="00B7621B" w:rsidRPr="001F7CD1" w:rsidRDefault="00B7621B" w:rsidP="00B7621B">
      <w:pPr>
        <w:spacing w:before="60" w:after="60"/>
        <w:rPr>
          <w:rFonts w:cs="Times New Roman"/>
          <w:bCs/>
          <w:sz w:val="24"/>
          <w:szCs w:val="24"/>
          <w:lang w:val="en-US"/>
        </w:rPr>
      </w:pPr>
      <w:r w:rsidRPr="001F7CD1">
        <w:rPr>
          <w:rFonts w:cs="Times New Roman"/>
          <w:bCs/>
          <w:sz w:val="24"/>
          <w:szCs w:val="24"/>
          <w:lang w:val="en-US"/>
        </w:rPr>
        <w:t xml:space="preserve">- Biện pháp tu từ được sử dụng trong hai câu thơ: nhân hóa, </w:t>
      </w:r>
      <w:r w:rsidRPr="001F7CD1">
        <w:rPr>
          <w:rFonts w:cs="Times New Roman"/>
          <w:bCs/>
          <w:i/>
          <w:iCs/>
          <w:sz w:val="24"/>
          <w:szCs w:val="24"/>
          <w:lang w:val="en-US"/>
        </w:rPr>
        <w:t>cỏ hát khúc mùa xuân.</w:t>
      </w:r>
    </w:p>
    <w:p w14:paraId="7A22FB7C" w14:textId="6130BDCF" w:rsidR="00B7621B" w:rsidRPr="001F7CD1" w:rsidRDefault="00B7621B" w:rsidP="00B7621B">
      <w:pPr>
        <w:spacing w:before="60" w:after="60"/>
        <w:rPr>
          <w:rFonts w:cs="Times New Roman"/>
          <w:bCs/>
          <w:sz w:val="24"/>
          <w:szCs w:val="24"/>
          <w:lang w:val="en-US"/>
        </w:rPr>
      </w:pPr>
      <w:r w:rsidRPr="001F7CD1">
        <w:rPr>
          <w:rFonts w:cs="Times New Roman"/>
          <w:bCs/>
          <w:sz w:val="24"/>
          <w:szCs w:val="24"/>
          <w:lang w:val="en-US"/>
        </w:rPr>
        <w:t xml:space="preserve">- Tác dụng biện pháp nhân hóa là: </w:t>
      </w:r>
    </w:p>
    <w:p w14:paraId="2B16AC0D" w14:textId="5203F874" w:rsidR="00B7621B" w:rsidRPr="001F7CD1" w:rsidRDefault="00B7621B" w:rsidP="00B7621B">
      <w:pPr>
        <w:spacing w:before="60" w:after="60"/>
        <w:rPr>
          <w:rFonts w:cs="Times New Roman"/>
          <w:bCs/>
          <w:sz w:val="24"/>
          <w:szCs w:val="24"/>
          <w:lang w:val="en-US"/>
        </w:rPr>
      </w:pPr>
      <w:r w:rsidRPr="001F7CD1">
        <w:rPr>
          <w:rFonts w:cs="Times New Roman"/>
          <w:bCs/>
          <w:sz w:val="24"/>
          <w:szCs w:val="24"/>
          <w:lang w:val="en-US"/>
        </w:rPr>
        <w:t xml:space="preserve">+ Cho thấy cỏ giống như con người, cũng có tình yêu đời thể </w:t>
      </w:r>
      <w:r w:rsidR="00805280">
        <w:rPr>
          <w:rFonts w:cs="Times New Roman"/>
          <w:bCs/>
          <w:sz w:val="24"/>
          <w:szCs w:val="24"/>
          <w:lang w:val="en-US"/>
        </w:rPr>
        <w:t xml:space="preserve">hiện </w:t>
      </w:r>
      <w:r w:rsidRPr="001F7CD1">
        <w:rPr>
          <w:rFonts w:cs="Times New Roman"/>
          <w:bCs/>
          <w:sz w:val="24"/>
          <w:szCs w:val="24"/>
          <w:lang w:val="en-US"/>
        </w:rPr>
        <w:t>qua tiếng hát.</w:t>
      </w:r>
    </w:p>
    <w:p w14:paraId="1FD326B2" w14:textId="073A0AE0" w:rsidR="00B7621B" w:rsidRPr="001F7CD1" w:rsidRDefault="00B7621B" w:rsidP="00B7621B">
      <w:pPr>
        <w:spacing w:before="60" w:after="60"/>
        <w:rPr>
          <w:rFonts w:cs="Times New Roman"/>
          <w:bCs/>
          <w:sz w:val="24"/>
          <w:szCs w:val="24"/>
          <w:lang w:val="en-US"/>
        </w:rPr>
      </w:pPr>
      <w:r w:rsidRPr="001F7CD1">
        <w:rPr>
          <w:rFonts w:cs="Times New Roman"/>
          <w:bCs/>
          <w:sz w:val="24"/>
          <w:szCs w:val="24"/>
          <w:lang w:val="en-US"/>
        </w:rPr>
        <w:t xml:space="preserve">+ Bộc lộ niềm say mê của nhà thơ trước vẻ đẹp của thiên nhiên, trước vẻ đẹp của cỏ. </w:t>
      </w:r>
    </w:p>
    <w:p w14:paraId="02804872" w14:textId="3EA0AB20" w:rsidR="00B7621B" w:rsidRPr="001F7CD1" w:rsidRDefault="00B7621B" w:rsidP="00B7621B">
      <w:pPr>
        <w:spacing w:before="60" w:after="60"/>
        <w:rPr>
          <w:rFonts w:cs="Times New Roman"/>
          <w:bCs/>
          <w:sz w:val="24"/>
          <w:szCs w:val="24"/>
          <w:lang w:val="en-US"/>
        </w:rPr>
      </w:pPr>
      <w:r w:rsidRPr="001F7CD1">
        <w:rPr>
          <w:rFonts w:cs="Times New Roman"/>
          <w:bCs/>
          <w:sz w:val="24"/>
          <w:szCs w:val="24"/>
          <w:lang w:val="en-US"/>
        </w:rPr>
        <w:t>+ Làm cho câu thơ sinh động, hấp dẫn, biểu cảm.</w:t>
      </w:r>
    </w:p>
    <w:p w14:paraId="0E67DF5C" w14:textId="77777777" w:rsidR="00B7621B" w:rsidRPr="001F7CD1" w:rsidRDefault="00B7621B" w:rsidP="00B7621B">
      <w:pPr>
        <w:spacing w:before="60" w:after="60"/>
        <w:rPr>
          <w:rFonts w:cs="Times New Roman"/>
          <w:bCs/>
          <w:sz w:val="24"/>
          <w:szCs w:val="24"/>
          <w:lang w:val="en-US"/>
        </w:rPr>
      </w:pPr>
      <w:r w:rsidRPr="001F7CD1">
        <w:rPr>
          <w:rFonts w:cs="Times New Roman"/>
          <w:bCs/>
          <w:sz w:val="24"/>
          <w:szCs w:val="24"/>
          <w:lang w:val="en-US"/>
        </w:rPr>
        <w:t>* Anh/Chị hiểu như thế nào về hai câu thơ sau:</w:t>
      </w:r>
    </w:p>
    <w:p w14:paraId="67F3D08F" w14:textId="77777777" w:rsidR="00303E09" w:rsidRPr="001F7CD1" w:rsidRDefault="00B7621B" w:rsidP="00303E09">
      <w:pPr>
        <w:spacing w:before="60" w:after="60"/>
        <w:ind w:left="1440" w:firstLine="720"/>
        <w:rPr>
          <w:rFonts w:cs="Times New Roman"/>
          <w:bCs/>
          <w:sz w:val="24"/>
          <w:szCs w:val="24"/>
          <w:lang w:val="en-US"/>
        </w:rPr>
      </w:pPr>
      <w:r w:rsidRPr="001F7CD1">
        <w:rPr>
          <w:rFonts w:cs="Times New Roman"/>
          <w:bCs/>
          <w:i/>
          <w:iCs/>
          <w:sz w:val="24"/>
          <w:szCs w:val="24"/>
          <w:lang w:val="en-US"/>
        </w:rPr>
        <w:t>Cỏ thơm thảo toả hương đồng bát ngát</w:t>
      </w:r>
    </w:p>
    <w:p w14:paraId="4408507A" w14:textId="4CEAD4D5" w:rsidR="00B7621B" w:rsidRPr="001F7CD1" w:rsidRDefault="00B7621B" w:rsidP="00303E09">
      <w:pPr>
        <w:spacing w:before="60" w:after="60"/>
        <w:ind w:left="1440" w:firstLine="720"/>
        <w:rPr>
          <w:rFonts w:cs="Times New Roman"/>
          <w:bCs/>
          <w:sz w:val="24"/>
          <w:szCs w:val="24"/>
          <w:lang w:val="en-US"/>
        </w:rPr>
      </w:pPr>
      <w:r w:rsidRPr="001F7CD1">
        <w:rPr>
          <w:rFonts w:cs="Times New Roman"/>
          <w:bCs/>
          <w:i/>
          <w:iCs/>
          <w:sz w:val="24"/>
          <w:szCs w:val="24"/>
          <w:lang w:val="en-US"/>
        </w:rPr>
        <w:t>Và rì rào cỏ hát khúc mùa xuân</w:t>
      </w:r>
    </w:p>
    <w:p w14:paraId="501170A6" w14:textId="691A743D" w:rsidR="00B7621B" w:rsidRPr="001F7CD1" w:rsidRDefault="00303E09" w:rsidP="00303E09">
      <w:pPr>
        <w:pStyle w:val="ListParagraph"/>
        <w:numPr>
          <w:ilvl w:val="0"/>
          <w:numId w:val="8"/>
        </w:numPr>
        <w:spacing w:before="60" w:after="60"/>
        <w:rPr>
          <w:rFonts w:cs="Times New Roman"/>
          <w:bCs/>
          <w:i/>
          <w:iCs/>
          <w:sz w:val="24"/>
          <w:szCs w:val="24"/>
          <w:lang w:val="en-US"/>
        </w:rPr>
      </w:pPr>
      <w:r w:rsidRPr="001F7CD1">
        <w:rPr>
          <w:rFonts w:cs="Times New Roman"/>
          <w:bCs/>
          <w:sz w:val="24"/>
          <w:szCs w:val="24"/>
          <w:lang w:val="en-US"/>
        </w:rPr>
        <w:lastRenderedPageBreak/>
        <w:t>Hai câu thơ</w:t>
      </w:r>
      <w:r w:rsidRPr="001F7CD1">
        <w:rPr>
          <w:rFonts w:cs="Times New Roman"/>
          <w:bCs/>
          <w:i/>
          <w:iCs/>
          <w:sz w:val="24"/>
          <w:szCs w:val="24"/>
          <w:lang w:val="en-US"/>
        </w:rPr>
        <w:t xml:space="preserve"> </w:t>
      </w:r>
      <w:r w:rsidR="00B7621B" w:rsidRPr="001F7CD1">
        <w:rPr>
          <w:rFonts w:cs="Times New Roman"/>
          <w:bCs/>
          <w:sz w:val="24"/>
          <w:szCs w:val="24"/>
          <w:lang w:val="en-US"/>
        </w:rPr>
        <w:t xml:space="preserve">viết về </w:t>
      </w:r>
      <w:r w:rsidR="00B7621B" w:rsidRPr="001F7CD1">
        <w:rPr>
          <w:rFonts w:cs="Times New Roman"/>
          <w:b/>
          <w:bCs/>
          <w:sz w:val="24"/>
          <w:szCs w:val="24"/>
          <w:lang w:val="en-US"/>
        </w:rPr>
        <w:t>vẻ đẹp</w:t>
      </w:r>
      <w:r w:rsidR="00B7621B" w:rsidRPr="001F7CD1">
        <w:rPr>
          <w:rFonts w:cs="Times New Roman"/>
          <w:bCs/>
          <w:sz w:val="24"/>
          <w:szCs w:val="24"/>
          <w:lang w:val="en-US"/>
        </w:rPr>
        <w:t xml:space="preserve"> của cỏ.</w:t>
      </w:r>
      <w:r w:rsidRPr="001F7CD1">
        <w:rPr>
          <w:rFonts w:cs="Times New Roman"/>
          <w:bCs/>
          <w:sz w:val="24"/>
          <w:szCs w:val="24"/>
          <w:lang w:val="en-US"/>
        </w:rPr>
        <w:t xml:space="preserve"> Cỏ là ẩn dụ chỉ người con, qua đó bộc lộ vẻ đẹp của con trong mắt mẹ.</w:t>
      </w:r>
      <w:r w:rsidR="00B7621B" w:rsidRPr="001F7CD1">
        <w:rPr>
          <w:rFonts w:cs="Times New Roman"/>
          <w:bCs/>
          <w:sz w:val="24"/>
          <w:szCs w:val="24"/>
          <w:lang w:val="en-US"/>
        </w:rPr>
        <w:t xml:space="preserve"> </w:t>
      </w:r>
    </w:p>
    <w:p w14:paraId="481B7888" w14:textId="053F832F" w:rsidR="00B7621B" w:rsidRPr="001F7CD1" w:rsidRDefault="00B7621B" w:rsidP="00B7621B">
      <w:pPr>
        <w:spacing w:before="60" w:after="60"/>
        <w:rPr>
          <w:rFonts w:cs="Times New Roman"/>
          <w:bCs/>
          <w:sz w:val="24"/>
          <w:szCs w:val="24"/>
          <w:lang w:val="en-US"/>
        </w:rPr>
      </w:pPr>
      <w:r w:rsidRPr="001F7CD1">
        <w:rPr>
          <w:rFonts w:cs="Times New Roman"/>
          <w:bCs/>
          <w:sz w:val="24"/>
          <w:szCs w:val="24"/>
          <w:lang w:val="en-US"/>
        </w:rPr>
        <w:t xml:space="preserve">+ Trước hết vẻ đẹp của cỏ được nhà thơ thể hiện qua hình ảnh </w:t>
      </w:r>
      <w:r w:rsidRPr="001F7CD1">
        <w:rPr>
          <w:rFonts w:cs="Times New Roman"/>
          <w:bCs/>
          <w:i/>
          <w:iCs/>
          <w:sz w:val="24"/>
          <w:szCs w:val="24"/>
          <w:lang w:val="en-US"/>
        </w:rPr>
        <w:t xml:space="preserve">cỏ </w:t>
      </w:r>
      <w:r w:rsidRPr="001F7CD1">
        <w:rPr>
          <w:rFonts w:cs="Times New Roman"/>
          <w:b/>
          <w:bCs/>
          <w:i/>
          <w:iCs/>
          <w:sz w:val="24"/>
          <w:szCs w:val="24"/>
          <w:lang w:val="en-US"/>
        </w:rPr>
        <w:t>thơm thảo</w:t>
      </w:r>
      <w:r w:rsidR="00DC4085" w:rsidRPr="001F7CD1">
        <w:rPr>
          <w:rFonts w:cs="Times New Roman"/>
          <w:b/>
          <w:bCs/>
          <w:i/>
          <w:iCs/>
          <w:sz w:val="24"/>
          <w:szCs w:val="24"/>
          <w:lang w:val="en-US"/>
        </w:rPr>
        <w:t xml:space="preserve">, </w:t>
      </w:r>
      <w:r w:rsidRPr="001F7CD1">
        <w:rPr>
          <w:rFonts w:cs="Times New Roman"/>
          <w:bCs/>
          <w:sz w:val="24"/>
          <w:szCs w:val="24"/>
          <w:lang w:val="en-US"/>
        </w:rPr>
        <w:t>gợi cho ta cảm nhận được mùi thơm của cỏ. Mùi thơm</w:t>
      </w:r>
      <w:r w:rsidR="00DC4085" w:rsidRPr="001F7CD1">
        <w:rPr>
          <w:rFonts w:cs="Times New Roman"/>
          <w:bCs/>
          <w:sz w:val="24"/>
          <w:szCs w:val="24"/>
          <w:lang w:val="en-US"/>
        </w:rPr>
        <w:t xml:space="preserve"> </w:t>
      </w:r>
      <w:r w:rsidRPr="001F7CD1">
        <w:rPr>
          <w:rFonts w:cs="Times New Roman"/>
          <w:bCs/>
          <w:sz w:val="24"/>
          <w:szCs w:val="24"/>
          <w:lang w:val="en-US"/>
        </w:rPr>
        <w:t xml:space="preserve">của cỏ tỏa khắp cánh đồng bát ngát. </w:t>
      </w:r>
    </w:p>
    <w:p w14:paraId="60EBC648" w14:textId="08A98010" w:rsidR="00B7621B" w:rsidRPr="001F7CD1" w:rsidRDefault="00303E09" w:rsidP="00B7621B">
      <w:pPr>
        <w:spacing w:before="60" w:after="60"/>
        <w:rPr>
          <w:rFonts w:cs="Times New Roman"/>
          <w:bCs/>
          <w:sz w:val="24"/>
          <w:szCs w:val="24"/>
          <w:lang w:val="en-US"/>
        </w:rPr>
      </w:pPr>
      <w:r w:rsidRPr="001F7CD1">
        <w:rPr>
          <w:rFonts w:cs="Times New Roman"/>
          <w:bCs/>
          <w:sz w:val="24"/>
          <w:szCs w:val="24"/>
          <w:lang w:val="en-US"/>
        </w:rPr>
        <w:t xml:space="preserve">=&gt; </w:t>
      </w:r>
      <w:r w:rsidR="00B7621B" w:rsidRPr="001F7CD1">
        <w:rPr>
          <w:rFonts w:cs="Times New Roman"/>
          <w:bCs/>
          <w:sz w:val="24"/>
          <w:szCs w:val="24"/>
          <w:lang w:val="en-US"/>
        </w:rPr>
        <w:t>Vẻ đẹp của cỏ làm không gian trở nên thơ mộng.</w:t>
      </w:r>
    </w:p>
    <w:p w14:paraId="50229FEE" w14:textId="206A04A3" w:rsidR="00B7621B" w:rsidRPr="001F7CD1" w:rsidRDefault="00B7621B" w:rsidP="00B7621B">
      <w:pPr>
        <w:spacing w:before="60" w:after="60"/>
        <w:rPr>
          <w:rFonts w:cs="Times New Roman"/>
          <w:bCs/>
          <w:sz w:val="24"/>
          <w:szCs w:val="24"/>
          <w:lang w:val="en-US"/>
        </w:rPr>
      </w:pPr>
      <w:r w:rsidRPr="001F7CD1">
        <w:rPr>
          <w:rFonts w:cs="Times New Roman"/>
          <w:bCs/>
          <w:sz w:val="24"/>
          <w:szCs w:val="24"/>
          <w:lang w:val="en-US"/>
        </w:rPr>
        <w:t xml:space="preserve">+ Không chỉ đẹp qua mùi thơm, mùi hương, cỏ còn đẹp qua khúc </w:t>
      </w:r>
      <w:r w:rsidRPr="001F7CD1">
        <w:rPr>
          <w:rFonts w:cs="Times New Roman"/>
          <w:bCs/>
          <w:i/>
          <w:iCs/>
          <w:sz w:val="24"/>
          <w:szCs w:val="24"/>
          <w:lang w:val="en-US"/>
        </w:rPr>
        <w:t>hát</w:t>
      </w:r>
      <w:r w:rsidRPr="001F7CD1">
        <w:rPr>
          <w:rFonts w:cs="Times New Roman"/>
          <w:b/>
          <w:bCs/>
          <w:i/>
          <w:iCs/>
          <w:sz w:val="24"/>
          <w:szCs w:val="24"/>
          <w:lang w:val="en-US"/>
        </w:rPr>
        <w:t xml:space="preserve"> </w:t>
      </w:r>
      <w:r w:rsidRPr="001F7CD1">
        <w:rPr>
          <w:rFonts w:cs="Times New Roman"/>
          <w:bCs/>
          <w:i/>
          <w:iCs/>
          <w:sz w:val="24"/>
          <w:szCs w:val="24"/>
          <w:lang w:val="en-US"/>
        </w:rPr>
        <w:t xml:space="preserve">khúc mùa xuân. </w:t>
      </w:r>
      <w:r w:rsidRPr="001F7CD1">
        <w:rPr>
          <w:rFonts w:cs="Times New Roman"/>
          <w:bCs/>
          <w:sz w:val="24"/>
          <w:szCs w:val="24"/>
          <w:lang w:val="en-US"/>
        </w:rPr>
        <w:t xml:space="preserve">Khúc hát của cỏ </w:t>
      </w:r>
      <w:r w:rsidRPr="001F7CD1">
        <w:rPr>
          <w:rFonts w:cs="Times New Roman"/>
          <w:bCs/>
          <w:i/>
          <w:iCs/>
          <w:sz w:val="24"/>
          <w:szCs w:val="24"/>
          <w:lang w:val="en-US"/>
        </w:rPr>
        <w:t>rì rào</w:t>
      </w:r>
      <w:r w:rsidR="00DC4085" w:rsidRPr="001F7CD1">
        <w:rPr>
          <w:rFonts w:cs="Times New Roman"/>
          <w:bCs/>
          <w:i/>
          <w:iCs/>
          <w:sz w:val="24"/>
          <w:szCs w:val="24"/>
          <w:lang w:val="en-US"/>
        </w:rPr>
        <w:t>,</w:t>
      </w:r>
      <w:r w:rsidRPr="001F7CD1">
        <w:rPr>
          <w:rFonts w:cs="Times New Roman"/>
          <w:bCs/>
          <w:sz w:val="24"/>
          <w:szCs w:val="24"/>
          <w:lang w:val="en-US"/>
        </w:rPr>
        <w:t xml:space="preserve"> thể hiện tình yêu đời, niềm say mê của cỏ. </w:t>
      </w:r>
    </w:p>
    <w:p w14:paraId="4E2C60C0" w14:textId="1FFC5D7B" w:rsidR="00B7621B" w:rsidRPr="001F7CD1" w:rsidRDefault="00DC4085" w:rsidP="00DC4085">
      <w:pPr>
        <w:spacing w:before="60" w:after="60"/>
        <w:rPr>
          <w:rFonts w:cs="Times New Roman"/>
          <w:bCs/>
          <w:sz w:val="24"/>
          <w:szCs w:val="24"/>
          <w:lang w:val="en-US"/>
        </w:rPr>
      </w:pPr>
      <w:r w:rsidRPr="001F7CD1">
        <w:rPr>
          <w:rFonts w:cs="Times New Roman"/>
          <w:bCs/>
          <w:sz w:val="24"/>
          <w:szCs w:val="24"/>
          <w:lang w:val="en-US"/>
        </w:rPr>
        <w:t xml:space="preserve">=&gt; </w:t>
      </w:r>
      <w:r w:rsidR="00B7621B" w:rsidRPr="001F7CD1">
        <w:rPr>
          <w:rFonts w:cs="Times New Roman"/>
          <w:bCs/>
          <w:sz w:val="24"/>
          <w:szCs w:val="24"/>
          <w:lang w:val="en-US"/>
        </w:rPr>
        <w:t xml:space="preserve">Hai câu thơ thể hiện sự đáng yêu của </w:t>
      </w:r>
      <w:r w:rsidRPr="001F7CD1">
        <w:rPr>
          <w:rFonts w:cs="Times New Roman"/>
          <w:bCs/>
          <w:sz w:val="24"/>
          <w:szCs w:val="24"/>
          <w:lang w:val="en-US"/>
        </w:rPr>
        <w:t xml:space="preserve">cỏ, đằng sau đó chính là vẻ đẹp của </w:t>
      </w:r>
      <w:r w:rsidR="00B7621B" w:rsidRPr="001F7CD1">
        <w:rPr>
          <w:rFonts w:cs="Times New Roman"/>
          <w:bCs/>
          <w:sz w:val="24"/>
          <w:szCs w:val="24"/>
          <w:lang w:val="en-US"/>
        </w:rPr>
        <w:t>người con trong cảm nhận của người mẹ.</w:t>
      </w:r>
      <w:r w:rsidR="00F240A0" w:rsidRPr="001F7CD1">
        <w:rPr>
          <w:rFonts w:cs="Times New Roman"/>
          <w:bCs/>
          <w:sz w:val="24"/>
          <w:szCs w:val="24"/>
          <w:lang w:val="en-US"/>
        </w:rPr>
        <w:t xml:space="preserve"> Nhờ có con, cuộc đời xung quanh mẹ cũng trở nên đẹp đẽ hơn, rộn ràng hơn</w:t>
      </w:r>
      <w:r w:rsidR="002F1181" w:rsidRPr="001F7CD1">
        <w:rPr>
          <w:rFonts w:cs="Times New Roman"/>
          <w:bCs/>
          <w:sz w:val="24"/>
          <w:szCs w:val="24"/>
          <w:lang w:val="en-US"/>
        </w:rPr>
        <w:t>, thơ mộng hơn</w:t>
      </w:r>
      <w:r w:rsidR="00F240A0" w:rsidRPr="001F7CD1">
        <w:rPr>
          <w:rFonts w:cs="Times New Roman"/>
          <w:bCs/>
          <w:sz w:val="24"/>
          <w:szCs w:val="24"/>
          <w:lang w:val="en-US"/>
        </w:rPr>
        <w:t>.</w:t>
      </w:r>
      <w:r w:rsidR="00B7621B" w:rsidRPr="001F7CD1">
        <w:rPr>
          <w:rFonts w:cs="Times New Roman"/>
          <w:bCs/>
          <w:sz w:val="24"/>
          <w:szCs w:val="24"/>
          <w:lang w:val="en-US"/>
        </w:rPr>
        <w:t xml:space="preserve"> </w:t>
      </w:r>
      <w:r w:rsidRPr="001F7CD1">
        <w:rPr>
          <w:rFonts w:cs="Times New Roman"/>
          <w:bCs/>
          <w:sz w:val="24"/>
          <w:szCs w:val="24"/>
          <w:lang w:val="en-US"/>
        </w:rPr>
        <w:t>Qua đó cho thấy</w:t>
      </w:r>
      <w:r w:rsidR="00B7621B" w:rsidRPr="001F7CD1">
        <w:rPr>
          <w:rFonts w:cs="Times New Roman"/>
          <w:bCs/>
          <w:sz w:val="24"/>
          <w:szCs w:val="24"/>
          <w:lang w:val="en-US"/>
        </w:rPr>
        <w:t xml:space="preserve"> tình yêu thiên nhiên, tình yêu con người</w:t>
      </w:r>
      <w:r w:rsidR="00F240A0" w:rsidRPr="001F7CD1">
        <w:rPr>
          <w:rFonts w:cs="Times New Roman"/>
          <w:bCs/>
          <w:sz w:val="24"/>
          <w:szCs w:val="24"/>
          <w:lang w:val="en-US"/>
        </w:rPr>
        <w:t>; thái độ trân trọng tình mẫu tử</w:t>
      </w:r>
      <w:r w:rsidRPr="001F7CD1">
        <w:rPr>
          <w:rFonts w:cs="Times New Roman"/>
          <w:bCs/>
          <w:sz w:val="24"/>
          <w:szCs w:val="24"/>
          <w:lang w:val="en-US"/>
        </w:rPr>
        <w:t xml:space="preserve"> của tác giả.</w:t>
      </w:r>
      <w:r w:rsidR="00B7621B" w:rsidRPr="001F7CD1">
        <w:rPr>
          <w:rFonts w:cs="Times New Roman"/>
          <w:bCs/>
          <w:sz w:val="24"/>
          <w:szCs w:val="24"/>
          <w:lang w:val="en-US"/>
        </w:rPr>
        <w:t xml:space="preserve"> </w:t>
      </w:r>
    </w:p>
    <w:p w14:paraId="5AAF8187" w14:textId="77777777" w:rsidR="0022742D" w:rsidRPr="001F7CD1" w:rsidRDefault="00B7621B" w:rsidP="0022742D">
      <w:pPr>
        <w:spacing w:before="60" w:after="60"/>
        <w:rPr>
          <w:rFonts w:cs="Times New Roman"/>
          <w:bCs/>
          <w:sz w:val="24"/>
          <w:szCs w:val="24"/>
          <w:lang w:val="en-US"/>
        </w:rPr>
      </w:pPr>
      <w:r w:rsidRPr="001F7CD1">
        <w:rPr>
          <w:rFonts w:cs="Times New Roman"/>
          <w:b/>
          <w:bCs/>
          <w:sz w:val="24"/>
          <w:szCs w:val="24"/>
          <w:lang w:val="en-US"/>
        </w:rPr>
        <w:t>Câu 4. </w:t>
      </w:r>
      <w:r w:rsidRPr="001F7CD1">
        <w:rPr>
          <w:rFonts w:cs="Times New Roman"/>
          <w:bCs/>
          <w:sz w:val="24"/>
          <w:szCs w:val="24"/>
          <w:lang w:val="en-US"/>
        </w:rPr>
        <w:t>Ghi lại những hình ảnh thể hiện tình cảm của mẹ dành con trong bài thơ. Nhận xét về giá trị biểu đạt của các hình ảnh đó.</w:t>
      </w:r>
    </w:p>
    <w:p w14:paraId="6D879383" w14:textId="66566433" w:rsidR="00B7621B" w:rsidRPr="001F7CD1" w:rsidRDefault="0022742D" w:rsidP="0022742D">
      <w:pPr>
        <w:spacing w:before="60" w:after="60"/>
        <w:rPr>
          <w:rFonts w:cs="Times New Roman"/>
          <w:bCs/>
          <w:sz w:val="24"/>
          <w:szCs w:val="24"/>
          <w:lang w:val="en-US"/>
        </w:rPr>
      </w:pPr>
      <w:r w:rsidRPr="001F7CD1">
        <w:rPr>
          <w:rFonts w:cs="Times New Roman"/>
          <w:bCs/>
          <w:sz w:val="24"/>
          <w:szCs w:val="24"/>
          <w:lang w:val="en-US"/>
        </w:rPr>
        <w:t xml:space="preserve">- </w:t>
      </w:r>
      <w:r w:rsidR="00B7621B" w:rsidRPr="001F7CD1">
        <w:rPr>
          <w:rFonts w:cs="Times New Roman"/>
          <w:bCs/>
          <w:sz w:val="24"/>
          <w:szCs w:val="24"/>
          <w:lang w:val="en-US"/>
        </w:rPr>
        <w:t xml:space="preserve">Những hình ảnh thể hiện tình cảm của mẹ dành con trong bài thơ là những hình ảnh: </w:t>
      </w:r>
      <w:r w:rsidR="00B7621B" w:rsidRPr="001F7CD1">
        <w:rPr>
          <w:rFonts w:cs="Times New Roman"/>
          <w:bCs/>
          <w:i/>
          <w:iCs/>
          <w:sz w:val="24"/>
          <w:szCs w:val="24"/>
          <w:lang w:val="en-US"/>
        </w:rPr>
        <w:t>cánh đồng, nắng dưới mặt trời</w:t>
      </w:r>
      <w:r w:rsidR="00B7621B" w:rsidRPr="001F7CD1">
        <w:rPr>
          <w:rFonts w:cs="Times New Roman"/>
          <w:bCs/>
          <w:sz w:val="24"/>
          <w:szCs w:val="24"/>
          <w:lang w:val="en-US"/>
        </w:rPr>
        <w:t xml:space="preserve">, </w:t>
      </w:r>
      <w:r w:rsidR="00B7621B" w:rsidRPr="001F7CD1">
        <w:rPr>
          <w:rFonts w:cs="Times New Roman"/>
          <w:bCs/>
          <w:i/>
          <w:iCs/>
          <w:sz w:val="24"/>
          <w:szCs w:val="24"/>
          <w:lang w:val="en-US"/>
        </w:rPr>
        <w:t>hứng muôn ánh sao rơi</w:t>
      </w:r>
      <w:r w:rsidR="00B7621B" w:rsidRPr="001F7CD1">
        <w:rPr>
          <w:rFonts w:cs="Times New Roman"/>
          <w:bCs/>
          <w:sz w:val="24"/>
          <w:szCs w:val="24"/>
          <w:lang w:val="en-US"/>
        </w:rPr>
        <w:t>, s</w:t>
      </w:r>
      <w:r w:rsidR="00B7621B" w:rsidRPr="001F7CD1">
        <w:rPr>
          <w:rFonts w:cs="Times New Roman"/>
          <w:bCs/>
          <w:i/>
          <w:iCs/>
          <w:sz w:val="24"/>
          <w:szCs w:val="24"/>
          <w:lang w:val="en-US"/>
        </w:rPr>
        <w:t>ương lấp lánh đọng trong ngần mỗi sớm</w:t>
      </w:r>
      <w:r w:rsidR="00B7621B" w:rsidRPr="001F7CD1">
        <w:rPr>
          <w:rFonts w:cs="Times New Roman"/>
          <w:bCs/>
          <w:sz w:val="24"/>
          <w:szCs w:val="24"/>
          <w:lang w:val="en-US"/>
        </w:rPr>
        <w:t xml:space="preserve">, </w:t>
      </w:r>
      <w:r w:rsidR="00B7621B" w:rsidRPr="001F7CD1">
        <w:rPr>
          <w:rFonts w:cs="Times New Roman"/>
          <w:bCs/>
          <w:i/>
          <w:iCs/>
          <w:sz w:val="24"/>
          <w:szCs w:val="24"/>
          <w:lang w:val="en-US"/>
        </w:rPr>
        <w:t>đất mẹ hiền hòa</w:t>
      </w:r>
      <w:r w:rsidR="00B7621B" w:rsidRPr="001F7CD1">
        <w:rPr>
          <w:rFonts w:cs="Times New Roman"/>
          <w:bCs/>
          <w:sz w:val="24"/>
          <w:szCs w:val="24"/>
          <w:lang w:val="en-US"/>
        </w:rPr>
        <w:t xml:space="preserve">, </w:t>
      </w:r>
      <w:r w:rsidR="00B7621B" w:rsidRPr="001F7CD1">
        <w:rPr>
          <w:rFonts w:cs="Times New Roman"/>
          <w:bCs/>
          <w:i/>
          <w:iCs/>
          <w:sz w:val="24"/>
          <w:szCs w:val="24"/>
          <w:lang w:val="en-US"/>
        </w:rPr>
        <w:t>những mạch ngầm trong đất mãi trào dâng</w:t>
      </w:r>
      <w:r w:rsidR="00B7621B" w:rsidRPr="001F7CD1">
        <w:rPr>
          <w:rFonts w:cs="Times New Roman"/>
          <w:bCs/>
          <w:sz w:val="24"/>
          <w:szCs w:val="24"/>
          <w:lang w:val="en-US"/>
        </w:rPr>
        <w:t xml:space="preserve">, </w:t>
      </w:r>
      <w:r w:rsidR="00B7621B" w:rsidRPr="001F7CD1">
        <w:rPr>
          <w:rFonts w:cs="Times New Roman"/>
          <w:bCs/>
          <w:i/>
          <w:iCs/>
          <w:sz w:val="24"/>
          <w:szCs w:val="24"/>
          <w:lang w:val="en-US"/>
        </w:rPr>
        <w:t>dòng nước mát.</w:t>
      </w:r>
    </w:p>
    <w:p w14:paraId="0532FEAE" w14:textId="5139473A" w:rsidR="00B7621B" w:rsidRPr="001F7CD1" w:rsidRDefault="0022742D" w:rsidP="0022742D">
      <w:pPr>
        <w:spacing w:before="60" w:after="60"/>
        <w:rPr>
          <w:rFonts w:cs="Times New Roman"/>
          <w:bCs/>
          <w:sz w:val="24"/>
          <w:szCs w:val="24"/>
          <w:lang w:val="en-US"/>
        </w:rPr>
      </w:pPr>
      <w:r w:rsidRPr="001F7CD1">
        <w:rPr>
          <w:rFonts w:cs="Times New Roman"/>
          <w:bCs/>
          <w:sz w:val="24"/>
          <w:szCs w:val="24"/>
          <w:lang w:val="en-US"/>
        </w:rPr>
        <w:t xml:space="preserve">- </w:t>
      </w:r>
      <w:r w:rsidR="00B7621B" w:rsidRPr="001F7CD1">
        <w:rPr>
          <w:rFonts w:cs="Times New Roman"/>
          <w:bCs/>
          <w:sz w:val="24"/>
          <w:szCs w:val="24"/>
          <w:lang w:val="en-US"/>
        </w:rPr>
        <w:t xml:space="preserve">Giá trị biểu đạt của các hình ảnh đó là: </w:t>
      </w:r>
    </w:p>
    <w:p w14:paraId="106116E1" w14:textId="1D83AF06" w:rsidR="00B7621B" w:rsidRPr="001F7CD1" w:rsidRDefault="00B7621B" w:rsidP="00B7621B">
      <w:pPr>
        <w:spacing w:before="60" w:after="60"/>
        <w:rPr>
          <w:rFonts w:cs="Times New Roman"/>
          <w:bCs/>
          <w:sz w:val="24"/>
          <w:szCs w:val="24"/>
          <w:lang w:val="en-US"/>
        </w:rPr>
      </w:pPr>
      <w:r w:rsidRPr="001F7CD1">
        <w:rPr>
          <w:rFonts w:cs="Times New Roman"/>
          <w:bCs/>
          <w:sz w:val="24"/>
          <w:szCs w:val="24"/>
          <w:lang w:val="en-US"/>
        </w:rPr>
        <w:t xml:space="preserve">+ </w:t>
      </w:r>
      <w:r w:rsidR="0022742D" w:rsidRPr="001F7CD1">
        <w:rPr>
          <w:rFonts w:cs="Times New Roman"/>
          <w:bCs/>
          <w:sz w:val="24"/>
          <w:szCs w:val="24"/>
          <w:lang w:val="en-US"/>
        </w:rPr>
        <w:t>T</w:t>
      </w:r>
      <w:r w:rsidRPr="001F7CD1">
        <w:rPr>
          <w:rFonts w:cs="Times New Roman"/>
          <w:bCs/>
          <w:sz w:val="24"/>
          <w:szCs w:val="24"/>
          <w:lang w:val="en-US"/>
        </w:rPr>
        <w:t>hể hiện tình cảm của mẹ dành con</w:t>
      </w:r>
      <w:r w:rsidR="0022742D" w:rsidRPr="001F7CD1">
        <w:rPr>
          <w:rFonts w:cs="Times New Roman"/>
          <w:bCs/>
          <w:sz w:val="24"/>
          <w:szCs w:val="24"/>
          <w:lang w:val="en-US"/>
        </w:rPr>
        <w:t xml:space="preserve">: </w:t>
      </w:r>
      <w:r w:rsidRPr="001F7CD1">
        <w:rPr>
          <w:rFonts w:cs="Times New Roman"/>
          <w:bCs/>
          <w:sz w:val="24"/>
          <w:szCs w:val="24"/>
          <w:lang w:val="en-US"/>
        </w:rPr>
        <w:t>tình yêu thương, sự che chở, sự nuôi dưỡng, chăm sóc…</w:t>
      </w:r>
    </w:p>
    <w:p w14:paraId="551DB431" w14:textId="77777777" w:rsidR="00B7621B" w:rsidRPr="001F7CD1" w:rsidRDefault="00B7621B" w:rsidP="00B7621B">
      <w:pPr>
        <w:spacing w:before="60" w:after="60"/>
        <w:rPr>
          <w:rFonts w:cs="Times New Roman"/>
          <w:bCs/>
          <w:sz w:val="24"/>
          <w:szCs w:val="24"/>
          <w:lang w:val="en-US"/>
        </w:rPr>
      </w:pPr>
      <w:r w:rsidRPr="001F7CD1">
        <w:rPr>
          <w:rFonts w:cs="Times New Roman"/>
          <w:bCs/>
          <w:sz w:val="24"/>
          <w:szCs w:val="24"/>
          <w:lang w:val="en-US"/>
        </w:rPr>
        <w:t>+ Các hình ảnh đó thể hiện sự trân trọng, sự ngợi ca của nhà thơ dành cho người mẹ.</w:t>
      </w:r>
    </w:p>
    <w:p w14:paraId="6E380317" w14:textId="437A95C4" w:rsidR="0022742D" w:rsidRPr="001F7CD1" w:rsidRDefault="0022742D" w:rsidP="00B7621B">
      <w:pPr>
        <w:spacing w:before="60" w:after="60"/>
        <w:rPr>
          <w:rFonts w:cs="Times New Roman"/>
          <w:bCs/>
          <w:sz w:val="24"/>
          <w:szCs w:val="24"/>
          <w:lang w:val="en-US"/>
        </w:rPr>
      </w:pPr>
      <w:r w:rsidRPr="001F7CD1">
        <w:rPr>
          <w:rFonts w:cs="Times New Roman"/>
          <w:bCs/>
          <w:sz w:val="24"/>
          <w:szCs w:val="24"/>
          <w:lang w:val="en-US"/>
        </w:rPr>
        <w:t>+ Góp phần xây dựng thành công hình tượng thơ, tăng giá trị biểu đạt</w:t>
      </w:r>
      <w:r w:rsidR="00BA0654" w:rsidRPr="001F7CD1">
        <w:rPr>
          <w:rFonts w:cs="Times New Roman"/>
          <w:bCs/>
          <w:sz w:val="24"/>
          <w:szCs w:val="24"/>
          <w:lang w:val="en-US"/>
        </w:rPr>
        <w:t>.</w:t>
      </w:r>
    </w:p>
    <w:p w14:paraId="7F1FC470" w14:textId="77777777" w:rsidR="00B7621B" w:rsidRPr="001F7CD1" w:rsidRDefault="00B7621B" w:rsidP="00B7621B">
      <w:pPr>
        <w:spacing w:before="60" w:after="60"/>
        <w:rPr>
          <w:rFonts w:cs="Times New Roman"/>
          <w:bCs/>
          <w:sz w:val="24"/>
          <w:szCs w:val="24"/>
          <w:lang w:val="en-US"/>
        </w:rPr>
      </w:pPr>
      <w:r w:rsidRPr="001F7CD1">
        <w:rPr>
          <w:rFonts w:cs="Times New Roman"/>
          <w:b/>
          <w:bCs/>
          <w:sz w:val="24"/>
          <w:szCs w:val="24"/>
          <w:lang w:val="en-US"/>
        </w:rPr>
        <w:t>Câu 5.</w:t>
      </w:r>
      <w:r w:rsidRPr="001F7CD1">
        <w:rPr>
          <w:rFonts w:cs="Times New Roman"/>
          <w:bCs/>
          <w:sz w:val="24"/>
          <w:szCs w:val="24"/>
          <w:lang w:val="en-US"/>
        </w:rPr>
        <w:t xml:space="preserve"> </w:t>
      </w:r>
    </w:p>
    <w:p w14:paraId="00BFE91D" w14:textId="77777777" w:rsidR="00B7621B" w:rsidRPr="001F7CD1" w:rsidRDefault="00B7621B" w:rsidP="00B7621B">
      <w:pPr>
        <w:spacing w:before="60" w:after="60"/>
        <w:rPr>
          <w:rFonts w:cs="Times New Roman"/>
          <w:bCs/>
          <w:sz w:val="24"/>
          <w:szCs w:val="24"/>
          <w:lang w:val="en-US"/>
        </w:rPr>
      </w:pPr>
      <w:r w:rsidRPr="001F7CD1">
        <w:rPr>
          <w:rFonts w:cs="Times New Roman"/>
          <w:bCs/>
          <w:sz w:val="24"/>
          <w:szCs w:val="24"/>
          <w:lang w:val="en-US"/>
        </w:rPr>
        <w:t xml:space="preserve">* Mẹ là người luôn yêu thương con, sát cánh cùng con trên mọi chặng đường đời; </w:t>
      </w:r>
      <w:r w:rsidRPr="001F7CD1">
        <w:rPr>
          <w:rFonts w:cs="Times New Roman"/>
          <w:b/>
          <w:bCs/>
          <w:sz w:val="24"/>
          <w:szCs w:val="24"/>
          <w:lang w:val="en-US"/>
        </w:rPr>
        <w:t>tình mẫu tử</w:t>
      </w:r>
      <w:r w:rsidRPr="001F7CD1">
        <w:rPr>
          <w:rFonts w:cs="Times New Roman"/>
          <w:bCs/>
          <w:sz w:val="24"/>
          <w:szCs w:val="24"/>
          <w:lang w:val="en-US"/>
        </w:rPr>
        <w:t xml:space="preserve"> là một tình cảm vô cùng thiêng liêng. Là một người con, theo em, </w:t>
      </w:r>
      <w:r w:rsidRPr="001F7CD1">
        <w:rPr>
          <w:rFonts w:cs="Times New Roman"/>
          <w:b/>
          <w:bCs/>
          <w:sz w:val="24"/>
          <w:szCs w:val="24"/>
          <w:lang w:val="en-US"/>
        </w:rPr>
        <w:t>chúng ta cần làm gì để vun đắp tình cảm tốt đẹp đó</w:t>
      </w:r>
      <w:r w:rsidRPr="001F7CD1">
        <w:rPr>
          <w:rFonts w:cs="Times New Roman"/>
          <w:bCs/>
          <w:sz w:val="24"/>
          <w:szCs w:val="24"/>
          <w:lang w:val="en-US"/>
        </w:rPr>
        <w:t>?</w:t>
      </w:r>
    </w:p>
    <w:p w14:paraId="5D5EAAB7" w14:textId="62DAA747" w:rsidR="00B7621B" w:rsidRPr="001F7CD1" w:rsidRDefault="00B7621B" w:rsidP="00B7621B">
      <w:pPr>
        <w:spacing w:before="60" w:after="60"/>
        <w:rPr>
          <w:rFonts w:cs="Times New Roman"/>
          <w:b/>
          <w:bCs/>
          <w:sz w:val="24"/>
          <w:szCs w:val="24"/>
          <w:lang w:val="en-US"/>
        </w:rPr>
      </w:pPr>
      <w:r w:rsidRPr="001F7CD1">
        <w:rPr>
          <w:rFonts w:cs="Times New Roman"/>
          <w:bCs/>
          <w:sz w:val="24"/>
          <w:szCs w:val="24"/>
          <w:lang w:val="en-US"/>
        </w:rPr>
        <w:t xml:space="preserve">- Là một người con, theo em, chúng ta cần có những việc làm cụ thể, ý nghĩa để vun đắp tình cảm </w:t>
      </w:r>
      <w:r w:rsidR="000D4872" w:rsidRPr="001F7CD1">
        <w:rPr>
          <w:rFonts w:cs="Times New Roman"/>
          <w:bCs/>
          <w:sz w:val="24"/>
          <w:szCs w:val="24"/>
          <w:lang w:val="en-US"/>
        </w:rPr>
        <w:t xml:space="preserve">mẫu tử </w:t>
      </w:r>
      <w:r w:rsidRPr="001F7CD1">
        <w:rPr>
          <w:rFonts w:cs="Times New Roman"/>
          <w:bCs/>
          <w:sz w:val="24"/>
          <w:szCs w:val="24"/>
          <w:lang w:val="en-US"/>
        </w:rPr>
        <w:t>tốt đẹp:</w:t>
      </w:r>
    </w:p>
    <w:p w14:paraId="197783D8" w14:textId="5E1F2B4B" w:rsidR="00B7621B" w:rsidRPr="001F7CD1" w:rsidRDefault="00B7621B" w:rsidP="000D4872">
      <w:pPr>
        <w:spacing w:before="60" w:after="60"/>
        <w:rPr>
          <w:rFonts w:cs="Times New Roman"/>
          <w:sz w:val="24"/>
          <w:szCs w:val="24"/>
          <w:lang w:val="en-US"/>
        </w:rPr>
      </w:pPr>
      <w:r w:rsidRPr="001F7CD1">
        <w:rPr>
          <w:rFonts w:cs="Times New Roman"/>
          <w:sz w:val="24"/>
          <w:szCs w:val="24"/>
          <w:lang w:val="en-US"/>
        </w:rPr>
        <w:t xml:space="preserve">+ </w:t>
      </w:r>
      <w:r w:rsidR="000D4872" w:rsidRPr="001F7CD1">
        <w:rPr>
          <w:rFonts w:cs="Times New Roman"/>
          <w:sz w:val="24"/>
          <w:szCs w:val="24"/>
          <w:lang w:val="en-US"/>
        </w:rPr>
        <w:t>C</w:t>
      </w:r>
      <w:r w:rsidRPr="001F7CD1">
        <w:rPr>
          <w:rFonts w:cs="Times New Roman"/>
          <w:sz w:val="24"/>
          <w:szCs w:val="24"/>
          <w:lang w:val="en-US"/>
        </w:rPr>
        <w:t xml:space="preserve">ần nhận thức rõ </w:t>
      </w:r>
      <w:r w:rsidR="000D4872" w:rsidRPr="001F7CD1">
        <w:rPr>
          <w:rFonts w:cs="Times New Roman"/>
          <w:sz w:val="24"/>
          <w:szCs w:val="24"/>
          <w:lang w:val="en-US"/>
        </w:rPr>
        <w:t xml:space="preserve">về vai trò và ý nghĩa của </w:t>
      </w:r>
      <w:r w:rsidRPr="001F7CD1">
        <w:rPr>
          <w:rFonts w:cs="Times New Roman"/>
          <w:sz w:val="24"/>
          <w:szCs w:val="24"/>
          <w:lang w:val="en-US"/>
        </w:rPr>
        <w:t>tình mẫu tử.</w:t>
      </w:r>
    </w:p>
    <w:p w14:paraId="1909A580" w14:textId="0D43CBEA" w:rsidR="00B7621B" w:rsidRPr="001F7CD1" w:rsidRDefault="00B7621B" w:rsidP="00B7621B">
      <w:pPr>
        <w:spacing w:before="60" w:after="60"/>
        <w:rPr>
          <w:rFonts w:cs="Times New Roman"/>
          <w:bCs/>
          <w:sz w:val="24"/>
          <w:szCs w:val="24"/>
          <w:lang w:val="en-US"/>
        </w:rPr>
      </w:pPr>
      <w:r w:rsidRPr="001F7CD1">
        <w:rPr>
          <w:rFonts w:cs="Times New Roman"/>
          <w:sz w:val="24"/>
          <w:szCs w:val="24"/>
          <w:lang w:val="en-US"/>
        </w:rPr>
        <w:t xml:space="preserve">+ </w:t>
      </w:r>
      <w:r w:rsidR="000D4872" w:rsidRPr="001F7CD1">
        <w:rPr>
          <w:rFonts w:cs="Times New Roman"/>
          <w:sz w:val="24"/>
          <w:szCs w:val="24"/>
          <w:lang w:val="en-US"/>
        </w:rPr>
        <w:t>C</w:t>
      </w:r>
      <w:r w:rsidRPr="001F7CD1">
        <w:rPr>
          <w:rFonts w:cs="Times New Roman"/>
          <w:sz w:val="24"/>
          <w:szCs w:val="24"/>
          <w:lang w:val="en-US"/>
        </w:rPr>
        <w:t>ần biết</w:t>
      </w:r>
      <w:r w:rsidRPr="001F7CD1">
        <w:rPr>
          <w:rFonts w:cs="Times New Roman"/>
          <w:bCs/>
          <w:sz w:val="24"/>
          <w:szCs w:val="24"/>
          <w:lang w:val="en-US"/>
        </w:rPr>
        <w:t xml:space="preserve"> </w:t>
      </w:r>
      <w:r w:rsidR="000D4872" w:rsidRPr="001F7CD1">
        <w:rPr>
          <w:rFonts w:cs="Times New Roman"/>
          <w:bCs/>
          <w:sz w:val="24"/>
          <w:szCs w:val="24"/>
          <w:lang w:val="en-US"/>
        </w:rPr>
        <w:t>lắng nghe, chia sẻ, cảm thông với mẹ.</w:t>
      </w:r>
    </w:p>
    <w:p w14:paraId="7EF89A39" w14:textId="49CE3921" w:rsidR="000D4872" w:rsidRPr="001F7CD1" w:rsidRDefault="000D4872" w:rsidP="00B7621B">
      <w:pPr>
        <w:spacing w:before="60" w:after="60"/>
        <w:rPr>
          <w:rFonts w:cs="Times New Roman"/>
          <w:bCs/>
          <w:sz w:val="24"/>
          <w:szCs w:val="24"/>
          <w:lang w:val="en-US"/>
        </w:rPr>
      </w:pPr>
      <w:r w:rsidRPr="001F7CD1">
        <w:rPr>
          <w:rFonts w:cs="Times New Roman"/>
          <w:bCs/>
          <w:sz w:val="24"/>
          <w:szCs w:val="24"/>
          <w:lang w:val="en-US"/>
        </w:rPr>
        <w:t>+ Cần sống có trách nhiệm</w:t>
      </w:r>
      <w:r w:rsidR="00CE780A" w:rsidRPr="001F7CD1">
        <w:rPr>
          <w:rFonts w:cs="Times New Roman"/>
          <w:bCs/>
          <w:sz w:val="24"/>
          <w:szCs w:val="24"/>
          <w:lang w:val="en-US"/>
        </w:rPr>
        <w:t>.</w:t>
      </w:r>
    </w:p>
    <w:p w14:paraId="49CE5BB8" w14:textId="0D5CC642" w:rsidR="00613E85" w:rsidRPr="001F7CD1" w:rsidRDefault="00613E85" w:rsidP="00B7621B">
      <w:pPr>
        <w:spacing w:before="60" w:after="60"/>
        <w:rPr>
          <w:rFonts w:cs="Times New Roman"/>
          <w:bCs/>
          <w:sz w:val="24"/>
          <w:szCs w:val="24"/>
          <w:lang w:val="en-US"/>
        </w:rPr>
      </w:pPr>
      <w:r w:rsidRPr="001F7CD1">
        <w:rPr>
          <w:rFonts w:cs="Times New Roman"/>
          <w:bCs/>
          <w:sz w:val="24"/>
          <w:szCs w:val="24"/>
          <w:lang w:val="en-US"/>
        </w:rPr>
        <w:t>…</w:t>
      </w:r>
    </w:p>
    <w:p w14:paraId="221EE389" w14:textId="4B24B1B3" w:rsidR="00B7621B" w:rsidRPr="001F7CD1" w:rsidRDefault="00B7621B" w:rsidP="00B7621B">
      <w:pPr>
        <w:spacing w:before="60" w:after="60"/>
        <w:rPr>
          <w:rFonts w:cs="Times New Roman"/>
          <w:bCs/>
          <w:sz w:val="24"/>
          <w:szCs w:val="24"/>
          <w:lang w:val="en-US"/>
        </w:rPr>
      </w:pPr>
      <w:r w:rsidRPr="001F7CD1">
        <w:rPr>
          <w:rFonts w:cs="Times New Roman"/>
          <w:b/>
          <w:bCs/>
          <w:sz w:val="24"/>
          <w:szCs w:val="24"/>
          <w:lang w:val="en-US"/>
        </w:rPr>
        <w:t xml:space="preserve">- </w:t>
      </w:r>
      <w:r w:rsidRPr="001F7CD1">
        <w:rPr>
          <w:rFonts w:cs="Times New Roman"/>
          <w:bCs/>
          <w:sz w:val="24"/>
          <w:szCs w:val="24"/>
          <w:lang w:val="en-US"/>
        </w:rPr>
        <w:t>Những</w:t>
      </w:r>
      <w:r w:rsidRPr="001F7CD1">
        <w:rPr>
          <w:rFonts w:cs="Times New Roman"/>
          <w:b/>
          <w:bCs/>
          <w:sz w:val="24"/>
          <w:szCs w:val="24"/>
          <w:lang w:val="en-US"/>
        </w:rPr>
        <w:t xml:space="preserve"> </w:t>
      </w:r>
      <w:r w:rsidRPr="001F7CD1">
        <w:rPr>
          <w:rFonts w:cs="Times New Roman"/>
          <w:bCs/>
          <w:sz w:val="24"/>
          <w:szCs w:val="24"/>
          <w:lang w:val="en-US"/>
        </w:rPr>
        <w:t xml:space="preserve">việc làm đó rất ý nghĩa, </w:t>
      </w:r>
      <w:r w:rsidR="005D3BA3" w:rsidRPr="001F7CD1">
        <w:rPr>
          <w:rFonts w:cs="Times New Roman"/>
          <w:bCs/>
          <w:sz w:val="24"/>
          <w:szCs w:val="24"/>
          <w:lang w:val="en-US"/>
        </w:rPr>
        <w:t>thiết</w:t>
      </w:r>
      <w:r w:rsidRPr="001F7CD1">
        <w:rPr>
          <w:rFonts w:cs="Times New Roman"/>
          <w:bCs/>
          <w:sz w:val="24"/>
          <w:szCs w:val="24"/>
          <w:lang w:val="en-US"/>
        </w:rPr>
        <w:t xml:space="preserve"> thực. </w:t>
      </w:r>
    </w:p>
    <w:p w14:paraId="160BD5EA" w14:textId="77777777" w:rsidR="00B7621B" w:rsidRPr="001F7CD1" w:rsidRDefault="00B7621B" w:rsidP="00B7621B">
      <w:pPr>
        <w:spacing w:before="60" w:after="60"/>
        <w:rPr>
          <w:rFonts w:cs="Times New Roman"/>
          <w:bCs/>
          <w:sz w:val="24"/>
          <w:szCs w:val="24"/>
          <w:lang w:val="en-US"/>
        </w:rPr>
      </w:pPr>
      <w:r w:rsidRPr="001F7CD1">
        <w:rPr>
          <w:rFonts w:cs="Times New Roman"/>
          <w:bCs/>
          <w:sz w:val="24"/>
          <w:szCs w:val="24"/>
          <w:lang w:val="en-US"/>
        </w:rPr>
        <w:t xml:space="preserve">* Từ nội dung văn bản phần Đọc hiểu, anh/chị hãy nêu thông điệp ý nghĩa nhất. </w:t>
      </w:r>
    </w:p>
    <w:p w14:paraId="5F1A2EFF" w14:textId="62BEDEE7" w:rsidR="00B7621B" w:rsidRPr="001F7CD1" w:rsidRDefault="00B7621B" w:rsidP="00B7621B">
      <w:pPr>
        <w:spacing w:before="60" w:after="60"/>
        <w:rPr>
          <w:rFonts w:cs="Times New Roman"/>
          <w:bCs/>
          <w:sz w:val="24"/>
          <w:szCs w:val="24"/>
          <w:lang w:val="en-US"/>
        </w:rPr>
      </w:pPr>
      <w:r w:rsidRPr="001F7CD1">
        <w:rPr>
          <w:rFonts w:cs="Times New Roman"/>
          <w:bCs/>
          <w:sz w:val="24"/>
          <w:szCs w:val="24"/>
          <w:lang w:val="en-US"/>
        </w:rPr>
        <w:tab/>
        <w:t xml:space="preserve">Từ nội dung văn bản, ta rút ra được thông điệp: </w:t>
      </w:r>
      <w:r w:rsidRPr="001F7CD1">
        <w:rPr>
          <w:rFonts w:cs="Times New Roman"/>
          <w:b/>
          <w:bCs/>
          <w:sz w:val="24"/>
          <w:szCs w:val="24"/>
          <w:lang w:val="en-US"/>
        </w:rPr>
        <w:t>Hãy trân trọng tình mẫu tử</w:t>
      </w:r>
      <w:r w:rsidRPr="001F7CD1">
        <w:rPr>
          <w:rFonts w:cs="Times New Roman"/>
          <w:bCs/>
          <w:sz w:val="24"/>
          <w:szCs w:val="24"/>
          <w:lang w:val="en-US"/>
        </w:rPr>
        <w:t>!</w:t>
      </w:r>
      <w:r w:rsidRPr="001F7CD1">
        <w:rPr>
          <w:rFonts w:cs="Times New Roman"/>
          <w:b/>
          <w:bCs/>
          <w:sz w:val="24"/>
          <w:szCs w:val="24"/>
          <w:lang w:val="en-US"/>
        </w:rPr>
        <w:t xml:space="preserve"> </w:t>
      </w:r>
      <w:r w:rsidRPr="001F7CD1">
        <w:rPr>
          <w:rFonts w:cs="Times New Roman"/>
          <w:bCs/>
          <w:sz w:val="24"/>
          <w:szCs w:val="24"/>
          <w:lang w:val="en-US"/>
        </w:rPr>
        <w:t>Bởi đó là một tình cảm vô cùng thiêng liêng. Khi chúng ta</w:t>
      </w:r>
      <w:r w:rsidR="00CF7B39" w:rsidRPr="001F7CD1">
        <w:rPr>
          <w:rFonts w:cs="Times New Roman"/>
          <w:bCs/>
          <w:sz w:val="24"/>
          <w:szCs w:val="24"/>
          <w:lang w:val="en-US"/>
        </w:rPr>
        <w:t xml:space="preserve"> biết</w:t>
      </w:r>
      <w:r w:rsidRPr="001F7CD1">
        <w:rPr>
          <w:rFonts w:cs="Times New Roman"/>
          <w:bCs/>
          <w:sz w:val="24"/>
          <w:szCs w:val="24"/>
          <w:lang w:val="en-US"/>
        </w:rPr>
        <w:t xml:space="preserve"> trân trọng tình mẫu tử, chúng ta đã thể hiện lòng hiếu thảo của chúng ta với mẹ</w:t>
      </w:r>
      <w:r w:rsidR="00CF7B39" w:rsidRPr="001F7CD1">
        <w:rPr>
          <w:rFonts w:cs="Times New Roman"/>
          <w:bCs/>
          <w:sz w:val="24"/>
          <w:szCs w:val="24"/>
          <w:lang w:val="en-US"/>
        </w:rPr>
        <w:t>, bồi dưỡng được nhân cách tốt cho bản thân</w:t>
      </w:r>
      <w:r w:rsidRPr="001F7CD1">
        <w:rPr>
          <w:rFonts w:cs="Times New Roman"/>
          <w:bCs/>
          <w:sz w:val="24"/>
          <w:szCs w:val="24"/>
          <w:lang w:val="en-US"/>
        </w:rPr>
        <w:t xml:space="preserve">. </w:t>
      </w:r>
      <w:r w:rsidR="00B255AA" w:rsidRPr="001F7CD1">
        <w:rPr>
          <w:rFonts w:cs="Times New Roman"/>
          <w:bCs/>
          <w:sz w:val="24"/>
          <w:szCs w:val="24"/>
          <w:lang w:val="en-US"/>
        </w:rPr>
        <w:t>K</w:t>
      </w:r>
      <w:r w:rsidRPr="001F7CD1">
        <w:rPr>
          <w:rFonts w:cs="Times New Roman"/>
          <w:bCs/>
          <w:sz w:val="24"/>
          <w:szCs w:val="24"/>
          <w:lang w:val="en-US"/>
        </w:rPr>
        <w:t>hi đó, chúng ta sẽ lan tỏa cảm xúc, năng lượng, hành động tích</w:t>
      </w:r>
      <w:r w:rsidR="000C4D95">
        <w:rPr>
          <w:rFonts w:cs="Times New Roman"/>
          <w:bCs/>
          <w:sz w:val="24"/>
          <w:szCs w:val="24"/>
          <w:lang w:val="en-US"/>
        </w:rPr>
        <w:t xml:space="preserve"> cực</w:t>
      </w:r>
      <w:r w:rsidRPr="001F7CD1">
        <w:rPr>
          <w:rFonts w:cs="Times New Roman"/>
          <w:bCs/>
          <w:sz w:val="24"/>
          <w:szCs w:val="24"/>
          <w:lang w:val="en-US"/>
        </w:rPr>
        <w:t xml:space="preserve"> trong cộng đồng</w:t>
      </w:r>
      <w:r w:rsidR="00B255AA" w:rsidRPr="001F7CD1">
        <w:rPr>
          <w:rFonts w:cs="Times New Roman"/>
          <w:bCs/>
          <w:sz w:val="24"/>
          <w:szCs w:val="24"/>
          <w:lang w:val="en-US"/>
        </w:rPr>
        <w:t>. Tình mẫu tử là nền móng, phải biết bồi dưỡng, trân trọng tình mẫu tử thì sau đó ta mới biết bồi dưỡng thêm các tình cảm tốt đẹp khác.</w:t>
      </w:r>
    </w:p>
    <w:p w14:paraId="6EB1EEBB" w14:textId="77777777" w:rsidR="00252F19" w:rsidRPr="001F7CD1" w:rsidRDefault="00252F19" w:rsidP="00BD7377">
      <w:pPr>
        <w:spacing w:before="60" w:after="60"/>
        <w:rPr>
          <w:rFonts w:cs="Times New Roman"/>
          <w:b/>
          <w:bCs/>
          <w:sz w:val="24"/>
          <w:szCs w:val="24"/>
          <w:u w:val="single"/>
          <w:lang w:val="en-US"/>
        </w:rPr>
      </w:pPr>
    </w:p>
    <w:p w14:paraId="2347AE05" w14:textId="6341CF13" w:rsidR="00BD7377" w:rsidRPr="001F7CD1" w:rsidRDefault="00BD7377" w:rsidP="00BD7377">
      <w:pPr>
        <w:spacing w:before="60" w:after="60"/>
        <w:rPr>
          <w:rFonts w:cs="Times New Roman"/>
          <w:b/>
          <w:bCs/>
          <w:sz w:val="24"/>
          <w:szCs w:val="24"/>
          <w:u w:val="single"/>
          <w:lang w:val="en-US"/>
        </w:rPr>
      </w:pPr>
      <w:r w:rsidRPr="001F7CD1">
        <w:rPr>
          <w:rFonts w:cs="Times New Roman"/>
          <w:b/>
          <w:bCs/>
          <w:sz w:val="24"/>
          <w:szCs w:val="24"/>
          <w:u w:val="single"/>
          <w:lang w:val="en-US"/>
        </w:rPr>
        <w:t>ĐỀ 2</w:t>
      </w:r>
    </w:p>
    <w:p w14:paraId="3861A85B" w14:textId="5EE8C7D9" w:rsidR="00BD7377" w:rsidRPr="001F7CD1" w:rsidRDefault="00BD7377" w:rsidP="00BD7377">
      <w:pPr>
        <w:spacing w:before="60" w:after="60"/>
        <w:rPr>
          <w:rFonts w:cs="Times New Roman"/>
          <w:b/>
          <w:bCs/>
          <w:sz w:val="24"/>
          <w:szCs w:val="24"/>
          <w:lang w:val="vi-VN"/>
        </w:rPr>
      </w:pPr>
      <w:r w:rsidRPr="001F7CD1">
        <w:rPr>
          <w:rFonts w:cs="Times New Roman"/>
          <w:b/>
          <w:bCs/>
          <w:sz w:val="24"/>
          <w:szCs w:val="24"/>
          <w:lang w:val="vi-VN"/>
        </w:rPr>
        <w:t>Đọc văn bản sau:</w:t>
      </w:r>
    </w:p>
    <w:p w14:paraId="15846F8C" w14:textId="77777777" w:rsidR="00BD7377" w:rsidRPr="001F7CD1" w:rsidRDefault="00BD7377" w:rsidP="00BD7377">
      <w:pPr>
        <w:spacing w:before="60" w:after="60"/>
        <w:ind w:firstLine="2410"/>
        <w:rPr>
          <w:rFonts w:cs="Times New Roman"/>
          <w:bCs/>
          <w:sz w:val="24"/>
          <w:szCs w:val="24"/>
          <w:lang w:val="vi-VN"/>
        </w:rPr>
      </w:pPr>
      <w:r w:rsidRPr="001F7CD1">
        <w:rPr>
          <w:rFonts w:cs="Times New Roman"/>
          <w:bCs/>
          <w:i/>
          <w:iCs/>
          <w:sz w:val="24"/>
          <w:szCs w:val="24"/>
          <w:lang w:val="vi-VN"/>
        </w:rPr>
        <w:t>Cánh</w:t>
      </w:r>
      <w:r w:rsidRPr="001F7CD1">
        <w:rPr>
          <w:rFonts w:cs="Times New Roman"/>
          <w:bCs/>
          <w:sz w:val="24"/>
          <w:szCs w:val="24"/>
          <w:lang w:val="vi-VN"/>
        </w:rPr>
        <w:t> </w:t>
      </w:r>
      <w:r w:rsidRPr="001F7CD1">
        <w:rPr>
          <w:rFonts w:cs="Times New Roman"/>
          <w:bCs/>
          <w:i/>
          <w:iCs/>
          <w:sz w:val="24"/>
          <w:szCs w:val="24"/>
          <w:lang w:val="vi-VN"/>
        </w:rPr>
        <w:t>buồm</w:t>
      </w:r>
      <w:r w:rsidRPr="001F7CD1">
        <w:rPr>
          <w:rFonts w:cs="Times New Roman"/>
          <w:bCs/>
          <w:sz w:val="24"/>
          <w:szCs w:val="24"/>
          <w:lang w:val="vi-VN"/>
        </w:rPr>
        <w:t> </w:t>
      </w:r>
      <w:r w:rsidRPr="001F7CD1">
        <w:rPr>
          <w:rFonts w:cs="Times New Roman"/>
          <w:bCs/>
          <w:i/>
          <w:iCs/>
          <w:sz w:val="24"/>
          <w:szCs w:val="24"/>
          <w:lang w:val="vi-VN"/>
        </w:rPr>
        <w:t>trôi như một sự vô tình</w:t>
      </w:r>
    </w:p>
    <w:p w14:paraId="14B80216" w14:textId="77777777" w:rsidR="00BD7377" w:rsidRPr="001F7CD1" w:rsidRDefault="00BD7377" w:rsidP="00BD7377">
      <w:pPr>
        <w:spacing w:before="60" w:after="60"/>
        <w:ind w:firstLine="2410"/>
        <w:rPr>
          <w:rFonts w:cs="Times New Roman"/>
          <w:bCs/>
          <w:i/>
          <w:iCs/>
          <w:sz w:val="24"/>
          <w:szCs w:val="24"/>
          <w:lang w:val="vi-VN"/>
        </w:rPr>
      </w:pPr>
      <w:r w:rsidRPr="001F7CD1">
        <w:rPr>
          <w:rFonts w:cs="Times New Roman"/>
          <w:bCs/>
          <w:i/>
          <w:iCs/>
          <w:sz w:val="24"/>
          <w:szCs w:val="24"/>
          <w:lang w:val="vi-VN"/>
        </w:rPr>
        <w:t>Trên</w:t>
      </w:r>
      <w:r w:rsidRPr="001F7CD1">
        <w:rPr>
          <w:rFonts w:cs="Times New Roman"/>
          <w:bCs/>
          <w:sz w:val="24"/>
          <w:szCs w:val="24"/>
          <w:lang w:val="vi-VN"/>
        </w:rPr>
        <w:t> </w:t>
      </w:r>
      <w:r w:rsidRPr="001F7CD1">
        <w:rPr>
          <w:rFonts w:cs="Times New Roman"/>
          <w:bCs/>
          <w:i/>
          <w:iCs/>
          <w:sz w:val="24"/>
          <w:szCs w:val="24"/>
          <w:lang w:val="vi-VN"/>
        </w:rPr>
        <w:t>dòng sông chiếc sà-lan chìm một nửa</w:t>
      </w:r>
    </w:p>
    <w:p w14:paraId="7234D09E" w14:textId="77777777" w:rsidR="00BD7377" w:rsidRPr="001F7CD1" w:rsidRDefault="00BD7377" w:rsidP="00BD7377">
      <w:pPr>
        <w:spacing w:before="60" w:after="60"/>
        <w:ind w:firstLine="2410"/>
        <w:rPr>
          <w:rFonts w:cs="Times New Roman"/>
          <w:bCs/>
          <w:sz w:val="24"/>
          <w:szCs w:val="24"/>
          <w:lang w:val="vi-VN"/>
        </w:rPr>
      </w:pPr>
      <w:r w:rsidRPr="001F7CD1">
        <w:rPr>
          <w:rFonts w:cs="Times New Roman"/>
          <w:bCs/>
          <w:i/>
          <w:iCs/>
          <w:sz w:val="24"/>
          <w:szCs w:val="24"/>
          <w:lang w:val="vi-VN"/>
        </w:rPr>
        <w:t>Giàn mướp trước nhà đã đổ</w:t>
      </w:r>
    </w:p>
    <w:p w14:paraId="6F343A4D" w14:textId="77777777" w:rsidR="00BD7377" w:rsidRPr="001F7CD1" w:rsidRDefault="00BD7377" w:rsidP="00BD7377">
      <w:pPr>
        <w:spacing w:before="60" w:after="60"/>
        <w:ind w:firstLine="2410"/>
        <w:rPr>
          <w:rFonts w:cs="Times New Roman"/>
          <w:bCs/>
          <w:sz w:val="24"/>
          <w:szCs w:val="24"/>
          <w:lang w:val="vi-VN"/>
        </w:rPr>
      </w:pPr>
      <w:r w:rsidRPr="001F7CD1">
        <w:rPr>
          <w:rFonts w:cs="Times New Roman"/>
          <w:bCs/>
          <w:i/>
          <w:iCs/>
          <w:sz w:val="24"/>
          <w:szCs w:val="24"/>
          <w:lang w:val="vi-VN"/>
        </w:rPr>
        <w:t>Hoa</w:t>
      </w:r>
      <w:r w:rsidRPr="001F7CD1">
        <w:rPr>
          <w:rFonts w:cs="Times New Roman"/>
          <w:bCs/>
          <w:sz w:val="24"/>
          <w:szCs w:val="24"/>
          <w:lang w:val="vi-VN"/>
        </w:rPr>
        <w:t> </w:t>
      </w:r>
      <w:r w:rsidRPr="001F7CD1">
        <w:rPr>
          <w:rFonts w:cs="Times New Roman"/>
          <w:bCs/>
          <w:i/>
          <w:iCs/>
          <w:sz w:val="24"/>
          <w:szCs w:val="24"/>
          <w:lang w:val="vi-VN"/>
        </w:rPr>
        <w:t>mướp</w:t>
      </w:r>
      <w:r w:rsidRPr="001F7CD1">
        <w:rPr>
          <w:rFonts w:cs="Times New Roman"/>
          <w:bCs/>
          <w:sz w:val="24"/>
          <w:szCs w:val="24"/>
          <w:lang w:val="vi-VN"/>
        </w:rPr>
        <w:t> </w:t>
      </w:r>
      <w:r w:rsidRPr="001F7CD1">
        <w:rPr>
          <w:rFonts w:cs="Times New Roman"/>
          <w:bCs/>
          <w:i/>
          <w:iCs/>
          <w:sz w:val="24"/>
          <w:szCs w:val="24"/>
          <w:lang w:val="vi-VN"/>
        </w:rPr>
        <w:t>vàng</w:t>
      </w:r>
      <w:r w:rsidRPr="001F7CD1">
        <w:rPr>
          <w:rFonts w:cs="Times New Roman"/>
          <w:bCs/>
          <w:sz w:val="24"/>
          <w:szCs w:val="24"/>
          <w:lang w:val="vi-VN"/>
        </w:rPr>
        <w:t> </w:t>
      </w:r>
      <w:r w:rsidRPr="001F7CD1">
        <w:rPr>
          <w:rFonts w:cs="Times New Roman"/>
          <w:bCs/>
          <w:i/>
          <w:iCs/>
          <w:sz w:val="24"/>
          <w:szCs w:val="24"/>
          <w:lang w:val="vi-VN"/>
        </w:rPr>
        <w:t>vô</w:t>
      </w:r>
      <w:r w:rsidRPr="001F7CD1">
        <w:rPr>
          <w:rFonts w:cs="Times New Roman"/>
          <w:bCs/>
          <w:sz w:val="24"/>
          <w:szCs w:val="24"/>
          <w:lang w:val="vi-VN"/>
        </w:rPr>
        <w:t> </w:t>
      </w:r>
      <w:r w:rsidRPr="001F7CD1">
        <w:rPr>
          <w:rFonts w:cs="Times New Roman"/>
          <w:bCs/>
          <w:i/>
          <w:iCs/>
          <w:sz w:val="24"/>
          <w:szCs w:val="24"/>
          <w:lang w:val="vi-VN"/>
        </w:rPr>
        <w:t>tư</w:t>
      </w:r>
    </w:p>
    <w:p w14:paraId="41AD9462" w14:textId="77777777" w:rsidR="00BD7377" w:rsidRPr="001F7CD1" w:rsidRDefault="00BD7377" w:rsidP="00BD7377">
      <w:pPr>
        <w:spacing w:before="60" w:after="60"/>
        <w:ind w:firstLine="2410"/>
        <w:rPr>
          <w:rFonts w:cs="Times New Roman"/>
          <w:bCs/>
          <w:i/>
          <w:iCs/>
          <w:sz w:val="24"/>
          <w:szCs w:val="24"/>
          <w:lang w:val="vi-VN"/>
        </w:rPr>
      </w:pPr>
      <w:r w:rsidRPr="001F7CD1">
        <w:rPr>
          <w:rFonts w:cs="Times New Roman"/>
          <w:bCs/>
          <w:i/>
          <w:iCs/>
          <w:sz w:val="24"/>
          <w:szCs w:val="24"/>
          <w:lang w:val="vi-VN"/>
        </w:rPr>
        <w:t>Ngọn</w:t>
      </w:r>
      <w:r w:rsidRPr="001F7CD1">
        <w:rPr>
          <w:rFonts w:cs="Times New Roman"/>
          <w:bCs/>
          <w:sz w:val="24"/>
          <w:szCs w:val="24"/>
          <w:lang w:val="vi-VN"/>
        </w:rPr>
        <w:t> </w:t>
      </w:r>
      <w:r w:rsidRPr="001F7CD1">
        <w:rPr>
          <w:rFonts w:cs="Times New Roman"/>
          <w:bCs/>
          <w:i/>
          <w:iCs/>
          <w:sz w:val="24"/>
          <w:szCs w:val="24"/>
          <w:lang w:val="vi-VN"/>
        </w:rPr>
        <w:t>rau</w:t>
      </w:r>
      <w:r w:rsidRPr="001F7CD1">
        <w:rPr>
          <w:rFonts w:cs="Times New Roman"/>
          <w:bCs/>
          <w:sz w:val="24"/>
          <w:szCs w:val="24"/>
          <w:lang w:val="vi-VN"/>
        </w:rPr>
        <w:t> </w:t>
      </w:r>
      <w:r w:rsidRPr="001F7CD1">
        <w:rPr>
          <w:rFonts w:cs="Times New Roman"/>
          <w:bCs/>
          <w:i/>
          <w:iCs/>
          <w:sz w:val="24"/>
          <w:szCs w:val="24"/>
          <w:lang w:val="vi-VN"/>
        </w:rPr>
        <w:t>sam</w:t>
      </w:r>
      <w:r w:rsidRPr="001F7CD1">
        <w:rPr>
          <w:rFonts w:cs="Times New Roman"/>
          <w:bCs/>
          <w:sz w:val="24"/>
          <w:szCs w:val="24"/>
          <w:lang w:val="vi-VN"/>
        </w:rPr>
        <w:t> </w:t>
      </w:r>
      <w:r w:rsidRPr="001F7CD1">
        <w:rPr>
          <w:rFonts w:cs="Times New Roman"/>
          <w:bCs/>
          <w:i/>
          <w:iCs/>
          <w:sz w:val="24"/>
          <w:szCs w:val="24"/>
          <w:lang w:val="vi-VN"/>
        </w:rPr>
        <w:t>trên gạch vỡ vẫn chua</w:t>
      </w:r>
    </w:p>
    <w:p w14:paraId="3B22498C" w14:textId="77777777" w:rsidR="00BD7377" w:rsidRPr="001F7CD1" w:rsidRDefault="00BD7377" w:rsidP="00BD7377">
      <w:pPr>
        <w:spacing w:before="60" w:after="60"/>
        <w:ind w:firstLine="2410"/>
        <w:rPr>
          <w:rFonts w:cs="Times New Roman"/>
          <w:bCs/>
          <w:i/>
          <w:iCs/>
          <w:sz w:val="24"/>
          <w:szCs w:val="24"/>
          <w:lang w:val="vi-VN"/>
        </w:rPr>
      </w:pPr>
      <w:r w:rsidRPr="001F7CD1">
        <w:rPr>
          <w:rFonts w:cs="Times New Roman"/>
          <w:bCs/>
          <w:i/>
          <w:iCs/>
          <w:sz w:val="24"/>
          <w:szCs w:val="24"/>
          <w:lang w:val="vi-VN"/>
        </w:rPr>
        <w:t>Cây mào gà nhởn nhơ trước gió…</w:t>
      </w:r>
    </w:p>
    <w:p w14:paraId="2D6C4073" w14:textId="77777777" w:rsidR="00BD7377" w:rsidRPr="001F7CD1" w:rsidRDefault="00BD7377" w:rsidP="00BD7377">
      <w:pPr>
        <w:spacing w:before="60" w:after="60"/>
        <w:ind w:firstLine="2410"/>
        <w:rPr>
          <w:rFonts w:cs="Times New Roman"/>
          <w:bCs/>
          <w:sz w:val="24"/>
          <w:szCs w:val="24"/>
          <w:lang w:val="vi-VN"/>
        </w:rPr>
      </w:pPr>
      <w:r w:rsidRPr="001F7CD1">
        <w:rPr>
          <w:rFonts w:cs="Times New Roman"/>
          <w:bCs/>
          <w:i/>
          <w:iCs/>
          <w:sz w:val="24"/>
          <w:szCs w:val="24"/>
          <w:lang w:val="vi-VN"/>
        </w:rPr>
        <w:t>Và chúng tôi đi trên gạch vỡ</w:t>
      </w:r>
    </w:p>
    <w:p w14:paraId="2CF14549" w14:textId="77777777" w:rsidR="00BD7377" w:rsidRPr="001F7CD1" w:rsidRDefault="00BD7377" w:rsidP="00BD7377">
      <w:pPr>
        <w:spacing w:before="60" w:after="60"/>
        <w:ind w:firstLine="2410"/>
        <w:rPr>
          <w:rFonts w:cs="Times New Roman"/>
          <w:bCs/>
          <w:sz w:val="24"/>
          <w:szCs w:val="24"/>
          <w:lang w:val="vi-VN"/>
        </w:rPr>
      </w:pPr>
      <w:r w:rsidRPr="001F7CD1">
        <w:rPr>
          <w:rFonts w:cs="Times New Roman"/>
          <w:bCs/>
          <w:i/>
          <w:iCs/>
          <w:sz w:val="24"/>
          <w:szCs w:val="24"/>
          <w:lang w:val="vi-VN"/>
        </w:rPr>
        <w:lastRenderedPageBreak/>
        <w:t>Không</w:t>
      </w:r>
      <w:r w:rsidRPr="001F7CD1">
        <w:rPr>
          <w:rFonts w:cs="Times New Roman"/>
          <w:bCs/>
          <w:sz w:val="24"/>
          <w:szCs w:val="24"/>
          <w:lang w:val="vi-VN"/>
        </w:rPr>
        <w:t> </w:t>
      </w:r>
      <w:r w:rsidRPr="001F7CD1">
        <w:rPr>
          <w:rFonts w:cs="Times New Roman"/>
          <w:bCs/>
          <w:i/>
          <w:iCs/>
          <w:sz w:val="24"/>
          <w:szCs w:val="24"/>
          <w:lang w:val="vi-VN"/>
        </w:rPr>
        <w:t>khóc</w:t>
      </w:r>
      <w:r w:rsidRPr="001F7CD1">
        <w:rPr>
          <w:rFonts w:cs="Times New Roman"/>
          <w:bCs/>
          <w:sz w:val="24"/>
          <w:szCs w:val="24"/>
          <w:lang w:val="vi-VN"/>
        </w:rPr>
        <w:t> </w:t>
      </w:r>
      <w:r w:rsidRPr="001F7CD1">
        <w:rPr>
          <w:rFonts w:cs="Times New Roman"/>
          <w:bCs/>
          <w:i/>
          <w:iCs/>
          <w:sz w:val="24"/>
          <w:szCs w:val="24"/>
          <w:lang w:val="vi-VN"/>
        </w:rPr>
        <w:t>than như thể chẳng đau thương.</w:t>
      </w:r>
    </w:p>
    <w:p w14:paraId="3EFBBC44" w14:textId="77777777" w:rsidR="00BD7377" w:rsidRPr="001F7CD1" w:rsidRDefault="00BD7377" w:rsidP="00BD7377">
      <w:pPr>
        <w:spacing w:before="60" w:after="60"/>
        <w:ind w:firstLine="2410"/>
        <w:rPr>
          <w:rFonts w:cs="Times New Roman"/>
          <w:bCs/>
          <w:sz w:val="24"/>
          <w:szCs w:val="24"/>
          <w:lang w:val="vi-VN"/>
        </w:rPr>
      </w:pPr>
    </w:p>
    <w:p w14:paraId="5A723FC3" w14:textId="77777777" w:rsidR="00BD7377" w:rsidRPr="001F7CD1" w:rsidRDefault="00BD7377" w:rsidP="00BD7377">
      <w:pPr>
        <w:spacing w:before="60" w:after="60"/>
        <w:ind w:firstLine="2410"/>
        <w:rPr>
          <w:rFonts w:cs="Times New Roman"/>
          <w:bCs/>
          <w:i/>
          <w:iCs/>
          <w:sz w:val="24"/>
          <w:szCs w:val="24"/>
          <w:lang w:val="vi-VN"/>
        </w:rPr>
      </w:pPr>
      <w:r w:rsidRPr="001F7CD1">
        <w:rPr>
          <w:rFonts w:cs="Times New Roman"/>
          <w:bCs/>
          <w:i/>
          <w:iCs/>
          <w:sz w:val="24"/>
          <w:szCs w:val="24"/>
          <w:lang w:val="vi-VN"/>
        </w:rPr>
        <w:t>Chúng</w:t>
      </w:r>
      <w:r w:rsidRPr="001F7CD1">
        <w:rPr>
          <w:rFonts w:cs="Times New Roman"/>
          <w:bCs/>
          <w:sz w:val="24"/>
          <w:szCs w:val="24"/>
          <w:lang w:val="vi-VN"/>
        </w:rPr>
        <w:t> </w:t>
      </w:r>
      <w:r w:rsidRPr="001F7CD1">
        <w:rPr>
          <w:rFonts w:cs="Times New Roman"/>
          <w:bCs/>
          <w:i/>
          <w:iCs/>
          <w:sz w:val="24"/>
          <w:szCs w:val="24"/>
          <w:lang w:val="vi-VN"/>
        </w:rPr>
        <w:t>tôi hiểu sâu xa về sự vật quanh mình</w:t>
      </w:r>
    </w:p>
    <w:p w14:paraId="6C050B7B" w14:textId="77777777" w:rsidR="00BD7377" w:rsidRPr="001F7CD1" w:rsidRDefault="00BD7377" w:rsidP="00BD7377">
      <w:pPr>
        <w:spacing w:before="60" w:after="60"/>
        <w:ind w:firstLine="2410"/>
        <w:rPr>
          <w:rFonts w:cs="Times New Roman"/>
          <w:bCs/>
          <w:i/>
          <w:iCs/>
          <w:sz w:val="24"/>
          <w:szCs w:val="24"/>
          <w:lang w:val="vi-VN"/>
        </w:rPr>
      </w:pPr>
      <w:r w:rsidRPr="001F7CD1">
        <w:rPr>
          <w:rFonts w:cs="Times New Roman"/>
          <w:bCs/>
          <w:i/>
          <w:iCs/>
          <w:sz w:val="24"/>
          <w:szCs w:val="24"/>
          <w:lang w:val="vi-VN"/>
        </w:rPr>
        <w:t>Cánh buồm trôi cho dòng sông sống lại</w:t>
      </w:r>
    </w:p>
    <w:p w14:paraId="18966040" w14:textId="77777777" w:rsidR="00BD7377" w:rsidRPr="001F7CD1" w:rsidRDefault="00BD7377" w:rsidP="00BD7377">
      <w:pPr>
        <w:spacing w:before="60" w:after="60"/>
        <w:ind w:firstLine="2410"/>
        <w:rPr>
          <w:rFonts w:cs="Times New Roman"/>
          <w:bCs/>
          <w:i/>
          <w:iCs/>
          <w:sz w:val="24"/>
          <w:szCs w:val="24"/>
          <w:lang w:val="vi-VN"/>
        </w:rPr>
      </w:pPr>
      <w:r w:rsidRPr="001F7CD1">
        <w:rPr>
          <w:rFonts w:cs="Times New Roman"/>
          <w:bCs/>
          <w:i/>
          <w:iCs/>
          <w:sz w:val="24"/>
          <w:szCs w:val="24"/>
          <w:lang w:val="vi-VN"/>
        </w:rPr>
        <w:t>Hoa mướp vàng để dựng giàn mướp dậy</w:t>
      </w:r>
    </w:p>
    <w:p w14:paraId="5BF746BF" w14:textId="77777777" w:rsidR="00BD7377" w:rsidRPr="001F7CD1" w:rsidRDefault="00BD7377" w:rsidP="00BD7377">
      <w:pPr>
        <w:spacing w:before="60" w:after="60"/>
        <w:ind w:firstLine="2410"/>
        <w:rPr>
          <w:rFonts w:cs="Times New Roman"/>
          <w:bCs/>
          <w:sz w:val="24"/>
          <w:szCs w:val="24"/>
          <w:lang w:val="vi-VN"/>
        </w:rPr>
      </w:pPr>
      <w:r w:rsidRPr="001F7CD1">
        <w:rPr>
          <w:rFonts w:cs="Times New Roman"/>
          <w:bCs/>
          <w:i/>
          <w:iCs/>
          <w:sz w:val="24"/>
          <w:szCs w:val="24"/>
          <w:lang w:val="vi-VN"/>
        </w:rPr>
        <w:t>Rau sam chua cho đất biết đất đang còn…</w:t>
      </w:r>
    </w:p>
    <w:p w14:paraId="386202E0" w14:textId="77777777" w:rsidR="00BD7377" w:rsidRPr="001F7CD1" w:rsidRDefault="00BD7377" w:rsidP="00BD7377">
      <w:pPr>
        <w:spacing w:before="60" w:after="60"/>
        <w:ind w:firstLine="2410"/>
        <w:rPr>
          <w:rFonts w:cs="Times New Roman"/>
          <w:bCs/>
          <w:i/>
          <w:iCs/>
          <w:sz w:val="24"/>
          <w:szCs w:val="24"/>
          <w:lang w:val="vi-VN"/>
        </w:rPr>
      </w:pPr>
      <w:r w:rsidRPr="001F7CD1">
        <w:rPr>
          <w:rFonts w:cs="Times New Roman"/>
          <w:bCs/>
          <w:i/>
          <w:iCs/>
          <w:sz w:val="24"/>
          <w:szCs w:val="24"/>
          <w:lang w:val="vi-VN"/>
        </w:rPr>
        <w:t>Người chết sẽ chẳng bằng lòng nếu chúng tôi quá đau thương</w:t>
      </w:r>
    </w:p>
    <w:p w14:paraId="23151E06" w14:textId="77777777" w:rsidR="00BD7377" w:rsidRPr="001F7CD1" w:rsidRDefault="00BD7377" w:rsidP="00BD7377">
      <w:pPr>
        <w:spacing w:before="60" w:after="60"/>
        <w:ind w:firstLine="2410"/>
        <w:rPr>
          <w:rFonts w:cs="Times New Roman"/>
          <w:bCs/>
          <w:sz w:val="24"/>
          <w:szCs w:val="24"/>
          <w:lang w:val="vi-VN"/>
        </w:rPr>
      </w:pPr>
      <w:r w:rsidRPr="001F7CD1">
        <w:rPr>
          <w:rFonts w:cs="Times New Roman"/>
          <w:bCs/>
          <w:i/>
          <w:iCs/>
          <w:sz w:val="24"/>
          <w:szCs w:val="24"/>
          <w:lang w:val="vi-VN"/>
        </w:rPr>
        <w:t>Chúng tôi sống thay cho người đã chết.</w:t>
      </w:r>
    </w:p>
    <w:p w14:paraId="7C2D8D10" w14:textId="77777777" w:rsidR="00BD7377" w:rsidRPr="001F7CD1" w:rsidRDefault="00BD7377" w:rsidP="00BD7377">
      <w:pPr>
        <w:spacing w:before="60" w:after="60"/>
        <w:jc w:val="right"/>
        <w:rPr>
          <w:rFonts w:cs="Times New Roman"/>
          <w:bCs/>
          <w:i/>
          <w:iCs/>
          <w:sz w:val="24"/>
          <w:szCs w:val="24"/>
          <w:lang w:val="vi-VN"/>
        </w:rPr>
      </w:pPr>
      <w:r w:rsidRPr="001F7CD1">
        <w:rPr>
          <w:rFonts w:cs="Times New Roman"/>
          <w:bCs/>
          <w:i/>
          <w:iCs/>
          <w:sz w:val="24"/>
          <w:szCs w:val="24"/>
          <w:lang w:val="vi-VN"/>
        </w:rPr>
        <w:t>Hải Phòng, 1-9-1972</w:t>
      </w:r>
    </w:p>
    <w:p w14:paraId="61933C93" w14:textId="77777777" w:rsidR="00252F19" w:rsidRPr="001F7CD1" w:rsidRDefault="00BD7377" w:rsidP="00252F19">
      <w:pPr>
        <w:spacing w:before="60" w:after="60"/>
        <w:jc w:val="right"/>
        <w:rPr>
          <w:rFonts w:cs="Times New Roman"/>
          <w:bCs/>
          <w:sz w:val="24"/>
          <w:szCs w:val="24"/>
          <w:lang w:val="en-US"/>
        </w:rPr>
      </w:pPr>
      <w:r w:rsidRPr="001F7CD1">
        <w:rPr>
          <w:rFonts w:cs="Times New Roman"/>
          <w:bCs/>
          <w:sz w:val="24"/>
          <w:szCs w:val="24"/>
          <w:lang w:val="vi-VN"/>
        </w:rPr>
        <w:t xml:space="preserve">(Trích </w:t>
      </w:r>
      <w:r w:rsidRPr="001F7CD1">
        <w:rPr>
          <w:rFonts w:cs="Times New Roman"/>
          <w:b/>
          <w:i/>
          <w:iCs/>
          <w:sz w:val="24"/>
          <w:szCs w:val="24"/>
          <w:lang w:val="vi-VN"/>
        </w:rPr>
        <w:t>Những sự vật còn sống</w:t>
      </w:r>
      <w:r w:rsidRPr="001F7CD1">
        <w:rPr>
          <w:rFonts w:cs="Times New Roman"/>
          <w:bCs/>
          <w:i/>
          <w:iCs/>
          <w:sz w:val="24"/>
          <w:szCs w:val="24"/>
          <w:lang w:val="vi-VN"/>
        </w:rPr>
        <w:t>, </w:t>
      </w:r>
      <w:r w:rsidRPr="001F7CD1">
        <w:rPr>
          <w:rFonts w:cs="Times New Roman"/>
          <w:bCs/>
          <w:sz w:val="24"/>
          <w:szCs w:val="24"/>
          <w:lang w:val="vi-VN"/>
        </w:rPr>
        <w:t>Xuân Quỳnh, </w:t>
      </w:r>
      <w:r w:rsidRPr="001F7CD1">
        <w:rPr>
          <w:rFonts w:cs="Times New Roman"/>
          <w:b/>
          <w:i/>
          <w:iCs/>
          <w:sz w:val="24"/>
          <w:szCs w:val="24"/>
          <w:lang w:val="vi-VN"/>
        </w:rPr>
        <w:t>Không bao giờ là cuối</w:t>
      </w:r>
      <w:r w:rsidRPr="001F7CD1">
        <w:rPr>
          <w:rFonts w:cs="Times New Roman"/>
          <w:bCs/>
          <w:i/>
          <w:iCs/>
          <w:sz w:val="24"/>
          <w:szCs w:val="24"/>
          <w:lang w:val="vi-VN"/>
        </w:rPr>
        <w:t>,</w:t>
      </w:r>
      <w:r w:rsidRPr="001F7CD1">
        <w:rPr>
          <w:rFonts w:cs="Times New Roman"/>
          <w:bCs/>
          <w:sz w:val="24"/>
          <w:szCs w:val="24"/>
          <w:lang w:val="vi-VN"/>
        </w:rPr>
        <w:t xml:space="preserve"> </w:t>
      </w:r>
    </w:p>
    <w:p w14:paraId="7A89AA8D" w14:textId="088E9914" w:rsidR="00BD7377" w:rsidRPr="001F7CD1" w:rsidRDefault="00BD7377" w:rsidP="00252F19">
      <w:pPr>
        <w:spacing w:before="60" w:after="60"/>
        <w:jc w:val="right"/>
        <w:rPr>
          <w:rFonts w:cs="Times New Roman"/>
          <w:bCs/>
          <w:sz w:val="24"/>
          <w:szCs w:val="24"/>
          <w:lang w:val="vi-VN"/>
        </w:rPr>
      </w:pPr>
      <w:r w:rsidRPr="001F7CD1">
        <w:rPr>
          <w:rFonts w:cs="Times New Roman"/>
          <w:bCs/>
          <w:sz w:val="24"/>
          <w:szCs w:val="24"/>
          <w:lang w:val="vi-VN"/>
        </w:rPr>
        <w:t>NXB Hội Nhà văn, Hà Nội, 2017)</w:t>
      </w:r>
    </w:p>
    <w:p w14:paraId="0E60DA49" w14:textId="77777777" w:rsidR="00BD7377" w:rsidRPr="001F7CD1" w:rsidRDefault="00BD7377" w:rsidP="00BD7377">
      <w:pPr>
        <w:spacing w:before="60" w:after="60"/>
        <w:rPr>
          <w:rFonts w:cs="Times New Roman"/>
          <w:bCs/>
          <w:sz w:val="24"/>
          <w:szCs w:val="24"/>
          <w:lang w:val="vi-VN"/>
        </w:rPr>
      </w:pPr>
      <w:r w:rsidRPr="001F7CD1">
        <w:rPr>
          <w:rFonts w:cs="Times New Roman"/>
          <w:b/>
          <w:bCs/>
          <w:sz w:val="24"/>
          <w:szCs w:val="24"/>
          <w:lang w:val="vi-VN"/>
        </w:rPr>
        <w:t xml:space="preserve">Thực hiện các yêu cầu từ 1 đến 5 </w:t>
      </w:r>
      <w:r w:rsidRPr="001F7CD1">
        <w:rPr>
          <w:rFonts w:cs="Times New Roman"/>
          <w:bCs/>
          <w:sz w:val="24"/>
          <w:szCs w:val="24"/>
          <w:lang w:val="vi-VN"/>
        </w:rPr>
        <w:t>(trình bày ngắn gọn):</w:t>
      </w:r>
    </w:p>
    <w:p w14:paraId="34A2EE20" w14:textId="77777777" w:rsidR="00BD7377" w:rsidRPr="001F7CD1" w:rsidRDefault="00BD7377" w:rsidP="00BD7377">
      <w:pPr>
        <w:spacing w:before="60" w:after="60"/>
        <w:rPr>
          <w:rFonts w:cs="Times New Roman"/>
          <w:bCs/>
          <w:sz w:val="24"/>
          <w:szCs w:val="24"/>
          <w:lang w:val="vi-VN"/>
        </w:rPr>
      </w:pPr>
      <w:r w:rsidRPr="001F7CD1">
        <w:rPr>
          <w:rFonts w:cs="Times New Roman"/>
          <w:b/>
          <w:bCs/>
          <w:sz w:val="24"/>
          <w:szCs w:val="24"/>
          <w:lang w:val="vi-VN"/>
        </w:rPr>
        <w:t>Câu</w:t>
      </w:r>
      <w:r w:rsidRPr="001F7CD1">
        <w:rPr>
          <w:rFonts w:cs="Times New Roman"/>
          <w:bCs/>
          <w:sz w:val="24"/>
          <w:szCs w:val="24"/>
          <w:lang w:val="vi-VN"/>
        </w:rPr>
        <w:t> </w:t>
      </w:r>
      <w:r w:rsidRPr="001F7CD1">
        <w:rPr>
          <w:rFonts w:cs="Times New Roman"/>
          <w:b/>
          <w:bCs/>
          <w:sz w:val="24"/>
          <w:szCs w:val="24"/>
          <w:lang w:val="vi-VN"/>
        </w:rPr>
        <w:t>1.</w:t>
      </w:r>
      <w:r w:rsidRPr="001F7CD1">
        <w:rPr>
          <w:rFonts w:cs="Times New Roman"/>
          <w:bCs/>
          <w:sz w:val="24"/>
          <w:szCs w:val="24"/>
          <w:lang w:val="vi-VN"/>
        </w:rPr>
        <w:t> Văn bản trên được viết theo thể thơ nào?</w:t>
      </w:r>
    </w:p>
    <w:p w14:paraId="6995FFAA" w14:textId="77777777" w:rsidR="00BD7377" w:rsidRPr="001F7CD1" w:rsidRDefault="00BD7377" w:rsidP="00BD7377">
      <w:pPr>
        <w:spacing w:before="60" w:after="60"/>
        <w:rPr>
          <w:rFonts w:cs="Times New Roman"/>
          <w:bCs/>
          <w:sz w:val="24"/>
          <w:szCs w:val="24"/>
          <w:lang w:val="vi-VN"/>
        </w:rPr>
      </w:pPr>
      <w:r w:rsidRPr="001F7CD1">
        <w:rPr>
          <w:rFonts w:cs="Times New Roman"/>
          <w:b/>
          <w:bCs/>
          <w:sz w:val="24"/>
          <w:szCs w:val="24"/>
          <w:lang w:val="vi-VN"/>
        </w:rPr>
        <w:t>Câu</w:t>
      </w:r>
      <w:r w:rsidRPr="001F7CD1">
        <w:rPr>
          <w:rFonts w:cs="Times New Roman"/>
          <w:bCs/>
          <w:sz w:val="24"/>
          <w:szCs w:val="24"/>
          <w:lang w:val="vi-VN"/>
        </w:rPr>
        <w:t> </w:t>
      </w:r>
      <w:r w:rsidRPr="001F7CD1">
        <w:rPr>
          <w:rFonts w:cs="Times New Roman"/>
          <w:b/>
          <w:bCs/>
          <w:sz w:val="24"/>
          <w:szCs w:val="24"/>
          <w:lang w:val="vi-VN"/>
        </w:rPr>
        <w:t>2.</w:t>
      </w:r>
      <w:r w:rsidRPr="001F7CD1">
        <w:rPr>
          <w:rFonts w:cs="Times New Roman"/>
          <w:bCs/>
          <w:sz w:val="24"/>
          <w:szCs w:val="24"/>
          <w:lang w:val="vi-VN"/>
        </w:rPr>
        <w:t> Xác định dạng thức xuất hiện của chủ thể trữ tình ở văn bản trên?</w:t>
      </w:r>
    </w:p>
    <w:p w14:paraId="3A7E05E2" w14:textId="77777777" w:rsidR="00BD7377" w:rsidRPr="001F7CD1" w:rsidRDefault="00BD7377" w:rsidP="00BD7377">
      <w:pPr>
        <w:spacing w:before="60" w:after="60"/>
        <w:rPr>
          <w:rFonts w:cs="Times New Roman"/>
          <w:bCs/>
          <w:sz w:val="24"/>
          <w:szCs w:val="24"/>
          <w:lang w:val="vi-VN"/>
        </w:rPr>
      </w:pPr>
      <w:r w:rsidRPr="001F7CD1">
        <w:rPr>
          <w:rFonts w:cs="Times New Roman"/>
          <w:b/>
          <w:bCs/>
          <w:sz w:val="24"/>
          <w:szCs w:val="24"/>
          <w:lang w:val="vi-VN"/>
        </w:rPr>
        <w:t>Câu 3. </w:t>
      </w:r>
      <w:r w:rsidRPr="001F7CD1">
        <w:rPr>
          <w:rFonts w:cs="Times New Roman"/>
          <w:bCs/>
          <w:sz w:val="24"/>
          <w:szCs w:val="24"/>
          <w:lang w:val="vi-VN"/>
        </w:rPr>
        <w:t>Phân tích tác dụng của biện pháp lặp cấu trúc trong ba dòng thơ sau:</w:t>
      </w:r>
    </w:p>
    <w:p w14:paraId="0FB482E0" w14:textId="77777777" w:rsidR="00BD7377" w:rsidRPr="001F7CD1" w:rsidRDefault="00BD7377" w:rsidP="008D0E01">
      <w:pPr>
        <w:spacing w:before="60" w:after="60"/>
        <w:ind w:firstLine="2694"/>
        <w:rPr>
          <w:rFonts w:cs="Times New Roman"/>
          <w:bCs/>
          <w:i/>
          <w:iCs/>
          <w:sz w:val="24"/>
          <w:szCs w:val="24"/>
          <w:lang w:val="vi-VN"/>
        </w:rPr>
      </w:pPr>
      <w:r w:rsidRPr="001F7CD1">
        <w:rPr>
          <w:rFonts w:cs="Times New Roman"/>
          <w:bCs/>
          <w:i/>
          <w:iCs/>
          <w:sz w:val="24"/>
          <w:szCs w:val="24"/>
          <w:lang w:val="vi-VN"/>
        </w:rPr>
        <w:t>Cánh</w:t>
      </w:r>
      <w:r w:rsidRPr="001F7CD1">
        <w:rPr>
          <w:rFonts w:cs="Times New Roman"/>
          <w:bCs/>
          <w:sz w:val="24"/>
          <w:szCs w:val="24"/>
          <w:lang w:val="vi-VN"/>
        </w:rPr>
        <w:t> </w:t>
      </w:r>
      <w:r w:rsidRPr="001F7CD1">
        <w:rPr>
          <w:rFonts w:cs="Times New Roman"/>
          <w:bCs/>
          <w:i/>
          <w:iCs/>
          <w:sz w:val="24"/>
          <w:szCs w:val="24"/>
          <w:lang w:val="vi-VN"/>
        </w:rPr>
        <w:t>buồm</w:t>
      </w:r>
      <w:r w:rsidRPr="001F7CD1">
        <w:rPr>
          <w:rFonts w:cs="Times New Roman"/>
          <w:bCs/>
          <w:sz w:val="24"/>
          <w:szCs w:val="24"/>
          <w:lang w:val="vi-VN"/>
        </w:rPr>
        <w:t> </w:t>
      </w:r>
      <w:r w:rsidRPr="001F7CD1">
        <w:rPr>
          <w:rFonts w:cs="Times New Roman"/>
          <w:bCs/>
          <w:i/>
          <w:iCs/>
          <w:sz w:val="24"/>
          <w:szCs w:val="24"/>
          <w:lang w:val="vi-VN"/>
        </w:rPr>
        <w:t xml:space="preserve">trôi cho dòng sông sống lại </w:t>
      </w:r>
    </w:p>
    <w:p w14:paraId="1B0D81B3" w14:textId="77777777" w:rsidR="00BD7377" w:rsidRPr="001F7CD1" w:rsidRDefault="00BD7377" w:rsidP="008D0E01">
      <w:pPr>
        <w:spacing w:before="60" w:after="60"/>
        <w:ind w:firstLine="2694"/>
        <w:rPr>
          <w:rFonts w:cs="Times New Roman"/>
          <w:bCs/>
          <w:i/>
          <w:iCs/>
          <w:sz w:val="24"/>
          <w:szCs w:val="24"/>
          <w:lang w:val="vi-VN"/>
        </w:rPr>
      </w:pPr>
      <w:r w:rsidRPr="001F7CD1">
        <w:rPr>
          <w:rFonts w:cs="Times New Roman"/>
          <w:bCs/>
          <w:i/>
          <w:iCs/>
          <w:sz w:val="24"/>
          <w:szCs w:val="24"/>
          <w:lang w:val="vi-VN"/>
        </w:rPr>
        <w:t xml:space="preserve">Hoa mướp vàng để dựng giàn mướp dậy </w:t>
      </w:r>
    </w:p>
    <w:p w14:paraId="70357DF3" w14:textId="77777777" w:rsidR="00BD7377" w:rsidRPr="001F7CD1" w:rsidRDefault="00BD7377" w:rsidP="008D0E01">
      <w:pPr>
        <w:spacing w:before="60" w:after="60"/>
        <w:ind w:firstLine="2694"/>
        <w:rPr>
          <w:rFonts w:cs="Times New Roman"/>
          <w:bCs/>
          <w:sz w:val="24"/>
          <w:szCs w:val="24"/>
          <w:lang w:val="vi-VN"/>
        </w:rPr>
      </w:pPr>
      <w:r w:rsidRPr="001F7CD1">
        <w:rPr>
          <w:rFonts w:cs="Times New Roman"/>
          <w:bCs/>
          <w:i/>
          <w:iCs/>
          <w:sz w:val="24"/>
          <w:szCs w:val="24"/>
          <w:lang w:val="vi-VN"/>
        </w:rPr>
        <w:t>Rau sam chua cho đất biết đất đang còn…</w:t>
      </w:r>
    </w:p>
    <w:p w14:paraId="4F2DCFE2" w14:textId="4A1EBF87" w:rsidR="00BD7377" w:rsidRPr="001F7CD1" w:rsidRDefault="00BD7377" w:rsidP="00BD7377">
      <w:pPr>
        <w:spacing w:before="60" w:after="60"/>
        <w:rPr>
          <w:rFonts w:cs="Times New Roman"/>
          <w:bCs/>
          <w:sz w:val="24"/>
          <w:szCs w:val="24"/>
          <w:lang w:val="en-US"/>
        </w:rPr>
      </w:pPr>
      <w:r w:rsidRPr="001F7CD1">
        <w:rPr>
          <w:rFonts w:cs="Times New Roman"/>
          <w:b/>
          <w:bCs/>
          <w:sz w:val="24"/>
          <w:szCs w:val="24"/>
          <w:lang w:val="vi-VN"/>
        </w:rPr>
        <w:t>Câu</w:t>
      </w:r>
      <w:r w:rsidRPr="001F7CD1">
        <w:rPr>
          <w:rFonts w:cs="Times New Roman"/>
          <w:bCs/>
          <w:sz w:val="24"/>
          <w:szCs w:val="24"/>
          <w:lang w:val="vi-VN"/>
        </w:rPr>
        <w:t> </w:t>
      </w:r>
      <w:r w:rsidRPr="001F7CD1">
        <w:rPr>
          <w:rFonts w:cs="Times New Roman"/>
          <w:b/>
          <w:bCs/>
          <w:sz w:val="24"/>
          <w:szCs w:val="24"/>
          <w:lang w:val="vi-VN"/>
        </w:rPr>
        <w:t>4.</w:t>
      </w:r>
      <w:r w:rsidRPr="001F7CD1">
        <w:rPr>
          <w:rFonts w:cs="Times New Roman"/>
          <w:bCs/>
          <w:sz w:val="24"/>
          <w:szCs w:val="24"/>
          <w:lang w:val="vi-VN"/>
        </w:rPr>
        <w:t> </w:t>
      </w:r>
      <w:r w:rsidR="008D0E01" w:rsidRPr="001F7CD1">
        <w:rPr>
          <w:rFonts w:cs="Times New Roman"/>
          <w:bCs/>
          <w:sz w:val="24"/>
          <w:szCs w:val="24"/>
          <w:lang w:val="en-US"/>
        </w:rPr>
        <w:t>Anh/Chị hiểu hai câu thơ sau như thế nào:</w:t>
      </w:r>
    </w:p>
    <w:p w14:paraId="57B00423" w14:textId="77777777" w:rsidR="008D0E01" w:rsidRPr="001F7CD1" w:rsidRDefault="008D0E01" w:rsidP="008D0E01">
      <w:pPr>
        <w:spacing w:before="60" w:after="60"/>
        <w:ind w:firstLine="2410"/>
        <w:rPr>
          <w:rFonts w:cs="Times New Roman"/>
          <w:bCs/>
          <w:i/>
          <w:iCs/>
          <w:sz w:val="24"/>
          <w:szCs w:val="24"/>
          <w:lang w:val="en-US"/>
        </w:rPr>
      </w:pPr>
      <w:r w:rsidRPr="001F7CD1">
        <w:rPr>
          <w:rFonts w:cs="Times New Roman"/>
          <w:bCs/>
          <w:i/>
          <w:iCs/>
          <w:sz w:val="24"/>
          <w:szCs w:val="24"/>
          <w:lang w:val="vi-VN"/>
        </w:rPr>
        <w:t>Người chết sẽ chẳng bằng lòng nếu chúng tôi quá đau thương</w:t>
      </w:r>
    </w:p>
    <w:p w14:paraId="437D5FDB" w14:textId="34024F7B" w:rsidR="008D0E01" w:rsidRPr="001F7CD1" w:rsidRDefault="008D0E01" w:rsidP="008D0E01">
      <w:pPr>
        <w:spacing w:before="60" w:after="60"/>
        <w:ind w:firstLine="2410"/>
        <w:rPr>
          <w:rFonts w:cs="Times New Roman"/>
          <w:bCs/>
          <w:i/>
          <w:iCs/>
          <w:sz w:val="24"/>
          <w:szCs w:val="24"/>
          <w:lang w:val="vi-VN"/>
        </w:rPr>
      </w:pPr>
      <w:r w:rsidRPr="001F7CD1">
        <w:rPr>
          <w:rFonts w:cs="Times New Roman"/>
          <w:bCs/>
          <w:i/>
          <w:iCs/>
          <w:sz w:val="24"/>
          <w:szCs w:val="24"/>
          <w:lang w:val="vi-VN"/>
        </w:rPr>
        <w:t>Chúng tôi sống thay cho người đã chết</w:t>
      </w:r>
    </w:p>
    <w:p w14:paraId="2B8CEDA4" w14:textId="77777777" w:rsidR="00BD7377" w:rsidRPr="001F7CD1" w:rsidRDefault="00BD7377" w:rsidP="00BD7377">
      <w:pPr>
        <w:spacing w:before="60" w:after="60"/>
        <w:rPr>
          <w:rFonts w:cs="Times New Roman"/>
          <w:bCs/>
          <w:sz w:val="24"/>
          <w:szCs w:val="24"/>
          <w:lang w:val="en-US"/>
        </w:rPr>
      </w:pPr>
      <w:r w:rsidRPr="001F7CD1">
        <w:rPr>
          <w:rFonts w:cs="Times New Roman"/>
          <w:b/>
          <w:bCs/>
          <w:sz w:val="24"/>
          <w:szCs w:val="24"/>
          <w:lang w:val="vi-VN"/>
        </w:rPr>
        <w:t>Câu</w:t>
      </w:r>
      <w:r w:rsidRPr="001F7CD1">
        <w:rPr>
          <w:rFonts w:cs="Times New Roman"/>
          <w:bCs/>
          <w:sz w:val="24"/>
          <w:szCs w:val="24"/>
          <w:lang w:val="vi-VN"/>
        </w:rPr>
        <w:t> </w:t>
      </w:r>
      <w:r w:rsidRPr="001F7CD1">
        <w:rPr>
          <w:rFonts w:cs="Times New Roman"/>
          <w:b/>
          <w:bCs/>
          <w:sz w:val="24"/>
          <w:szCs w:val="24"/>
          <w:lang w:val="vi-VN"/>
        </w:rPr>
        <w:t>5.</w:t>
      </w:r>
      <w:r w:rsidRPr="001F7CD1">
        <w:rPr>
          <w:rFonts w:cs="Times New Roman"/>
          <w:bCs/>
          <w:sz w:val="24"/>
          <w:szCs w:val="24"/>
          <w:lang w:val="vi-VN"/>
        </w:rPr>
        <w:t> Từ nội dung văn bản, anh/ chị có suy nghĩ gì về sức mạnh của tinh thần lạc quan trong cuộc sống?</w:t>
      </w:r>
    </w:p>
    <w:p w14:paraId="315F18BC" w14:textId="77777777" w:rsidR="00BD7377" w:rsidRPr="001F7CD1" w:rsidRDefault="00BD7377" w:rsidP="00BD7377">
      <w:pPr>
        <w:spacing w:before="60" w:after="60"/>
        <w:rPr>
          <w:rFonts w:cs="Times New Roman"/>
          <w:bCs/>
          <w:sz w:val="24"/>
          <w:szCs w:val="24"/>
          <w:lang w:val="en-US"/>
        </w:rPr>
      </w:pPr>
    </w:p>
    <w:p w14:paraId="6BEF480C" w14:textId="144E0954" w:rsidR="00BD7377" w:rsidRPr="001F7CD1" w:rsidRDefault="008E5D18" w:rsidP="00BD7377">
      <w:pPr>
        <w:spacing w:before="60" w:after="60"/>
        <w:rPr>
          <w:rFonts w:cs="Times New Roman"/>
          <w:b/>
          <w:sz w:val="24"/>
          <w:szCs w:val="24"/>
          <w:u w:val="single"/>
          <w:lang w:val="en-US"/>
        </w:rPr>
      </w:pPr>
      <w:r w:rsidRPr="001F7CD1">
        <w:rPr>
          <w:rFonts w:cs="Times New Roman"/>
          <w:b/>
          <w:sz w:val="24"/>
          <w:szCs w:val="24"/>
          <w:u w:val="single"/>
          <w:lang w:val="en-US"/>
        </w:rPr>
        <w:t>ĐỀ 3</w:t>
      </w:r>
    </w:p>
    <w:p w14:paraId="7F4CA507" w14:textId="77777777" w:rsidR="008E5D18" w:rsidRPr="001F7CD1" w:rsidRDefault="008E5D18" w:rsidP="008E5D18">
      <w:pPr>
        <w:spacing w:before="60" w:after="60"/>
        <w:jc w:val="center"/>
        <w:rPr>
          <w:rFonts w:cs="Times New Roman"/>
          <w:b/>
          <w:bCs/>
          <w:i/>
          <w:iCs/>
          <w:sz w:val="24"/>
          <w:szCs w:val="24"/>
          <w:lang w:val="vi-VN"/>
        </w:rPr>
      </w:pPr>
      <w:r w:rsidRPr="001F7CD1">
        <w:rPr>
          <w:rFonts w:cs="Times New Roman"/>
          <w:b/>
          <w:bCs/>
          <w:i/>
          <w:iCs/>
          <w:sz w:val="24"/>
          <w:szCs w:val="24"/>
          <w:lang w:val="vi-VN"/>
        </w:rPr>
        <w:t>Đồng dao của đất</w:t>
      </w:r>
    </w:p>
    <w:tbl>
      <w:tblPr>
        <w:tblW w:w="10534" w:type="dxa"/>
        <w:tblInd w:w="-709" w:type="dxa"/>
        <w:tblLook w:val="04A0" w:firstRow="1" w:lastRow="0" w:firstColumn="1" w:lastColumn="0" w:noHBand="0" w:noVBand="1"/>
      </w:tblPr>
      <w:tblGrid>
        <w:gridCol w:w="5671"/>
        <w:gridCol w:w="4863"/>
      </w:tblGrid>
      <w:tr w:rsidR="00F97329" w:rsidRPr="001F7CD1" w14:paraId="1F744A52" w14:textId="77777777" w:rsidTr="003B7D19">
        <w:tc>
          <w:tcPr>
            <w:tcW w:w="5671" w:type="dxa"/>
          </w:tcPr>
          <w:p w14:paraId="3A63FA26" w14:textId="70C3E20E" w:rsidR="008E5D18" w:rsidRPr="001F7CD1" w:rsidRDefault="008E5D18" w:rsidP="003F14D9">
            <w:pPr>
              <w:pStyle w:val="ListParagraph"/>
              <w:numPr>
                <w:ilvl w:val="0"/>
                <w:numId w:val="9"/>
              </w:numPr>
              <w:spacing w:before="60" w:after="60"/>
              <w:rPr>
                <w:rFonts w:cs="Times New Roman"/>
                <w:bCs/>
                <w:i/>
                <w:iCs/>
                <w:sz w:val="24"/>
                <w:szCs w:val="24"/>
                <w:lang w:val="vi-VN"/>
              </w:rPr>
            </w:pPr>
            <w:r w:rsidRPr="001F7CD1">
              <w:rPr>
                <w:rFonts w:cs="Times New Roman"/>
                <w:bCs/>
                <w:i/>
                <w:iCs/>
                <w:sz w:val="24"/>
                <w:szCs w:val="24"/>
                <w:lang w:val="vi-VN"/>
              </w:rPr>
              <w:t>Tôi ngửi thấy mùi quê hương trong không gian</w:t>
            </w:r>
          </w:p>
          <w:p w14:paraId="28806058"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Ngai ngái rạ rơm</w:t>
            </w:r>
          </w:p>
          <w:p w14:paraId="5FFCCFF5"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Nồng hương lúa mới</w:t>
            </w:r>
          </w:p>
          <w:p w14:paraId="00C2C87E"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Dọc theo nỗi nhớ</w:t>
            </w:r>
          </w:p>
          <w:p w14:paraId="4B923F1F"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Bài đồng dao gọi bước chân về...</w:t>
            </w:r>
          </w:p>
          <w:p w14:paraId="448C6EB1" w14:textId="77777777" w:rsidR="008E5D18" w:rsidRPr="001F7CD1" w:rsidRDefault="008E5D18" w:rsidP="008E5D18">
            <w:pPr>
              <w:spacing w:before="60" w:after="60"/>
              <w:rPr>
                <w:rFonts w:cs="Times New Roman"/>
                <w:bCs/>
                <w:i/>
                <w:iCs/>
                <w:sz w:val="24"/>
                <w:szCs w:val="24"/>
                <w:lang w:val="vi-VN"/>
              </w:rPr>
            </w:pPr>
          </w:p>
          <w:p w14:paraId="5A7F46DA"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(2)... Là lời kể của Bà đau đáu hồn quê</w:t>
            </w:r>
          </w:p>
          <w:p w14:paraId="5FCE0F21"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Ngày xưa tháng ba ngày tám</w:t>
            </w:r>
          </w:p>
          <w:p w14:paraId="7F276171"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Những đôi chân lấm bùn vào lam lũ</w:t>
            </w:r>
          </w:p>
          <w:p w14:paraId="24D220F1"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Những đôi vai gánh oằn mưa nắng;</w:t>
            </w:r>
          </w:p>
          <w:p w14:paraId="2C467ED1"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Tơi bời rụng xuống</w:t>
            </w:r>
          </w:p>
          <w:p w14:paraId="277BD36C"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Dường như hoa gạo bớt đỏ</w:t>
            </w:r>
          </w:p>
          <w:p w14:paraId="546A9240"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Chuồn chuồn thót bụng bay</w:t>
            </w:r>
          </w:p>
          <w:p w14:paraId="17798E0C" w14:textId="77777777" w:rsidR="008E5D18" w:rsidRPr="001F7CD1" w:rsidRDefault="008E5D18" w:rsidP="008E5D18">
            <w:pPr>
              <w:spacing w:before="60" w:after="60"/>
              <w:rPr>
                <w:rFonts w:cs="Times New Roman"/>
                <w:bCs/>
                <w:i/>
                <w:iCs/>
                <w:sz w:val="24"/>
                <w:szCs w:val="24"/>
                <w:lang w:val="vi-VN"/>
              </w:rPr>
            </w:pPr>
          </w:p>
          <w:p w14:paraId="2D4B324F" w14:textId="57443A95" w:rsidR="008E5D18" w:rsidRPr="001F7CD1" w:rsidRDefault="008E5D18" w:rsidP="007F68E3">
            <w:pPr>
              <w:pStyle w:val="ListParagraph"/>
              <w:numPr>
                <w:ilvl w:val="0"/>
                <w:numId w:val="13"/>
              </w:numPr>
              <w:spacing w:before="60" w:after="60"/>
              <w:rPr>
                <w:rFonts w:cs="Times New Roman"/>
                <w:bCs/>
                <w:i/>
                <w:iCs/>
                <w:sz w:val="24"/>
                <w:szCs w:val="24"/>
                <w:lang w:val="vi-VN"/>
              </w:rPr>
            </w:pPr>
            <w:r w:rsidRPr="001F7CD1">
              <w:rPr>
                <w:rFonts w:cs="Times New Roman"/>
                <w:bCs/>
                <w:i/>
                <w:iCs/>
                <w:sz w:val="24"/>
                <w:szCs w:val="24"/>
                <w:lang w:val="vi-VN"/>
              </w:rPr>
              <w:t>Bầy sáo tan tác</w:t>
            </w:r>
          </w:p>
          <w:p w14:paraId="38D5D345"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 xml:space="preserve"> dáng chiều</w:t>
            </w:r>
          </w:p>
          <w:p w14:paraId="7E16DE59"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tức tưởi...</w:t>
            </w:r>
          </w:p>
        </w:tc>
        <w:tc>
          <w:tcPr>
            <w:tcW w:w="4863" w:type="dxa"/>
          </w:tcPr>
          <w:p w14:paraId="4E5CE5D5"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w:t>
            </w:r>
          </w:p>
          <w:p w14:paraId="5CE9ECA0" w14:textId="597C4811" w:rsidR="008E5D18" w:rsidRPr="001F7CD1" w:rsidRDefault="008E5D18" w:rsidP="007F68E3">
            <w:pPr>
              <w:pStyle w:val="ListParagraph"/>
              <w:numPr>
                <w:ilvl w:val="0"/>
                <w:numId w:val="13"/>
              </w:numPr>
              <w:spacing w:before="60" w:after="60"/>
              <w:rPr>
                <w:rFonts w:cs="Times New Roman"/>
                <w:bCs/>
                <w:i/>
                <w:iCs/>
                <w:sz w:val="24"/>
                <w:szCs w:val="24"/>
                <w:lang w:val="vi-VN"/>
              </w:rPr>
            </w:pPr>
            <w:r w:rsidRPr="001F7CD1">
              <w:rPr>
                <w:rFonts w:cs="Times New Roman"/>
                <w:bCs/>
                <w:i/>
                <w:iCs/>
                <w:sz w:val="24"/>
                <w:szCs w:val="24"/>
                <w:lang w:val="vi-VN"/>
              </w:rPr>
              <w:t>Tôi gặp quê trong mùa trảy hội</w:t>
            </w:r>
          </w:p>
          <w:p w14:paraId="1527A492"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Bồng bềnh quan họ ngọt ngào lời ru</w:t>
            </w:r>
          </w:p>
          <w:p w14:paraId="2CE144D7"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Những câu đồng dao ngấm vào hạt lúa</w:t>
            </w:r>
          </w:p>
          <w:p w14:paraId="591AB0BD"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Thổi thành no ấm</w:t>
            </w:r>
          </w:p>
          <w:p w14:paraId="6FFB2B2F"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Nồi cơm Thạch Sanh gọi bầy trẻ lớn lên</w:t>
            </w:r>
          </w:p>
          <w:p w14:paraId="11B492D4"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Những hoàng hôn cong cánh diều bay</w:t>
            </w:r>
          </w:p>
          <w:p w14:paraId="57718018"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Ngất ngưởng lưng trâu sáo diều cao vút</w:t>
            </w:r>
          </w:p>
          <w:p w14:paraId="384BF196"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Quên lũ khoai nhông nhốc ngủ trên đồng...</w:t>
            </w:r>
          </w:p>
          <w:p w14:paraId="547FCB4D" w14:textId="77777777" w:rsidR="008E5D18" w:rsidRPr="001F7CD1" w:rsidRDefault="008E5D18" w:rsidP="008E5D18">
            <w:pPr>
              <w:spacing w:before="60" w:after="60"/>
              <w:rPr>
                <w:rFonts w:cs="Times New Roman"/>
                <w:bCs/>
                <w:i/>
                <w:iCs/>
                <w:sz w:val="24"/>
                <w:szCs w:val="24"/>
                <w:lang w:val="vi-VN"/>
              </w:rPr>
            </w:pPr>
          </w:p>
          <w:p w14:paraId="45A73193" w14:textId="0032960A" w:rsidR="008E5D18" w:rsidRPr="001F7CD1" w:rsidRDefault="008E5D18" w:rsidP="007F68E3">
            <w:pPr>
              <w:pStyle w:val="ListParagraph"/>
              <w:numPr>
                <w:ilvl w:val="0"/>
                <w:numId w:val="13"/>
              </w:numPr>
              <w:spacing w:before="60" w:after="60"/>
              <w:rPr>
                <w:rFonts w:cs="Times New Roman"/>
                <w:bCs/>
                <w:i/>
                <w:iCs/>
                <w:sz w:val="24"/>
                <w:szCs w:val="24"/>
                <w:lang w:val="vi-VN"/>
              </w:rPr>
            </w:pPr>
            <w:r w:rsidRPr="001F7CD1">
              <w:rPr>
                <w:rFonts w:cs="Times New Roman"/>
                <w:bCs/>
                <w:i/>
                <w:iCs/>
                <w:sz w:val="24"/>
                <w:szCs w:val="24"/>
                <w:lang w:val="vi-VN"/>
              </w:rPr>
              <w:t>Đổ bên trời kỷ niệm chảy dòng sông</w:t>
            </w:r>
          </w:p>
          <w:p w14:paraId="3A259DC2"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Hội làng rộn ràng bến đợi</w:t>
            </w:r>
          </w:p>
          <w:p w14:paraId="5021EEA5"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Nỗi nhớ cất lời: Người ơi, người ở...</w:t>
            </w:r>
          </w:p>
          <w:p w14:paraId="40CD219C" w14:textId="77777777" w:rsidR="008E5D18" w:rsidRPr="001F7CD1" w:rsidRDefault="008E5D18" w:rsidP="008E5D18">
            <w:pPr>
              <w:spacing w:before="60" w:after="60"/>
              <w:rPr>
                <w:rFonts w:cs="Times New Roman"/>
                <w:bCs/>
                <w:i/>
                <w:iCs/>
                <w:sz w:val="24"/>
                <w:szCs w:val="24"/>
                <w:lang w:val="vi-VN"/>
              </w:rPr>
            </w:pPr>
            <w:r w:rsidRPr="001F7CD1">
              <w:rPr>
                <w:rFonts w:cs="Times New Roman"/>
                <w:bCs/>
                <w:i/>
                <w:iCs/>
                <w:sz w:val="24"/>
                <w:szCs w:val="24"/>
                <w:lang w:val="vi-VN"/>
              </w:rPr>
              <w:t>Phù sa thời gian nở ra...</w:t>
            </w:r>
          </w:p>
          <w:p w14:paraId="188F2635" w14:textId="77777777" w:rsidR="008E5D18" w:rsidRPr="001F7CD1" w:rsidRDefault="008E5D18" w:rsidP="008E5D18">
            <w:pPr>
              <w:spacing w:before="60" w:after="60"/>
              <w:rPr>
                <w:rFonts w:cs="Times New Roman"/>
                <w:bCs/>
                <w:i/>
                <w:iCs/>
                <w:sz w:val="24"/>
                <w:szCs w:val="24"/>
                <w:lang w:val="vi-VN"/>
              </w:rPr>
            </w:pPr>
          </w:p>
          <w:p w14:paraId="46B96C23" w14:textId="77777777" w:rsidR="008E5D18" w:rsidRPr="001F7CD1" w:rsidRDefault="008E5D18" w:rsidP="008E5D18">
            <w:pPr>
              <w:spacing w:before="60" w:after="60"/>
              <w:rPr>
                <w:rFonts w:cs="Times New Roman"/>
                <w:bCs/>
                <w:iCs/>
                <w:sz w:val="24"/>
                <w:szCs w:val="24"/>
                <w:lang w:val="vi-VN"/>
              </w:rPr>
            </w:pPr>
            <w:r w:rsidRPr="001F7CD1">
              <w:rPr>
                <w:rFonts w:cs="Times New Roman"/>
                <w:bCs/>
                <w:i/>
                <w:iCs/>
                <w:sz w:val="24"/>
                <w:szCs w:val="24"/>
                <w:lang w:val="fr-FR"/>
              </w:rPr>
              <w:t xml:space="preserve">                               </w:t>
            </w:r>
            <w:r w:rsidRPr="001F7CD1">
              <w:rPr>
                <w:rFonts w:cs="Times New Roman"/>
                <w:bCs/>
                <w:iCs/>
                <w:sz w:val="24"/>
                <w:szCs w:val="24"/>
                <w:lang w:val="vi-VN"/>
              </w:rPr>
              <w:t>1997</w:t>
            </w:r>
          </w:p>
          <w:p w14:paraId="52764CFC" w14:textId="77777777" w:rsidR="008E5D18" w:rsidRPr="001F7CD1" w:rsidRDefault="008E5D18" w:rsidP="008E5D18">
            <w:pPr>
              <w:spacing w:before="60" w:after="60"/>
              <w:rPr>
                <w:rFonts w:cs="Times New Roman"/>
                <w:bCs/>
                <w:iCs/>
                <w:sz w:val="24"/>
                <w:szCs w:val="24"/>
                <w:lang w:val="fr-FR"/>
              </w:rPr>
            </w:pPr>
            <w:r w:rsidRPr="001F7CD1">
              <w:rPr>
                <w:rFonts w:cs="Times New Roman"/>
                <w:bCs/>
                <w:iCs/>
                <w:sz w:val="24"/>
                <w:szCs w:val="24"/>
                <w:lang w:val="fr-FR"/>
              </w:rPr>
              <w:t>(</w:t>
            </w:r>
            <w:r w:rsidRPr="001F7CD1">
              <w:rPr>
                <w:rFonts w:cs="Times New Roman"/>
                <w:bCs/>
                <w:iCs/>
                <w:sz w:val="24"/>
                <w:szCs w:val="24"/>
                <w:lang w:val="vi-VN"/>
              </w:rPr>
              <w:t xml:space="preserve">Vi Thuỳ Linh, </w:t>
            </w:r>
            <w:r w:rsidRPr="001F7CD1">
              <w:rPr>
                <w:rFonts w:cs="Times New Roman"/>
                <w:b/>
                <w:i/>
                <w:iCs/>
                <w:sz w:val="24"/>
                <w:szCs w:val="24"/>
                <w:lang w:val="vi-VN"/>
              </w:rPr>
              <w:t>Khát</w:t>
            </w:r>
            <w:r w:rsidRPr="001F7CD1">
              <w:rPr>
                <w:rFonts w:cs="Times New Roman"/>
                <w:bCs/>
                <w:i/>
                <w:iCs/>
                <w:sz w:val="24"/>
                <w:szCs w:val="24"/>
                <w:lang w:val="vi-VN"/>
              </w:rPr>
              <w:t>,</w:t>
            </w:r>
            <w:r w:rsidRPr="001F7CD1">
              <w:rPr>
                <w:rFonts w:cs="Times New Roman"/>
                <w:bCs/>
                <w:iCs/>
                <w:sz w:val="24"/>
                <w:szCs w:val="24"/>
                <w:lang w:val="vi-VN"/>
              </w:rPr>
              <w:t xml:space="preserve"> NXB Phụ nữ, 2007</w:t>
            </w:r>
            <w:r w:rsidRPr="001F7CD1">
              <w:rPr>
                <w:rFonts w:cs="Times New Roman"/>
                <w:bCs/>
                <w:iCs/>
                <w:sz w:val="24"/>
                <w:szCs w:val="24"/>
                <w:lang w:val="fr-FR"/>
              </w:rPr>
              <w:t>)</w:t>
            </w:r>
          </w:p>
        </w:tc>
      </w:tr>
    </w:tbl>
    <w:p w14:paraId="58ADD2A3" w14:textId="77777777" w:rsidR="00FD6FD9" w:rsidRPr="001F7CD1" w:rsidRDefault="00FD6FD9" w:rsidP="008E5D18">
      <w:pPr>
        <w:spacing w:before="60" w:after="60"/>
        <w:rPr>
          <w:rFonts w:cs="Times New Roman"/>
          <w:b/>
          <w:bCs/>
          <w:sz w:val="24"/>
          <w:szCs w:val="24"/>
          <w:lang w:val="en-US"/>
        </w:rPr>
      </w:pPr>
    </w:p>
    <w:p w14:paraId="4B53FF69" w14:textId="5D3F18F8" w:rsidR="008E5D18" w:rsidRPr="001F7CD1" w:rsidRDefault="003F14D9" w:rsidP="008E5D18">
      <w:pPr>
        <w:spacing w:before="60" w:after="60"/>
        <w:rPr>
          <w:rFonts w:cs="Times New Roman"/>
          <w:b/>
          <w:bCs/>
          <w:sz w:val="24"/>
          <w:szCs w:val="24"/>
          <w:lang w:val="vi"/>
        </w:rPr>
      </w:pPr>
      <w:r w:rsidRPr="001F7CD1">
        <w:rPr>
          <w:rFonts w:cs="Times New Roman"/>
          <w:b/>
          <w:bCs/>
          <w:sz w:val="24"/>
          <w:szCs w:val="24"/>
          <w:lang w:val="en-US"/>
        </w:rPr>
        <w:lastRenderedPageBreak/>
        <w:t>Thực hiện các yêu cầu sau</w:t>
      </w:r>
      <w:r w:rsidR="008E5D18" w:rsidRPr="001F7CD1">
        <w:rPr>
          <w:rFonts w:cs="Times New Roman"/>
          <w:b/>
          <w:bCs/>
          <w:sz w:val="24"/>
          <w:szCs w:val="24"/>
          <w:lang w:val="vi"/>
        </w:rPr>
        <w:t xml:space="preserve">: </w:t>
      </w:r>
    </w:p>
    <w:p w14:paraId="707A2DE4" w14:textId="0A4CB8D2" w:rsidR="008E5D18" w:rsidRPr="001F7CD1" w:rsidRDefault="008E5D18" w:rsidP="008E5D18">
      <w:pPr>
        <w:spacing w:before="60" w:after="60"/>
        <w:rPr>
          <w:rFonts w:cs="Times New Roman"/>
          <w:bCs/>
          <w:sz w:val="24"/>
          <w:szCs w:val="24"/>
          <w:lang w:val="en-US"/>
        </w:rPr>
      </w:pPr>
      <w:r w:rsidRPr="001F7CD1">
        <w:rPr>
          <w:rFonts w:cs="Times New Roman"/>
          <w:b/>
          <w:bCs/>
          <w:sz w:val="24"/>
          <w:szCs w:val="24"/>
          <w:lang w:val="vi"/>
        </w:rPr>
        <w:t xml:space="preserve">Câu 1. </w:t>
      </w:r>
      <w:r w:rsidR="003F14D9" w:rsidRPr="001F7CD1">
        <w:rPr>
          <w:rFonts w:cs="Times New Roman"/>
          <w:bCs/>
          <w:sz w:val="24"/>
          <w:szCs w:val="24"/>
          <w:lang w:val="en-US"/>
        </w:rPr>
        <w:t>Nhân vật trữ tình của bài thơ hiện lên trực tiếp thông qua từ ngữ nào?</w:t>
      </w:r>
    </w:p>
    <w:p w14:paraId="1A3F805D" w14:textId="77777777" w:rsidR="008E5D18" w:rsidRPr="001F7CD1" w:rsidRDefault="008E5D18" w:rsidP="008E5D18">
      <w:pPr>
        <w:spacing w:before="60" w:after="60"/>
        <w:rPr>
          <w:rFonts w:cs="Times New Roman"/>
          <w:bCs/>
          <w:sz w:val="24"/>
          <w:szCs w:val="24"/>
          <w:lang w:val="en-US"/>
        </w:rPr>
      </w:pPr>
      <w:r w:rsidRPr="001F7CD1">
        <w:rPr>
          <w:rFonts w:cs="Times New Roman"/>
          <w:b/>
          <w:bCs/>
          <w:sz w:val="24"/>
          <w:szCs w:val="24"/>
          <w:lang w:val="vi"/>
        </w:rPr>
        <w:t xml:space="preserve">Câu 2. </w:t>
      </w:r>
      <w:r w:rsidRPr="001F7CD1">
        <w:rPr>
          <w:rFonts w:cs="Times New Roman"/>
          <w:bCs/>
          <w:sz w:val="24"/>
          <w:szCs w:val="24"/>
          <w:lang w:val="vi"/>
        </w:rPr>
        <w:t>Xác định ít nhất 2 từ hoặc cụm từ chỉ ý niệm thời gian được nhắc tới trong bài thơ trên.</w:t>
      </w:r>
    </w:p>
    <w:p w14:paraId="70F330FC" w14:textId="69E4B857" w:rsidR="00D15D71" w:rsidRPr="0052751A" w:rsidRDefault="00D15D71" w:rsidP="008E5D18">
      <w:pPr>
        <w:spacing w:before="60" w:after="60"/>
        <w:rPr>
          <w:rFonts w:cs="Times New Roman"/>
          <w:bCs/>
          <w:spacing w:val="-4"/>
          <w:sz w:val="24"/>
          <w:szCs w:val="24"/>
          <w:lang w:val="en-US"/>
        </w:rPr>
      </w:pPr>
      <w:r w:rsidRPr="0052751A">
        <w:rPr>
          <w:rFonts w:cs="Times New Roman"/>
          <w:b/>
          <w:bCs/>
          <w:spacing w:val="-4"/>
          <w:sz w:val="24"/>
          <w:szCs w:val="24"/>
          <w:lang w:val="vi"/>
        </w:rPr>
        <w:t>Câu 2</w:t>
      </w:r>
      <w:r w:rsidRPr="0052751A">
        <w:rPr>
          <w:rFonts w:cs="Times New Roman"/>
          <w:b/>
          <w:bCs/>
          <w:spacing w:val="-4"/>
          <w:sz w:val="24"/>
          <w:szCs w:val="24"/>
          <w:lang w:val="en-US"/>
        </w:rPr>
        <w:t>.1</w:t>
      </w:r>
      <w:r w:rsidRPr="0052751A">
        <w:rPr>
          <w:rFonts w:cs="Times New Roman"/>
          <w:b/>
          <w:bCs/>
          <w:spacing w:val="-4"/>
          <w:sz w:val="24"/>
          <w:szCs w:val="24"/>
          <w:lang w:val="vi"/>
        </w:rPr>
        <w:t xml:space="preserve">. </w:t>
      </w:r>
      <w:r w:rsidRPr="0052751A">
        <w:rPr>
          <w:rFonts w:cs="Times New Roman"/>
          <w:bCs/>
          <w:spacing w:val="-4"/>
          <w:sz w:val="24"/>
          <w:szCs w:val="24"/>
          <w:lang w:val="vi"/>
        </w:rPr>
        <w:t>Xác định</w:t>
      </w:r>
      <w:r w:rsidR="00F14018" w:rsidRPr="0052751A">
        <w:rPr>
          <w:rFonts w:cs="Times New Roman"/>
          <w:bCs/>
          <w:spacing w:val="-4"/>
          <w:sz w:val="24"/>
          <w:szCs w:val="24"/>
          <w:lang w:val="en-US"/>
        </w:rPr>
        <w:t xml:space="preserve"> những từ ngữ chứa biện pháp ẩn dụ chuyển đổi cảm giác có trong đoạn (</w:t>
      </w:r>
      <w:r w:rsidR="00FA4159" w:rsidRPr="0052751A">
        <w:rPr>
          <w:rFonts w:cs="Times New Roman"/>
          <w:bCs/>
          <w:spacing w:val="-4"/>
          <w:sz w:val="24"/>
          <w:szCs w:val="24"/>
          <w:lang w:val="en-US"/>
        </w:rPr>
        <w:t>3</w:t>
      </w:r>
      <w:r w:rsidR="00F14018" w:rsidRPr="0052751A">
        <w:rPr>
          <w:rFonts w:cs="Times New Roman"/>
          <w:bCs/>
          <w:spacing w:val="-4"/>
          <w:sz w:val="24"/>
          <w:szCs w:val="24"/>
          <w:lang w:val="en-US"/>
        </w:rPr>
        <w:t>)</w:t>
      </w:r>
      <w:r w:rsidR="00FA4159" w:rsidRPr="0052751A">
        <w:rPr>
          <w:rFonts w:cs="Times New Roman"/>
          <w:bCs/>
          <w:spacing w:val="-4"/>
          <w:sz w:val="24"/>
          <w:szCs w:val="24"/>
          <w:lang w:val="en-US"/>
        </w:rPr>
        <w:t>, (4)</w:t>
      </w:r>
      <w:r w:rsidR="00B34203" w:rsidRPr="0052751A">
        <w:rPr>
          <w:rFonts w:cs="Times New Roman"/>
          <w:bCs/>
          <w:spacing w:val="-4"/>
          <w:sz w:val="24"/>
          <w:szCs w:val="24"/>
          <w:lang w:val="en-US"/>
        </w:rPr>
        <w:t>.</w:t>
      </w:r>
    </w:p>
    <w:p w14:paraId="1052A47E" w14:textId="148F8B7C" w:rsidR="00B34203" w:rsidRPr="001F7CD1" w:rsidRDefault="00B34203" w:rsidP="008E5D18">
      <w:pPr>
        <w:spacing w:before="60" w:after="60"/>
        <w:rPr>
          <w:rFonts w:cs="Times New Roman"/>
          <w:bCs/>
          <w:sz w:val="24"/>
          <w:szCs w:val="24"/>
          <w:lang w:val="en-US"/>
        </w:rPr>
      </w:pPr>
      <w:r w:rsidRPr="001F7CD1">
        <w:rPr>
          <w:rFonts w:cs="Times New Roman"/>
          <w:b/>
          <w:sz w:val="24"/>
          <w:szCs w:val="24"/>
          <w:lang w:val="en-US"/>
        </w:rPr>
        <w:t>Câu 2.2.</w:t>
      </w:r>
      <w:r w:rsidRPr="001F7CD1">
        <w:rPr>
          <w:rFonts w:cs="Times New Roman"/>
          <w:bCs/>
          <w:sz w:val="24"/>
          <w:szCs w:val="24"/>
          <w:lang w:val="en-US"/>
        </w:rPr>
        <w:t xml:space="preserve"> Xác định những từ ngữ chứa biện pháp tu từ đảo ngữ có trong đoạn (</w:t>
      </w:r>
      <w:r w:rsidR="00FA4159">
        <w:rPr>
          <w:rFonts w:cs="Times New Roman"/>
          <w:bCs/>
          <w:sz w:val="24"/>
          <w:szCs w:val="24"/>
          <w:lang w:val="en-US"/>
        </w:rPr>
        <w:t>4</w:t>
      </w:r>
      <w:r w:rsidRPr="001F7CD1">
        <w:rPr>
          <w:rFonts w:cs="Times New Roman"/>
          <w:bCs/>
          <w:sz w:val="24"/>
          <w:szCs w:val="24"/>
          <w:lang w:val="en-US"/>
        </w:rPr>
        <w:t>).</w:t>
      </w:r>
    </w:p>
    <w:p w14:paraId="30CEB766" w14:textId="016BCD4C" w:rsidR="00B34203" w:rsidRPr="001F7CD1" w:rsidRDefault="00B34203" w:rsidP="008E5D18">
      <w:pPr>
        <w:spacing w:before="60" w:after="60"/>
        <w:rPr>
          <w:rFonts w:cs="Times New Roman"/>
          <w:b/>
          <w:bCs/>
          <w:sz w:val="24"/>
          <w:szCs w:val="24"/>
          <w:lang w:val="en-US"/>
        </w:rPr>
      </w:pPr>
      <w:r w:rsidRPr="001F7CD1">
        <w:rPr>
          <w:rFonts w:cs="Times New Roman"/>
          <w:b/>
          <w:sz w:val="24"/>
          <w:szCs w:val="24"/>
          <w:lang w:val="en-US"/>
        </w:rPr>
        <w:t>Câu 2.3.</w:t>
      </w:r>
      <w:r w:rsidRPr="001F7CD1">
        <w:rPr>
          <w:rFonts w:cs="Times New Roman"/>
          <w:bCs/>
          <w:sz w:val="24"/>
          <w:szCs w:val="24"/>
          <w:lang w:val="en-US"/>
        </w:rPr>
        <w:t xml:space="preserve"> Xác định câu thơ trong đoạn (</w:t>
      </w:r>
      <w:r w:rsidR="006F7ABC">
        <w:rPr>
          <w:rFonts w:cs="Times New Roman"/>
          <w:bCs/>
          <w:sz w:val="24"/>
          <w:szCs w:val="24"/>
          <w:lang w:val="en-US"/>
        </w:rPr>
        <w:t>4</w:t>
      </w:r>
      <w:r w:rsidRPr="001F7CD1">
        <w:rPr>
          <w:rFonts w:cs="Times New Roman"/>
          <w:bCs/>
          <w:sz w:val="24"/>
          <w:szCs w:val="24"/>
          <w:lang w:val="en-US"/>
        </w:rPr>
        <w:t>) có sử dụng biện pháp tu từ nhân hóa.</w:t>
      </w:r>
    </w:p>
    <w:p w14:paraId="112C1F11" w14:textId="77777777" w:rsidR="008E5D18" w:rsidRPr="001F7CD1" w:rsidRDefault="008E5D18" w:rsidP="008E5D18">
      <w:pPr>
        <w:spacing w:before="60" w:after="60"/>
        <w:rPr>
          <w:rFonts w:cs="Times New Roman"/>
          <w:bCs/>
          <w:sz w:val="24"/>
          <w:szCs w:val="24"/>
          <w:lang w:val="vi"/>
        </w:rPr>
      </w:pPr>
      <w:r w:rsidRPr="001F7CD1">
        <w:rPr>
          <w:rFonts w:cs="Times New Roman"/>
          <w:b/>
          <w:bCs/>
          <w:sz w:val="24"/>
          <w:szCs w:val="24"/>
          <w:lang w:val="vi"/>
        </w:rPr>
        <w:t xml:space="preserve">Câu 3. </w:t>
      </w:r>
      <w:r w:rsidRPr="001F7CD1">
        <w:rPr>
          <w:rFonts w:cs="Times New Roman"/>
          <w:bCs/>
          <w:sz w:val="24"/>
          <w:szCs w:val="24"/>
          <w:lang w:val="vi"/>
        </w:rPr>
        <w:t>Phân tích tác dụng của phép điệp có trong những dòng thơ sau:</w:t>
      </w:r>
    </w:p>
    <w:p w14:paraId="64B09A41" w14:textId="77777777" w:rsidR="008E5D18" w:rsidRPr="001F7CD1" w:rsidRDefault="008E5D18" w:rsidP="003F14D9">
      <w:pPr>
        <w:spacing w:before="60" w:after="60"/>
        <w:ind w:firstLine="2835"/>
        <w:rPr>
          <w:rFonts w:cs="Times New Roman"/>
          <w:bCs/>
          <w:i/>
          <w:iCs/>
          <w:sz w:val="24"/>
          <w:szCs w:val="24"/>
          <w:lang w:val="vi-VN"/>
        </w:rPr>
      </w:pPr>
      <w:r w:rsidRPr="001F7CD1">
        <w:rPr>
          <w:rFonts w:cs="Times New Roman"/>
          <w:bCs/>
          <w:i/>
          <w:iCs/>
          <w:sz w:val="24"/>
          <w:szCs w:val="24"/>
          <w:lang w:val="vi-VN"/>
        </w:rPr>
        <w:t>Những đôi chân lấm bùn vào lam lũ</w:t>
      </w:r>
    </w:p>
    <w:p w14:paraId="661A899A" w14:textId="77777777" w:rsidR="008E5D18" w:rsidRPr="001F7CD1" w:rsidRDefault="008E5D18" w:rsidP="003F14D9">
      <w:pPr>
        <w:spacing w:before="60" w:after="60"/>
        <w:ind w:firstLine="2835"/>
        <w:rPr>
          <w:rFonts w:cs="Times New Roman"/>
          <w:bCs/>
          <w:i/>
          <w:iCs/>
          <w:sz w:val="24"/>
          <w:szCs w:val="24"/>
          <w:lang w:val="vi-VN"/>
        </w:rPr>
      </w:pPr>
      <w:r w:rsidRPr="001F7CD1">
        <w:rPr>
          <w:rFonts w:cs="Times New Roman"/>
          <w:bCs/>
          <w:i/>
          <w:iCs/>
          <w:sz w:val="24"/>
          <w:szCs w:val="24"/>
          <w:lang w:val="vi-VN"/>
        </w:rPr>
        <w:t>Những đôi vai gánh oằn mưa nắng;</w:t>
      </w:r>
    </w:p>
    <w:p w14:paraId="0161C37E" w14:textId="3BC2A116" w:rsidR="00BD29F1" w:rsidRPr="001F7CD1" w:rsidRDefault="00BD29F1" w:rsidP="008E5D18">
      <w:pPr>
        <w:spacing w:before="60" w:after="60"/>
        <w:rPr>
          <w:rFonts w:cs="Times New Roman"/>
          <w:sz w:val="24"/>
          <w:szCs w:val="24"/>
          <w:lang w:val="en-US"/>
        </w:rPr>
      </w:pPr>
      <w:r w:rsidRPr="001F7CD1">
        <w:rPr>
          <w:rFonts w:cs="Times New Roman"/>
          <w:b/>
          <w:bCs/>
          <w:sz w:val="24"/>
          <w:szCs w:val="24"/>
          <w:lang w:val="en-US"/>
        </w:rPr>
        <w:t xml:space="preserve">Câu 3.1. </w:t>
      </w:r>
      <w:r w:rsidRPr="001F7CD1">
        <w:rPr>
          <w:rFonts w:cs="Times New Roman"/>
          <w:sz w:val="24"/>
          <w:szCs w:val="24"/>
          <w:lang w:val="en-US"/>
        </w:rPr>
        <w:t xml:space="preserve">Anh/Chị hiểu như thế nào về câu thơ: </w:t>
      </w:r>
    </w:p>
    <w:p w14:paraId="03CDD9DB" w14:textId="77777777" w:rsidR="007544DD" w:rsidRPr="001F7CD1" w:rsidRDefault="007544DD" w:rsidP="007544DD">
      <w:pPr>
        <w:spacing w:before="60" w:after="60"/>
        <w:ind w:firstLine="2835"/>
        <w:rPr>
          <w:rFonts w:cs="Times New Roman"/>
          <w:bCs/>
          <w:i/>
          <w:iCs/>
          <w:sz w:val="24"/>
          <w:szCs w:val="24"/>
          <w:lang w:val="vi-VN"/>
        </w:rPr>
      </w:pPr>
      <w:r w:rsidRPr="001F7CD1">
        <w:rPr>
          <w:rFonts w:cs="Times New Roman"/>
          <w:bCs/>
          <w:i/>
          <w:iCs/>
          <w:sz w:val="24"/>
          <w:szCs w:val="24"/>
          <w:lang w:val="vi-VN"/>
        </w:rPr>
        <w:t>Những câu đồng dao ngấm vào hạt lúa</w:t>
      </w:r>
    </w:p>
    <w:p w14:paraId="0B2B51F2" w14:textId="77777777" w:rsidR="007544DD" w:rsidRPr="001F7CD1" w:rsidRDefault="007544DD" w:rsidP="007544DD">
      <w:pPr>
        <w:spacing w:before="60" w:after="60"/>
        <w:ind w:firstLine="2835"/>
        <w:rPr>
          <w:rFonts w:cs="Times New Roman"/>
          <w:bCs/>
          <w:i/>
          <w:iCs/>
          <w:sz w:val="24"/>
          <w:szCs w:val="24"/>
          <w:lang w:val="vi-VN"/>
        </w:rPr>
      </w:pPr>
      <w:r w:rsidRPr="001F7CD1">
        <w:rPr>
          <w:rFonts w:cs="Times New Roman"/>
          <w:bCs/>
          <w:i/>
          <w:iCs/>
          <w:sz w:val="24"/>
          <w:szCs w:val="24"/>
          <w:lang w:val="vi-VN"/>
        </w:rPr>
        <w:t>Thổi thành no ấm</w:t>
      </w:r>
    </w:p>
    <w:p w14:paraId="7C848ACD" w14:textId="705936BF" w:rsidR="007544DD" w:rsidRPr="001F7CD1" w:rsidRDefault="007544DD" w:rsidP="007544DD">
      <w:pPr>
        <w:spacing w:before="60" w:after="60"/>
        <w:ind w:firstLine="2835"/>
        <w:rPr>
          <w:rFonts w:cs="Times New Roman"/>
          <w:bCs/>
          <w:i/>
          <w:iCs/>
          <w:sz w:val="24"/>
          <w:szCs w:val="24"/>
          <w:lang w:val="en-US"/>
        </w:rPr>
      </w:pPr>
      <w:r w:rsidRPr="001F7CD1">
        <w:rPr>
          <w:rFonts w:cs="Times New Roman"/>
          <w:bCs/>
          <w:i/>
          <w:iCs/>
          <w:sz w:val="24"/>
          <w:szCs w:val="24"/>
          <w:lang w:val="vi-VN"/>
        </w:rPr>
        <w:t>Nồi cơm Thạch Sanh gọi bầy trẻ lớn lên</w:t>
      </w:r>
    </w:p>
    <w:p w14:paraId="020C2D20" w14:textId="54501C59" w:rsidR="00DC29CE" w:rsidRPr="001F7CD1" w:rsidRDefault="00DC29CE" w:rsidP="008E5D18">
      <w:pPr>
        <w:spacing w:before="60" w:after="60"/>
        <w:rPr>
          <w:rFonts w:cs="Times New Roman"/>
          <w:sz w:val="24"/>
          <w:szCs w:val="24"/>
          <w:lang w:val="en-US"/>
        </w:rPr>
      </w:pPr>
      <w:r w:rsidRPr="001F7CD1">
        <w:rPr>
          <w:rFonts w:cs="Times New Roman"/>
          <w:b/>
          <w:bCs/>
          <w:sz w:val="24"/>
          <w:szCs w:val="24"/>
          <w:lang w:val="en-US"/>
        </w:rPr>
        <w:t xml:space="preserve">Câu 3.2. </w:t>
      </w:r>
      <w:r w:rsidRPr="001F7CD1">
        <w:rPr>
          <w:rFonts w:cs="Times New Roman"/>
          <w:sz w:val="24"/>
          <w:szCs w:val="24"/>
          <w:lang w:val="en-US"/>
        </w:rPr>
        <w:t>Trình bày cảm nhận của anh/chị về hình ảnh con người hiện lên trong hai câu thơ:</w:t>
      </w:r>
    </w:p>
    <w:p w14:paraId="44902386" w14:textId="77777777" w:rsidR="00DC29CE" w:rsidRPr="001F7CD1" w:rsidRDefault="00DC29CE" w:rsidP="00DC29CE">
      <w:pPr>
        <w:spacing w:before="60" w:after="60"/>
        <w:ind w:firstLine="2835"/>
        <w:rPr>
          <w:rFonts w:cs="Times New Roman"/>
          <w:bCs/>
          <w:i/>
          <w:iCs/>
          <w:sz w:val="24"/>
          <w:szCs w:val="24"/>
          <w:lang w:val="vi-VN"/>
        </w:rPr>
      </w:pPr>
      <w:r w:rsidRPr="001F7CD1">
        <w:rPr>
          <w:rFonts w:cs="Times New Roman"/>
          <w:bCs/>
          <w:i/>
          <w:iCs/>
          <w:sz w:val="24"/>
          <w:szCs w:val="24"/>
          <w:lang w:val="vi-VN"/>
        </w:rPr>
        <w:t>Những đôi chân lấm bùn vào lam lũ</w:t>
      </w:r>
    </w:p>
    <w:p w14:paraId="161D098F" w14:textId="3382271B" w:rsidR="00DC29CE" w:rsidRPr="001F7CD1" w:rsidRDefault="00DC29CE" w:rsidP="00DC29CE">
      <w:pPr>
        <w:spacing w:before="60" w:after="60"/>
        <w:ind w:firstLine="2835"/>
        <w:rPr>
          <w:rFonts w:cs="Times New Roman"/>
          <w:bCs/>
          <w:i/>
          <w:iCs/>
          <w:sz w:val="24"/>
          <w:szCs w:val="24"/>
          <w:lang w:val="en-US"/>
        </w:rPr>
      </w:pPr>
      <w:r w:rsidRPr="001F7CD1">
        <w:rPr>
          <w:rFonts w:cs="Times New Roman"/>
          <w:bCs/>
          <w:i/>
          <w:iCs/>
          <w:sz w:val="24"/>
          <w:szCs w:val="24"/>
          <w:lang w:val="vi-VN"/>
        </w:rPr>
        <w:t>Những đôi vai gánh oằn mưa nắng;</w:t>
      </w:r>
    </w:p>
    <w:p w14:paraId="231DB88E" w14:textId="755CBEAF" w:rsidR="008E5D18" w:rsidRPr="001F7CD1" w:rsidRDefault="008E5D18" w:rsidP="008E5D18">
      <w:pPr>
        <w:spacing w:before="60" w:after="60"/>
        <w:rPr>
          <w:rFonts w:cs="Times New Roman"/>
          <w:bCs/>
          <w:sz w:val="24"/>
          <w:szCs w:val="24"/>
          <w:lang w:val="en-US"/>
        </w:rPr>
      </w:pPr>
      <w:r w:rsidRPr="001F7CD1">
        <w:rPr>
          <w:rFonts w:cs="Times New Roman"/>
          <w:b/>
          <w:bCs/>
          <w:sz w:val="24"/>
          <w:szCs w:val="24"/>
          <w:lang w:val="vi"/>
        </w:rPr>
        <w:t xml:space="preserve">Câu 4. </w:t>
      </w:r>
      <w:r w:rsidR="000D7A89" w:rsidRPr="001F7CD1">
        <w:rPr>
          <w:rFonts w:cs="Times New Roman"/>
          <w:bCs/>
          <w:sz w:val="24"/>
          <w:szCs w:val="24"/>
          <w:lang w:val="en-US"/>
        </w:rPr>
        <w:t>Trình bày cảm nhận về hình ảnh</w:t>
      </w:r>
      <w:r w:rsidRPr="001F7CD1">
        <w:rPr>
          <w:rFonts w:cs="Times New Roman"/>
          <w:bCs/>
          <w:sz w:val="24"/>
          <w:szCs w:val="24"/>
          <w:lang w:val="vi"/>
        </w:rPr>
        <w:t xml:space="preserve"> quê hương qua cảm nhận của nhân vật </w:t>
      </w:r>
      <w:r w:rsidRPr="001F7CD1">
        <w:rPr>
          <w:rFonts w:cs="Times New Roman"/>
          <w:bCs/>
          <w:i/>
          <w:iCs/>
          <w:sz w:val="24"/>
          <w:szCs w:val="24"/>
          <w:lang w:val="vi"/>
        </w:rPr>
        <w:t>tôi</w:t>
      </w:r>
      <w:r w:rsidR="000D7A89" w:rsidRPr="001F7CD1">
        <w:rPr>
          <w:rFonts w:cs="Times New Roman"/>
          <w:bCs/>
          <w:sz w:val="24"/>
          <w:szCs w:val="24"/>
          <w:lang w:val="en-US"/>
        </w:rPr>
        <w:t>.</w:t>
      </w:r>
    </w:p>
    <w:p w14:paraId="463DF0BC" w14:textId="4432B03E" w:rsidR="008E5D18" w:rsidRPr="001F7CD1" w:rsidRDefault="008E5D18" w:rsidP="008E5D18">
      <w:pPr>
        <w:spacing w:before="60" w:after="60"/>
        <w:rPr>
          <w:rFonts w:cs="Times New Roman"/>
          <w:bCs/>
          <w:sz w:val="24"/>
          <w:szCs w:val="24"/>
          <w:lang w:val="vi"/>
        </w:rPr>
      </w:pPr>
      <w:r w:rsidRPr="001F7CD1">
        <w:rPr>
          <w:rFonts w:cs="Times New Roman"/>
          <w:b/>
          <w:bCs/>
          <w:sz w:val="24"/>
          <w:szCs w:val="24"/>
          <w:lang w:val="vi"/>
        </w:rPr>
        <w:t xml:space="preserve">Câu </w:t>
      </w:r>
      <w:r w:rsidR="007C74EF" w:rsidRPr="001F7CD1">
        <w:rPr>
          <w:rFonts w:cs="Times New Roman"/>
          <w:b/>
          <w:bCs/>
          <w:sz w:val="24"/>
          <w:szCs w:val="24"/>
          <w:lang w:val="en-US"/>
        </w:rPr>
        <w:t>4.1</w:t>
      </w:r>
      <w:r w:rsidRPr="001F7CD1">
        <w:rPr>
          <w:rFonts w:cs="Times New Roman"/>
          <w:b/>
          <w:bCs/>
          <w:sz w:val="24"/>
          <w:szCs w:val="24"/>
          <w:lang w:val="vi"/>
        </w:rPr>
        <w:t xml:space="preserve">. </w:t>
      </w:r>
      <w:r w:rsidRPr="001F7CD1">
        <w:rPr>
          <w:rFonts w:cs="Times New Roman"/>
          <w:bCs/>
          <w:sz w:val="24"/>
          <w:szCs w:val="24"/>
          <w:lang w:val="vi"/>
        </w:rPr>
        <w:t xml:space="preserve">Nhận xét về </w:t>
      </w:r>
      <w:r w:rsidR="00B2753C" w:rsidRPr="001F7CD1">
        <w:rPr>
          <w:rFonts w:cs="Times New Roman"/>
          <w:bCs/>
          <w:sz w:val="24"/>
          <w:szCs w:val="24"/>
          <w:lang w:val="en-US"/>
        </w:rPr>
        <w:t xml:space="preserve">đặc sắc </w:t>
      </w:r>
      <w:r w:rsidRPr="001F7CD1">
        <w:rPr>
          <w:rFonts w:cs="Times New Roman"/>
          <w:bCs/>
          <w:sz w:val="24"/>
          <w:szCs w:val="24"/>
          <w:lang w:val="vi"/>
        </w:rPr>
        <w:t>hình thức của khổ thơ:</w:t>
      </w:r>
    </w:p>
    <w:p w14:paraId="51492B45" w14:textId="77777777" w:rsidR="008E5D18" w:rsidRPr="001F7CD1" w:rsidRDefault="008E5D18" w:rsidP="003F14D9">
      <w:pPr>
        <w:spacing w:before="60" w:after="60"/>
        <w:ind w:firstLine="3119"/>
        <w:rPr>
          <w:rFonts w:cs="Times New Roman"/>
          <w:bCs/>
          <w:i/>
          <w:sz w:val="24"/>
          <w:szCs w:val="24"/>
          <w:lang w:val="vi"/>
        </w:rPr>
      </w:pPr>
      <w:r w:rsidRPr="001F7CD1">
        <w:rPr>
          <w:rFonts w:cs="Times New Roman"/>
          <w:bCs/>
          <w:i/>
          <w:sz w:val="24"/>
          <w:szCs w:val="24"/>
          <w:lang w:val="vi"/>
        </w:rPr>
        <w:t>Bầy sáo tan tác</w:t>
      </w:r>
    </w:p>
    <w:p w14:paraId="7F0DE123" w14:textId="77777777" w:rsidR="008E5D18" w:rsidRPr="001F7CD1" w:rsidRDefault="008E5D18" w:rsidP="003F14D9">
      <w:pPr>
        <w:spacing w:before="60" w:after="60"/>
        <w:ind w:firstLine="3119"/>
        <w:rPr>
          <w:rFonts w:cs="Times New Roman"/>
          <w:bCs/>
          <w:i/>
          <w:sz w:val="24"/>
          <w:szCs w:val="24"/>
          <w:lang w:val="vi"/>
        </w:rPr>
      </w:pPr>
      <w:r w:rsidRPr="001F7CD1">
        <w:rPr>
          <w:rFonts w:cs="Times New Roman"/>
          <w:bCs/>
          <w:i/>
          <w:sz w:val="24"/>
          <w:szCs w:val="24"/>
          <w:lang w:val="vi"/>
        </w:rPr>
        <w:t>dáng chiều</w:t>
      </w:r>
    </w:p>
    <w:p w14:paraId="5282EB35" w14:textId="77777777" w:rsidR="008E5D18" w:rsidRPr="001F7CD1" w:rsidRDefault="008E5D18" w:rsidP="003F14D9">
      <w:pPr>
        <w:spacing w:before="60" w:after="60"/>
        <w:ind w:firstLine="3119"/>
        <w:rPr>
          <w:rFonts w:cs="Times New Roman"/>
          <w:bCs/>
          <w:i/>
          <w:sz w:val="24"/>
          <w:szCs w:val="24"/>
          <w:lang w:val="vi"/>
        </w:rPr>
      </w:pPr>
      <w:r w:rsidRPr="001F7CD1">
        <w:rPr>
          <w:rFonts w:cs="Times New Roman"/>
          <w:bCs/>
          <w:i/>
          <w:sz w:val="24"/>
          <w:szCs w:val="24"/>
          <w:lang w:val="vi"/>
        </w:rPr>
        <w:t>tức tưởi...</w:t>
      </w:r>
    </w:p>
    <w:p w14:paraId="21BE2FF9" w14:textId="7FC463C0" w:rsidR="007C74EF" w:rsidRPr="001F7CD1" w:rsidRDefault="007C74EF" w:rsidP="007C74EF">
      <w:pPr>
        <w:spacing w:before="60" w:after="60"/>
        <w:rPr>
          <w:rFonts w:cs="Times New Roman"/>
          <w:bCs/>
          <w:sz w:val="24"/>
          <w:szCs w:val="24"/>
          <w:lang w:val="en-US"/>
        </w:rPr>
      </w:pPr>
      <w:r w:rsidRPr="001F7CD1">
        <w:rPr>
          <w:rFonts w:cs="Times New Roman"/>
          <w:b/>
          <w:bCs/>
          <w:sz w:val="24"/>
          <w:szCs w:val="24"/>
          <w:lang w:val="vi"/>
        </w:rPr>
        <w:t xml:space="preserve">Câu 5. </w:t>
      </w:r>
      <w:r w:rsidR="009B2CA3" w:rsidRPr="001F7CD1">
        <w:rPr>
          <w:rFonts w:cs="Times New Roman"/>
          <w:bCs/>
          <w:sz w:val="24"/>
          <w:szCs w:val="24"/>
          <w:lang w:val="vi"/>
        </w:rPr>
        <w:t xml:space="preserve">Từ đoạn thơ và trải nghiệm cuộc sống, </w:t>
      </w:r>
      <w:r w:rsidR="009B2CA3" w:rsidRPr="001F7CD1">
        <w:rPr>
          <w:rFonts w:cs="Times New Roman"/>
          <w:bCs/>
          <w:sz w:val="24"/>
          <w:szCs w:val="24"/>
          <w:lang w:val="en-US"/>
        </w:rPr>
        <w:t>trình bày vai trò của quê hương</w:t>
      </w:r>
      <w:r w:rsidR="009B2CA3" w:rsidRPr="001F7CD1">
        <w:rPr>
          <w:rFonts w:cs="Times New Roman"/>
          <w:bCs/>
          <w:sz w:val="24"/>
          <w:szCs w:val="24"/>
          <w:lang w:val="vi"/>
        </w:rPr>
        <w:t xml:space="preserve"> đối với cuộc đời của mỗi con người</w:t>
      </w:r>
      <w:r w:rsidR="009B2CA3" w:rsidRPr="001F7CD1">
        <w:rPr>
          <w:rFonts w:cs="Times New Roman"/>
          <w:bCs/>
          <w:sz w:val="24"/>
          <w:szCs w:val="24"/>
          <w:lang w:val="en-US"/>
        </w:rPr>
        <w:t xml:space="preserve"> (trình bày từ 5-7 dòng).</w:t>
      </w:r>
    </w:p>
    <w:p w14:paraId="62B82A71" w14:textId="77777777" w:rsidR="00621BC8" w:rsidRPr="001F7CD1" w:rsidRDefault="00621BC8" w:rsidP="007C74EF">
      <w:pPr>
        <w:spacing w:before="60" w:after="60"/>
        <w:rPr>
          <w:rFonts w:cs="Times New Roman"/>
          <w:bCs/>
          <w:sz w:val="24"/>
          <w:szCs w:val="24"/>
          <w:lang w:val="en-US"/>
        </w:rPr>
      </w:pPr>
    </w:p>
    <w:p w14:paraId="3364FACF" w14:textId="3BA51E24" w:rsidR="00621BC8" w:rsidRPr="001F7CD1" w:rsidRDefault="00621BC8" w:rsidP="007C74EF">
      <w:pPr>
        <w:spacing w:before="60" w:after="60"/>
        <w:rPr>
          <w:rFonts w:cs="Times New Roman"/>
          <w:b/>
          <w:sz w:val="24"/>
          <w:szCs w:val="24"/>
          <w:u w:val="single"/>
          <w:lang w:val="en-US"/>
        </w:rPr>
      </w:pPr>
      <w:r w:rsidRPr="001F7CD1">
        <w:rPr>
          <w:rFonts w:cs="Times New Roman"/>
          <w:b/>
          <w:sz w:val="24"/>
          <w:szCs w:val="24"/>
          <w:u w:val="single"/>
          <w:lang w:val="en-US"/>
        </w:rPr>
        <w:t>ĐỀ 4:</w:t>
      </w:r>
    </w:p>
    <w:p w14:paraId="501B5415" w14:textId="77777777" w:rsidR="00621BC8" w:rsidRPr="001F7CD1" w:rsidRDefault="00621BC8" w:rsidP="00621BC8">
      <w:pPr>
        <w:spacing w:before="60" w:after="60"/>
        <w:rPr>
          <w:rFonts w:cs="Times New Roman"/>
          <w:b/>
          <w:bCs/>
          <w:sz w:val="24"/>
          <w:szCs w:val="24"/>
          <w:lang w:val="vi-VN"/>
        </w:rPr>
      </w:pPr>
      <w:r w:rsidRPr="001F7CD1">
        <w:rPr>
          <w:rFonts w:cs="Times New Roman"/>
          <w:b/>
          <w:bCs/>
          <w:sz w:val="24"/>
          <w:szCs w:val="24"/>
          <w:lang w:val="vi-VN"/>
        </w:rPr>
        <w:t>Đọc đoạn văn bản sau: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3"/>
        <w:gridCol w:w="4814"/>
      </w:tblGrid>
      <w:tr w:rsidR="00F97329" w:rsidRPr="001F7CD1" w14:paraId="25AE2CC4" w14:textId="77777777" w:rsidTr="00621BC8">
        <w:tc>
          <w:tcPr>
            <w:tcW w:w="4813" w:type="dxa"/>
          </w:tcPr>
          <w:p w14:paraId="2F231B22" w14:textId="77777777" w:rsidR="00621BC8" w:rsidRPr="001F7CD1" w:rsidRDefault="00621BC8" w:rsidP="00621BC8">
            <w:pPr>
              <w:spacing w:before="60" w:after="60"/>
              <w:ind w:firstLine="567"/>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(1) Dải mây trắng đỏ dần trên đỉnh núi,</w:t>
            </w:r>
          </w:p>
          <w:p w14:paraId="70D4A278" w14:textId="77777777" w:rsidR="00621BC8" w:rsidRPr="001F7CD1" w:rsidRDefault="00621BC8" w:rsidP="00621BC8">
            <w:pPr>
              <w:spacing w:before="60" w:after="60"/>
              <w:ind w:firstLine="567"/>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Sương hồng lam ôm ấp nóc nhà tranh,</w:t>
            </w:r>
          </w:p>
          <w:p w14:paraId="2869BB7F" w14:textId="77777777" w:rsidR="00621BC8" w:rsidRPr="001F7CD1" w:rsidRDefault="00621BC8" w:rsidP="00621BC8">
            <w:pPr>
              <w:spacing w:before="60" w:after="60"/>
              <w:ind w:firstLine="567"/>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Trên con đường viền trắng mép đồi xanh,</w:t>
            </w:r>
          </w:p>
          <w:p w14:paraId="7B4AD22C" w14:textId="77777777" w:rsidR="00621BC8" w:rsidRPr="001F7CD1" w:rsidRDefault="00621BC8" w:rsidP="00621BC8">
            <w:pPr>
              <w:spacing w:before="60" w:after="60"/>
              <w:ind w:firstLine="567"/>
              <w:rPr>
                <w:rFonts w:ascii="Times New Roman" w:hAnsi="Times New Roman" w:cs="Times New Roman"/>
                <w:bCs/>
                <w:i/>
                <w:sz w:val="24"/>
                <w:szCs w:val="24"/>
                <w:highlight w:val="yellow"/>
                <w:lang w:val="vi-VN"/>
              </w:rPr>
            </w:pPr>
            <w:r w:rsidRPr="001F7CD1">
              <w:rPr>
                <w:rFonts w:ascii="Times New Roman" w:hAnsi="Times New Roman" w:cs="Times New Roman"/>
                <w:bCs/>
                <w:i/>
                <w:sz w:val="24"/>
                <w:szCs w:val="24"/>
                <w:highlight w:val="yellow"/>
                <w:lang w:val="vi-VN"/>
              </w:rPr>
              <w:t>Người các ấp tưng bừng ra chợ Tết.</w:t>
            </w:r>
          </w:p>
          <w:p w14:paraId="006DD66D" w14:textId="77777777" w:rsidR="00621BC8" w:rsidRPr="001F7CD1" w:rsidRDefault="00621BC8" w:rsidP="00621BC8">
            <w:pPr>
              <w:spacing w:before="60" w:after="60"/>
              <w:ind w:firstLine="567"/>
              <w:rPr>
                <w:rFonts w:ascii="Times New Roman" w:hAnsi="Times New Roman" w:cs="Times New Roman"/>
                <w:bCs/>
                <w:i/>
                <w:sz w:val="24"/>
                <w:szCs w:val="24"/>
                <w:highlight w:val="yellow"/>
                <w:lang w:val="vi-VN"/>
              </w:rPr>
            </w:pPr>
            <w:r w:rsidRPr="001F7CD1">
              <w:rPr>
                <w:rFonts w:ascii="Times New Roman" w:hAnsi="Times New Roman" w:cs="Times New Roman"/>
                <w:bCs/>
                <w:i/>
                <w:sz w:val="24"/>
                <w:szCs w:val="24"/>
                <w:highlight w:val="yellow"/>
                <w:lang w:val="vi-VN"/>
              </w:rPr>
              <w:t>Họ vui vẻ kéo hàng trên cỏ biếc;</w:t>
            </w:r>
          </w:p>
          <w:p w14:paraId="10C7D191" w14:textId="77777777" w:rsidR="00621BC8" w:rsidRPr="001F7CD1" w:rsidRDefault="00621BC8" w:rsidP="00621BC8">
            <w:pPr>
              <w:spacing w:before="60" w:after="60"/>
              <w:ind w:firstLine="567"/>
              <w:rPr>
                <w:rFonts w:ascii="Times New Roman" w:hAnsi="Times New Roman" w:cs="Times New Roman"/>
                <w:bCs/>
                <w:i/>
                <w:sz w:val="24"/>
                <w:szCs w:val="24"/>
                <w:highlight w:val="yellow"/>
                <w:lang w:val="vi-VN"/>
              </w:rPr>
            </w:pPr>
            <w:r w:rsidRPr="001F7CD1">
              <w:rPr>
                <w:rFonts w:ascii="Times New Roman" w:hAnsi="Times New Roman" w:cs="Times New Roman"/>
                <w:bCs/>
                <w:i/>
                <w:sz w:val="24"/>
                <w:szCs w:val="24"/>
                <w:highlight w:val="yellow"/>
                <w:lang w:val="vi-VN"/>
              </w:rPr>
              <w:t>Những thằng cu áo đỏ chạy lon xon,</w:t>
            </w:r>
          </w:p>
          <w:p w14:paraId="5CBF6378" w14:textId="77777777" w:rsidR="00621BC8" w:rsidRPr="001F7CD1" w:rsidRDefault="00621BC8" w:rsidP="00621BC8">
            <w:pPr>
              <w:spacing w:before="60" w:after="60"/>
              <w:ind w:firstLine="567"/>
              <w:rPr>
                <w:rFonts w:ascii="Times New Roman" w:hAnsi="Times New Roman" w:cs="Times New Roman"/>
                <w:bCs/>
                <w:i/>
                <w:sz w:val="24"/>
                <w:szCs w:val="24"/>
                <w:highlight w:val="yellow"/>
                <w:lang w:val="vi-VN"/>
              </w:rPr>
            </w:pPr>
            <w:r w:rsidRPr="001F7CD1">
              <w:rPr>
                <w:rFonts w:ascii="Times New Roman" w:hAnsi="Times New Roman" w:cs="Times New Roman"/>
                <w:bCs/>
                <w:i/>
                <w:sz w:val="24"/>
                <w:szCs w:val="24"/>
                <w:highlight w:val="yellow"/>
                <w:lang w:val="vi-VN"/>
              </w:rPr>
              <w:t>Vài cụ già chống gậy bước lom khom,</w:t>
            </w:r>
          </w:p>
          <w:p w14:paraId="3557D5FD" w14:textId="77777777" w:rsidR="00621BC8" w:rsidRPr="001F7CD1" w:rsidRDefault="00621BC8" w:rsidP="00621BC8">
            <w:pPr>
              <w:spacing w:before="60" w:after="60"/>
              <w:ind w:firstLine="567"/>
              <w:rPr>
                <w:rFonts w:ascii="Times New Roman" w:hAnsi="Times New Roman" w:cs="Times New Roman"/>
                <w:bCs/>
                <w:i/>
                <w:sz w:val="24"/>
                <w:szCs w:val="24"/>
                <w:highlight w:val="yellow"/>
                <w:lang w:val="vi-VN"/>
              </w:rPr>
            </w:pPr>
            <w:r w:rsidRPr="001F7CD1">
              <w:rPr>
                <w:rFonts w:ascii="Times New Roman" w:hAnsi="Times New Roman" w:cs="Times New Roman"/>
                <w:bCs/>
                <w:i/>
                <w:sz w:val="24"/>
                <w:szCs w:val="24"/>
                <w:highlight w:val="yellow"/>
                <w:lang w:val="vi-VN"/>
              </w:rPr>
              <w:t>Cô yếm thắm che môi cười lặng lẽ.</w:t>
            </w:r>
          </w:p>
          <w:p w14:paraId="05B90F8C" w14:textId="77777777" w:rsidR="00621BC8" w:rsidRPr="001F7CD1" w:rsidRDefault="00621BC8" w:rsidP="00621BC8">
            <w:pPr>
              <w:spacing w:before="60" w:after="60"/>
              <w:ind w:firstLine="567"/>
              <w:rPr>
                <w:rFonts w:ascii="Times New Roman" w:hAnsi="Times New Roman" w:cs="Times New Roman"/>
                <w:bCs/>
                <w:i/>
                <w:sz w:val="24"/>
                <w:szCs w:val="24"/>
                <w:highlight w:val="yellow"/>
                <w:lang w:val="vi-VN"/>
              </w:rPr>
            </w:pPr>
            <w:r w:rsidRPr="001F7CD1">
              <w:rPr>
                <w:rFonts w:ascii="Times New Roman" w:hAnsi="Times New Roman" w:cs="Times New Roman"/>
                <w:bCs/>
                <w:i/>
                <w:sz w:val="24"/>
                <w:szCs w:val="24"/>
                <w:highlight w:val="yellow"/>
                <w:lang w:val="vi-VN"/>
              </w:rPr>
              <w:t>Thằng em bé nép đầu bên yếm mẹ,</w:t>
            </w:r>
          </w:p>
          <w:p w14:paraId="27963006" w14:textId="77777777" w:rsidR="00621BC8" w:rsidRPr="001F7CD1" w:rsidRDefault="00621BC8" w:rsidP="00621BC8">
            <w:pPr>
              <w:spacing w:before="60" w:after="60"/>
              <w:ind w:firstLine="567"/>
              <w:rPr>
                <w:rFonts w:ascii="Times New Roman" w:hAnsi="Times New Roman" w:cs="Times New Roman"/>
                <w:bCs/>
                <w:i/>
                <w:sz w:val="24"/>
                <w:szCs w:val="24"/>
                <w:highlight w:val="yellow"/>
                <w:lang w:val="vi-VN"/>
              </w:rPr>
            </w:pPr>
            <w:r w:rsidRPr="001F7CD1">
              <w:rPr>
                <w:rFonts w:ascii="Times New Roman" w:hAnsi="Times New Roman" w:cs="Times New Roman"/>
                <w:bCs/>
                <w:i/>
                <w:sz w:val="24"/>
                <w:szCs w:val="24"/>
                <w:highlight w:val="yellow"/>
                <w:lang w:val="vi-VN"/>
              </w:rPr>
              <w:t>Hai người thôn gánh lợn chạy đi đầu,</w:t>
            </w:r>
          </w:p>
          <w:p w14:paraId="5794FDA8" w14:textId="27DC6C3A" w:rsidR="00621BC8" w:rsidRPr="001F7CD1" w:rsidRDefault="00621BC8" w:rsidP="00621BC8">
            <w:pPr>
              <w:spacing w:before="60" w:after="60"/>
              <w:ind w:firstLine="567"/>
              <w:rPr>
                <w:rFonts w:ascii="Times New Roman" w:hAnsi="Times New Roman" w:cs="Times New Roman"/>
                <w:bCs/>
                <w:i/>
                <w:sz w:val="24"/>
                <w:szCs w:val="24"/>
                <w:lang w:val="en-US"/>
              </w:rPr>
            </w:pPr>
            <w:r w:rsidRPr="001F7CD1">
              <w:rPr>
                <w:rFonts w:ascii="Times New Roman" w:hAnsi="Times New Roman" w:cs="Times New Roman"/>
                <w:bCs/>
                <w:i/>
                <w:sz w:val="24"/>
                <w:szCs w:val="24"/>
                <w:highlight w:val="yellow"/>
                <w:lang w:val="vi-VN"/>
              </w:rPr>
              <w:t>Con bò vàng ngộ nghĩnh đuổi theo sau.</w:t>
            </w:r>
          </w:p>
        </w:tc>
        <w:tc>
          <w:tcPr>
            <w:tcW w:w="4814" w:type="dxa"/>
          </w:tcPr>
          <w:p w14:paraId="7A5A8427" w14:textId="77777777" w:rsidR="00621BC8" w:rsidRPr="001F7CD1" w:rsidRDefault="00621BC8" w:rsidP="00621BC8">
            <w:pPr>
              <w:spacing w:before="60" w:after="60"/>
              <w:ind w:firstLine="175"/>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(2) Sương trắng rỏ đầu cành như giọt sữa,</w:t>
            </w:r>
          </w:p>
          <w:p w14:paraId="7D8CD416" w14:textId="77777777" w:rsidR="00621BC8" w:rsidRPr="001F7CD1" w:rsidRDefault="00621BC8" w:rsidP="00621BC8">
            <w:pPr>
              <w:spacing w:before="60" w:after="60"/>
              <w:ind w:firstLine="175"/>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Tia nắng tía nháy hoài trong ruộng lúa,</w:t>
            </w:r>
          </w:p>
          <w:p w14:paraId="1EB13D04" w14:textId="77777777" w:rsidR="00621BC8" w:rsidRPr="001F7CD1" w:rsidRDefault="00621BC8" w:rsidP="00621BC8">
            <w:pPr>
              <w:spacing w:before="60" w:after="60"/>
              <w:ind w:firstLine="175"/>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Núi uốn mình trong chiếc áo the xanh,</w:t>
            </w:r>
          </w:p>
          <w:p w14:paraId="107E8105" w14:textId="77777777" w:rsidR="00621BC8" w:rsidRPr="001F7CD1" w:rsidRDefault="00621BC8" w:rsidP="00621BC8">
            <w:pPr>
              <w:spacing w:before="60" w:after="60"/>
              <w:ind w:firstLine="175"/>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Đồi thoa son nằm dưới ánh bình minh.</w:t>
            </w:r>
          </w:p>
          <w:p w14:paraId="602869FE" w14:textId="77777777" w:rsidR="00621BC8" w:rsidRPr="001F7CD1" w:rsidRDefault="00621BC8" w:rsidP="00621BC8">
            <w:pPr>
              <w:spacing w:before="60" w:after="60"/>
              <w:ind w:firstLine="175"/>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Người mua bán ra vào đầy cổng chợ.</w:t>
            </w:r>
          </w:p>
          <w:p w14:paraId="09771290" w14:textId="77777777" w:rsidR="00621BC8" w:rsidRPr="001F7CD1" w:rsidRDefault="00621BC8" w:rsidP="00621BC8">
            <w:pPr>
              <w:spacing w:before="60" w:after="60"/>
              <w:ind w:firstLine="175"/>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Con trâu đứng vờ rim hai mắt ngủ,</w:t>
            </w:r>
          </w:p>
          <w:p w14:paraId="380FD742" w14:textId="77777777" w:rsidR="00621BC8" w:rsidRPr="001F7CD1" w:rsidRDefault="00621BC8" w:rsidP="00621BC8">
            <w:pPr>
              <w:spacing w:before="60" w:after="60"/>
              <w:ind w:firstLine="175"/>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Để lắng nghe người khách nói bô bô.</w:t>
            </w:r>
          </w:p>
          <w:p w14:paraId="52C1DA9D" w14:textId="77777777" w:rsidR="00621BC8" w:rsidRPr="001F7CD1" w:rsidRDefault="00621BC8" w:rsidP="00621BC8">
            <w:pPr>
              <w:spacing w:before="60" w:after="60"/>
              <w:ind w:firstLine="175"/>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Anh hàng tranh kĩu kịt quẩy đôi bồ,</w:t>
            </w:r>
          </w:p>
          <w:p w14:paraId="71EC987E" w14:textId="77777777" w:rsidR="00621BC8" w:rsidRPr="001F7CD1" w:rsidRDefault="00621BC8" w:rsidP="00621BC8">
            <w:pPr>
              <w:spacing w:before="60" w:after="60"/>
              <w:ind w:firstLine="175"/>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Tìm đến chỗ đông người ngồi giở bán.</w:t>
            </w:r>
          </w:p>
          <w:p w14:paraId="1CA3035A" w14:textId="77777777" w:rsidR="00621BC8" w:rsidRPr="001F7CD1" w:rsidRDefault="00621BC8" w:rsidP="00621BC8">
            <w:pPr>
              <w:spacing w:before="60" w:after="60"/>
              <w:ind w:firstLine="175"/>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Một thầy khoá gò lưng trên cánh phản,</w:t>
            </w:r>
          </w:p>
          <w:p w14:paraId="34C444A0" w14:textId="77777777" w:rsidR="00621BC8" w:rsidRPr="001F7CD1" w:rsidRDefault="00621BC8" w:rsidP="00621BC8">
            <w:pPr>
              <w:spacing w:before="60" w:after="60"/>
              <w:ind w:firstLine="175"/>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Tay mài nghiên hí hoáy viết thơ xuân.</w:t>
            </w:r>
          </w:p>
          <w:p w14:paraId="6889790D" w14:textId="77777777" w:rsidR="00621BC8" w:rsidRPr="001F7CD1" w:rsidRDefault="00621BC8" w:rsidP="00621BC8">
            <w:pPr>
              <w:spacing w:before="60" w:after="60"/>
              <w:ind w:firstLine="175"/>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Cụ đồ nho dừng lại vuốt râu cằm,</w:t>
            </w:r>
          </w:p>
          <w:p w14:paraId="7CF5DA22" w14:textId="77777777" w:rsidR="00621BC8" w:rsidRPr="001F7CD1" w:rsidRDefault="00621BC8" w:rsidP="00621BC8">
            <w:pPr>
              <w:spacing w:before="60" w:after="60"/>
              <w:ind w:firstLine="175"/>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Miệng nhẩm đọc vài hàng câu đối đỏ.</w:t>
            </w:r>
          </w:p>
          <w:p w14:paraId="7EBE5890" w14:textId="77777777" w:rsidR="00621BC8" w:rsidRPr="001F7CD1" w:rsidRDefault="00621BC8" w:rsidP="00621BC8">
            <w:pPr>
              <w:spacing w:before="60" w:after="60"/>
              <w:ind w:firstLine="175"/>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Bà cụ lão bán hàng bên miếu cổ,</w:t>
            </w:r>
          </w:p>
          <w:p w14:paraId="09D4041B" w14:textId="49AF05BC" w:rsidR="00621BC8" w:rsidRPr="001F7CD1" w:rsidRDefault="00621BC8" w:rsidP="00621BC8">
            <w:pPr>
              <w:spacing w:before="60" w:after="60"/>
              <w:ind w:firstLine="175"/>
              <w:rPr>
                <w:rFonts w:ascii="Times New Roman" w:hAnsi="Times New Roman" w:cs="Times New Roman"/>
                <w:bCs/>
                <w:i/>
                <w:sz w:val="24"/>
                <w:szCs w:val="24"/>
                <w:lang w:val="en-US"/>
              </w:rPr>
            </w:pPr>
            <w:r w:rsidRPr="001F7CD1">
              <w:rPr>
                <w:rFonts w:ascii="Times New Roman" w:hAnsi="Times New Roman" w:cs="Times New Roman"/>
                <w:bCs/>
                <w:i/>
                <w:sz w:val="24"/>
                <w:szCs w:val="24"/>
                <w:lang w:val="vi-VN"/>
              </w:rPr>
              <w:t>Nước thời gian gội tóc trắng phau phau.</w:t>
            </w:r>
          </w:p>
        </w:tc>
      </w:tr>
    </w:tbl>
    <w:p w14:paraId="705E8127" w14:textId="40E77211" w:rsidR="00621BC8" w:rsidRPr="001F7CD1" w:rsidRDefault="00621BC8" w:rsidP="00621BC8">
      <w:pPr>
        <w:spacing w:before="60" w:after="60"/>
        <w:jc w:val="right"/>
        <w:rPr>
          <w:rFonts w:cs="Times New Roman"/>
          <w:bCs/>
          <w:sz w:val="24"/>
          <w:szCs w:val="24"/>
          <w:lang w:val="vi-VN"/>
        </w:rPr>
      </w:pPr>
      <w:r w:rsidRPr="001F7CD1">
        <w:rPr>
          <w:rFonts w:cs="Times New Roman"/>
          <w:bCs/>
          <w:sz w:val="24"/>
          <w:szCs w:val="24"/>
          <w:lang w:val="vi-VN"/>
        </w:rPr>
        <w:t>(</w:t>
      </w:r>
      <w:r w:rsidRPr="001F7CD1">
        <w:rPr>
          <w:rFonts w:cs="Times New Roman"/>
          <w:b/>
          <w:bCs/>
          <w:i/>
          <w:sz w:val="24"/>
          <w:szCs w:val="24"/>
          <w:lang w:val="vi-VN"/>
        </w:rPr>
        <w:t>Chợ Tết</w:t>
      </w:r>
      <w:r w:rsidRPr="001F7CD1">
        <w:rPr>
          <w:rFonts w:cs="Times New Roman"/>
          <w:bCs/>
          <w:sz w:val="24"/>
          <w:szCs w:val="24"/>
          <w:lang w:val="vi-VN"/>
        </w:rPr>
        <w:t xml:space="preserve"> </w:t>
      </w:r>
      <w:r w:rsidR="00E50179" w:rsidRPr="001F7CD1">
        <w:rPr>
          <w:rFonts w:cs="Times New Roman"/>
          <w:bCs/>
          <w:sz w:val="24"/>
          <w:szCs w:val="24"/>
          <w:lang w:val="en-US"/>
        </w:rPr>
        <w:t>-</w:t>
      </w:r>
      <w:r w:rsidRPr="001F7CD1">
        <w:rPr>
          <w:rFonts w:cs="Times New Roman"/>
          <w:bCs/>
          <w:sz w:val="24"/>
          <w:szCs w:val="24"/>
          <w:lang w:val="vi-VN"/>
        </w:rPr>
        <w:t xml:space="preserve"> Đoàn Văn Cừ, Trang 180, </w:t>
      </w:r>
      <w:r w:rsidRPr="001F7CD1">
        <w:rPr>
          <w:rFonts w:cs="Times New Roman"/>
          <w:bCs/>
          <w:i/>
          <w:sz w:val="24"/>
          <w:szCs w:val="24"/>
          <w:lang w:val="vi-VN"/>
        </w:rPr>
        <w:t>Thi nhân Việt Nam, NXB Văn học</w:t>
      </w:r>
      <w:r w:rsidRPr="001F7CD1">
        <w:rPr>
          <w:rFonts w:cs="Times New Roman"/>
          <w:bCs/>
          <w:sz w:val="24"/>
          <w:szCs w:val="24"/>
          <w:lang w:val="vi-VN"/>
        </w:rPr>
        <w:t>)</w:t>
      </w:r>
    </w:p>
    <w:p w14:paraId="748DA841" w14:textId="1F7695C7" w:rsidR="00621BC8" w:rsidRPr="001F7CD1" w:rsidRDefault="00E50179" w:rsidP="00621BC8">
      <w:pPr>
        <w:spacing w:before="60" w:after="60"/>
        <w:rPr>
          <w:rFonts w:cs="Times New Roman"/>
          <w:b/>
          <w:bCs/>
          <w:sz w:val="24"/>
          <w:szCs w:val="24"/>
          <w:lang w:val="vi-VN"/>
        </w:rPr>
      </w:pPr>
      <w:r w:rsidRPr="001F7CD1">
        <w:rPr>
          <w:rFonts w:cs="Times New Roman"/>
          <w:b/>
          <w:bCs/>
          <w:sz w:val="24"/>
          <w:szCs w:val="24"/>
          <w:lang w:val="en-US"/>
        </w:rPr>
        <w:t>Thực hiện các yêu cầu sau</w:t>
      </w:r>
      <w:r w:rsidR="00621BC8" w:rsidRPr="001F7CD1">
        <w:rPr>
          <w:rFonts w:cs="Times New Roman"/>
          <w:b/>
          <w:bCs/>
          <w:sz w:val="24"/>
          <w:szCs w:val="24"/>
          <w:lang w:val="vi-VN"/>
        </w:rPr>
        <w:t>:</w:t>
      </w:r>
    </w:p>
    <w:p w14:paraId="797CC5D0" w14:textId="0F896E3F" w:rsidR="00621BC8" w:rsidRPr="001F7CD1" w:rsidRDefault="00621BC8" w:rsidP="00621BC8">
      <w:pPr>
        <w:spacing w:before="60" w:after="60"/>
        <w:rPr>
          <w:rFonts w:cs="Times New Roman"/>
          <w:b/>
          <w:bCs/>
          <w:sz w:val="24"/>
          <w:szCs w:val="24"/>
          <w:lang w:val="en-US"/>
        </w:rPr>
      </w:pPr>
      <w:r w:rsidRPr="001F7CD1">
        <w:rPr>
          <w:rFonts w:cs="Times New Roman"/>
          <w:b/>
          <w:bCs/>
          <w:sz w:val="24"/>
          <w:szCs w:val="24"/>
          <w:lang w:val="vi-VN"/>
        </w:rPr>
        <w:t>Câu 1.</w:t>
      </w:r>
      <w:r w:rsidRPr="001F7CD1">
        <w:rPr>
          <w:rFonts w:cs="Times New Roman"/>
          <w:sz w:val="24"/>
          <w:szCs w:val="24"/>
          <w:lang w:val="vi-VN"/>
        </w:rPr>
        <w:t xml:space="preserve"> </w:t>
      </w:r>
      <w:r w:rsidR="00E50179" w:rsidRPr="001F7CD1">
        <w:rPr>
          <w:rFonts w:cs="Times New Roman"/>
          <w:sz w:val="24"/>
          <w:szCs w:val="24"/>
          <w:lang w:val="en-US"/>
        </w:rPr>
        <w:t>Xác định thể thơ của văn bản.</w:t>
      </w:r>
    </w:p>
    <w:p w14:paraId="77252D3F" w14:textId="0AFD2440" w:rsidR="00E50179" w:rsidRPr="001F7CD1" w:rsidRDefault="00E50179" w:rsidP="00621BC8">
      <w:pPr>
        <w:spacing w:before="60" w:after="60"/>
        <w:rPr>
          <w:rFonts w:cs="Times New Roman"/>
          <w:b/>
          <w:bCs/>
          <w:sz w:val="24"/>
          <w:szCs w:val="24"/>
          <w:lang w:val="en-US"/>
        </w:rPr>
      </w:pPr>
      <w:r w:rsidRPr="001F7CD1">
        <w:rPr>
          <w:rFonts w:cs="Times New Roman"/>
          <w:b/>
          <w:bCs/>
          <w:sz w:val="24"/>
          <w:szCs w:val="24"/>
          <w:lang w:val="en-US"/>
        </w:rPr>
        <w:lastRenderedPageBreak/>
        <w:t xml:space="preserve">Câu 1.1. </w:t>
      </w:r>
      <w:r w:rsidRPr="001F7CD1">
        <w:rPr>
          <w:rFonts w:cs="Times New Roman"/>
          <w:sz w:val="24"/>
          <w:szCs w:val="24"/>
          <w:lang w:val="en-US"/>
        </w:rPr>
        <w:t>Chỉ ra các dấu hiệu xác định thể thơ của văn bản.</w:t>
      </w:r>
    </w:p>
    <w:p w14:paraId="0A88BF30" w14:textId="1B625066" w:rsidR="00621BC8" w:rsidRPr="001F7CD1" w:rsidRDefault="00621BC8" w:rsidP="00621BC8">
      <w:pPr>
        <w:spacing w:before="60" w:after="60"/>
        <w:rPr>
          <w:rFonts w:cs="Times New Roman"/>
          <w:b/>
          <w:bCs/>
          <w:spacing w:val="-6"/>
          <w:sz w:val="24"/>
          <w:szCs w:val="24"/>
          <w:lang w:val="en-US"/>
        </w:rPr>
      </w:pPr>
      <w:r w:rsidRPr="001F7CD1">
        <w:rPr>
          <w:rFonts w:cs="Times New Roman"/>
          <w:b/>
          <w:bCs/>
          <w:spacing w:val="-6"/>
          <w:sz w:val="24"/>
          <w:szCs w:val="24"/>
          <w:lang w:val="vi-VN"/>
        </w:rPr>
        <w:t xml:space="preserve">Câu </w:t>
      </w:r>
      <w:r w:rsidR="00E50179" w:rsidRPr="001F7CD1">
        <w:rPr>
          <w:rFonts w:cs="Times New Roman"/>
          <w:b/>
          <w:bCs/>
          <w:spacing w:val="-6"/>
          <w:sz w:val="24"/>
          <w:szCs w:val="24"/>
          <w:lang w:val="en-US"/>
        </w:rPr>
        <w:t>2</w:t>
      </w:r>
      <w:r w:rsidRPr="001F7CD1">
        <w:rPr>
          <w:rFonts w:cs="Times New Roman"/>
          <w:b/>
          <w:bCs/>
          <w:spacing w:val="-6"/>
          <w:sz w:val="24"/>
          <w:szCs w:val="24"/>
          <w:lang w:val="vi-VN"/>
        </w:rPr>
        <w:t xml:space="preserve">. </w:t>
      </w:r>
      <w:r w:rsidR="00E50179" w:rsidRPr="001F7CD1">
        <w:rPr>
          <w:rFonts w:cs="Times New Roman"/>
          <w:spacing w:val="-6"/>
          <w:sz w:val="24"/>
          <w:szCs w:val="24"/>
          <w:lang w:val="en-US"/>
        </w:rPr>
        <w:t>Xác định b</w:t>
      </w:r>
      <w:r w:rsidRPr="001F7CD1">
        <w:rPr>
          <w:rFonts w:cs="Times New Roman"/>
          <w:spacing w:val="-6"/>
          <w:sz w:val="24"/>
          <w:szCs w:val="24"/>
          <w:lang w:val="vi-VN"/>
        </w:rPr>
        <w:t xml:space="preserve">iện pháp tu từ được sử dụng trong câu thơ </w:t>
      </w:r>
      <w:r w:rsidRPr="001F7CD1">
        <w:rPr>
          <w:rFonts w:cs="Times New Roman"/>
          <w:i/>
          <w:spacing w:val="-6"/>
          <w:sz w:val="24"/>
          <w:szCs w:val="24"/>
          <w:lang w:val="vi-VN"/>
        </w:rPr>
        <w:t>Sương trắng rỏ đầu cành như giọt sữa</w:t>
      </w:r>
      <w:r w:rsidR="00E50179" w:rsidRPr="001F7CD1">
        <w:rPr>
          <w:rFonts w:cs="Times New Roman"/>
          <w:i/>
          <w:spacing w:val="-6"/>
          <w:sz w:val="24"/>
          <w:szCs w:val="24"/>
          <w:lang w:val="en-US"/>
        </w:rPr>
        <w:t>.</w:t>
      </w:r>
    </w:p>
    <w:p w14:paraId="571E1B1A" w14:textId="33744837" w:rsidR="00621BC8" w:rsidRPr="001F7CD1" w:rsidRDefault="00621BC8" w:rsidP="00621BC8">
      <w:pPr>
        <w:spacing w:before="60" w:after="60"/>
        <w:rPr>
          <w:rFonts w:cs="Times New Roman"/>
          <w:sz w:val="24"/>
          <w:szCs w:val="24"/>
          <w:lang w:val="en-US"/>
        </w:rPr>
      </w:pPr>
      <w:r w:rsidRPr="001F7CD1">
        <w:rPr>
          <w:rFonts w:cs="Times New Roman"/>
          <w:b/>
          <w:bCs/>
          <w:sz w:val="24"/>
          <w:szCs w:val="24"/>
          <w:lang w:val="vi-VN"/>
        </w:rPr>
        <w:t xml:space="preserve">Câu </w:t>
      </w:r>
      <w:r w:rsidR="00E50179" w:rsidRPr="001F7CD1">
        <w:rPr>
          <w:rFonts w:cs="Times New Roman"/>
          <w:b/>
          <w:bCs/>
          <w:sz w:val="24"/>
          <w:szCs w:val="24"/>
          <w:lang w:val="en-US"/>
        </w:rPr>
        <w:t>2.1</w:t>
      </w:r>
      <w:r w:rsidRPr="001F7CD1">
        <w:rPr>
          <w:rFonts w:cs="Times New Roman"/>
          <w:b/>
          <w:bCs/>
          <w:sz w:val="24"/>
          <w:szCs w:val="24"/>
          <w:lang w:val="vi-VN"/>
        </w:rPr>
        <w:t xml:space="preserve">. </w:t>
      </w:r>
      <w:r w:rsidR="004B4E88" w:rsidRPr="001F7CD1">
        <w:rPr>
          <w:rFonts w:cs="Times New Roman"/>
          <w:sz w:val="24"/>
          <w:szCs w:val="24"/>
          <w:lang w:val="en-US"/>
        </w:rPr>
        <w:t xml:space="preserve">Xác định hình ảnh được sử dụng để so sánh với </w:t>
      </w:r>
      <w:r w:rsidR="004B4E88" w:rsidRPr="001F7CD1">
        <w:rPr>
          <w:rFonts w:cs="Times New Roman"/>
          <w:i/>
          <w:iCs/>
          <w:sz w:val="24"/>
          <w:szCs w:val="24"/>
          <w:lang w:val="en-US"/>
        </w:rPr>
        <w:t>sương trắng</w:t>
      </w:r>
      <w:r w:rsidR="004B4E88" w:rsidRPr="001F7CD1">
        <w:rPr>
          <w:rFonts w:cs="Times New Roman"/>
          <w:sz w:val="24"/>
          <w:szCs w:val="24"/>
          <w:lang w:val="en-US"/>
        </w:rPr>
        <w:t xml:space="preserve"> trong văn bản.</w:t>
      </w:r>
    </w:p>
    <w:p w14:paraId="0A9D2E00" w14:textId="338FF8D7" w:rsidR="004B4E88" w:rsidRPr="001F7CD1" w:rsidRDefault="004B4E88" w:rsidP="00621BC8">
      <w:pPr>
        <w:spacing w:before="60" w:after="60"/>
        <w:rPr>
          <w:rFonts w:cs="Times New Roman"/>
          <w:sz w:val="24"/>
          <w:szCs w:val="24"/>
          <w:lang w:val="en-US"/>
        </w:rPr>
      </w:pPr>
      <w:r w:rsidRPr="001F7CD1">
        <w:rPr>
          <w:rFonts w:cs="Times New Roman"/>
          <w:b/>
          <w:bCs/>
          <w:sz w:val="24"/>
          <w:szCs w:val="24"/>
          <w:lang w:val="en-US"/>
        </w:rPr>
        <w:t xml:space="preserve">Câu 2.2. </w:t>
      </w:r>
      <w:r w:rsidRPr="001F7CD1">
        <w:rPr>
          <w:rFonts w:cs="Times New Roman"/>
          <w:sz w:val="24"/>
          <w:szCs w:val="24"/>
          <w:lang w:val="en-US"/>
        </w:rPr>
        <w:t>Xác định các sự vật, con vật được nhân hóa trong đoạn thơ (2).</w:t>
      </w:r>
    </w:p>
    <w:p w14:paraId="290EF5EF" w14:textId="3DC1CF40" w:rsidR="004B4E88" w:rsidRPr="001F7CD1" w:rsidRDefault="004B4E88" w:rsidP="004B4E88">
      <w:pPr>
        <w:spacing w:before="60" w:after="60"/>
        <w:rPr>
          <w:rFonts w:cs="Times New Roman"/>
          <w:bCs/>
          <w:sz w:val="24"/>
          <w:szCs w:val="24"/>
          <w:lang w:val="vi-VN"/>
        </w:rPr>
      </w:pPr>
      <w:r w:rsidRPr="001F7CD1">
        <w:rPr>
          <w:rFonts w:cs="Times New Roman"/>
          <w:b/>
          <w:bCs/>
          <w:sz w:val="24"/>
          <w:szCs w:val="24"/>
          <w:lang w:val="vi-VN"/>
        </w:rPr>
        <w:t xml:space="preserve">Câu </w:t>
      </w:r>
      <w:r w:rsidRPr="001F7CD1">
        <w:rPr>
          <w:rFonts w:cs="Times New Roman"/>
          <w:b/>
          <w:bCs/>
          <w:sz w:val="24"/>
          <w:szCs w:val="24"/>
          <w:lang w:val="en-US"/>
        </w:rPr>
        <w:t>2.3</w:t>
      </w:r>
      <w:r w:rsidRPr="001F7CD1">
        <w:rPr>
          <w:rFonts w:cs="Times New Roman"/>
          <w:b/>
          <w:bCs/>
          <w:sz w:val="24"/>
          <w:szCs w:val="24"/>
          <w:lang w:val="vi-VN"/>
        </w:rPr>
        <w:t xml:space="preserve">. </w:t>
      </w:r>
      <w:r w:rsidRPr="001F7CD1">
        <w:rPr>
          <w:rFonts w:cs="Times New Roman"/>
          <w:bCs/>
          <w:sz w:val="24"/>
          <w:szCs w:val="24"/>
          <w:lang w:val="vi-VN"/>
        </w:rPr>
        <w:t>Tìm những từ ngữ, hình ảnh gợi nhắc đến bức tranh thiên nhiên và hoạt động của con người trong đoạn thơ sau:</w:t>
      </w:r>
    </w:p>
    <w:p w14:paraId="3DFDA824" w14:textId="77777777" w:rsidR="004B4E88" w:rsidRPr="001F7CD1" w:rsidRDefault="004B4E88" w:rsidP="00990C2B">
      <w:pPr>
        <w:spacing w:before="60" w:after="60"/>
        <w:ind w:firstLine="3402"/>
        <w:rPr>
          <w:rFonts w:cs="Times New Roman"/>
          <w:bCs/>
          <w:i/>
          <w:sz w:val="24"/>
          <w:szCs w:val="24"/>
          <w:lang w:val="vi-VN"/>
        </w:rPr>
      </w:pPr>
      <w:r w:rsidRPr="001F7CD1">
        <w:rPr>
          <w:rFonts w:cs="Times New Roman"/>
          <w:bCs/>
          <w:i/>
          <w:sz w:val="24"/>
          <w:szCs w:val="24"/>
          <w:lang w:val="vi-VN"/>
        </w:rPr>
        <w:t>Sương trắng rỏ đầu cành như giọt sữa,</w:t>
      </w:r>
    </w:p>
    <w:p w14:paraId="47285082" w14:textId="77777777" w:rsidR="004B4E88" w:rsidRPr="001F7CD1" w:rsidRDefault="004B4E88" w:rsidP="00990C2B">
      <w:pPr>
        <w:spacing w:before="60" w:after="60"/>
        <w:ind w:firstLine="3402"/>
        <w:rPr>
          <w:rFonts w:cs="Times New Roman"/>
          <w:bCs/>
          <w:i/>
          <w:sz w:val="24"/>
          <w:szCs w:val="24"/>
          <w:lang w:val="vi-VN"/>
        </w:rPr>
      </w:pPr>
      <w:r w:rsidRPr="001F7CD1">
        <w:rPr>
          <w:rFonts w:cs="Times New Roman"/>
          <w:bCs/>
          <w:i/>
          <w:sz w:val="24"/>
          <w:szCs w:val="24"/>
          <w:lang w:val="vi-VN"/>
        </w:rPr>
        <w:t>Tia nắng tía nháy hoài trong ruộng lúa,</w:t>
      </w:r>
    </w:p>
    <w:p w14:paraId="70A5667D" w14:textId="77777777" w:rsidR="004B4E88" w:rsidRPr="001F7CD1" w:rsidRDefault="004B4E88" w:rsidP="00990C2B">
      <w:pPr>
        <w:spacing w:before="60" w:after="60"/>
        <w:ind w:firstLine="3402"/>
        <w:rPr>
          <w:rFonts w:cs="Times New Roman"/>
          <w:bCs/>
          <w:i/>
          <w:sz w:val="24"/>
          <w:szCs w:val="24"/>
          <w:lang w:val="vi-VN"/>
        </w:rPr>
      </w:pPr>
      <w:r w:rsidRPr="001F7CD1">
        <w:rPr>
          <w:rFonts w:cs="Times New Roman"/>
          <w:bCs/>
          <w:i/>
          <w:sz w:val="24"/>
          <w:szCs w:val="24"/>
          <w:lang w:val="vi-VN"/>
        </w:rPr>
        <w:t>Núi uốn mình trong chiếc áo the xanh,</w:t>
      </w:r>
    </w:p>
    <w:p w14:paraId="1459AC65" w14:textId="77777777" w:rsidR="004B4E88" w:rsidRPr="001F7CD1" w:rsidRDefault="004B4E88" w:rsidP="00990C2B">
      <w:pPr>
        <w:spacing w:before="60" w:after="60"/>
        <w:ind w:firstLine="3402"/>
        <w:rPr>
          <w:rFonts w:cs="Times New Roman"/>
          <w:bCs/>
          <w:i/>
          <w:sz w:val="24"/>
          <w:szCs w:val="24"/>
          <w:lang w:val="vi-VN"/>
        </w:rPr>
      </w:pPr>
      <w:r w:rsidRPr="001F7CD1">
        <w:rPr>
          <w:rFonts w:cs="Times New Roman"/>
          <w:bCs/>
          <w:i/>
          <w:sz w:val="24"/>
          <w:szCs w:val="24"/>
          <w:lang w:val="vi-VN"/>
        </w:rPr>
        <w:t>Đồi thoa son nằm dưới ánh bình minh.</w:t>
      </w:r>
    </w:p>
    <w:p w14:paraId="3785F4D9" w14:textId="180D50A8" w:rsidR="004B4E88" w:rsidRPr="001F7CD1" w:rsidRDefault="004B4E88" w:rsidP="00990C2B">
      <w:pPr>
        <w:spacing w:before="60" w:after="60"/>
        <w:ind w:firstLine="3402"/>
        <w:rPr>
          <w:rFonts w:cs="Times New Roman"/>
          <w:bCs/>
          <w:i/>
          <w:sz w:val="24"/>
          <w:szCs w:val="24"/>
          <w:lang w:val="en-US"/>
        </w:rPr>
      </w:pPr>
      <w:r w:rsidRPr="001F7CD1">
        <w:rPr>
          <w:rFonts w:cs="Times New Roman"/>
          <w:bCs/>
          <w:i/>
          <w:sz w:val="24"/>
          <w:szCs w:val="24"/>
          <w:lang w:val="vi-VN"/>
        </w:rPr>
        <w:t>Người mua bán ra vào đầy cổng chợ.</w:t>
      </w:r>
    </w:p>
    <w:p w14:paraId="1E6FAAED" w14:textId="06CAA522" w:rsidR="00621BC8" w:rsidRPr="001F7CD1" w:rsidRDefault="00621BC8" w:rsidP="00621BC8">
      <w:pPr>
        <w:spacing w:before="60" w:after="60"/>
        <w:rPr>
          <w:rFonts w:cs="Times New Roman"/>
          <w:bCs/>
          <w:sz w:val="24"/>
          <w:szCs w:val="24"/>
          <w:lang w:val="vi-VN"/>
        </w:rPr>
      </w:pPr>
      <w:r w:rsidRPr="001F7CD1">
        <w:rPr>
          <w:rFonts w:cs="Times New Roman"/>
          <w:b/>
          <w:bCs/>
          <w:sz w:val="24"/>
          <w:szCs w:val="24"/>
          <w:lang w:val="vi-VN"/>
        </w:rPr>
        <w:t xml:space="preserve">Câu </w:t>
      </w:r>
      <w:r w:rsidR="004B4E88" w:rsidRPr="001F7CD1">
        <w:rPr>
          <w:rFonts w:cs="Times New Roman"/>
          <w:b/>
          <w:bCs/>
          <w:sz w:val="24"/>
          <w:szCs w:val="24"/>
          <w:lang w:val="en-US"/>
        </w:rPr>
        <w:t>3</w:t>
      </w:r>
      <w:r w:rsidRPr="001F7CD1">
        <w:rPr>
          <w:rFonts w:cs="Times New Roman"/>
          <w:b/>
          <w:bCs/>
          <w:sz w:val="24"/>
          <w:szCs w:val="24"/>
          <w:lang w:val="vi-VN"/>
        </w:rPr>
        <w:t xml:space="preserve">. </w:t>
      </w:r>
      <w:r w:rsidR="004B4E88" w:rsidRPr="001F7CD1">
        <w:rPr>
          <w:rFonts w:cs="Times New Roman"/>
          <w:sz w:val="24"/>
          <w:szCs w:val="24"/>
          <w:lang w:val="en-US"/>
        </w:rPr>
        <w:t>Nhận xét về bức tranh chợ Tết được khắc họa trong văn bản.</w:t>
      </w:r>
      <w:r w:rsidRPr="001F7CD1">
        <w:rPr>
          <w:rFonts w:cs="Times New Roman"/>
          <w:bCs/>
          <w:sz w:val="24"/>
          <w:szCs w:val="24"/>
          <w:lang w:val="vi-VN"/>
        </w:rPr>
        <w:t xml:space="preserve"> </w:t>
      </w:r>
    </w:p>
    <w:p w14:paraId="6816F35F" w14:textId="40B0D8DF" w:rsidR="00621BC8" w:rsidRPr="001F7CD1" w:rsidRDefault="00621BC8" w:rsidP="00621BC8">
      <w:pPr>
        <w:spacing w:before="60" w:after="60"/>
        <w:rPr>
          <w:rFonts w:cs="Times New Roman"/>
          <w:spacing w:val="-4"/>
          <w:sz w:val="24"/>
          <w:szCs w:val="24"/>
          <w:lang w:val="en-US"/>
        </w:rPr>
      </w:pPr>
      <w:r w:rsidRPr="001F7CD1">
        <w:rPr>
          <w:rFonts w:cs="Times New Roman"/>
          <w:b/>
          <w:bCs/>
          <w:spacing w:val="-4"/>
          <w:sz w:val="24"/>
          <w:szCs w:val="24"/>
          <w:lang w:val="vi-VN"/>
        </w:rPr>
        <w:t xml:space="preserve">Câu </w:t>
      </w:r>
      <w:r w:rsidR="004B4E88" w:rsidRPr="001F7CD1">
        <w:rPr>
          <w:rFonts w:cs="Times New Roman"/>
          <w:b/>
          <w:bCs/>
          <w:spacing w:val="-4"/>
          <w:sz w:val="24"/>
          <w:szCs w:val="24"/>
          <w:lang w:val="en-US"/>
        </w:rPr>
        <w:t>3.1</w:t>
      </w:r>
      <w:r w:rsidRPr="001F7CD1">
        <w:rPr>
          <w:rFonts w:cs="Times New Roman"/>
          <w:b/>
          <w:bCs/>
          <w:spacing w:val="-4"/>
          <w:sz w:val="24"/>
          <w:szCs w:val="24"/>
          <w:lang w:val="vi-VN"/>
        </w:rPr>
        <w:t xml:space="preserve">. </w:t>
      </w:r>
      <w:r w:rsidR="004B4E88" w:rsidRPr="001F7CD1">
        <w:rPr>
          <w:rFonts w:cs="Times New Roman"/>
          <w:spacing w:val="-4"/>
          <w:sz w:val="24"/>
          <w:szCs w:val="24"/>
          <w:lang w:val="en-US"/>
        </w:rPr>
        <w:t xml:space="preserve">Nhận xét </w:t>
      </w:r>
      <w:r w:rsidRPr="001F7CD1">
        <w:rPr>
          <w:rFonts w:cs="Times New Roman"/>
          <w:spacing w:val="-4"/>
          <w:sz w:val="24"/>
          <w:szCs w:val="24"/>
          <w:lang w:val="vi-VN"/>
        </w:rPr>
        <w:t xml:space="preserve">tình cảm của tác giả </w:t>
      </w:r>
      <w:r w:rsidR="004B4E88" w:rsidRPr="001F7CD1">
        <w:rPr>
          <w:rFonts w:cs="Times New Roman"/>
          <w:spacing w:val="-4"/>
          <w:sz w:val="24"/>
          <w:szCs w:val="24"/>
          <w:lang w:val="en-US"/>
        </w:rPr>
        <w:t>đối với quê hương, đất nước được thể hiện trong văn bản.</w:t>
      </w:r>
    </w:p>
    <w:p w14:paraId="76DA4C4D" w14:textId="40356590" w:rsidR="00621BC8" w:rsidRPr="001F7CD1" w:rsidRDefault="00621BC8" w:rsidP="00621BC8">
      <w:pPr>
        <w:spacing w:before="60" w:after="60"/>
        <w:rPr>
          <w:rFonts w:cs="Times New Roman"/>
          <w:bCs/>
          <w:sz w:val="24"/>
          <w:szCs w:val="24"/>
          <w:lang w:val="vi-VN"/>
        </w:rPr>
      </w:pPr>
      <w:r w:rsidRPr="001F7CD1">
        <w:rPr>
          <w:rFonts w:cs="Times New Roman"/>
          <w:b/>
          <w:bCs/>
          <w:sz w:val="24"/>
          <w:szCs w:val="24"/>
          <w:lang w:val="vi-VN"/>
        </w:rPr>
        <w:t xml:space="preserve">Câu </w:t>
      </w:r>
      <w:r w:rsidR="004B4E88" w:rsidRPr="001F7CD1">
        <w:rPr>
          <w:rFonts w:cs="Times New Roman"/>
          <w:b/>
          <w:bCs/>
          <w:sz w:val="24"/>
          <w:szCs w:val="24"/>
          <w:lang w:val="en-US"/>
        </w:rPr>
        <w:t>4</w:t>
      </w:r>
      <w:r w:rsidRPr="001F7CD1">
        <w:rPr>
          <w:rFonts w:cs="Times New Roman"/>
          <w:b/>
          <w:bCs/>
          <w:sz w:val="24"/>
          <w:szCs w:val="24"/>
          <w:lang w:val="vi-VN"/>
        </w:rPr>
        <w:t>.</w:t>
      </w:r>
      <w:r w:rsidRPr="001F7CD1">
        <w:rPr>
          <w:rFonts w:cs="Times New Roman"/>
          <w:bCs/>
          <w:sz w:val="24"/>
          <w:szCs w:val="24"/>
          <w:lang w:val="vi-VN"/>
        </w:rPr>
        <w:t xml:space="preserve"> </w:t>
      </w:r>
      <w:r w:rsidR="004B4E88" w:rsidRPr="001F7CD1">
        <w:rPr>
          <w:rFonts w:cs="Times New Roman"/>
          <w:bCs/>
          <w:sz w:val="24"/>
          <w:szCs w:val="24"/>
          <w:lang w:val="en-US"/>
        </w:rPr>
        <w:t>P</w:t>
      </w:r>
      <w:r w:rsidRPr="001F7CD1">
        <w:rPr>
          <w:rFonts w:cs="Times New Roman"/>
          <w:bCs/>
          <w:sz w:val="24"/>
          <w:szCs w:val="24"/>
          <w:lang w:val="vi-VN"/>
        </w:rPr>
        <w:t>hân tích tác dụng của 01 biện pháp tu từ có trong hai câu thơ sau, qua đó anh/chị nhận xét gì về cách dùng từ của tác giả:</w:t>
      </w:r>
    </w:p>
    <w:p w14:paraId="2FAE1B89" w14:textId="77777777" w:rsidR="00621BC8" w:rsidRPr="001F7CD1" w:rsidRDefault="00621BC8" w:rsidP="004B4E88">
      <w:pPr>
        <w:spacing w:before="60" w:after="60"/>
        <w:ind w:firstLine="3544"/>
        <w:rPr>
          <w:rFonts w:cs="Times New Roman"/>
          <w:bCs/>
          <w:i/>
          <w:sz w:val="24"/>
          <w:szCs w:val="24"/>
          <w:lang w:val="vi-VN"/>
        </w:rPr>
      </w:pPr>
      <w:r w:rsidRPr="001F7CD1">
        <w:rPr>
          <w:rFonts w:cs="Times New Roman"/>
          <w:bCs/>
          <w:i/>
          <w:sz w:val="24"/>
          <w:szCs w:val="24"/>
          <w:lang w:val="vi-VN"/>
        </w:rPr>
        <w:t>Bà cụ lão bán hàng bên miếu cổ,</w:t>
      </w:r>
    </w:p>
    <w:p w14:paraId="45633075" w14:textId="77777777" w:rsidR="00621BC8" w:rsidRPr="001F7CD1" w:rsidRDefault="00621BC8" w:rsidP="004B4E88">
      <w:pPr>
        <w:spacing w:before="60" w:after="60"/>
        <w:ind w:firstLine="3544"/>
        <w:rPr>
          <w:rFonts w:cs="Times New Roman"/>
          <w:bCs/>
          <w:i/>
          <w:sz w:val="24"/>
          <w:szCs w:val="24"/>
          <w:lang w:val="vi-VN"/>
        </w:rPr>
      </w:pPr>
      <w:r w:rsidRPr="001F7CD1">
        <w:rPr>
          <w:rFonts w:cs="Times New Roman"/>
          <w:bCs/>
          <w:i/>
          <w:sz w:val="24"/>
          <w:szCs w:val="24"/>
          <w:lang w:val="vi-VN"/>
        </w:rPr>
        <w:t>Nước thời gian gội tóc trắng phau phau.</w:t>
      </w:r>
    </w:p>
    <w:p w14:paraId="0946E29B" w14:textId="261729C3" w:rsidR="00621BC8" w:rsidRPr="001F7CD1" w:rsidRDefault="00621BC8" w:rsidP="00621BC8">
      <w:pPr>
        <w:spacing w:before="60" w:after="60"/>
        <w:rPr>
          <w:rFonts w:cs="Times New Roman"/>
          <w:bCs/>
          <w:sz w:val="24"/>
          <w:szCs w:val="24"/>
          <w:lang w:val="vi-VN"/>
        </w:rPr>
      </w:pPr>
      <w:r w:rsidRPr="001F7CD1">
        <w:rPr>
          <w:rFonts w:cs="Times New Roman"/>
          <w:b/>
          <w:bCs/>
          <w:sz w:val="24"/>
          <w:szCs w:val="24"/>
          <w:lang w:val="vi-VN"/>
        </w:rPr>
        <w:t xml:space="preserve">Câu </w:t>
      </w:r>
      <w:r w:rsidR="004B4E88" w:rsidRPr="001F7CD1">
        <w:rPr>
          <w:rFonts w:cs="Times New Roman"/>
          <w:b/>
          <w:bCs/>
          <w:sz w:val="24"/>
          <w:szCs w:val="24"/>
          <w:lang w:val="en-US"/>
        </w:rPr>
        <w:t>5</w:t>
      </w:r>
      <w:r w:rsidRPr="001F7CD1">
        <w:rPr>
          <w:rFonts w:cs="Times New Roman"/>
          <w:b/>
          <w:bCs/>
          <w:sz w:val="24"/>
          <w:szCs w:val="24"/>
          <w:lang w:val="vi-VN"/>
        </w:rPr>
        <w:t xml:space="preserve">. </w:t>
      </w:r>
      <w:r w:rsidRPr="001F7CD1">
        <w:rPr>
          <w:rFonts w:cs="Times New Roman"/>
          <w:bCs/>
          <w:sz w:val="24"/>
          <w:szCs w:val="24"/>
          <w:lang w:val="vi-VN"/>
        </w:rPr>
        <w:t>Chợ Tết ngày nay ở quê hương anh/chị có giống với không khí chợ Tết được nhắc đến trong đoạn thơ hay không? Anh/chị có suy nghĩ gì về sự giống hoặc khác nhau ấy?</w:t>
      </w:r>
    </w:p>
    <w:p w14:paraId="422B6FED" w14:textId="77777777" w:rsidR="00621BC8" w:rsidRPr="001F7CD1" w:rsidRDefault="00621BC8" w:rsidP="007C74EF">
      <w:pPr>
        <w:spacing w:before="60" w:after="60"/>
        <w:rPr>
          <w:rFonts w:cs="Times New Roman"/>
          <w:bCs/>
          <w:sz w:val="24"/>
          <w:szCs w:val="24"/>
          <w:lang w:val="en-US"/>
        </w:rPr>
      </w:pPr>
    </w:p>
    <w:p w14:paraId="3E591186" w14:textId="77777777" w:rsidR="00B23D9B" w:rsidRPr="001F7CD1" w:rsidRDefault="00B23D9B" w:rsidP="00B23D9B">
      <w:pPr>
        <w:spacing w:before="60" w:after="60"/>
        <w:rPr>
          <w:rFonts w:cs="Times New Roman"/>
          <w:b/>
          <w:sz w:val="24"/>
          <w:szCs w:val="24"/>
          <w:u w:val="single"/>
          <w:lang w:val="en-US"/>
        </w:rPr>
      </w:pPr>
      <w:r w:rsidRPr="001F7CD1">
        <w:rPr>
          <w:rFonts w:cs="Times New Roman"/>
          <w:b/>
          <w:sz w:val="24"/>
          <w:szCs w:val="24"/>
          <w:u w:val="single"/>
          <w:lang w:val="en-US"/>
        </w:rPr>
        <w:t>ĐỀ 5</w:t>
      </w:r>
    </w:p>
    <w:p w14:paraId="6BB4E126" w14:textId="6EA801C7" w:rsidR="00B23D9B" w:rsidRPr="001F7CD1" w:rsidRDefault="00B23D9B" w:rsidP="00B23D9B">
      <w:pPr>
        <w:spacing w:before="60" w:after="60"/>
        <w:rPr>
          <w:rFonts w:cs="Times New Roman"/>
          <w:bCs/>
          <w:sz w:val="24"/>
          <w:szCs w:val="24"/>
          <w:lang w:val="en-US"/>
        </w:rPr>
      </w:pPr>
      <w:r w:rsidRPr="001F7CD1">
        <w:rPr>
          <w:rFonts w:eastAsia="Calibri" w:cs="Times New Roman"/>
          <w:b/>
          <w:sz w:val="24"/>
          <w:szCs w:val="24"/>
          <w:lang w:val="en-US"/>
        </w:rPr>
        <w:t xml:space="preserve">Đọc văn bản: </w:t>
      </w:r>
    </w:p>
    <w:p w14:paraId="152E4F77" w14:textId="77777777" w:rsidR="00B23D9B" w:rsidRPr="001F7CD1" w:rsidRDefault="00B23D9B" w:rsidP="00B23D9B">
      <w:pPr>
        <w:keepNext/>
        <w:spacing w:before="60" w:after="60"/>
        <w:ind w:firstLine="0"/>
        <w:jc w:val="center"/>
        <w:outlineLvl w:val="0"/>
        <w:rPr>
          <w:rFonts w:eastAsia="Calibri" w:cs="Times New Roman"/>
          <w:b/>
          <w:sz w:val="24"/>
          <w:szCs w:val="24"/>
          <w:lang w:val="en-US"/>
        </w:rPr>
      </w:pPr>
      <w:r w:rsidRPr="001F7CD1">
        <w:rPr>
          <w:rFonts w:eastAsia="Calibri" w:cs="Times New Roman"/>
          <w:b/>
          <w:sz w:val="24"/>
          <w:szCs w:val="24"/>
          <w:lang w:val="en-US"/>
        </w:rPr>
        <w:t>DẪU EM BIẾT CHẮC RẰNG ANH TRỞ LẠI</w:t>
      </w:r>
    </w:p>
    <w:p w14:paraId="2CAB47FF" w14:textId="77777777" w:rsidR="00B23D9B" w:rsidRPr="001F7CD1" w:rsidRDefault="00B23D9B" w:rsidP="00B23D9B">
      <w:pPr>
        <w:numPr>
          <w:ilvl w:val="0"/>
          <w:numId w:val="10"/>
        </w:numPr>
        <w:shd w:val="clear" w:color="auto" w:fill="FCFCFC"/>
        <w:spacing w:before="60" w:after="60"/>
        <w:ind w:left="3119"/>
        <w:jc w:val="left"/>
        <w:rPr>
          <w:rFonts w:eastAsia="Times New Roman" w:cs="Times New Roman"/>
          <w:spacing w:val="4"/>
          <w:sz w:val="24"/>
          <w:szCs w:val="24"/>
          <w:lang w:val="en-US"/>
        </w:rPr>
      </w:pPr>
      <w:r w:rsidRPr="001F7CD1">
        <w:rPr>
          <w:rFonts w:eastAsia="Times New Roman" w:cs="Times New Roman"/>
          <w:i/>
          <w:spacing w:val="4"/>
          <w:sz w:val="24"/>
          <w:szCs w:val="24"/>
          <w:lang w:val="en-US"/>
        </w:rPr>
        <w:t>Thị trấn nào anh đến chiều nay</w:t>
      </w:r>
      <w:r w:rsidRPr="001F7CD1">
        <w:rPr>
          <w:rFonts w:eastAsia="Times New Roman" w:cs="Times New Roman"/>
          <w:i/>
          <w:spacing w:val="4"/>
          <w:sz w:val="24"/>
          <w:szCs w:val="24"/>
          <w:lang w:val="en-US"/>
        </w:rPr>
        <w:br/>
        <w:t>Mảnh tường vắng, mùa đông giá rét</w:t>
      </w:r>
      <w:r w:rsidRPr="001F7CD1">
        <w:rPr>
          <w:rFonts w:eastAsia="Times New Roman" w:cs="Times New Roman"/>
          <w:i/>
          <w:spacing w:val="4"/>
          <w:sz w:val="24"/>
          <w:szCs w:val="24"/>
          <w:lang w:val="en-US"/>
        </w:rPr>
        <w:br/>
        <w:t>Dẫu em biết không phải là vĩnh biệt</w:t>
      </w:r>
      <w:r w:rsidRPr="001F7CD1">
        <w:rPr>
          <w:rFonts w:eastAsia="Times New Roman" w:cs="Times New Roman"/>
          <w:i/>
          <w:spacing w:val="4"/>
          <w:sz w:val="24"/>
          <w:szCs w:val="24"/>
          <w:lang w:val="en-US"/>
        </w:rPr>
        <w:br/>
        <w:t>Vẫn thấy lòng da diết lúc chia xa</w:t>
      </w:r>
    </w:p>
    <w:p w14:paraId="4B3D2F63" w14:textId="77777777" w:rsidR="00B23D9B" w:rsidRPr="001F7CD1" w:rsidRDefault="00B23D9B" w:rsidP="00B23D9B">
      <w:pPr>
        <w:shd w:val="clear" w:color="auto" w:fill="FCFCFC"/>
        <w:spacing w:before="60" w:after="60"/>
        <w:ind w:left="3119" w:firstLine="0"/>
        <w:jc w:val="left"/>
        <w:rPr>
          <w:rFonts w:eastAsia="Times New Roman" w:cs="Times New Roman"/>
          <w:spacing w:val="4"/>
          <w:sz w:val="24"/>
          <w:szCs w:val="24"/>
          <w:lang w:val="en-US"/>
        </w:rPr>
      </w:pPr>
    </w:p>
    <w:p w14:paraId="054FD8FD" w14:textId="77777777" w:rsidR="00B23D9B" w:rsidRPr="001F7CD1" w:rsidRDefault="00B23D9B" w:rsidP="00B23D9B">
      <w:pPr>
        <w:numPr>
          <w:ilvl w:val="0"/>
          <w:numId w:val="10"/>
        </w:numPr>
        <w:shd w:val="clear" w:color="auto" w:fill="FCFCFC"/>
        <w:spacing w:before="60" w:after="60"/>
        <w:ind w:left="3119"/>
        <w:jc w:val="left"/>
        <w:rPr>
          <w:rFonts w:eastAsia="Times New Roman" w:cs="Times New Roman"/>
          <w:spacing w:val="4"/>
          <w:sz w:val="24"/>
          <w:szCs w:val="24"/>
          <w:lang w:val="en-US"/>
        </w:rPr>
      </w:pPr>
      <w:r w:rsidRPr="001F7CD1">
        <w:rPr>
          <w:rFonts w:eastAsia="Times New Roman" w:cs="Times New Roman"/>
          <w:i/>
          <w:spacing w:val="4"/>
          <w:sz w:val="24"/>
          <w:szCs w:val="24"/>
          <w:lang w:val="en-US"/>
        </w:rPr>
        <w:t>Xóm làng nào anh sẽ đi qua</w:t>
      </w:r>
      <w:r w:rsidRPr="001F7CD1">
        <w:rPr>
          <w:rFonts w:eastAsia="Times New Roman" w:cs="Times New Roman"/>
          <w:i/>
          <w:spacing w:val="4"/>
          <w:sz w:val="24"/>
          <w:szCs w:val="24"/>
          <w:lang w:val="en-US"/>
        </w:rPr>
        <w:br/>
        <w:t>Những đồng lúa, vườn cây, bờ bãi...</w:t>
      </w:r>
      <w:r w:rsidRPr="001F7CD1">
        <w:rPr>
          <w:rFonts w:eastAsia="Times New Roman" w:cs="Times New Roman"/>
          <w:i/>
          <w:spacing w:val="4"/>
          <w:sz w:val="24"/>
          <w:szCs w:val="24"/>
          <w:lang w:val="en-US"/>
        </w:rPr>
        <w:br/>
        <w:t>Dẫu em biết rằng anh trở lại</w:t>
      </w:r>
      <w:r w:rsidRPr="001F7CD1">
        <w:rPr>
          <w:rFonts w:eastAsia="Times New Roman" w:cs="Times New Roman"/>
          <w:i/>
          <w:spacing w:val="4"/>
          <w:sz w:val="24"/>
          <w:szCs w:val="24"/>
          <w:lang w:val="en-US"/>
        </w:rPr>
        <w:br/>
        <w:t>Ngọn gió buồn vẫn thổi phía không anh</w:t>
      </w:r>
    </w:p>
    <w:p w14:paraId="6344043A" w14:textId="77777777" w:rsidR="00B23D9B" w:rsidRPr="001F7CD1" w:rsidRDefault="00B23D9B" w:rsidP="00B23D9B">
      <w:pPr>
        <w:shd w:val="clear" w:color="auto" w:fill="FCFCFC"/>
        <w:spacing w:before="60" w:after="60"/>
        <w:ind w:left="3119" w:firstLine="0"/>
        <w:jc w:val="left"/>
        <w:rPr>
          <w:rFonts w:eastAsia="Times New Roman" w:cs="Times New Roman"/>
          <w:spacing w:val="4"/>
          <w:sz w:val="24"/>
          <w:szCs w:val="24"/>
          <w:lang w:val="en-US"/>
        </w:rPr>
      </w:pPr>
    </w:p>
    <w:p w14:paraId="43630641" w14:textId="77777777" w:rsidR="00B23D9B" w:rsidRPr="001F7CD1" w:rsidRDefault="00B23D9B" w:rsidP="00B23D9B">
      <w:pPr>
        <w:numPr>
          <w:ilvl w:val="0"/>
          <w:numId w:val="10"/>
        </w:numPr>
        <w:shd w:val="clear" w:color="auto" w:fill="FCFCFC"/>
        <w:spacing w:before="60" w:after="60"/>
        <w:ind w:left="3119"/>
        <w:jc w:val="left"/>
        <w:rPr>
          <w:rFonts w:eastAsia="Times New Roman" w:cs="Times New Roman"/>
          <w:spacing w:val="4"/>
          <w:sz w:val="24"/>
          <w:szCs w:val="24"/>
          <w:lang w:val="en-US"/>
        </w:rPr>
      </w:pPr>
      <w:r w:rsidRPr="001F7CD1">
        <w:rPr>
          <w:rFonts w:eastAsia="Times New Roman" w:cs="Times New Roman"/>
          <w:i/>
          <w:spacing w:val="4"/>
          <w:sz w:val="24"/>
          <w:szCs w:val="24"/>
          <w:lang w:val="en-US"/>
        </w:rPr>
        <w:t>Thời gian trôi theo cánh cửa một mình</w:t>
      </w:r>
      <w:r w:rsidRPr="001F7CD1">
        <w:rPr>
          <w:rFonts w:eastAsia="Times New Roman" w:cs="Times New Roman"/>
          <w:i/>
          <w:spacing w:val="4"/>
          <w:sz w:val="24"/>
          <w:szCs w:val="24"/>
          <w:lang w:val="en-US"/>
        </w:rPr>
        <w:br/>
        <w:t>Hạt mưa bụi rơi thầm trên mái ngói</w:t>
      </w:r>
      <w:r w:rsidRPr="001F7CD1">
        <w:rPr>
          <w:rFonts w:eastAsia="Times New Roman" w:cs="Times New Roman"/>
          <w:i/>
          <w:spacing w:val="4"/>
          <w:sz w:val="24"/>
          <w:szCs w:val="24"/>
          <w:lang w:val="en-US"/>
        </w:rPr>
        <w:br/>
        <w:t>Tờ lịch mỏng bay theo lòng ngóng đợi</w:t>
      </w:r>
      <w:r w:rsidRPr="001F7CD1">
        <w:rPr>
          <w:rFonts w:eastAsia="Times New Roman" w:cs="Times New Roman"/>
          <w:i/>
          <w:spacing w:val="4"/>
          <w:sz w:val="24"/>
          <w:szCs w:val="24"/>
          <w:lang w:val="en-US"/>
        </w:rPr>
        <w:br/>
        <w:t>Một con đường vời vợi núi cùng sông</w:t>
      </w:r>
    </w:p>
    <w:p w14:paraId="48F3B5A4" w14:textId="77777777" w:rsidR="00B23D9B" w:rsidRPr="001F7CD1" w:rsidRDefault="00B23D9B" w:rsidP="00B23D9B">
      <w:pPr>
        <w:spacing w:before="60" w:after="60"/>
        <w:ind w:left="3119" w:firstLine="0"/>
        <w:contextualSpacing/>
        <w:jc w:val="left"/>
        <w:rPr>
          <w:rFonts w:eastAsia="Calibri" w:cs="Times New Roman"/>
          <w:i/>
          <w:spacing w:val="4"/>
          <w:sz w:val="24"/>
          <w:szCs w:val="24"/>
          <w:lang w:val="en-US"/>
        </w:rPr>
      </w:pPr>
    </w:p>
    <w:p w14:paraId="488C401A" w14:textId="6C496419" w:rsidR="00B23D9B" w:rsidRPr="001F7CD1" w:rsidRDefault="00B23D9B" w:rsidP="00B23D9B">
      <w:pPr>
        <w:numPr>
          <w:ilvl w:val="0"/>
          <w:numId w:val="10"/>
        </w:numPr>
        <w:shd w:val="clear" w:color="auto" w:fill="FCFCFC"/>
        <w:spacing w:before="60" w:after="60"/>
        <w:ind w:left="3119"/>
        <w:jc w:val="left"/>
        <w:rPr>
          <w:rFonts w:eastAsia="Times New Roman" w:cs="Times New Roman"/>
          <w:sz w:val="24"/>
          <w:szCs w:val="24"/>
          <w:lang w:val="en-US"/>
        </w:rPr>
      </w:pPr>
      <w:r w:rsidRPr="001F7CD1">
        <w:rPr>
          <w:rFonts w:eastAsia="Times New Roman" w:cs="Times New Roman"/>
          <w:i/>
          <w:spacing w:val="4"/>
          <w:sz w:val="24"/>
          <w:szCs w:val="24"/>
          <w:lang w:val="en-US"/>
        </w:rPr>
        <w:t>Gọi ngàn lần tên anh vẫn là không</w:t>
      </w:r>
      <w:r w:rsidRPr="001F7CD1">
        <w:rPr>
          <w:rFonts w:eastAsia="Times New Roman" w:cs="Times New Roman"/>
          <w:i/>
          <w:spacing w:val="4"/>
          <w:sz w:val="24"/>
          <w:szCs w:val="24"/>
          <w:lang w:val="en-US"/>
        </w:rPr>
        <w:br/>
        <w:t>Chỉ lá rụng dạt dào lối phố</w:t>
      </w:r>
      <w:r w:rsidRPr="001F7CD1">
        <w:rPr>
          <w:rFonts w:eastAsia="Times New Roman" w:cs="Times New Roman"/>
          <w:i/>
          <w:spacing w:val="4"/>
          <w:sz w:val="24"/>
          <w:szCs w:val="24"/>
          <w:lang w:val="en-US"/>
        </w:rPr>
        <w:br/>
        <w:t>Dẫu em biết rằng anh, anh cũng nhớ.</w:t>
      </w:r>
      <w:r w:rsidRPr="001F7CD1">
        <w:rPr>
          <w:rFonts w:eastAsia="Times New Roman" w:cs="Times New Roman"/>
          <w:i/>
          <w:spacing w:val="4"/>
          <w:sz w:val="24"/>
          <w:szCs w:val="24"/>
          <w:lang w:val="en-US"/>
        </w:rPr>
        <w:br/>
        <w:t>Nhưng lòng em nào có lúc nguôi quên.</w:t>
      </w:r>
      <w:r w:rsidRPr="001F7CD1">
        <w:rPr>
          <w:rFonts w:eastAsia="Times New Roman" w:cs="Times New Roman"/>
          <w:i/>
          <w:sz w:val="24"/>
          <w:szCs w:val="24"/>
          <w:lang w:val="en-US"/>
        </w:rPr>
        <w:br/>
      </w:r>
    </w:p>
    <w:p w14:paraId="4783F206" w14:textId="77777777" w:rsidR="00B23D9B" w:rsidRPr="001F7CD1" w:rsidRDefault="00B23D9B" w:rsidP="00B23D9B">
      <w:pPr>
        <w:shd w:val="clear" w:color="auto" w:fill="FCFCFC"/>
        <w:spacing w:before="60" w:after="60"/>
        <w:ind w:left="2410" w:firstLine="0"/>
        <w:jc w:val="left"/>
        <w:rPr>
          <w:rFonts w:eastAsia="Times New Roman" w:cs="Times New Roman"/>
          <w:i/>
          <w:sz w:val="24"/>
          <w:szCs w:val="24"/>
          <w:lang w:val="en-US"/>
        </w:rPr>
      </w:pPr>
      <w:r w:rsidRPr="001F7CD1">
        <w:rPr>
          <w:rFonts w:eastAsia="Times New Roman" w:cs="Times New Roman"/>
          <w:sz w:val="24"/>
          <w:szCs w:val="24"/>
          <w:lang w:val="en-US"/>
        </w:rPr>
        <w:t xml:space="preserve">                                        6-3-1985</w:t>
      </w:r>
    </w:p>
    <w:p w14:paraId="2BE89C15" w14:textId="77777777" w:rsidR="00B23D9B" w:rsidRPr="001F7CD1" w:rsidRDefault="00B23D9B" w:rsidP="00B23D9B">
      <w:pPr>
        <w:spacing w:before="60" w:after="60"/>
        <w:ind w:firstLine="0"/>
        <w:jc w:val="right"/>
        <w:rPr>
          <w:rFonts w:eastAsia="Calibri" w:cs="Times New Roman"/>
          <w:spacing w:val="-10"/>
          <w:sz w:val="24"/>
          <w:szCs w:val="24"/>
          <w:lang w:val="vi-VN"/>
        </w:rPr>
      </w:pPr>
      <w:r w:rsidRPr="001F7CD1">
        <w:rPr>
          <w:rFonts w:eastAsia="Calibri" w:cs="Times New Roman"/>
          <w:spacing w:val="-10"/>
          <w:sz w:val="24"/>
          <w:szCs w:val="24"/>
          <w:lang w:val="vi-VN"/>
        </w:rPr>
        <w:t xml:space="preserve"> (</w:t>
      </w:r>
      <w:r w:rsidRPr="001F7CD1">
        <w:rPr>
          <w:rFonts w:eastAsia="Calibri" w:cs="Times New Roman"/>
          <w:spacing w:val="-10"/>
          <w:sz w:val="24"/>
          <w:szCs w:val="24"/>
          <w:lang w:val="en-US"/>
        </w:rPr>
        <w:t>Xuân Quỳnh</w:t>
      </w:r>
      <w:r w:rsidRPr="001F7CD1">
        <w:rPr>
          <w:rFonts w:eastAsia="Calibri" w:cs="Times New Roman"/>
          <w:spacing w:val="-10"/>
          <w:sz w:val="24"/>
          <w:szCs w:val="24"/>
          <w:lang w:val="vi-VN"/>
        </w:rPr>
        <w:t xml:space="preserve">, </w:t>
      </w:r>
      <w:r w:rsidRPr="001F7CD1">
        <w:rPr>
          <w:rFonts w:eastAsia="Calibri" w:cs="Times New Roman"/>
          <w:spacing w:val="-10"/>
          <w:sz w:val="24"/>
          <w:szCs w:val="24"/>
          <w:lang w:val="en-US"/>
        </w:rPr>
        <w:t xml:space="preserve">in trong tập </w:t>
      </w:r>
      <w:r w:rsidRPr="001F7CD1">
        <w:rPr>
          <w:rFonts w:eastAsia="Calibri" w:cs="Times New Roman"/>
          <w:i/>
          <w:spacing w:val="-10"/>
          <w:sz w:val="24"/>
          <w:szCs w:val="24"/>
          <w:lang w:val="en-US"/>
        </w:rPr>
        <w:t>Thơ Xuân Quỳnh</w:t>
      </w:r>
      <w:r w:rsidRPr="001F7CD1">
        <w:rPr>
          <w:rFonts w:eastAsia="Calibri" w:cs="Times New Roman"/>
          <w:spacing w:val="-10"/>
          <w:sz w:val="24"/>
          <w:szCs w:val="24"/>
          <w:lang w:val="en-US"/>
        </w:rPr>
        <w:t xml:space="preserve">, </w:t>
      </w:r>
      <w:r w:rsidRPr="001F7CD1">
        <w:rPr>
          <w:rFonts w:eastAsia="Calibri" w:cs="Times New Roman"/>
          <w:spacing w:val="-10"/>
          <w:sz w:val="24"/>
          <w:szCs w:val="24"/>
          <w:lang w:val="vi-VN"/>
        </w:rPr>
        <w:t xml:space="preserve">NXB </w:t>
      </w:r>
      <w:r w:rsidRPr="001F7CD1">
        <w:rPr>
          <w:rFonts w:eastAsia="Calibri" w:cs="Times New Roman"/>
          <w:spacing w:val="-10"/>
          <w:sz w:val="24"/>
          <w:szCs w:val="24"/>
          <w:lang w:val="en-US"/>
        </w:rPr>
        <w:t>Văn học</w:t>
      </w:r>
      <w:r w:rsidRPr="001F7CD1">
        <w:rPr>
          <w:rFonts w:eastAsia="Calibri" w:cs="Times New Roman"/>
          <w:spacing w:val="-10"/>
          <w:sz w:val="24"/>
          <w:szCs w:val="24"/>
          <w:lang w:val="vi-VN"/>
        </w:rPr>
        <w:t xml:space="preserve">, </w:t>
      </w:r>
      <w:r w:rsidRPr="001F7CD1">
        <w:rPr>
          <w:rFonts w:eastAsia="Calibri" w:cs="Times New Roman"/>
          <w:spacing w:val="-10"/>
          <w:sz w:val="24"/>
          <w:szCs w:val="24"/>
          <w:lang w:val="en-US"/>
        </w:rPr>
        <w:t>2019,</w:t>
      </w:r>
      <w:r w:rsidRPr="001F7CD1">
        <w:rPr>
          <w:rFonts w:eastAsia="Calibri" w:cs="Times New Roman"/>
          <w:spacing w:val="-10"/>
          <w:sz w:val="24"/>
          <w:szCs w:val="24"/>
          <w:lang w:val="vi-VN"/>
        </w:rPr>
        <w:t xml:space="preserve"> </w:t>
      </w:r>
      <w:r w:rsidRPr="001F7CD1">
        <w:rPr>
          <w:rFonts w:eastAsia="Calibri" w:cs="Times New Roman"/>
          <w:spacing w:val="-10"/>
          <w:sz w:val="24"/>
          <w:szCs w:val="24"/>
          <w:lang w:val="en-US"/>
        </w:rPr>
        <w:t>t</w:t>
      </w:r>
      <w:r w:rsidRPr="001F7CD1">
        <w:rPr>
          <w:rFonts w:eastAsia="Calibri" w:cs="Times New Roman"/>
          <w:spacing w:val="-10"/>
          <w:sz w:val="24"/>
          <w:szCs w:val="24"/>
          <w:lang w:val="vi-VN"/>
        </w:rPr>
        <w:t>r</w:t>
      </w:r>
      <w:r w:rsidRPr="001F7CD1">
        <w:rPr>
          <w:rFonts w:eastAsia="Calibri" w:cs="Times New Roman"/>
          <w:spacing w:val="-10"/>
          <w:sz w:val="24"/>
          <w:szCs w:val="24"/>
          <w:lang w:val="en-US"/>
        </w:rPr>
        <w:t>.</w:t>
      </w:r>
      <w:r w:rsidRPr="001F7CD1">
        <w:rPr>
          <w:rFonts w:eastAsia="Calibri" w:cs="Times New Roman"/>
          <w:spacing w:val="-10"/>
          <w:sz w:val="24"/>
          <w:szCs w:val="24"/>
          <w:lang w:val="vi-VN"/>
        </w:rPr>
        <w:t xml:space="preserve"> </w:t>
      </w:r>
      <w:r w:rsidRPr="001F7CD1">
        <w:rPr>
          <w:rFonts w:eastAsia="Calibri" w:cs="Times New Roman"/>
          <w:spacing w:val="-10"/>
          <w:sz w:val="24"/>
          <w:szCs w:val="24"/>
          <w:lang w:val="en-US"/>
        </w:rPr>
        <w:t>22-23</w:t>
      </w:r>
      <w:r w:rsidRPr="001F7CD1">
        <w:rPr>
          <w:rFonts w:eastAsia="Calibri" w:cs="Times New Roman"/>
          <w:spacing w:val="-10"/>
          <w:sz w:val="24"/>
          <w:szCs w:val="24"/>
          <w:lang w:val="vi-VN"/>
        </w:rPr>
        <w:t>)</w:t>
      </w:r>
    </w:p>
    <w:p w14:paraId="15B8AB8C" w14:textId="77777777" w:rsidR="00B23D9B" w:rsidRPr="001F7CD1" w:rsidRDefault="00B23D9B" w:rsidP="00D71517">
      <w:pPr>
        <w:keepNext/>
        <w:spacing w:before="60" w:after="60"/>
        <w:outlineLvl w:val="0"/>
        <w:rPr>
          <w:rFonts w:eastAsia="Calibri" w:cs="Times New Roman"/>
          <w:b/>
          <w:sz w:val="24"/>
          <w:szCs w:val="24"/>
          <w:lang w:val="en-US"/>
        </w:rPr>
      </w:pPr>
      <w:r w:rsidRPr="001F7CD1">
        <w:rPr>
          <w:rFonts w:eastAsia="Calibri" w:cs="Times New Roman"/>
          <w:b/>
          <w:sz w:val="24"/>
          <w:szCs w:val="24"/>
          <w:lang w:val="en-US"/>
        </w:rPr>
        <w:t xml:space="preserve">Thực hiện các yêu cầu: </w:t>
      </w:r>
    </w:p>
    <w:p w14:paraId="6899CC22" w14:textId="77777777" w:rsidR="00B23D9B" w:rsidRPr="001F7CD1" w:rsidRDefault="00B23D9B" w:rsidP="00D71517">
      <w:pPr>
        <w:spacing w:before="60" w:after="60"/>
        <w:rPr>
          <w:rFonts w:eastAsia="Times New Roman" w:cs="Times New Roman"/>
          <w:sz w:val="24"/>
          <w:szCs w:val="24"/>
          <w:lang w:val="en-US"/>
        </w:rPr>
      </w:pPr>
      <w:r w:rsidRPr="001F7CD1">
        <w:rPr>
          <w:rFonts w:eastAsia="Calibri" w:cs="Times New Roman"/>
          <w:b/>
          <w:sz w:val="24"/>
          <w:szCs w:val="24"/>
          <w:lang w:val="en-US"/>
        </w:rPr>
        <w:t>Câu 1</w:t>
      </w:r>
      <w:r w:rsidRPr="001F7CD1">
        <w:rPr>
          <w:rFonts w:eastAsia="Calibri" w:cs="Times New Roman"/>
          <w:b/>
          <w:sz w:val="24"/>
          <w:szCs w:val="24"/>
          <w:lang w:val="vi-VN"/>
        </w:rPr>
        <w:t xml:space="preserve">. </w:t>
      </w:r>
      <w:r w:rsidRPr="001F7CD1">
        <w:rPr>
          <w:rFonts w:eastAsia="Calibri" w:cs="Times New Roman"/>
          <w:bCs/>
          <w:spacing w:val="4"/>
          <w:sz w:val="24"/>
          <w:szCs w:val="24"/>
          <w:lang w:val="en-US"/>
        </w:rPr>
        <w:t>Chỉ ra dấu hiệu để xác định thể thơ của văn bản.</w:t>
      </w:r>
    </w:p>
    <w:p w14:paraId="6F392FFB" w14:textId="77777777" w:rsidR="00B23D9B" w:rsidRPr="001F7CD1" w:rsidRDefault="00B23D9B" w:rsidP="00D71517">
      <w:pPr>
        <w:spacing w:before="60" w:after="60"/>
        <w:rPr>
          <w:rFonts w:eastAsia="Calibri" w:cs="Times New Roman"/>
          <w:spacing w:val="4"/>
          <w:sz w:val="24"/>
          <w:szCs w:val="24"/>
          <w:lang w:val="en-US"/>
        </w:rPr>
      </w:pPr>
      <w:r w:rsidRPr="001F7CD1">
        <w:rPr>
          <w:rFonts w:eastAsia="SimSun" w:cs="Times New Roman"/>
          <w:b/>
          <w:bCs/>
          <w:kern w:val="32"/>
          <w:sz w:val="24"/>
          <w:szCs w:val="24"/>
          <w:shd w:val="clear" w:color="auto" w:fill="FFFFFF"/>
          <w:lang w:val="en-US"/>
        </w:rPr>
        <w:lastRenderedPageBreak/>
        <w:t>Câu 2</w:t>
      </w:r>
      <w:r w:rsidRPr="001F7CD1">
        <w:rPr>
          <w:rFonts w:eastAsia="SimSun" w:cs="Times New Roman"/>
          <w:b/>
          <w:bCs/>
          <w:kern w:val="32"/>
          <w:sz w:val="24"/>
          <w:szCs w:val="24"/>
          <w:shd w:val="clear" w:color="auto" w:fill="FFFFFF"/>
          <w:lang w:val="vi-VN"/>
        </w:rPr>
        <w:t xml:space="preserve">. </w:t>
      </w:r>
      <w:r w:rsidRPr="001F7CD1">
        <w:rPr>
          <w:rFonts w:eastAsia="Calibri" w:cs="Times New Roman"/>
          <w:spacing w:val="4"/>
          <w:sz w:val="24"/>
          <w:szCs w:val="24"/>
          <w:lang w:val="en-US"/>
        </w:rPr>
        <w:t>Nêu biện pháp tu từ được sử dụng trong hai dòng thơ sau:</w:t>
      </w:r>
    </w:p>
    <w:p w14:paraId="7FF2A525" w14:textId="77777777" w:rsidR="00B23D9B" w:rsidRPr="001F7CD1" w:rsidRDefault="00B23D9B" w:rsidP="00D71517">
      <w:pPr>
        <w:spacing w:before="60" w:after="60"/>
        <w:jc w:val="left"/>
        <w:rPr>
          <w:rFonts w:eastAsia="Calibri" w:cs="Times New Roman"/>
          <w:i/>
          <w:spacing w:val="4"/>
          <w:sz w:val="24"/>
          <w:szCs w:val="24"/>
          <w:lang w:val="en-US"/>
        </w:rPr>
      </w:pPr>
      <w:r w:rsidRPr="001F7CD1">
        <w:rPr>
          <w:rFonts w:eastAsia="Calibri" w:cs="Times New Roman"/>
          <w:i/>
          <w:spacing w:val="4"/>
          <w:sz w:val="24"/>
          <w:szCs w:val="24"/>
          <w:lang w:val="en-US"/>
        </w:rPr>
        <w:t>Xóm làng nào anh sẽ đi qua</w:t>
      </w:r>
    </w:p>
    <w:p w14:paraId="1AB66B1D" w14:textId="77777777" w:rsidR="00B23D9B" w:rsidRPr="001F7CD1" w:rsidRDefault="00B23D9B" w:rsidP="00D71517">
      <w:pPr>
        <w:spacing w:before="60" w:after="60"/>
        <w:jc w:val="left"/>
        <w:rPr>
          <w:rFonts w:eastAsia="Times New Roman" w:cs="Times New Roman"/>
          <w:b/>
          <w:spacing w:val="4"/>
          <w:sz w:val="24"/>
          <w:szCs w:val="24"/>
          <w:lang w:val="vi-VN" w:eastAsia="vi-VN"/>
        </w:rPr>
      </w:pPr>
      <w:r w:rsidRPr="001F7CD1">
        <w:rPr>
          <w:rFonts w:eastAsia="Calibri" w:cs="Times New Roman"/>
          <w:i/>
          <w:spacing w:val="4"/>
          <w:sz w:val="24"/>
          <w:szCs w:val="24"/>
          <w:lang w:val="en-US"/>
        </w:rPr>
        <w:t>Những đồng lúa, vườn cây, bờ bãi...</w:t>
      </w:r>
    </w:p>
    <w:p w14:paraId="6337F5F3" w14:textId="77777777" w:rsidR="00B23D9B" w:rsidRPr="001F7CD1" w:rsidRDefault="00B23D9B" w:rsidP="00D71517">
      <w:pPr>
        <w:spacing w:before="60" w:after="60"/>
        <w:rPr>
          <w:rFonts w:eastAsia="SimSun" w:cs="Times New Roman"/>
          <w:bCs/>
          <w:spacing w:val="4"/>
          <w:kern w:val="32"/>
          <w:sz w:val="24"/>
          <w:szCs w:val="24"/>
          <w:shd w:val="clear" w:color="auto" w:fill="FFFFFF"/>
          <w:lang w:val="en-US"/>
        </w:rPr>
      </w:pPr>
      <w:r w:rsidRPr="001F7CD1">
        <w:rPr>
          <w:rFonts w:eastAsia="SimSun" w:cs="Times New Roman"/>
          <w:b/>
          <w:bCs/>
          <w:kern w:val="32"/>
          <w:sz w:val="24"/>
          <w:szCs w:val="24"/>
          <w:shd w:val="clear" w:color="auto" w:fill="FFFFFF"/>
          <w:lang w:val="en-US"/>
        </w:rPr>
        <w:t>Câu 3</w:t>
      </w:r>
      <w:r w:rsidRPr="001F7CD1">
        <w:rPr>
          <w:rFonts w:eastAsia="SimSun" w:cs="Times New Roman"/>
          <w:b/>
          <w:bCs/>
          <w:kern w:val="32"/>
          <w:sz w:val="24"/>
          <w:szCs w:val="24"/>
          <w:shd w:val="clear" w:color="auto" w:fill="FFFFFF"/>
          <w:lang w:val="vi-VN"/>
        </w:rPr>
        <w:t xml:space="preserve">. </w:t>
      </w:r>
      <w:r w:rsidRPr="001F7CD1">
        <w:rPr>
          <w:rFonts w:eastAsia="Calibri" w:cs="Times New Roman"/>
          <w:spacing w:val="4"/>
          <w:sz w:val="24"/>
          <w:szCs w:val="24"/>
          <w:lang w:val="en-US"/>
        </w:rPr>
        <w:t>Trình bày suy ngẫm của anh/chị về hình ảnh gợi ra qua câu thơ:</w:t>
      </w:r>
      <w:r w:rsidRPr="001F7CD1">
        <w:rPr>
          <w:rFonts w:eastAsia="SimSun" w:cs="Times New Roman"/>
          <w:bCs/>
          <w:spacing w:val="4"/>
          <w:kern w:val="32"/>
          <w:sz w:val="24"/>
          <w:szCs w:val="24"/>
          <w:shd w:val="clear" w:color="auto" w:fill="FFFFFF"/>
          <w:lang w:val="en-US"/>
        </w:rPr>
        <w:t xml:space="preserve"> </w:t>
      </w:r>
      <w:r w:rsidRPr="001F7CD1">
        <w:rPr>
          <w:rFonts w:eastAsia="SimSun" w:cs="Times New Roman"/>
          <w:bCs/>
          <w:i/>
          <w:spacing w:val="4"/>
          <w:kern w:val="32"/>
          <w:sz w:val="24"/>
          <w:szCs w:val="24"/>
          <w:shd w:val="clear" w:color="auto" w:fill="FFFFFF"/>
          <w:lang w:val="en-US"/>
        </w:rPr>
        <w:t>Ngọn gió buồn vẫn thổi phía không anh.</w:t>
      </w:r>
    </w:p>
    <w:p w14:paraId="74E350E1" w14:textId="77777777" w:rsidR="00B23D9B" w:rsidRPr="001F7CD1" w:rsidRDefault="00B23D9B" w:rsidP="00D71517">
      <w:pPr>
        <w:spacing w:before="60" w:after="60"/>
        <w:rPr>
          <w:rFonts w:eastAsia="Calibri" w:cs="Times New Roman"/>
          <w:i/>
          <w:sz w:val="24"/>
          <w:szCs w:val="24"/>
          <w:lang w:val="en-US"/>
        </w:rPr>
      </w:pPr>
      <w:r w:rsidRPr="001F7CD1">
        <w:rPr>
          <w:rFonts w:eastAsia="SimSun" w:cs="Times New Roman"/>
          <w:b/>
          <w:bCs/>
          <w:spacing w:val="2"/>
          <w:kern w:val="32"/>
          <w:sz w:val="24"/>
          <w:szCs w:val="24"/>
          <w:shd w:val="clear" w:color="auto" w:fill="FFFFFF"/>
          <w:lang w:val="en-US"/>
        </w:rPr>
        <w:t>Câu 4</w:t>
      </w:r>
      <w:r w:rsidRPr="001F7CD1">
        <w:rPr>
          <w:rFonts w:eastAsia="Calibri" w:cs="Times New Roman"/>
          <w:b/>
          <w:iCs/>
          <w:spacing w:val="-6"/>
          <w:sz w:val="24"/>
          <w:szCs w:val="24"/>
          <w:lang w:val="en-US"/>
        </w:rPr>
        <w:t xml:space="preserve">. </w:t>
      </w:r>
      <w:r w:rsidRPr="001F7CD1">
        <w:rPr>
          <w:rFonts w:eastAsia="Calibri" w:cs="Times New Roman"/>
          <w:sz w:val="24"/>
          <w:szCs w:val="24"/>
          <w:lang w:val="en-US"/>
        </w:rPr>
        <w:t xml:space="preserve">Cho biết thái độ, tình cảm của tác giả thể hiện qua nhan đề văn bản: </w:t>
      </w:r>
      <w:r w:rsidRPr="001F7CD1">
        <w:rPr>
          <w:rFonts w:eastAsia="Calibri" w:cs="Times New Roman"/>
          <w:i/>
          <w:sz w:val="24"/>
          <w:szCs w:val="24"/>
          <w:lang w:val="en-US"/>
        </w:rPr>
        <w:t>Dẫu em biết chắc rằng anh trở lại.</w:t>
      </w:r>
    </w:p>
    <w:p w14:paraId="4FA2AD44" w14:textId="77777777" w:rsidR="00B23D9B" w:rsidRPr="001F7CD1" w:rsidRDefault="00B23D9B" w:rsidP="00D71517">
      <w:pPr>
        <w:spacing w:before="60" w:after="60"/>
        <w:rPr>
          <w:rFonts w:eastAsia="Calibri" w:cs="Times New Roman"/>
          <w:spacing w:val="-6"/>
          <w:sz w:val="24"/>
          <w:szCs w:val="24"/>
          <w:lang w:val="en-US"/>
        </w:rPr>
      </w:pPr>
      <w:r w:rsidRPr="001F7CD1">
        <w:rPr>
          <w:rFonts w:eastAsia="SimSun" w:cs="Times New Roman"/>
          <w:b/>
          <w:bCs/>
          <w:spacing w:val="-6"/>
          <w:kern w:val="32"/>
          <w:sz w:val="24"/>
          <w:szCs w:val="24"/>
          <w:shd w:val="clear" w:color="auto" w:fill="FFFFFF"/>
          <w:lang w:val="en-US"/>
        </w:rPr>
        <w:t>Câu 5</w:t>
      </w:r>
      <w:r w:rsidRPr="001F7CD1">
        <w:rPr>
          <w:rFonts w:eastAsia="SimSun" w:cs="Times New Roman"/>
          <w:b/>
          <w:bCs/>
          <w:spacing w:val="-6"/>
          <w:kern w:val="32"/>
          <w:sz w:val="24"/>
          <w:szCs w:val="24"/>
          <w:shd w:val="clear" w:color="auto" w:fill="FFFFFF"/>
          <w:lang w:val="vi-VN"/>
        </w:rPr>
        <w:t xml:space="preserve">. </w:t>
      </w:r>
      <w:r w:rsidRPr="001F7CD1">
        <w:rPr>
          <w:rFonts w:eastAsia="Calibri" w:cs="Times New Roman"/>
          <w:spacing w:val="-6"/>
          <w:sz w:val="24"/>
          <w:szCs w:val="24"/>
          <w:lang w:val="en-US"/>
        </w:rPr>
        <w:t>Từ văn bản trên, hãy rút ra thông điệp có ý nghĩa nhất đối với bản thân</w:t>
      </w:r>
      <w:bookmarkStart w:id="2" w:name="_Hlk184418238"/>
      <w:r w:rsidRPr="001F7CD1">
        <w:rPr>
          <w:rFonts w:eastAsia="Calibri" w:cs="Times New Roman"/>
          <w:spacing w:val="-6"/>
          <w:sz w:val="24"/>
          <w:szCs w:val="24"/>
          <w:lang w:val="en-US"/>
        </w:rPr>
        <w:t xml:space="preserve"> (trình bày 5 - 7 dòng).</w:t>
      </w:r>
      <w:bookmarkEnd w:id="2"/>
    </w:p>
    <w:p w14:paraId="14EB9875" w14:textId="77777777" w:rsidR="00D71517" w:rsidRPr="001F7CD1" w:rsidRDefault="00D71517" w:rsidP="00B23D9B">
      <w:pPr>
        <w:spacing w:before="60" w:after="60"/>
        <w:ind w:firstLine="0"/>
        <w:rPr>
          <w:rFonts w:eastAsia="Calibri" w:cs="Times New Roman"/>
          <w:sz w:val="24"/>
          <w:szCs w:val="24"/>
          <w:lang w:val="en-US"/>
        </w:rPr>
      </w:pPr>
    </w:p>
    <w:p w14:paraId="5568427A" w14:textId="4D084C29" w:rsidR="00691CD8" w:rsidRPr="001F7CD1" w:rsidRDefault="00691CD8" w:rsidP="00691CD8">
      <w:pPr>
        <w:spacing w:before="60" w:after="60"/>
        <w:rPr>
          <w:rFonts w:eastAsia="Calibri" w:cs="Times New Roman"/>
          <w:b/>
          <w:sz w:val="24"/>
          <w:szCs w:val="24"/>
          <w:u w:val="single"/>
          <w:lang w:val="en-US"/>
        </w:rPr>
      </w:pPr>
      <w:r w:rsidRPr="001F7CD1">
        <w:rPr>
          <w:rFonts w:eastAsia="Calibri" w:cs="Times New Roman"/>
          <w:b/>
          <w:sz w:val="24"/>
          <w:szCs w:val="24"/>
          <w:u w:val="single"/>
          <w:lang w:val="en-US"/>
        </w:rPr>
        <w:t>ĐỀ 6</w:t>
      </w:r>
    </w:p>
    <w:p w14:paraId="4CC5C911" w14:textId="1FA343AF" w:rsidR="00691CD8" w:rsidRPr="001F7CD1" w:rsidRDefault="00691CD8" w:rsidP="00691CD8">
      <w:pPr>
        <w:spacing w:before="60" w:after="60"/>
        <w:rPr>
          <w:rFonts w:eastAsia="Calibri" w:cs="Times New Roman"/>
          <w:b/>
          <w:sz w:val="24"/>
          <w:szCs w:val="24"/>
          <w:lang w:val="en-US"/>
        </w:rPr>
      </w:pPr>
      <w:r w:rsidRPr="001F7CD1">
        <w:rPr>
          <w:rFonts w:eastAsia="Calibri" w:cs="Times New Roman"/>
          <w:b/>
          <w:sz w:val="24"/>
          <w:szCs w:val="24"/>
          <w:lang w:val="en-US"/>
        </w:rPr>
        <w:t>Đọc văn bản sau:</w:t>
      </w:r>
    </w:p>
    <w:p w14:paraId="5ABF7EDF" w14:textId="77777777" w:rsidR="00691CD8" w:rsidRPr="001F7CD1" w:rsidRDefault="00691CD8" w:rsidP="00691CD8">
      <w:pPr>
        <w:spacing w:before="60" w:after="60"/>
        <w:ind w:firstLine="2694"/>
        <w:rPr>
          <w:rFonts w:eastAsia="Calibri" w:cs="Times New Roman"/>
          <w:b/>
          <w:sz w:val="24"/>
          <w:szCs w:val="24"/>
          <w:lang w:val="en-US"/>
        </w:rPr>
      </w:pPr>
      <w:r w:rsidRPr="001F7CD1">
        <w:rPr>
          <w:rFonts w:eastAsia="Calibri" w:cs="Times New Roman"/>
          <w:b/>
          <w:sz w:val="24"/>
          <w:szCs w:val="24"/>
          <w:lang w:val="en-US"/>
        </w:rPr>
        <w:t>THÔI ĐỪNG TRÁCH MÙA THU....</w:t>
      </w:r>
    </w:p>
    <w:p w14:paraId="7F7307DA" w14:textId="77777777" w:rsidR="00691CD8" w:rsidRPr="001F7CD1" w:rsidRDefault="00691CD8" w:rsidP="00691CD8">
      <w:pPr>
        <w:spacing w:before="60" w:after="60"/>
        <w:ind w:firstLine="2694"/>
        <w:rPr>
          <w:rFonts w:eastAsia="Calibri" w:cs="Times New Roman"/>
          <w:sz w:val="24"/>
          <w:szCs w:val="24"/>
          <w:lang w:val="en-US"/>
        </w:rPr>
      </w:pPr>
      <w:r w:rsidRPr="001F7CD1">
        <w:rPr>
          <w:rFonts w:eastAsia="Calibri" w:cs="Times New Roman"/>
          <w:sz w:val="24"/>
          <w:szCs w:val="24"/>
          <w:lang w:val="en-US"/>
        </w:rPr>
        <w:t xml:space="preserve">                                                                  (Trần Nhuận Minh</w:t>
      </w:r>
      <w:r w:rsidRPr="001F7CD1">
        <w:rPr>
          <w:rFonts w:eastAsia="Calibri" w:cs="Times New Roman"/>
          <w:i/>
          <w:sz w:val="24"/>
          <w:szCs w:val="24"/>
          <w:vertAlign w:val="superscript"/>
          <w:lang w:val="en-US"/>
        </w:rPr>
        <w:t>(1)</w:t>
      </w:r>
      <w:r w:rsidRPr="001F7CD1">
        <w:rPr>
          <w:rFonts w:eastAsia="Calibri" w:cs="Times New Roman"/>
          <w:sz w:val="24"/>
          <w:szCs w:val="24"/>
          <w:lang w:val="en-US"/>
        </w:rPr>
        <w:t xml:space="preserve">) </w:t>
      </w:r>
    </w:p>
    <w:p w14:paraId="5FA94FAF" w14:textId="77777777" w:rsidR="00691CD8" w:rsidRPr="001F7CD1" w:rsidRDefault="00691CD8" w:rsidP="00691CD8">
      <w:pPr>
        <w:spacing w:before="60" w:after="60"/>
        <w:ind w:firstLine="2835"/>
        <w:rPr>
          <w:rFonts w:eastAsia="Calibri" w:cs="Times New Roman"/>
          <w:b/>
          <w:i/>
          <w:sz w:val="24"/>
          <w:szCs w:val="24"/>
          <w:lang w:val="en-US"/>
        </w:rPr>
      </w:pPr>
      <w:r w:rsidRPr="001F7CD1">
        <w:rPr>
          <w:rFonts w:eastAsia="Calibri" w:cs="Times New Roman"/>
          <w:b/>
          <w:i/>
          <w:sz w:val="24"/>
          <w:szCs w:val="24"/>
          <w:lang w:val="en-US"/>
        </w:rPr>
        <w:t>Thôi đừng trách mùa thu nhiều mây trắng</w:t>
      </w:r>
    </w:p>
    <w:p w14:paraId="3D613665" w14:textId="77777777" w:rsidR="00691CD8" w:rsidRPr="001F7CD1" w:rsidRDefault="00691CD8" w:rsidP="00691CD8">
      <w:pPr>
        <w:spacing w:before="60" w:after="60"/>
        <w:ind w:firstLine="2835"/>
        <w:rPr>
          <w:rFonts w:eastAsia="Calibri" w:cs="Times New Roman"/>
          <w:i/>
          <w:sz w:val="24"/>
          <w:szCs w:val="24"/>
          <w:lang w:val="en-US"/>
        </w:rPr>
      </w:pPr>
      <w:r w:rsidRPr="001F7CD1">
        <w:rPr>
          <w:rFonts w:eastAsia="Calibri" w:cs="Times New Roman"/>
          <w:i/>
          <w:sz w:val="24"/>
          <w:szCs w:val="24"/>
          <w:lang w:val="en-US"/>
        </w:rPr>
        <w:t>Sân trường hẹp lại, biển lùi xa...</w:t>
      </w:r>
    </w:p>
    <w:p w14:paraId="3E4F4AE1" w14:textId="77777777" w:rsidR="00691CD8" w:rsidRPr="001F7CD1" w:rsidRDefault="00691CD8" w:rsidP="00691CD8">
      <w:pPr>
        <w:spacing w:before="60" w:after="60"/>
        <w:ind w:firstLine="2835"/>
        <w:rPr>
          <w:rFonts w:eastAsia="Calibri" w:cs="Times New Roman"/>
          <w:i/>
          <w:sz w:val="24"/>
          <w:szCs w:val="24"/>
          <w:lang w:val="en-US"/>
        </w:rPr>
      </w:pPr>
      <w:r w:rsidRPr="001F7CD1">
        <w:rPr>
          <w:rFonts w:eastAsia="Calibri" w:cs="Times New Roman"/>
          <w:i/>
          <w:sz w:val="24"/>
          <w:szCs w:val="24"/>
          <w:lang w:val="en-US"/>
        </w:rPr>
        <w:t>Cây phượng gù quên nắng mưa dầu dãi</w:t>
      </w:r>
    </w:p>
    <w:p w14:paraId="4D0FD136" w14:textId="77777777" w:rsidR="00691CD8" w:rsidRPr="001F7CD1" w:rsidRDefault="00691CD8" w:rsidP="00691CD8">
      <w:pPr>
        <w:spacing w:before="60" w:after="60"/>
        <w:ind w:firstLine="2835"/>
        <w:rPr>
          <w:rFonts w:eastAsia="Calibri" w:cs="Times New Roman"/>
          <w:i/>
          <w:sz w:val="24"/>
          <w:szCs w:val="24"/>
          <w:lang w:val="en-US"/>
        </w:rPr>
      </w:pPr>
      <w:r w:rsidRPr="001F7CD1">
        <w:rPr>
          <w:rFonts w:eastAsia="Calibri" w:cs="Times New Roman"/>
          <w:i/>
          <w:sz w:val="24"/>
          <w:szCs w:val="24"/>
          <w:lang w:val="en-US"/>
        </w:rPr>
        <w:t>Nở như thời thơ ấu</w:t>
      </w:r>
    </w:p>
    <w:p w14:paraId="699C2CE1" w14:textId="04B08D1B" w:rsidR="00691CD8" w:rsidRPr="001F7CD1" w:rsidRDefault="00691CD8" w:rsidP="00691CD8">
      <w:pPr>
        <w:spacing w:before="60" w:after="60"/>
        <w:ind w:firstLine="2835"/>
        <w:rPr>
          <w:rFonts w:eastAsia="Calibri" w:cs="Times New Roman"/>
          <w:i/>
          <w:sz w:val="24"/>
          <w:szCs w:val="24"/>
          <w:lang w:val="en-US"/>
        </w:rPr>
      </w:pPr>
      <w:r w:rsidRPr="001F7CD1">
        <w:rPr>
          <w:rFonts w:eastAsia="Calibri" w:cs="Times New Roman"/>
          <w:i/>
          <w:sz w:val="24"/>
          <w:szCs w:val="24"/>
          <w:lang w:val="en-US"/>
        </w:rPr>
        <w:t>                         những chùm hoa...</w:t>
      </w:r>
    </w:p>
    <w:p w14:paraId="27E28750" w14:textId="77777777" w:rsidR="00691CD8" w:rsidRPr="001F7CD1" w:rsidRDefault="00691CD8" w:rsidP="00691CD8">
      <w:pPr>
        <w:spacing w:before="60" w:after="60"/>
        <w:ind w:firstLine="2835"/>
        <w:rPr>
          <w:rFonts w:eastAsia="Calibri" w:cs="Times New Roman"/>
          <w:i/>
          <w:sz w:val="24"/>
          <w:szCs w:val="24"/>
          <w:lang w:val="en-US"/>
        </w:rPr>
      </w:pPr>
    </w:p>
    <w:p w14:paraId="52D945B0" w14:textId="77777777" w:rsidR="00691CD8" w:rsidRPr="001F7CD1" w:rsidRDefault="00691CD8" w:rsidP="00691CD8">
      <w:pPr>
        <w:spacing w:before="60" w:after="60"/>
        <w:ind w:firstLine="2835"/>
        <w:rPr>
          <w:rFonts w:eastAsia="Calibri" w:cs="Times New Roman"/>
          <w:i/>
          <w:sz w:val="24"/>
          <w:szCs w:val="24"/>
          <w:lang w:val="en-US"/>
        </w:rPr>
      </w:pPr>
      <w:r w:rsidRPr="001F7CD1">
        <w:rPr>
          <w:rFonts w:eastAsia="Calibri" w:cs="Times New Roman"/>
          <w:b/>
          <w:i/>
          <w:sz w:val="24"/>
          <w:szCs w:val="24"/>
          <w:lang w:val="en-US"/>
        </w:rPr>
        <w:t>Thôi đừng nghe tiếng ve kêu cháy ruột</w:t>
      </w:r>
    </w:p>
    <w:p w14:paraId="2EEC8B49" w14:textId="77777777" w:rsidR="00691CD8" w:rsidRPr="001F7CD1" w:rsidRDefault="00691CD8" w:rsidP="00691CD8">
      <w:pPr>
        <w:spacing w:before="60" w:after="60"/>
        <w:ind w:firstLine="2835"/>
        <w:rPr>
          <w:rFonts w:eastAsia="Calibri" w:cs="Times New Roman"/>
          <w:i/>
          <w:sz w:val="24"/>
          <w:szCs w:val="24"/>
          <w:lang w:val="en-US"/>
        </w:rPr>
      </w:pPr>
      <w:r w:rsidRPr="001F7CD1">
        <w:rPr>
          <w:rFonts w:eastAsia="Calibri" w:cs="Times New Roman"/>
          <w:i/>
          <w:sz w:val="24"/>
          <w:szCs w:val="24"/>
          <w:lang w:val="en-US"/>
        </w:rPr>
        <w:t>Để người lính bình yên nằm dưới cánh rừng già</w:t>
      </w:r>
    </w:p>
    <w:p w14:paraId="1A1095B4" w14:textId="77777777" w:rsidR="00691CD8" w:rsidRPr="001F7CD1" w:rsidRDefault="00691CD8" w:rsidP="00691CD8">
      <w:pPr>
        <w:spacing w:before="60" w:after="60"/>
        <w:ind w:firstLine="2835"/>
        <w:rPr>
          <w:rFonts w:eastAsia="Calibri" w:cs="Times New Roman"/>
          <w:i/>
          <w:sz w:val="24"/>
          <w:szCs w:val="24"/>
          <w:lang w:val="en-US"/>
        </w:rPr>
      </w:pPr>
      <w:r w:rsidRPr="001F7CD1">
        <w:rPr>
          <w:rFonts w:eastAsia="Calibri" w:cs="Times New Roman"/>
          <w:i/>
          <w:sz w:val="24"/>
          <w:szCs w:val="24"/>
          <w:lang w:val="en-US"/>
        </w:rPr>
        <w:t>Phút chạm lửa, chợt nhớ tà áo mỏng</w:t>
      </w:r>
    </w:p>
    <w:p w14:paraId="5FFC7330" w14:textId="77777777" w:rsidR="00691CD8" w:rsidRPr="001F7CD1" w:rsidRDefault="00691CD8" w:rsidP="00691CD8">
      <w:pPr>
        <w:spacing w:before="60" w:after="60"/>
        <w:ind w:firstLine="2835"/>
        <w:rPr>
          <w:rFonts w:eastAsia="Calibri" w:cs="Times New Roman"/>
          <w:i/>
          <w:sz w:val="24"/>
          <w:szCs w:val="24"/>
          <w:lang w:val="en-US"/>
        </w:rPr>
      </w:pPr>
      <w:r w:rsidRPr="001F7CD1">
        <w:rPr>
          <w:rFonts w:eastAsia="Calibri" w:cs="Times New Roman"/>
          <w:i/>
          <w:sz w:val="24"/>
          <w:szCs w:val="24"/>
          <w:lang w:val="en-US"/>
        </w:rPr>
        <w:t>Bay qua cổng trường như một ánh sương sa...</w:t>
      </w:r>
    </w:p>
    <w:p w14:paraId="6E7035A9" w14:textId="77777777" w:rsidR="00691CD8" w:rsidRPr="001F7CD1" w:rsidRDefault="00691CD8" w:rsidP="00691CD8">
      <w:pPr>
        <w:spacing w:before="60" w:after="60"/>
        <w:ind w:firstLine="2835"/>
        <w:rPr>
          <w:rFonts w:eastAsia="Calibri" w:cs="Times New Roman"/>
          <w:i/>
          <w:sz w:val="24"/>
          <w:szCs w:val="24"/>
          <w:lang w:val="en-US"/>
        </w:rPr>
      </w:pPr>
    </w:p>
    <w:p w14:paraId="164D6650" w14:textId="77777777" w:rsidR="00691CD8" w:rsidRPr="001F7CD1" w:rsidRDefault="00691CD8" w:rsidP="00691CD8">
      <w:pPr>
        <w:spacing w:before="60" w:after="60"/>
        <w:ind w:firstLine="2835"/>
        <w:rPr>
          <w:rFonts w:eastAsia="Calibri" w:cs="Times New Roman"/>
          <w:b/>
          <w:i/>
          <w:sz w:val="24"/>
          <w:szCs w:val="24"/>
          <w:lang w:val="en-US"/>
        </w:rPr>
      </w:pPr>
      <w:r w:rsidRPr="001F7CD1">
        <w:rPr>
          <w:rFonts w:eastAsia="Calibri" w:cs="Times New Roman"/>
          <w:b/>
          <w:i/>
          <w:sz w:val="24"/>
          <w:szCs w:val="24"/>
          <w:lang w:val="en-US"/>
        </w:rPr>
        <w:t>Thôi đừng nhớ gió heo may xao xác</w:t>
      </w:r>
    </w:p>
    <w:p w14:paraId="3246AE65" w14:textId="77777777" w:rsidR="00691CD8" w:rsidRPr="001F7CD1" w:rsidRDefault="00691CD8" w:rsidP="00691CD8">
      <w:pPr>
        <w:spacing w:before="60" w:after="60"/>
        <w:ind w:firstLine="2835"/>
        <w:rPr>
          <w:rFonts w:eastAsia="Calibri" w:cs="Times New Roman"/>
          <w:i/>
          <w:sz w:val="24"/>
          <w:szCs w:val="24"/>
          <w:lang w:val="en-US"/>
        </w:rPr>
      </w:pPr>
      <w:r w:rsidRPr="001F7CD1">
        <w:rPr>
          <w:rFonts w:eastAsia="Calibri" w:cs="Times New Roman"/>
          <w:i/>
          <w:sz w:val="24"/>
          <w:szCs w:val="24"/>
          <w:lang w:val="en-US"/>
        </w:rPr>
        <w:t>Thổi nao lòng trong sách giáo khoa xưa</w:t>
      </w:r>
    </w:p>
    <w:p w14:paraId="6BBD6660" w14:textId="77777777" w:rsidR="00691CD8" w:rsidRPr="001F7CD1" w:rsidRDefault="00691CD8" w:rsidP="00691CD8">
      <w:pPr>
        <w:spacing w:before="60" w:after="60"/>
        <w:ind w:firstLine="2835"/>
        <w:rPr>
          <w:rFonts w:eastAsia="Calibri" w:cs="Times New Roman"/>
          <w:i/>
          <w:sz w:val="24"/>
          <w:szCs w:val="24"/>
          <w:lang w:val="en-US"/>
        </w:rPr>
      </w:pPr>
      <w:r w:rsidRPr="001F7CD1">
        <w:rPr>
          <w:rFonts w:eastAsia="Calibri" w:cs="Times New Roman"/>
          <w:i/>
          <w:sz w:val="24"/>
          <w:szCs w:val="24"/>
          <w:lang w:val="en-US"/>
        </w:rPr>
        <w:t>Thầy cô ơi, xin người đừng già vội</w:t>
      </w:r>
    </w:p>
    <w:p w14:paraId="74330C12" w14:textId="77777777" w:rsidR="00691CD8" w:rsidRPr="001F7CD1" w:rsidRDefault="00691CD8" w:rsidP="00691CD8">
      <w:pPr>
        <w:spacing w:before="60" w:after="60"/>
        <w:ind w:firstLine="2835"/>
        <w:rPr>
          <w:rFonts w:eastAsia="Calibri" w:cs="Times New Roman"/>
          <w:i/>
          <w:sz w:val="24"/>
          <w:szCs w:val="24"/>
          <w:lang w:val="en-US"/>
        </w:rPr>
      </w:pPr>
      <w:r w:rsidRPr="001F7CD1">
        <w:rPr>
          <w:rFonts w:eastAsia="Calibri" w:cs="Times New Roman"/>
          <w:i/>
          <w:sz w:val="24"/>
          <w:szCs w:val="24"/>
          <w:lang w:val="en-US"/>
        </w:rPr>
        <w:t>Nụ cười hiền, mái tóc chớm màu mưa...</w:t>
      </w:r>
    </w:p>
    <w:p w14:paraId="217DC602" w14:textId="77777777" w:rsidR="00691CD8" w:rsidRPr="001F7CD1" w:rsidRDefault="00691CD8" w:rsidP="00691CD8">
      <w:pPr>
        <w:spacing w:before="60" w:after="60"/>
        <w:ind w:firstLine="2835"/>
        <w:rPr>
          <w:rFonts w:eastAsia="Calibri" w:cs="Times New Roman"/>
          <w:i/>
          <w:sz w:val="24"/>
          <w:szCs w:val="24"/>
          <w:lang w:val="en-US"/>
        </w:rPr>
      </w:pPr>
    </w:p>
    <w:p w14:paraId="6ED6BB4B" w14:textId="77777777" w:rsidR="00691CD8" w:rsidRPr="001F7CD1" w:rsidRDefault="00691CD8" w:rsidP="00691CD8">
      <w:pPr>
        <w:spacing w:before="60" w:after="60"/>
        <w:ind w:firstLine="2835"/>
        <w:rPr>
          <w:rFonts w:eastAsia="Calibri" w:cs="Times New Roman"/>
          <w:b/>
          <w:i/>
          <w:sz w:val="24"/>
          <w:szCs w:val="24"/>
          <w:lang w:val="en-US"/>
        </w:rPr>
      </w:pPr>
      <w:r w:rsidRPr="001F7CD1">
        <w:rPr>
          <w:rFonts w:eastAsia="Calibri" w:cs="Times New Roman"/>
          <w:b/>
          <w:i/>
          <w:sz w:val="24"/>
          <w:szCs w:val="24"/>
          <w:lang w:val="en-US"/>
        </w:rPr>
        <w:t>Thôi đừng xa mái trường như bóng mẹ</w:t>
      </w:r>
    </w:p>
    <w:p w14:paraId="51C32DB4" w14:textId="77777777" w:rsidR="00691CD8" w:rsidRPr="001F7CD1" w:rsidRDefault="00691CD8" w:rsidP="00691CD8">
      <w:pPr>
        <w:spacing w:before="60" w:after="60"/>
        <w:ind w:firstLine="2835"/>
        <w:rPr>
          <w:rFonts w:eastAsia="Calibri" w:cs="Times New Roman"/>
          <w:i/>
          <w:sz w:val="24"/>
          <w:szCs w:val="24"/>
          <w:lang w:val="en-US"/>
        </w:rPr>
      </w:pPr>
      <w:r w:rsidRPr="001F7CD1">
        <w:rPr>
          <w:rFonts w:eastAsia="Calibri" w:cs="Times New Roman"/>
          <w:i/>
          <w:sz w:val="24"/>
          <w:szCs w:val="24"/>
          <w:lang w:val="en-US"/>
        </w:rPr>
        <w:t>Lặng lẽ thương ta, dạy ta lớn thành người</w:t>
      </w:r>
    </w:p>
    <w:p w14:paraId="3915642B" w14:textId="77777777" w:rsidR="00691CD8" w:rsidRPr="001F7CD1" w:rsidRDefault="00691CD8" w:rsidP="00691CD8">
      <w:pPr>
        <w:spacing w:before="60" w:after="60"/>
        <w:ind w:firstLine="2835"/>
        <w:rPr>
          <w:rFonts w:eastAsia="Calibri" w:cs="Times New Roman"/>
          <w:i/>
          <w:sz w:val="24"/>
          <w:szCs w:val="24"/>
          <w:lang w:val="en-US"/>
        </w:rPr>
      </w:pPr>
      <w:r w:rsidRPr="001F7CD1">
        <w:rPr>
          <w:rFonts w:eastAsia="Calibri" w:cs="Times New Roman"/>
          <w:i/>
          <w:sz w:val="24"/>
          <w:szCs w:val="24"/>
          <w:lang w:val="en-US"/>
        </w:rPr>
        <w:t>Chao ôi nhớ, tấm bảng xanh bát ngát</w:t>
      </w:r>
    </w:p>
    <w:p w14:paraId="75D0788F" w14:textId="3F22E76F" w:rsidR="00691CD8" w:rsidRPr="001F7CD1" w:rsidRDefault="00691CD8" w:rsidP="00691CD8">
      <w:pPr>
        <w:spacing w:before="60" w:after="60"/>
        <w:ind w:firstLine="2835"/>
        <w:rPr>
          <w:rFonts w:eastAsia="Calibri" w:cs="Times New Roman"/>
          <w:i/>
          <w:sz w:val="24"/>
          <w:szCs w:val="24"/>
          <w:lang w:val="en-US"/>
        </w:rPr>
      </w:pPr>
      <w:r w:rsidRPr="001F7CD1">
        <w:rPr>
          <w:rFonts w:eastAsia="Calibri" w:cs="Times New Roman"/>
          <w:i/>
          <w:sz w:val="24"/>
          <w:szCs w:val="24"/>
          <w:lang w:val="en-US"/>
        </w:rPr>
        <w:t xml:space="preserve">Mở đường bay cho những tuổi đôi mươi... </w:t>
      </w:r>
    </w:p>
    <w:p w14:paraId="59ADF990" w14:textId="77777777" w:rsidR="00691CD8" w:rsidRPr="001F7CD1" w:rsidRDefault="00691CD8" w:rsidP="00691CD8">
      <w:pPr>
        <w:spacing w:before="60" w:after="60"/>
        <w:jc w:val="right"/>
        <w:rPr>
          <w:rFonts w:eastAsia="Calibri" w:cs="Times New Roman"/>
          <w:sz w:val="24"/>
          <w:szCs w:val="24"/>
          <w:lang w:val="en-US"/>
        </w:rPr>
      </w:pPr>
      <w:r w:rsidRPr="001F7CD1">
        <w:rPr>
          <w:rFonts w:eastAsia="Calibri" w:cs="Times New Roman"/>
          <w:sz w:val="24"/>
          <w:szCs w:val="24"/>
          <w:lang w:val="en-US"/>
        </w:rPr>
        <w:t>(Dẫn theo Tạp chí Thơ, Hội Nhà văn Việt Nam, số tháng 11,12 năm 2019, tr.60)</w:t>
      </w:r>
    </w:p>
    <w:p w14:paraId="024BEDA5" w14:textId="7E055192" w:rsidR="00691CD8" w:rsidRPr="001F7CD1" w:rsidRDefault="00252F19" w:rsidP="00691CD8">
      <w:pPr>
        <w:spacing w:before="60" w:after="60"/>
        <w:rPr>
          <w:rFonts w:eastAsia="Calibri" w:cs="Times New Roman"/>
          <w:i/>
          <w:sz w:val="24"/>
          <w:szCs w:val="24"/>
          <w:lang w:val="en-US"/>
        </w:rPr>
      </w:pPr>
      <w:r w:rsidRPr="001F7CD1">
        <w:rPr>
          <w:rFonts w:eastAsia="Calibri" w:cs="Times New Roman"/>
          <w:b/>
          <w:bCs/>
          <w:iCs/>
          <w:sz w:val="24"/>
          <w:szCs w:val="24"/>
          <w:lang w:val="en-US"/>
        </w:rPr>
        <w:t xml:space="preserve">* </w:t>
      </w:r>
      <w:r w:rsidR="00691CD8" w:rsidRPr="001F7CD1">
        <w:rPr>
          <w:rFonts w:eastAsia="Calibri" w:cs="Times New Roman"/>
          <w:b/>
          <w:bCs/>
          <w:iCs/>
          <w:sz w:val="24"/>
          <w:szCs w:val="24"/>
          <w:lang w:val="en-US"/>
        </w:rPr>
        <w:t>Chú thích</w:t>
      </w:r>
      <w:r w:rsidR="00691CD8" w:rsidRPr="001F7CD1">
        <w:rPr>
          <w:rFonts w:eastAsia="Calibri" w:cs="Times New Roman"/>
          <w:i/>
          <w:sz w:val="24"/>
          <w:szCs w:val="24"/>
          <w:lang w:val="en-US"/>
        </w:rPr>
        <w:t xml:space="preserve"> (1): Tác giả Trần Nhuận Minh, sinh năm 1944 tại Hải Dương, là nhà thơ có vị trí quan trọng trong nền văn học Việt Nam hiện đại. Ông được tặng Giải thưởng Nhà nước về Văn học Nghệ thuật năm 2007.</w:t>
      </w:r>
    </w:p>
    <w:p w14:paraId="35E88EBC" w14:textId="77777777" w:rsidR="00691CD8" w:rsidRPr="001F7CD1" w:rsidRDefault="00691CD8" w:rsidP="00691CD8">
      <w:pPr>
        <w:spacing w:before="60" w:after="60"/>
        <w:rPr>
          <w:rFonts w:eastAsia="Calibri" w:cs="Times New Roman"/>
          <w:b/>
          <w:sz w:val="24"/>
          <w:szCs w:val="24"/>
          <w:lang w:val="en-US"/>
        </w:rPr>
      </w:pPr>
      <w:r w:rsidRPr="001F7CD1">
        <w:rPr>
          <w:rFonts w:eastAsia="Calibri" w:cs="Times New Roman"/>
          <w:b/>
          <w:sz w:val="24"/>
          <w:szCs w:val="24"/>
          <w:lang w:val="en-US"/>
        </w:rPr>
        <w:t>Thực hiện các yêu cầu từ câu 1 đến câu 5:</w:t>
      </w:r>
    </w:p>
    <w:p w14:paraId="35B89A31" w14:textId="77777777" w:rsidR="00691CD8" w:rsidRPr="001F7CD1" w:rsidRDefault="00691CD8" w:rsidP="00691CD8">
      <w:pPr>
        <w:spacing w:before="60" w:after="60"/>
        <w:rPr>
          <w:rFonts w:eastAsia="Calibri" w:cs="Times New Roman"/>
          <w:sz w:val="24"/>
          <w:szCs w:val="24"/>
          <w:lang w:val="en-US"/>
        </w:rPr>
      </w:pPr>
      <w:r w:rsidRPr="001F7CD1">
        <w:rPr>
          <w:rFonts w:eastAsia="Calibri" w:cs="Times New Roman"/>
          <w:b/>
          <w:sz w:val="24"/>
          <w:szCs w:val="24"/>
          <w:lang w:val="en-US"/>
        </w:rPr>
        <w:t>Câu 1.</w:t>
      </w:r>
      <w:r w:rsidRPr="001F7CD1">
        <w:rPr>
          <w:rFonts w:eastAsia="Calibri" w:cs="Times New Roman"/>
          <w:sz w:val="24"/>
          <w:szCs w:val="24"/>
          <w:lang w:val="en-US"/>
        </w:rPr>
        <w:t xml:space="preserve"> Xác định thể thơ của văn bản.</w:t>
      </w:r>
    </w:p>
    <w:p w14:paraId="060016C2" w14:textId="77777777" w:rsidR="00691CD8" w:rsidRPr="001F7CD1" w:rsidRDefault="00691CD8" w:rsidP="00691CD8">
      <w:pPr>
        <w:spacing w:before="60" w:after="60"/>
        <w:rPr>
          <w:rFonts w:eastAsia="Calibri" w:cs="Times New Roman"/>
          <w:sz w:val="24"/>
          <w:szCs w:val="24"/>
          <w:lang w:val="en-US"/>
        </w:rPr>
      </w:pPr>
      <w:r w:rsidRPr="001F7CD1">
        <w:rPr>
          <w:rFonts w:eastAsia="Calibri" w:cs="Times New Roman"/>
          <w:b/>
          <w:sz w:val="24"/>
          <w:szCs w:val="24"/>
          <w:lang w:val="en-US"/>
        </w:rPr>
        <w:t>Câu 2.</w:t>
      </w:r>
      <w:r w:rsidRPr="001F7CD1">
        <w:rPr>
          <w:rFonts w:eastAsia="Calibri" w:cs="Times New Roman"/>
          <w:sz w:val="24"/>
          <w:szCs w:val="24"/>
          <w:lang w:val="en-US"/>
        </w:rPr>
        <w:t xml:space="preserve"> Liệt kê một số từ ngữ, hình ảnh trong văn bản miêu tả kí ức tuổi học trò.</w:t>
      </w:r>
    </w:p>
    <w:p w14:paraId="4C75B27E" w14:textId="7D5B5278" w:rsidR="00691CD8" w:rsidRPr="001F7CD1" w:rsidRDefault="00691CD8" w:rsidP="00691CD8">
      <w:pPr>
        <w:spacing w:before="60" w:after="60"/>
        <w:rPr>
          <w:rFonts w:eastAsia="Calibri" w:cs="Times New Roman"/>
          <w:sz w:val="24"/>
          <w:szCs w:val="24"/>
          <w:lang w:val="en-US"/>
        </w:rPr>
      </w:pPr>
      <w:r w:rsidRPr="001F7CD1">
        <w:rPr>
          <w:rFonts w:eastAsia="Calibri" w:cs="Times New Roman"/>
          <w:b/>
          <w:sz w:val="24"/>
          <w:szCs w:val="24"/>
          <w:lang w:val="en-US"/>
        </w:rPr>
        <w:t>Câu 3.</w:t>
      </w:r>
      <w:r w:rsidRPr="001F7CD1">
        <w:rPr>
          <w:rFonts w:eastAsia="Calibri" w:cs="Times New Roman"/>
          <w:sz w:val="24"/>
          <w:szCs w:val="24"/>
          <w:lang w:val="en-US"/>
        </w:rPr>
        <w:t xml:space="preserve"> Phân tích hiệu quả của biện pháp nghệ thuật được sử dụng trong các dòng thơ in đậm.</w:t>
      </w:r>
    </w:p>
    <w:p w14:paraId="5A4D7772" w14:textId="77777777" w:rsidR="00691CD8" w:rsidRPr="001F7CD1" w:rsidRDefault="00691CD8" w:rsidP="00691CD8">
      <w:pPr>
        <w:spacing w:before="60" w:after="60"/>
        <w:rPr>
          <w:rFonts w:eastAsia="Calibri" w:cs="Times New Roman"/>
          <w:sz w:val="24"/>
          <w:szCs w:val="24"/>
          <w:lang w:val="en-US"/>
        </w:rPr>
      </w:pPr>
      <w:r w:rsidRPr="001F7CD1">
        <w:rPr>
          <w:rFonts w:eastAsia="Calibri" w:cs="Times New Roman"/>
          <w:b/>
          <w:sz w:val="24"/>
          <w:szCs w:val="24"/>
          <w:lang w:val="en-US"/>
        </w:rPr>
        <w:t>Câu 4.</w:t>
      </w:r>
      <w:r w:rsidRPr="001F7CD1">
        <w:rPr>
          <w:rFonts w:eastAsia="Calibri" w:cs="Times New Roman"/>
          <w:sz w:val="24"/>
          <w:szCs w:val="24"/>
          <w:lang w:val="en-US"/>
        </w:rPr>
        <w:t xml:space="preserve"> Nhận xét về tình cảm của nhân vật trữ tình được thể hiện trong văn bản.</w:t>
      </w:r>
    </w:p>
    <w:p w14:paraId="68EC2AED" w14:textId="77777777" w:rsidR="00691CD8" w:rsidRPr="001F7CD1" w:rsidRDefault="00691CD8" w:rsidP="00691CD8">
      <w:pPr>
        <w:spacing w:before="60" w:after="60"/>
        <w:rPr>
          <w:rFonts w:eastAsia="Calibri" w:cs="Times New Roman"/>
          <w:sz w:val="24"/>
          <w:szCs w:val="24"/>
          <w:lang w:val="en-US"/>
        </w:rPr>
      </w:pPr>
      <w:r w:rsidRPr="001F7CD1">
        <w:rPr>
          <w:rFonts w:eastAsia="Calibri" w:cs="Times New Roman"/>
          <w:b/>
          <w:sz w:val="24"/>
          <w:szCs w:val="24"/>
          <w:lang w:val="en-US"/>
        </w:rPr>
        <w:t>Câu 5.</w:t>
      </w:r>
      <w:r w:rsidRPr="001F7CD1">
        <w:rPr>
          <w:rFonts w:eastAsia="Calibri" w:cs="Times New Roman"/>
          <w:sz w:val="24"/>
          <w:szCs w:val="24"/>
          <w:lang w:val="en-US"/>
        </w:rPr>
        <w:t xml:space="preserve"> Từ nội dung văn bản, anh/chị hãy rút ra bài học về cách ứng xử của bản thân đối với quá khứ và những giá trị tinh thần cao đẹp.</w:t>
      </w:r>
    </w:p>
    <w:p w14:paraId="154510ED" w14:textId="77777777" w:rsidR="00691CD8" w:rsidRPr="001F7CD1" w:rsidRDefault="00691CD8" w:rsidP="00691CD8">
      <w:pPr>
        <w:spacing w:before="60" w:after="60"/>
        <w:rPr>
          <w:rFonts w:eastAsia="Calibri" w:cs="Times New Roman"/>
          <w:sz w:val="24"/>
          <w:szCs w:val="24"/>
          <w:lang w:val="en-US"/>
        </w:rPr>
      </w:pPr>
    </w:p>
    <w:p w14:paraId="1B22BDA7" w14:textId="53457EE2" w:rsidR="00FD6FD9" w:rsidRPr="001F7CD1" w:rsidRDefault="00F7325B" w:rsidP="00691CD8">
      <w:pPr>
        <w:spacing w:before="60" w:after="60"/>
        <w:rPr>
          <w:rFonts w:eastAsia="Calibri" w:cs="Times New Roman"/>
          <w:b/>
          <w:bCs/>
          <w:sz w:val="24"/>
          <w:szCs w:val="24"/>
          <w:u w:val="single"/>
          <w:lang w:val="en-US"/>
        </w:rPr>
      </w:pPr>
      <w:r w:rsidRPr="001F7CD1">
        <w:rPr>
          <w:rFonts w:eastAsia="Calibri" w:cs="Times New Roman"/>
          <w:b/>
          <w:bCs/>
          <w:sz w:val="24"/>
          <w:szCs w:val="24"/>
          <w:u w:val="single"/>
          <w:lang w:val="en-US"/>
        </w:rPr>
        <w:lastRenderedPageBreak/>
        <w:t>ĐỀ 7</w:t>
      </w:r>
    </w:p>
    <w:p w14:paraId="03CA5784" w14:textId="77777777" w:rsidR="00F7325B" w:rsidRPr="001F7CD1" w:rsidRDefault="00F7325B" w:rsidP="00F7325B">
      <w:pPr>
        <w:spacing w:before="60" w:after="60"/>
        <w:rPr>
          <w:rFonts w:eastAsia="Calibri" w:cs="Times New Roman"/>
          <w:b/>
          <w:iCs/>
          <w:sz w:val="24"/>
          <w:szCs w:val="24"/>
          <w:lang w:val="en-US"/>
        </w:rPr>
      </w:pPr>
      <w:r w:rsidRPr="001F7CD1">
        <w:rPr>
          <w:rFonts w:eastAsia="Calibri" w:cs="Times New Roman"/>
          <w:b/>
          <w:iCs/>
          <w:sz w:val="24"/>
          <w:szCs w:val="24"/>
          <w:lang w:val="en-US"/>
        </w:rPr>
        <w:t>Đọc văn bản:</w:t>
      </w:r>
    </w:p>
    <w:p w14:paraId="048C1DED" w14:textId="77777777" w:rsidR="00F7325B" w:rsidRPr="001F7CD1" w:rsidRDefault="00F7325B" w:rsidP="00F7325B">
      <w:pPr>
        <w:spacing w:before="60" w:after="60"/>
        <w:ind w:firstLine="3402"/>
        <w:rPr>
          <w:rFonts w:eastAsia="Calibri" w:cs="Times New Roman"/>
          <w:b/>
          <w:bCs/>
          <w:sz w:val="24"/>
          <w:szCs w:val="24"/>
          <w:lang w:val="en-US"/>
        </w:rPr>
      </w:pPr>
      <w:r w:rsidRPr="001F7CD1">
        <w:rPr>
          <w:rFonts w:eastAsia="Calibri" w:cs="Times New Roman"/>
          <w:b/>
          <w:bCs/>
          <w:sz w:val="24"/>
          <w:szCs w:val="24"/>
          <w:lang w:val="en-US"/>
        </w:rPr>
        <w:t>CẢNH KHUYA</w:t>
      </w:r>
    </w:p>
    <w:p w14:paraId="0E64BEB4" w14:textId="77777777" w:rsidR="00F7325B" w:rsidRPr="001F7CD1" w:rsidRDefault="00F7325B" w:rsidP="00F7325B">
      <w:pPr>
        <w:spacing w:before="60" w:after="60"/>
        <w:ind w:firstLine="3402"/>
        <w:rPr>
          <w:rFonts w:eastAsia="Calibri" w:cs="Times New Roman"/>
          <w:b/>
          <w:bCs/>
          <w:sz w:val="24"/>
          <w:szCs w:val="24"/>
          <w:lang w:val="en-US"/>
        </w:rPr>
      </w:pPr>
      <w:r w:rsidRPr="001F7CD1">
        <w:rPr>
          <w:rFonts w:eastAsia="Calibri" w:cs="Times New Roman"/>
          <w:b/>
          <w:bCs/>
          <w:sz w:val="24"/>
          <w:szCs w:val="24"/>
          <w:lang w:val="en-US"/>
        </w:rPr>
        <w:t xml:space="preserve">                                    (HỒ CHÍ MINH)</w:t>
      </w:r>
    </w:p>
    <w:p w14:paraId="49F4BC4F" w14:textId="77777777" w:rsidR="00F7325B" w:rsidRPr="001F7CD1" w:rsidRDefault="00F7325B" w:rsidP="00F7325B">
      <w:pPr>
        <w:spacing w:before="60" w:after="60"/>
        <w:ind w:firstLine="2694"/>
        <w:rPr>
          <w:rFonts w:eastAsia="Calibri" w:cs="Times New Roman"/>
          <w:bCs/>
          <w:i/>
          <w:sz w:val="24"/>
          <w:szCs w:val="24"/>
          <w:lang w:val="en-US"/>
        </w:rPr>
      </w:pPr>
      <w:r w:rsidRPr="001F7CD1">
        <w:rPr>
          <w:rFonts w:eastAsia="Calibri" w:cs="Times New Roman"/>
          <w:bCs/>
          <w:i/>
          <w:sz w:val="24"/>
          <w:szCs w:val="24"/>
          <w:lang w:val="en-US"/>
        </w:rPr>
        <w:t>Tiếng suối trong như tiếng hát xa,</w:t>
      </w:r>
    </w:p>
    <w:p w14:paraId="4CE8F006" w14:textId="77777777" w:rsidR="00F7325B" w:rsidRPr="001F7CD1" w:rsidRDefault="00F7325B" w:rsidP="00F7325B">
      <w:pPr>
        <w:spacing w:before="60" w:after="60"/>
        <w:ind w:firstLine="2694"/>
        <w:rPr>
          <w:rFonts w:eastAsia="Calibri" w:cs="Times New Roman"/>
          <w:bCs/>
          <w:i/>
          <w:sz w:val="24"/>
          <w:szCs w:val="24"/>
          <w:lang w:val="en-US"/>
        </w:rPr>
      </w:pPr>
      <w:r w:rsidRPr="001F7CD1">
        <w:rPr>
          <w:rFonts w:eastAsia="Calibri" w:cs="Times New Roman"/>
          <w:bCs/>
          <w:i/>
          <w:sz w:val="24"/>
          <w:szCs w:val="24"/>
          <w:lang w:val="en-US"/>
        </w:rPr>
        <w:t>Trăng lồng cổ thụ bóng lồng hoa.</w:t>
      </w:r>
    </w:p>
    <w:p w14:paraId="1F4D0168" w14:textId="44DEA3EA" w:rsidR="00F7325B" w:rsidRPr="001F7CD1" w:rsidRDefault="00F7325B" w:rsidP="00F7325B">
      <w:pPr>
        <w:spacing w:before="60" w:after="60"/>
        <w:ind w:firstLine="2694"/>
        <w:rPr>
          <w:rFonts w:eastAsia="Calibri" w:cs="Times New Roman"/>
          <w:bCs/>
          <w:i/>
          <w:sz w:val="24"/>
          <w:szCs w:val="24"/>
          <w:lang w:val="en-US"/>
        </w:rPr>
      </w:pPr>
      <w:r w:rsidRPr="001F7CD1">
        <w:rPr>
          <w:rFonts w:eastAsia="Calibri" w:cs="Times New Roman"/>
          <w:bCs/>
          <w:i/>
          <w:sz w:val="24"/>
          <w:szCs w:val="24"/>
          <w:lang w:val="en-US"/>
        </w:rPr>
        <w:t>Cảnh khuya như vẽ người chưa ngủ,</w:t>
      </w:r>
    </w:p>
    <w:p w14:paraId="683BA37C" w14:textId="2C431DF4" w:rsidR="00F7325B" w:rsidRPr="001F7CD1" w:rsidRDefault="00F7325B" w:rsidP="00F7325B">
      <w:pPr>
        <w:spacing w:before="60" w:after="60"/>
        <w:ind w:firstLine="2694"/>
        <w:rPr>
          <w:rFonts w:eastAsia="Calibri" w:cs="Times New Roman"/>
          <w:bCs/>
          <w:i/>
          <w:sz w:val="24"/>
          <w:szCs w:val="24"/>
          <w:lang w:val="en-US"/>
        </w:rPr>
      </w:pPr>
      <w:r w:rsidRPr="001F7CD1">
        <w:rPr>
          <w:rFonts w:eastAsia="Calibri" w:cs="Times New Roman"/>
          <w:bCs/>
          <w:i/>
          <w:sz w:val="24"/>
          <w:szCs w:val="24"/>
          <w:lang w:val="en-US"/>
        </w:rPr>
        <w:t>Chưa ngủ vì lo nỗi nước nhà.</w:t>
      </w:r>
    </w:p>
    <w:p w14:paraId="52FBA86F" w14:textId="77777777" w:rsidR="00F7325B" w:rsidRPr="001F7CD1" w:rsidRDefault="00F7325B" w:rsidP="00F7325B">
      <w:pPr>
        <w:spacing w:before="60" w:after="60"/>
        <w:ind w:firstLine="3119"/>
        <w:rPr>
          <w:rFonts w:eastAsia="Calibri" w:cs="Times New Roman"/>
          <w:b/>
          <w:bCs/>
          <w:sz w:val="24"/>
          <w:szCs w:val="24"/>
          <w:lang w:val="en-US"/>
        </w:rPr>
      </w:pPr>
      <w:r w:rsidRPr="001F7CD1">
        <w:rPr>
          <w:rFonts w:eastAsia="Calibri" w:cs="Times New Roman"/>
          <w:b/>
          <w:bCs/>
          <w:sz w:val="24"/>
          <w:szCs w:val="24"/>
          <w:lang w:val="en-US"/>
        </w:rPr>
        <w:t xml:space="preserve">                                     1947</w:t>
      </w:r>
    </w:p>
    <w:p w14:paraId="1B7982BE" w14:textId="77777777" w:rsidR="00F7325B" w:rsidRPr="001F7CD1" w:rsidRDefault="00F7325B" w:rsidP="00F7325B">
      <w:pPr>
        <w:spacing w:before="60" w:after="60"/>
        <w:ind w:firstLine="3402"/>
        <w:rPr>
          <w:rFonts w:eastAsia="Calibri" w:cs="Times New Roman"/>
          <w:sz w:val="24"/>
          <w:szCs w:val="24"/>
          <w:lang w:val="en-US"/>
        </w:rPr>
      </w:pPr>
      <w:r w:rsidRPr="001F7CD1">
        <w:rPr>
          <w:rFonts w:eastAsia="Calibri" w:cs="Times New Roman"/>
          <w:sz w:val="24"/>
          <w:szCs w:val="24"/>
          <w:lang w:val="en-US"/>
        </w:rPr>
        <w:t xml:space="preserve"> (Thơ Hồ Chủ Tịch, NXB Văn học, Hà Nội 1967, tr 40)</w:t>
      </w:r>
    </w:p>
    <w:p w14:paraId="1F997364" w14:textId="77777777" w:rsidR="00F7325B" w:rsidRPr="001F7CD1" w:rsidRDefault="00F7325B" w:rsidP="00F7325B">
      <w:pPr>
        <w:spacing w:before="60" w:after="60"/>
        <w:rPr>
          <w:rFonts w:eastAsia="Calibri" w:cs="Times New Roman"/>
          <w:b/>
          <w:sz w:val="24"/>
          <w:szCs w:val="24"/>
          <w:lang w:val="en-US"/>
        </w:rPr>
      </w:pPr>
      <w:r w:rsidRPr="001F7CD1">
        <w:rPr>
          <w:rFonts w:eastAsia="Calibri" w:cs="Times New Roman"/>
          <w:b/>
          <w:sz w:val="24"/>
          <w:szCs w:val="24"/>
          <w:lang w:val="en-US"/>
        </w:rPr>
        <w:t xml:space="preserve">Thực hiện các yêu cầu: </w:t>
      </w:r>
    </w:p>
    <w:p w14:paraId="5CEC77ED" w14:textId="77777777" w:rsidR="00F7325B" w:rsidRPr="001F7CD1" w:rsidRDefault="00F7325B" w:rsidP="00F7325B">
      <w:pPr>
        <w:spacing w:before="60" w:after="60"/>
        <w:rPr>
          <w:rFonts w:eastAsia="Calibri" w:cs="Times New Roman"/>
          <w:sz w:val="24"/>
          <w:szCs w:val="24"/>
          <w:lang w:val="en-US"/>
        </w:rPr>
      </w:pPr>
      <w:r w:rsidRPr="001F7CD1">
        <w:rPr>
          <w:rFonts w:eastAsia="Calibri" w:cs="Times New Roman"/>
          <w:b/>
          <w:bCs/>
          <w:sz w:val="24"/>
          <w:szCs w:val="24"/>
          <w:lang w:val="en-US"/>
        </w:rPr>
        <w:t xml:space="preserve">Câu 1. </w:t>
      </w:r>
      <w:r w:rsidRPr="001F7CD1">
        <w:rPr>
          <w:rFonts w:eastAsia="Calibri" w:cs="Times New Roman"/>
          <w:sz w:val="24"/>
          <w:szCs w:val="24"/>
          <w:lang w:val="en-US"/>
        </w:rPr>
        <w:t>Xác định thể thơ của bài thơ</w:t>
      </w:r>
    </w:p>
    <w:p w14:paraId="76C1AC91" w14:textId="77777777" w:rsidR="00F7325B" w:rsidRPr="001F7CD1" w:rsidRDefault="00F7325B" w:rsidP="00F7325B">
      <w:pPr>
        <w:spacing w:before="60" w:after="60"/>
        <w:rPr>
          <w:rFonts w:eastAsia="Calibri" w:cs="Times New Roman"/>
          <w:sz w:val="24"/>
          <w:szCs w:val="24"/>
          <w:lang w:val="en-US"/>
        </w:rPr>
      </w:pPr>
      <w:r w:rsidRPr="001F7CD1">
        <w:rPr>
          <w:rFonts w:eastAsia="Calibri" w:cs="Times New Roman"/>
          <w:b/>
          <w:bCs/>
          <w:sz w:val="24"/>
          <w:szCs w:val="24"/>
          <w:lang w:val="en-US"/>
        </w:rPr>
        <w:t xml:space="preserve">Câu 2. </w:t>
      </w:r>
      <w:r w:rsidRPr="001F7CD1">
        <w:rPr>
          <w:rFonts w:eastAsia="Calibri" w:cs="Times New Roman"/>
          <w:sz w:val="24"/>
          <w:szCs w:val="24"/>
          <w:lang w:val="en-US"/>
        </w:rPr>
        <w:t>Liệt kê 03 hình ảnh thiên nhiên trong bài thơ.</w:t>
      </w:r>
    </w:p>
    <w:p w14:paraId="7F061EF9" w14:textId="77777777" w:rsidR="00F7325B" w:rsidRPr="001F7CD1" w:rsidRDefault="00F7325B" w:rsidP="00F7325B">
      <w:pPr>
        <w:spacing w:before="60" w:after="60"/>
        <w:rPr>
          <w:rFonts w:eastAsia="Calibri" w:cs="Times New Roman"/>
          <w:sz w:val="24"/>
          <w:szCs w:val="24"/>
          <w:lang w:val="en-US"/>
        </w:rPr>
      </w:pPr>
      <w:r w:rsidRPr="001F7CD1">
        <w:rPr>
          <w:rFonts w:eastAsia="Calibri" w:cs="Times New Roman"/>
          <w:b/>
          <w:bCs/>
          <w:sz w:val="24"/>
          <w:szCs w:val="24"/>
          <w:lang w:val="en-US"/>
        </w:rPr>
        <w:t xml:space="preserve">Câu 3. </w:t>
      </w:r>
      <w:r w:rsidRPr="001F7CD1">
        <w:rPr>
          <w:rFonts w:eastAsia="Calibri" w:cs="Times New Roman"/>
          <w:sz w:val="24"/>
          <w:szCs w:val="24"/>
          <w:lang w:val="en-US"/>
        </w:rPr>
        <w:t>Chỉ ra sự vận động của hình ảnh thơ từ hai câu đầu đến hai câu sau trong bài thơ.</w:t>
      </w:r>
    </w:p>
    <w:p w14:paraId="28DF30AB" w14:textId="77777777" w:rsidR="00F7325B" w:rsidRPr="001F7CD1" w:rsidRDefault="00F7325B" w:rsidP="00F7325B">
      <w:pPr>
        <w:spacing w:before="60" w:after="60"/>
        <w:rPr>
          <w:rFonts w:eastAsia="Calibri" w:cs="Times New Roman"/>
          <w:sz w:val="24"/>
          <w:szCs w:val="24"/>
          <w:lang w:val="en-US"/>
        </w:rPr>
      </w:pPr>
      <w:r w:rsidRPr="001F7CD1">
        <w:rPr>
          <w:rFonts w:eastAsia="Calibri" w:cs="Times New Roman"/>
          <w:b/>
          <w:bCs/>
          <w:sz w:val="24"/>
          <w:szCs w:val="24"/>
          <w:lang w:val="en-US"/>
        </w:rPr>
        <w:t xml:space="preserve">Câu 4. </w:t>
      </w:r>
      <w:r w:rsidRPr="001F7CD1">
        <w:rPr>
          <w:rFonts w:eastAsia="Calibri" w:cs="Times New Roman"/>
          <w:sz w:val="24"/>
          <w:szCs w:val="24"/>
          <w:lang w:val="en-US"/>
        </w:rPr>
        <w:t xml:space="preserve">Phân tích tác dụng của biện pháp tu từ so sánh trong câu thơ: </w:t>
      </w:r>
      <w:r w:rsidRPr="001F7CD1">
        <w:rPr>
          <w:rFonts w:eastAsia="Calibri" w:cs="Times New Roman"/>
          <w:i/>
          <w:sz w:val="24"/>
          <w:szCs w:val="24"/>
          <w:lang w:val="en-US"/>
        </w:rPr>
        <w:t>Tiếng suối trong như tiếng hát xa</w:t>
      </w:r>
      <w:r w:rsidRPr="001F7CD1">
        <w:rPr>
          <w:rFonts w:eastAsia="Calibri" w:cs="Times New Roman"/>
          <w:sz w:val="24"/>
          <w:szCs w:val="24"/>
          <w:lang w:val="en-US"/>
        </w:rPr>
        <w:t>.</w:t>
      </w:r>
    </w:p>
    <w:p w14:paraId="155ACD7E" w14:textId="11DC9BC1" w:rsidR="00F7325B" w:rsidRPr="001F7CD1" w:rsidRDefault="00F7325B" w:rsidP="00F7325B">
      <w:pPr>
        <w:spacing w:before="60" w:after="60"/>
        <w:rPr>
          <w:rFonts w:eastAsia="Calibri" w:cs="Times New Roman"/>
          <w:sz w:val="24"/>
          <w:szCs w:val="24"/>
          <w:lang w:val="en-US"/>
        </w:rPr>
      </w:pPr>
      <w:r w:rsidRPr="001F7CD1">
        <w:rPr>
          <w:rFonts w:eastAsia="Calibri" w:cs="Times New Roman"/>
          <w:b/>
          <w:bCs/>
          <w:sz w:val="24"/>
          <w:szCs w:val="24"/>
          <w:lang w:val="en-US"/>
        </w:rPr>
        <w:t xml:space="preserve">Câu </w:t>
      </w:r>
      <w:r w:rsidR="0093350C" w:rsidRPr="001F7CD1">
        <w:rPr>
          <w:rFonts w:eastAsia="Calibri" w:cs="Times New Roman"/>
          <w:b/>
          <w:bCs/>
          <w:sz w:val="24"/>
          <w:szCs w:val="24"/>
          <w:lang w:val="en-US"/>
        </w:rPr>
        <w:t>4.1</w:t>
      </w:r>
      <w:r w:rsidRPr="001F7CD1">
        <w:rPr>
          <w:rFonts w:eastAsia="Calibri" w:cs="Times New Roman"/>
          <w:sz w:val="24"/>
          <w:szCs w:val="24"/>
          <w:lang w:val="en-US"/>
        </w:rPr>
        <w:t>. Nhận xét vẻ đẹp tâm hồn nhân vật trữ tình trong bài thơ.</w:t>
      </w:r>
    </w:p>
    <w:p w14:paraId="578A052F" w14:textId="30DFC443" w:rsidR="00F7325B" w:rsidRPr="001F7CD1" w:rsidRDefault="00F7325B" w:rsidP="00F7325B">
      <w:pPr>
        <w:spacing w:before="60" w:after="60"/>
        <w:rPr>
          <w:rFonts w:eastAsia="Calibri" w:cs="Times New Roman"/>
          <w:sz w:val="24"/>
          <w:szCs w:val="24"/>
          <w:lang w:val="en-US"/>
        </w:rPr>
      </w:pPr>
      <w:r w:rsidRPr="001F7CD1">
        <w:rPr>
          <w:rFonts w:eastAsia="Calibri" w:cs="Times New Roman"/>
          <w:b/>
          <w:bCs/>
          <w:sz w:val="24"/>
          <w:szCs w:val="24"/>
          <w:lang w:val="en-US"/>
        </w:rPr>
        <w:t xml:space="preserve">Câu </w:t>
      </w:r>
      <w:r w:rsidR="0093350C" w:rsidRPr="001F7CD1">
        <w:rPr>
          <w:rFonts w:eastAsia="Calibri" w:cs="Times New Roman"/>
          <w:b/>
          <w:bCs/>
          <w:sz w:val="24"/>
          <w:szCs w:val="24"/>
          <w:lang w:val="en-US"/>
        </w:rPr>
        <w:t>5</w:t>
      </w:r>
      <w:r w:rsidRPr="001F7CD1">
        <w:rPr>
          <w:rFonts w:eastAsia="Calibri" w:cs="Times New Roman"/>
          <w:sz w:val="24"/>
          <w:szCs w:val="24"/>
          <w:lang w:val="en-US"/>
        </w:rPr>
        <w:t xml:space="preserve">. Nhà thơ Nguyễn Trãi ở thế kỉ XV cũng đã từng luôn thao thức: </w:t>
      </w:r>
      <w:r w:rsidRPr="001F7CD1">
        <w:rPr>
          <w:rFonts w:eastAsia="Calibri" w:cs="Times New Roman"/>
          <w:i/>
          <w:sz w:val="24"/>
          <w:szCs w:val="24"/>
          <w:lang w:val="en-US"/>
        </w:rPr>
        <w:t>Bui một tấc lòng ưu ái cũ/ Đêm ngày cuồn cuộn nước triều đông</w:t>
      </w:r>
      <w:r w:rsidRPr="001F7CD1">
        <w:rPr>
          <w:rFonts w:eastAsia="Calibri" w:cs="Times New Roman"/>
          <w:sz w:val="24"/>
          <w:szCs w:val="24"/>
          <w:lang w:val="en-US"/>
        </w:rPr>
        <w:t xml:space="preserve"> (</w:t>
      </w:r>
      <w:r w:rsidRPr="001F7CD1">
        <w:rPr>
          <w:rFonts w:eastAsia="Calibri" w:cs="Times New Roman"/>
          <w:i/>
          <w:sz w:val="24"/>
          <w:szCs w:val="24"/>
          <w:lang w:val="en-US"/>
        </w:rPr>
        <w:t>Thuật hứng 5</w:t>
      </w:r>
      <w:r w:rsidRPr="001F7CD1">
        <w:rPr>
          <w:rFonts w:eastAsia="Calibri" w:cs="Times New Roman"/>
          <w:sz w:val="24"/>
          <w:szCs w:val="24"/>
          <w:lang w:val="en-US"/>
        </w:rPr>
        <w:t xml:space="preserve">, tập thơ </w:t>
      </w:r>
      <w:r w:rsidRPr="001F7CD1">
        <w:rPr>
          <w:rFonts w:eastAsia="Calibri" w:cs="Times New Roman"/>
          <w:i/>
          <w:sz w:val="24"/>
          <w:szCs w:val="24"/>
          <w:lang w:val="en-US"/>
        </w:rPr>
        <w:t>Quốc âm thi tập</w:t>
      </w:r>
      <w:r w:rsidRPr="001F7CD1">
        <w:rPr>
          <w:rFonts w:eastAsia="Calibri" w:cs="Times New Roman"/>
          <w:sz w:val="24"/>
          <w:szCs w:val="24"/>
          <w:lang w:val="en-US"/>
        </w:rPr>
        <w:t xml:space="preserve">); nay Hồ Chí Minh cũng: </w:t>
      </w:r>
      <w:r w:rsidRPr="001F7CD1">
        <w:rPr>
          <w:rFonts w:eastAsia="Calibri" w:cs="Times New Roman"/>
          <w:i/>
          <w:sz w:val="24"/>
          <w:szCs w:val="24"/>
          <w:lang w:val="en-US"/>
        </w:rPr>
        <w:t>Chưa ngủ vì lo nỗi nước nhà</w:t>
      </w:r>
      <w:r w:rsidRPr="001F7CD1">
        <w:rPr>
          <w:rFonts w:eastAsia="Calibri" w:cs="Times New Roman"/>
          <w:sz w:val="24"/>
          <w:szCs w:val="24"/>
          <w:lang w:val="en-US"/>
        </w:rPr>
        <w:t>. Anh/ chị hãy trình bày suy nghĩ của bản thân về ý nghĩa của sự gặp gỡ đó. (Trình bày từ 5 đến 7 dòng)</w:t>
      </w:r>
    </w:p>
    <w:p w14:paraId="1B4B3F57" w14:textId="77777777" w:rsidR="00F7325B" w:rsidRPr="001F7CD1" w:rsidRDefault="00F7325B" w:rsidP="00691CD8">
      <w:pPr>
        <w:spacing w:before="60" w:after="60"/>
        <w:rPr>
          <w:rFonts w:eastAsia="Calibri" w:cs="Times New Roman"/>
          <w:sz w:val="24"/>
          <w:szCs w:val="24"/>
          <w:lang w:val="en-US"/>
        </w:rPr>
      </w:pPr>
    </w:p>
    <w:p w14:paraId="64CC6382" w14:textId="397B3B6F" w:rsidR="00AD6C65" w:rsidRPr="001F7CD1" w:rsidRDefault="00AD6C65" w:rsidP="00691CD8">
      <w:pPr>
        <w:spacing w:before="60" w:after="60"/>
        <w:rPr>
          <w:rFonts w:eastAsia="Calibri" w:cs="Times New Roman"/>
          <w:b/>
          <w:bCs/>
          <w:sz w:val="24"/>
          <w:szCs w:val="24"/>
          <w:u w:val="single"/>
          <w:lang w:val="en-US"/>
        </w:rPr>
      </w:pPr>
      <w:r w:rsidRPr="001F7CD1">
        <w:rPr>
          <w:rFonts w:eastAsia="Calibri" w:cs="Times New Roman"/>
          <w:b/>
          <w:bCs/>
          <w:sz w:val="24"/>
          <w:szCs w:val="24"/>
          <w:u w:val="single"/>
          <w:lang w:val="en-US"/>
        </w:rPr>
        <w:t>ĐỀ 8</w:t>
      </w:r>
    </w:p>
    <w:p w14:paraId="41C56614" w14:textId="77777777" w:rsidR="00AD6C65" w:rsidRPr="001F7CD1" w:rsidRDefault="00AD6C65" w:rsidP="00AD6C65">
      <w:pPr>
        <w:spacing w:before="60" w:after="60"/>
        <w:rPr>
          <w:rFonts w:eastAsia="Calibri" w:cs="Times New Roman"/>
          <w:iCs/>
          <w:sz w:val="24"/>
          <w:szCs w:val="24"/>
          <w:lang w:val="pl-PL"/>
        </w:rPr>
      </w:pPr>
      <w:r w:rsidRPr="001F7CD1">
        <w:rPr>
          <w:rFonts w:eastAsia="Calibri" w:cs="Times New Roman"/>
          <w:iCs/>
          <w:sz w:val="24"/>
          <w:szCs w:val="24"/>
          <w:lang w:val="pl-PL"/>
        </w:rPr>
        <w:t>Đọc đoạn trích sau và thực hiện các yêu cầu nêu ở dưới:</w:t>
      </w:r>
    </w:p>
    <w:p w14:paraId="4CE9F065" w14:textId="77777777" w:rsidR="00AD6C65" w:rsidRPr="001F7CD1" w:rsidRDefault="00AD6C65" w:rsidP="00AD6C65">
      <w:pPr>
        <w:spacing w:before="60" w:after="60"/>
        <w:ind w:firstLine="1701"/>
        <w:rPr>
          <w:rFonts w:eastAsia="Calibri" w:cs="Times New Roman"/>
          <w:i/>
          <w:iCs/>
          <w:sz w:val="24"/>
          <w:szCs w:val="24"/>
          <w:lang w:val="pl-PL"/>
        </w:rPr>
      </w:pPr>
      <w:r w:rsidRPr="001F7CD1">
        <w:rPr>
          <w:rFonts w:eastAsia="Calibri" w:cs="Times New Roman"/>
          <w:i/>
          <w:iCs/>
          <w:sz w:val="24"/>
          <w:szCs w:val="24"/>
          <w:lang w:val="pl-PL"/>
        </w:rPr>
        <w:t>Chúng tôi không mệt đâu</w:t>
      </w:r>
    </w:p>
    <w:p w14:paraId="45B83872" w14:textId="77777777" w:rsidR="00AD6C65" w:rsidRPr="001F7CD1" w:rsidRDefault="00AD6C65" w:rsidP="00AD6C65">
      <w:pPr>
        <w:spacing w:before="60" w:after="60"/>
        <w:ind w:firstLine="1701"/>
        <w:rPr>
          <w:rFonts w:eastAsia="Calibri" w:cs="Times New Roman"/>
          <w:i/>
          <w:iCs/>
          <w:sz w:val="24"/>
          <w:szCs w:val="24"/>
          <w:lang w:val="pl-PL"/>
        </w:rPr>
      </w:pPr>
      <w:r w:rsidRPr="001F7CD1">
        <w:rPr>
          <w:rFonts w:eastAsia="Calibri" w:cs="Times New Roman"/>
          <w:i/>
          <w:iCs/>
          <w:sz w:val="24"/>
          <w:szCs w:val="24"/>
          <w:lang w:val="pl-PL"/>
        </w:rPr>
        <w:t>Nhưng cỏ sắc mà ấm quá!</w:t>
      </w:r>
    </w:p>
    <w:p w14:paraId="475A3A84" w14:textId="77777777" w:rsidR="00AD6C65" w:rsidRPr="001F7CD1" w:rsidRDefault="00AD6C65" w:rsidP="00AD6C65">
      <w:pPr>
        <w:spacing w:before="60" w:after="60"/>
        <w:ind w:firstLine="1701"/>
        <w:rPr>
          <w:rFonts w:eastAsia="Calibri" w:cs="Times New Roman"/>
          <w:i/>
          <w:iCs/>
          <w:sz w:val="24"/>
          <w:szCs w:val="24"/>
          <w:lang w:val="pl-PL"/>
        </w:rPr>
      </w:pPr>
    </w:p>
    <w:p w14:paraId="6B83B045" w14:textId="77777777" w:rsidR="00AD6C65" w:rsidRPr="001F7CD1" w:rsidRDefault="00AD6C65" w:rsidP="00AD6C65">
      <w:pPr>
        <w:spacing w:before="60" w:after="60"/>
        <w:ind w:firstLine="1701"/>
        <w:rPr>
          <w:rFonts w:eastAsia="Calibri" w:cs="Times New Roman"/>
          <w:i/>
          <w:iCs/>
          <w:sz w:val="24"/>
          <w:szCs w:val="24"/>
          <w:lang w:val="pl-PL"/>
        </w:rPr>
      </w:pPr>
      <w:r w:rsidRPr="001F7CD1">
        <w:rPr>
          <w:rFonts w:eastAsia="Calibri" w:cs="Times New Roman"/>
          <w:i/>
          <w:iCs/>
          <w:sz w:val="24"/>
          <w:szCs w:val="24"/>
          <w:lang w:val="pl-PL"/>
        </w:rPr>
        <w:t>Tuổi hai mươi thằng em tôi sững sờ một cánh chim mảnh như nét vẽ</w:t>
      </w:r>
    </w:p>
    <w:p w14:paraId="360E2A7F" w14:textId="77777777" w:rsidR="00AD6C65" w:rsidRPr="001F7CD1" w:rsidRDefault="00AD6C65" w:rsidP="00AD6C65">
      <w:pPr>
        <w:spacing w:before="60" w:after="60"/>
        <w:ind w:firstLine="1701"/>
        <w:rPr>
          <w:rFonts w:eastAsia="Calibri" w:cs="Times New Roman"/>
          <w:i/>
          <w:iCs/>
          <w:sz w:val="24"/>
          <w:szCs w:val="24"/>
          <w:lang w:val="pl-PL"/>
        </w:rPr>
      </w:pPr>
      <w:r w:rsidRPr="001F7CD1">
        <w:rPr>
          <w:rFonts w:eastAsia="Calibri" w:cs="Times New Roman"/>
          <w:i/>
          <w:iCs/>
          <w:sz w:val="24"/>
          <w:szCs w:val="24"/>
          <w:lang w:val="pl-PL"/>
        </w:rPr>
        <w:t>Nhiều đổi thay như một thoáng mây</w:t>
      </w:r>
    </w:p>
    <w:p w14:paraId="58812579" w14:textId="77777777" w:rsidR="00AD6C65" w:rsidRPr="001F7CD1" w:rsidRDefault="00AD6C65" w:rsidP="00AD6C65">
      <w:pPr>
        <w:spacing w:before="60" w:after="60"/>
        <w:ind w:firstLine="1701"/>
        <w:rPr>
          <w:rFonts w:eastAsia="Calibri" w:cs="Times New Roman"/>
          <w:i/>
          <w:iCs/>
          <w:sz w:val="24"/>
          <w:szCs w:val="24"/>
          <w:lang w:val="pl-PL"/>
        </w:rPr>
      </w:pPr>
      <w:r w:rsidRPr="001F7CD1">
        <w:rPr>
          <w:rFonts w:eastAsia="Calibri" w:cs="Times New Roman"/>
          <w:i/>
          <w:iCs/>
          <w:sz w:val="24"/>
          <w:szCs w:val="24"/>
          <w:lang w:val="pl-PL"/>
        </w:rPr>
        <w:t>Khi chúng tôi nằm nó vẫn ngồi nguyên đó</w:t>
      </w:r>
    </w:p>
    <w:p w14:paraId="6D877CE7" w14:textId="77777777" w:rsidR="00AD6C65" w:rsidRPr="001F7CD1" w:rsidRDefault="00AD6C65" w:rsidP="00AD6C65">
      <w:pPr>
        <w:spacing w:before="60" w:after="60"/>
        <w:ind w:firstLine="1701"/>
        <w:rPr>
          <w:rFonts w:eastAsia="Calibri" w:cs="Times New Roman"/>
          <w:i/>
          <w:iCs/>
          <w:sz w:val="24"/>
          <w:szCs w:val="24"/>
          <w:lang w:val="pl-PL"/>
        </w:rPr>
      </w:pPr>
      <w:r w:rsidRPr="001F7CD1">
        <w:rPr>
          <w:rFonts w:eastAsia="Calibri" w:cs="Times New Roman"/>
          <w:i/>
          <w:iCs/>
          <w:sz w:val="24"/>
          <w:szCs w:val="24"/>
          <w:lang w:val="pl-PL"/>
        </w:rPr>
        <w:t>Ngậm im lìm một cọng cỏ may…</w:t>
      </w:r>
    </w:p>
    <w:p w14:paraId="01CFA3FB" w14:textId="77777777" w:rsidR="00AD6C65" w:rsidRPr="001F7CD1" w:rsidRDefault="00AD6C65" w:rsidP="00AD6C65">
      <w:pPr>
        <w:spacing w:before="60" w:after="60"/>
        <w:ind w:firstLine="1701"/>
        <w:rPr>
          <w:rFonts w:eastAsia="Calibri" w:cs="Times New Roman"/>
          <w:i/>
          <w:iCs/>
          <w:sz w:val="24"/>
          <w:szCs w:val="24"/>
          <w:lang w:val="pl-PL"/>
        </w:rPr>
      </w:pPr>
    </w:p>
    <w:p w14:paraId="15D2839E" w14:textId="77777777" w:rsidR="00AD6C65" w:rsidRPr="001F7CD1" w:rsidRDefault="00AD6C65" w:rsidP="00AD6C65">
      <w:pPr>
        <w:spacing w:before="60" w:after="60"/>
        <w:ind w:firstLine="1701"/>
        <w:rPr>
          <w:rFonts w:eastAsia="Calibri" w:cs="Times New Roman"/>
          <w:i/>
          <w:iCs/>
          <w:sz w:val="24"/>
          <w:szCs w:val="24"/>
          <w:lang w:val="pl-PL"/>
        </w:rPr>
      </w:pPr>
      <w:r w:rsidRPr="001F7CD1">
        <w:rPr>
          <w:rFonts w:eastAsia="Calibri" w:cs="Times New Roman"/>
          <w:i/>
          <w:iCs/>
          <w:sz w:val="24"/>
          <w:szCs w:val="24"/>
          <w:lang w:val="pl-PL"/>
        </w:rPr>
        <w:t>Những dấu chân lùi lại phía sau</w:t>
      </w:r>
    </w:p>
    <w:p w14:paraId="480FF70D" w14:textId="77777777" w:rsidR="00AD6C65" w:rsidRPr="001F7CD1" w:rsidRDefault="00AD6C65" w:rsidP="00AD6C65">
      <w:pPr>
        <w:spacing w:before="60" w:after="60"/>
        <w:ind w:firstLine="1701"/>
        <w:rPr>
          <w:rFonts w:eastAsia="Calibri" w:cs="Times New Roman"/>
          <w:i/>
          <w:iCs/>
          <w:sz w:val="24"/>
          <w:szCs w:val="24"/>
          <w:lang w:val="pl-PL"/>
        </w:rPr>
      </w:pPr>
      <w:r w:rsidRPr="001F7CD1">
        <w:rPr>
          <w:rFonts w:eastAsia="Calibri" w:cs="Times New Roman"/>
          <w:i/>
          <w:iCs/>
          <w:sz w:val="24"/>
          <w:szCs w:val="24"/>
          <w:lang w:val="pl-PL"/>
        </w:rPr>
        <w:t>Dấu chân in trên đời chúng tôi những tháng năm trẻ nhất</w:t>
      </w:r>
    </w:p>
    <w:p w14:paraId="27859679" w14:textId="77777777" w:rsidR="00AD6C65" w:rsidRPr="001F7CD1" w:rsidRDefault="00AD6C65" w:rsidP="00AD6C65">
      <w:pPr>
        <w:spacing w:before="60" w:after="60"/>
        <w:ind w:firstLine="1701"/>
        <w:rPr>
          <w:rFonts w:eastAsia="Calibri" w:cs="Times New Roman"/>
          <w:i/>
          <w:iCs/>
          <w:sz w:val="24"/>
          <w:szCs w:val="24"/>
          <w:lang w:val="pl-PL"/>
        </w:rPr>
      </w:pPr>
      <w:r w:rsidRPr="001F7CD1">
        <w:rPr>
          <w:rFonts w:eastAsia="Calibri" w:cs="Times New Roman"/>
          <w:i/>
          <w:iCs/>
          <w:sz w:val="24"/>
          <w:szCs w:val="24"/>
          <w:lang w:val="pl-PL"/>
        </w:rPr>
        <w:t>Mười tám hai mươi sắc như cỏ</w:t>
      </w:r>
    </w:p>
    <w:p w14:paraId="4AEA7740" w14:textId="77777777" w:rsidR="00AD6C65" w:rsidRPr="001F7CD1" w:rsidRDefault="00AD6C65" w:rsidP="00AD6C65">
      <w:pPr>
        <w:spacing w:before="60" w:after="60"/>
        <w:ind w:firstLine="1701"/>
        <w:rPr>
          <w:rFonts w:eastAsia="Calibri" w:cs="Times New Roman"/>
          <w:i/>
          <w:iCs/>
          <w:sz w:val="24"/>
          <w:szCs w:val="24"/>
          <w:lang w:val="pl-PL"/>
        </w:rPr>
      </w:pPr>
      <w:r w:rsidRPr="001F7CD1">
        <w:rPr>
          <w:rFonts w:eastAsia="Calibri" w:cs="Times New Roman"/>
          <w:i/>
          <w:iCs/>
          <w:sz w:val="24"/>
          <w:szCs w:val="24"/>
          <w:lang w:val="pl-PL"/>
        </w:rPr>
        <w:t>Dày như cỏ</w:t>
      </w:r>
    </w:p>
    <w:p w14:paraId="1FED9D2E" w14:textId="77777777" w:rsidR="00AD6C65" w:rsidRPr="001F7CD1" w:rsidRDefault="00AD6C65" w:rsidP="00AD6C65">
      <w:pPr>
        <w:spacing w:before="60" w:after="60"/>
        <w:ind w:firstLine="1701"/>
        <w:rPr>
          <w:rFonts w:eastAsia="Calibri" w:cs="Times New Roman"/>
          <w:i/>
          <w:iCs/>
          <w:sz w:val="24"/>
          <w:szCs w:val="24"/>
          <w:lang w:val="pl-PL"/>
        </w:rPr>
      </w:pPr>
      <w:r w:rsidRPr="001F7CD1">
        <w:rPr>
          <w:rFonts w:eastAsia="Calibri" w:cs="Times New Roman"/>
          <w:i/>
          <w:iCs/>
          <w:sz w:val="24"/>
          <w:szCs w:val="24"/>
          <w:lang w:val="pl-PL"/>
        </w:rPr>
        <w:t>Yếu mềm và mãnh liệt như cỏ</w:t>
      </w:r>
    </w:p>
    <w:p w14:paraId="79B3B9C3" w14:textId="77777777" w:rsidR="00AD6C65" w:rsidRPr="001F7CD1" w:rsidRDefault="00AD6C65" w:rsidP="00AD6C65">
      <w:pPr>
        <w:spacing w:before="60" w:after="60"/>
        <w:ind w:firstLine="1701"/>
        <w:rPr>
          <w:rFonts w:eastAsia="Calibri" w:cs="Times New Roman"/>
          <w:i/>
          <w:iCs/>
          <w:sz w:val="24"/>
          <w:szCs w:val="24"/>
          <w:lang w:val="pl-PL"/>
        </w:rPr>
      </w:pPr>
      <w:r w:rsidRPr="001F7CD1">
        <w:rPr>
          <w:rFonts w:eastAsia="Calibri" w:cs="Times New Roman"/>
          <w:i/>
          <w:iCs/>
          <w:sz w:val="24"/>
          <w:szCs w:val="24"/>
          <w:lang w:val="pl-PL"/>
        </w:rPr>
        <w:t>Cơn gió lạ một chiều không rõ rệt</w:t>
      </w:r>
    </w:p>
    <w:p w14:paraId="7EEA55B0" w14:textId="77777777" w:rsidR="00AD6C65" w:rsidRPr="001F7CD1" w:rsidRDefault="00AD6C65" w:rsidP="00AD6C65">
      <w:pPr>
        <w:spacing w:before="60" w:after="60"/>
        <w:ind w:firstLine="1701"/>
        <w:rPr>
          <w:rFonts w:eastAsia="Calibri" w:cs="Times New Roman"/>
          <w:i/>
          <w:iCs/>
          <w:sz w:val="24"/>
          <w:szCs w:val="24"/>
          <w:lang w:val="pl-PL"/>
        </w:rPr>
      </w:pPr>
      <w:r w:rsidRPr="001F7CD1">
        <w:rPr>
          <w:rFonts w:eastAsia="Calibri" w:cs="Times New Roman"/>
          <w:i/>
          <w:iCs/>
          <w:sz w:val="24"/>
          <w:szCs w:val="24"/>
          <w:lang w:val="pl-PL"/>
        </w:rPr>
        <w:t>Hoa chuẩn bị âm thầm trong đất</w:t>
      </w:r>
    </w:p>
    <w:p w14:paraId="7EE637D8" w14:textId="77777777" w:rsidR="00AD6C65" w:rsidRPr="001F7CD1" w:rsidRDefault="00AD6C65" w:rsidP="00AD6C65">
      <w:pPr>
        <w:spacing w:before="60" w:after="60"/>
        <w:ind w:firstLine="1701"/>
        <w:rPr>
          <w:rFonts w:eastAsia="Calibri" w:cs="Times New Roman"/>
          <w:i/>
          <w:iCs/>
          <w:sz w:val="24"/>
          <w:szCs w:val="24"/>
          <w:lang w:val="pl-PL"/>
        </w:rPr>
      </w:pPr>
      <w:r w:rsidRPr="001F7CD1">
        <w:rPr>
          <w:rFonts w:eastAsia="Calibri" w:cs="Times New Roman"/>
          <w:i/>
          <w:iCs/>
          <w:sz w:val="24"/>
          <w:szCs w:val="24"/>
          <w:lang w:val="pl-PL"/>
        </w:rPr>
        <w:t>Nơi đó nhất định mùa xuân sẽ bùng lên</w:t>
      </w:r>
    </w:p>
    <w:p w14:paraId="60F963DC" w14:textId="77777777" w:rsidR="00AD6C65" w:rsidRPr="001F7CD1" w:rsidRDefault="00AD6C65" w:rsidP="00AD6C65">
      <w:pPr>
        <w:spacing w:before="60" w:after="60"/>
        <w:ind w:firstLine="1701"/>
        <w:rPr>
          <w:rFonts w:eastAsia="Calibri" w:cs="Times New Roman"/>
          <w:i/>
          <w:iCs/>
          <w:sz w:val="24"/>
          <w:szCs w:val="24"/>
          <w:lang w:val="pl-PL"/>
        </w:rPr>
      </w:pPr>
      <w:r w:rsidRPr="001F7CD1">
        <w:rPr>
          <w:rFonts w:eastAsia="Calibri" w:cs="Times New Roman"/>
          <w:i/>
          <w:iCs/>
          <w:sz w:val="24"/>
          <w:szCs w:val="24"/>
          <w:lang w:val="pl-PL"/>
        </w:rPr>
        <w:t>Hơn một điều bất chợt</w:t>
      </w:r>
    </w:p>
    <w:p w14:paraId="5A78DBA4" w14:textId="77777777" w:rsidR="00AD6C65" w:rsidRPr="001F7CD1" w:rsidRDefault="00AD6C65" w:rsidP="00AD6C65">
      <w:pPr>
        <w:spacing w:before="60" w:after="60"/>
        <w:ind w:firstLine="1701"/>
        <w:rPr>
          <w:rFonts w:eastAsia="Calibri" w:cs="Times New Roman"/>
          <w:i/>
          <w:iCs/>
          <w:sz w:val="24"/>
          <w:szCs w:val="24"/>
          <w:lang w:val="pl-PL"/>
        </w:rPr>
      </w:pPr>
    </w:p>
    <w:p w14:paraId="698F11EB" w14:textId="77777777" w:rsidR="00AD6C65" w:rsidRPr="001F7CD1" w:rsidRDefault="00AD6C65" w:rsidP="00AD6C65">
      <w:pPr>
        <w:spacing w:before="60" w:after="60"/>
        <w:ind w:firstLine="1701"/>
        <w:rPr>
          <w:rFonts w:eastAsia="Calibri" w:cs="Times New Roman"/>
          <w:i/>
          <w:iCs/>
          <w:sz w:val="24"/>
          <w:szCs w:val="24"/>
          <w:lang w:val="pl-PL"/>
        </w:rPr>
      </w:pPr>
      <w:r w:rsidRPr="001F7CD1">
        <w:rPr>
          <w:rFonts w:eastAsia="Calibri" w:cs="Times New Roman"/>
          <w:i/>
          <w:iCs/>
          <w:sz w:val="24"/>
          <w:szCs w:val="24"/>
          <w:lang w:val="pl-PL"/>
        </w:rPr>
        <w:t>Chúng tôi đã đi không tiếc đời mình</w:t>
      </w:r>
    </w:p>
    <w:p w14:paraId="30AF616D" w14:textId="77777777" w:rsidR="00AD6C65" w:rsidRPr="001F7CD1" w:rsidRDefault="00AD6C65" w:rsidP="00AD6C65">
      <w:pPr>
        <w:spacing w:before="60" w:after="60"/>
        <w:ind w:firstLine="1701"/>
        <w:rPr>
          <w:rFonts w:eastAsia="Calibri" w:cs="Times New Roman"/>
          <w:i/>
          <w:iCs/>
          <w:sz w:val="24"/>
          <w:szCs w:val="24"/>
          <w:lang w:val="pl-PL"/>
        </w:rPr>
      </w:pPr>
      <w:r w:rsidRPr="001F7CD1">
        <w:rPr>
          <w:rFonts w:eastAsia="Calibri" w:cs="Times New Roman"/>
          <w:i/>
          <w:iCs/>
          <w:sz w:val="24"/>
          <w:szCs w:val="24"/>
          <w:lang w:val="pl-PL"/>
        </w:rPr>
        <w:t>(Những tuổi hai mươi làm sao không tiếc)</w:t>
      </w:r>
    </w:p>
    <w:p w14:paraId="53397281" w14:textId="77777777" w:rsidR="00AD6C65" w:rsidRPr="001F7CD1" w:rsidRDefault="00AD6C65" w:rsidP="00AD6C65">
      <w:pPr>
        <w:spacing w:before="60" w:after="60"/>
        <w:ind w:firstLine="1701"/>
        <w:rPr>
          <w:rFonts w:eastAsia="Calibri" w:cs="Times New Roman"/>
          <w:i/>
          <w:iCs/>
          <w:sz w:val="24"/>
          <w:szCs w:val="24"/>
          <w:lang w:val="pl-PL"/>
        </w:rPr>
      </w:pPr>
      <w:r w:rsidRPr="001F7CD1">
        <w:rPr>
          <w:rFonts w:eastAsia="Calibri" w:cs="Times New Roman"/>
          <w:i/>
          <w:iCs/>
          <w:sz w:val="24"/>
          <w:szCs w:val="24"/>
          <w:lang w:val="pl-PL"/>
        </w:rPr>
        <w:t>Nhưng ai cũng tiếc tuổi hai mươi thì còn chi Tổ quốc?</w:t>
      </w:r>
    </w:p>
    <w:p w14:paraId="5DEAABE2" w14:textId="77777777" w:rsidR="00AD6C65" w:rsidRPr="001F7CD1" w:rsidRDefault="00AD6C65" w:rsidP="00AD6C65">
      <w:pPr>
        <w:spacing w:before="60" w:after="60"/>
        <w:ind w:firstLine="1701"/>
        <w:rPr>
          <w:rFonts w:eastAsia="Calibri" w:cs="Times New Roman"/>
          <w:i/>
          <w:iCs/>
          <w:sz w:val="24"/>
          <w:szCs w:val="24"/>
          <w:lang w:val="pl-PL"/>
        </w:rPr>
      </w:pPr>
    </w:p>
    <w:p w14:paraId="0ED0E1F5" w14:textId="77777777" w:rsidR="00AD6C65" w:rsidRPr="001F7CD1" w:rsidRDefault="00AD6C65" w:rsidP="00AD6C65">
      <w:pPr>
        <w:spacing w:before="60" w:after="60"/>
        <w:ind w:firstLine="1701"/>
        <w:rPr>
          <w:rFonts w:eastAsia="Calibri" w:cs="Times New Roman"/>
          <w:i/>
          <w:iCs/>
          <w:sz w:val="24"/>
          <w:szCs w:val="24"/>
          <w:lang w:val="pl-PL"/>
        </w:rPr>
      </w:pPr>
      <w:r w:rsidRPr="001F7CD1">
        <w:rPr>
          <w:rFonts w:eastAsia="Calibri" w:cs="Times New Roman"/>
          <w:i/>
          <w:iCs/>
          <w:sz w:val="24"/>
          <w:szCs w:val="24"/>
          <w:lang w:val="pl-PL"/>
        </w:rPr>
        <w:t>Cỏ sắc mà ấm quá, phải không em…</w:t>
      </w:r>
    </w:p>
    <w:p w14:paraId="1A35994C" w14:textId="77777777" w:rsidR="00FE0304" w:rsidRPr="001F7CD1" w:rsidRDefault="00AD6C65" w:rsidP="00FE0304">
      <w:pPr>
        <w:spacing w:before="60" w:after="60"/>
        <w:ind w:firstLine="0"/>
        <w:jc w:val="right"/>
        <w:rPr>
          <w:rFonts w:eastAsia="Calibri" w:cs="Times New Roman"/>
          <w:iCs/>
          <w:sz w:val="24"/>
          <w:szCs w:val="24"/>
          <w:lang w:val="pl-PL"/>
        </w:rPr>
      </w:pPr>
      <w:r w:rsidRPr="001F7CD1">
        <w:rPr>
          <w:rFonts w:eastAsia="Calibri" w:cs="Times New Roman"/>
          <w:iCs/>
          <w:sz w:val="24"/>
          <w:szCs w:val="24"/>
          <w:lang w:val="pl-PL"/>
        </w:rPr>
        <w:t xml:space="preserve">(Trích </w:t>
      </w:r>
      <w:r w:rsidRPr="001F7CD1">
        <w:rPr>
          <w:rFonts w:eastAsia="Calibri" w:cs="Times New Roman"/>
          <w:b/>
          <w:bCs/>
          <w:i/>
          <w:iCs/>
          <w:sz w:val="24"/>
          <w:szCs w:val="24"/>
          <w:lang w:val="pl-PL"/>
        </w:rPr>
        <w:t>Khúc 7</w:t>
      </w:r>
      <w:r w:rsidRPr="001F7CD1">
        <w:rPr>
          <w:rFonts w:eastAsia="Calibri" w:cs="Times New Roman"/>
          <w:i/>
          <w:iCs/>
          <w:sz w:val="24"/>
          <w:szCs w:val="24"/>
          <w:lang w:val="pl-PL"/>
        </w:rPr>
        <w:t xml:space="preserve"> </w:t>
      </w:r>
      <w:r w:rsidRPr="001F7CD1">
        <w:rPr>
          <w:rFonts w:eastAsia="Calibri" w:cs="Times New Roman"/>
          <w:iCs/>
          <w:sz w:val="24"/>
          <w:szCs w:val="24"/>
          <w:lang w:val="pl-PL"/>
        </w:rPr>
        <w:t>-</w:t>
      </w:r>
      <w:r w:rsidRPr="001F7CD1">
        <w:rPr>
          <w:rFonts w:eastAsia="Calibri" w:cs="Times New Roman"/>
          <w:i/>
          <w:iCs/>
          <w:sz w:val="24"/>
          <w:szCs w:val="24"/>
          <w:lang w:val="pl-PL"/>
        </w:rPr>
        <w:t xml:space="preserve"> </w:t>
      </w:r>
      <w:r w:rsidRPr="001F7CD1">
        <w:rPr>
          <w:rFonts w:eastAsia="Calibri" w:cs="Times New Roman"/>
          <w:iCs/>
          <w:sz w:val="24"/>
          <w:szCs w:val="24"/>
          <w:lang w:val="pl-PL"/>
        </w:rPr>
        <w:t xml:space="preserve">Trường ca </w:t>
      </w:r>
      <w:r w:rsidRPr="001F7CD1">
        <w:rPr>
          <w:rFonts w:eastAsia="Calibri" w:cs="Times New Roman"/>
          <w:b/>
          <w:bCs/>
          <w:i/>
          <w:iCs/>
          <w:sz w:val="24"/>
          <w:szCs w:val="24"/>
          <w:lang w:val="pl-PL"/>
        </w:rPr>
        <w:t>Những người đi tới biển</w:t>
      </w:r>
      <w:r w:rsidRPr="001F7CD1">
        <w:rPr>
          <w:rFonts w:eastAsia="Calibri" w:cs="Times New Roman"/>
          <w:iCs/>
          <w:sz w:val="24"/>
          <w:szCs w:val="24"/>
          <w:lang w:val="pl-PL"/>
        </w:rPr>
        <w:t xml:space="preserve"> - Thanh Thảo, </w:t>
      </w:r>
    </w:p>
    <w:p w14:paraId="7E793A35" w14:textId="61F1F44A" w:rsidR="00AD6C65" w:rsidRPr="001F7CD1" w:rsidRDefault="00AD6C65" w:rsidP="00FE0304">
      <w:pPr>
        <w:spacing w:before="60" w:after="60"/>
        <w:ind w:firstLine="0"/>
        <w:jc w:val="right"/>
        <w:rPr>
          <w:rFonts w:eastAsia="Calibri" w:cs="Times New Roman"/>
          <w:iCs/>
          <w:sz w:val="24"/>
          <w:szCs w:val="24"/>
          <w:lang w:val="pl-PL"/>
        </w:rPr>
      </w:pPr>
      <w:r w:rsidRPr="001F7CD1">
        <w:rPr>
          <w:rFonts w:eastAsia="Calibri" w:cs="Times New Roman"/>
          <w:iCs/>
          <w:sz w:val="24"/>
          <w:szCs w:val="24"/>
          <w:lang w:val="pl-PL"/>
        </w:rPr>
        <w:t>NXB Hội nhà văn, 2017, Tr. 135)</w:t>
      </w:r>
    </w:p>
    <w:p w14:paraId="0BBB0B07" w14:textId="77777777" w:rsidR="00AD6C65" w:rsidRPr="001F7CD1" w:rsidRDefault="00AD6C65" w:rsidP="00AD6C65">
      <w:pPr>
        <w:spacing w:before="60" w:after="60"/>
        <w:rPr>
          <w:rFonts w:eastAsia="Calibri" w:cs="Times New Roman"/>
          <w:iCs/>
          <w:sz w:val="24"/>
          <w:szCs w:val="24"/>
          <w:lang w:val="pl-PL"/>
        </w:rPr>
      </w:pPr>
      <w:r w:rsidRPr="001F7CD1">
        <w:rPr>
          <w:rFonts w:eastAsia="Calibri" w:cs="Times New Roman"/>
          <w:b/>
          <w:bCs/>
          <w:iCs/>
          <w:sz w:val="24"/>
          <w:szCs w:val="24"/>
          <w:lang w:val="pl-PL"/>
        </w:rPr>
        <w:t>Câu 1. </w:t>
      </w:r>
      <w:r w:rsidRPr="001F7CD1">
        <w:rPr>
          <w:rFonts w:eastAsia="Calibri" w:cs="Times New Roman"/>
          <w:iCs/>
          <w:sz w:val="24"/>
          <w:szCs w:val="24"/>
          <w:lang w:val="pl-PL"/>
        </w:rPr>
        <w:t>Chỉ ra dấu hiệu nhận biết của thể thơ tự do trong đoạn trích trên.</w:t>
      </w:r>
    </w:p>
    <w:p w14:paraId="21A2C41E" w14:textId="77777777" w:rsidR="00AD6C65" w:rsidRPr="001F7CD1" w:rsidRDefault="00AD6C65" w:rsidP="00AD6C65">
      <w:pPr>
        <w:spacing w:before="60" w:after="60"/>
        <w:rPr>
          <w:rFonts w:eastAsia="Calibri" w:cs="Times New Roman"/>
          <w:iCs/>
          <w:sz w:val="24"/>
          <w:szCs w:val="24"/>
          <w:lang w:val="pl-PL"/>
        </w:rPr>
      </w:pPr>
      <w:r w:rsidRPr="001F7CD1">
        <w:rPr>
          <w:rFonts w:eastAsia="Calibri" w:cs="Times New Roman"/>
          <w:b/>
          <w:bCs/>
          <w:iCs/>
          <w:sz w:val="24"/>
          <w:szCs w:val="24"/>
          <w:lang w:val="pl-PL"/>
        </w:rPr>
        <w:t>Câu 2.</w:t>
      </w:r>
      <w:r w:rsidRPr="001F7CD1">
        <w:rPr>
          <w:rFonts w:eastAsia="Calibri" w:cs="Times New Roman"/>
          <w:iCs/>
          <w:sz w:val="24"/>
          <w:szCs w:val="24"/>
          <w:lang w:val="pl-PL"/>
        </w:rPr>
        <w:t xml:space="preserve"> Xác định 2 tính từ diễn tả trạng thái được sử dụng trong sáu dòng thơ đầu.</w:t>
      </w:r>
    </w:p>
    <w:p w14:paraId="7C4A6BB1" w14:textId="77777777" w:rsidR="00AD6C65" w:rsidRPr="001F7CD1" w:rsidRDefault="00AD6C65" w:rsidP="00AD6C65">
      <w:pPr>
        <w:spacing w:before="60" w:after="60"/>
        <w:rPr>
          <w:rFonts w:eastAsia="Calibri" w:cs="Times New Roman"/>
          <w:iCs/>
          <w:sz w:val="24"/>
          <w:szCs w:val="24"/>
          <w:lang w:val="pl-PL"/>
        </w:rPr>
      </w:pPr>
      <w:r w:rsidRPr="001F7CD1">
        <w:rPr>
          <w:rFonts w:eastAsia="Calibri" w:cs="Times New Roman"/>
          <w:b/>
          <w:bCs/>
          <w:iCs/>
          <w:sz w:val="24"/>
          <w:szCs w:val="24"/>
          <w:lang w:val="pl-PL"/>
        </w:rPr>
        <w:t>Câu 3.</w:t>
      </w:r>
      <w:r w:rsidRPr="001F7CD1">
        <w:rPr>
          <w:rFonts w:eastAsia="Calibri" w:cs="Times New Roman"/>
          <w:iCs/>
          <w:sz w:val="24"/>
          <w:szCs w:val="24"/>
          <w:lang w:val="pl-PL"/>
        </w:rPr>
        <w:t xml:space="preserve"> Phân tích tác dụng của biện pháp tu từ so sánh được sử dụng trong các dòng thơ sau:</w:t>
      </w:r>
    </w:p>
    <w:p w14:paraId="4E12595D" w14:textId="77777777" w:rsidR="00AD6C65" w:rsidRPr="001F7CD1" w:rsidRDefault="00AD6C65" w:rsidP="00AD6C65">
      <w:pPr>
        <w:spacing w:before="60" w:after="60"/>
        <w:ind w:firstLine="2552"/>
        <w:rPr>
          <w:rFonts w:eastAsia="Calibri" w:cs="Times New Roman"/>
          <w:i/>
          <w:iCs/>
          <w:sz w:val="24"/>
          <w:szCs w:val="24"/>
          <w:lang w:val="pl-PL"/>
        </w:rPr>
      </w:pPr>
      <w:r w:rsidRPr="001F7CD1">
        <w:rPr>
          <w:rFonts w:eastAsia="Calibri" w:cs="Times New Roman"/>
          <w:i/>
          <w:iCs/>
          <w:sz w:val="24"/>
          <w:szCs w:val="24"/>
          <w:lang w:val="pl-PL"/>
        </w:rPr>
        <w:t>Mười tám hai mươi sắc như cỏ</w:t>
      </w:r>
    </w:p>
    <w:p w14:paraId="30FB2C90" w14:textId="77777777" w:rsidR="00AD6C65" w:rsidRPr="001F7CD1" w:rsidRDefault="00AD6C65" w:rsidP="00AD6C65">
      <w:pPr>
        <w:spacing w:before="60" w:after="60"/>
        <w:ind w:firstLine="2552"/>
        <w:rPr>
          <w:rFonts w:eastAsia="Calibri" w:cs="Times New Roman"/>
          <w:i/>
          <w:iCs/>
          <w:sz w:val="24"/>
          <w:szCs w:val="24"/>
          <w:lang w:val="pl-PL"/>
        </w:rPr>
      </w:pPr>
      <w:r w:rsidRPr="001F7CD1">
        <w:rPr>
          <w:rFonts w:eastAsia="Calibri" w:cs="Times New Roman"/>
          <w:i/>
          <w:iCs/>
          <w:sz w:val="24"/>
          <w:szCs w:val="24"/>
          <w:lang w:val="pl-PL"/>
        </w:rPr>
        <w:t>Dày như cỏ</w:t>
      </w:r>
    </w:p>
    <w:p w14:paraId="2EE959BE" w14:textId="77777777" w:rsidR="00AD6C65" w:rsidRPr="001F7CD1" w:rsidRDefault="00AD6C65" w:rsidP="00AD6C65">
      <w:pPr>
        <w:spacing w:before="60" w:after="60"/>
        <w:ind w:firstLine="2552"/>
        <w:rPr>
          <w:rFonts w:eastAsia="Calibri" w:cs="Times New Roman"/>
          <w:i/>
          <w:iCs/>
          <w:sz w:val="24"/>
          <w:szCs w:val="24"/>
          <w:lang w:val="pl-PL"/>
        </w:rPr>
      </w:pPr>
      <w:r w:rsidRPr="001F7CD1">
        <w:rPr>
          <w:rFonts w:eastAsia="Calibri" w:cs="Times New Roman"/>
          <w:i/>
          <w:iCs/>
          <w:sz w:val="24"/>
          <w:szCs w:val="24"/>
          <w:lang w:val="pl-PL"/>
        </w:rPr>
        <w:t>Yếu mềm và mãnh liệt như cỏ.</w:t>
      </w:r>
    </w:p>
    <w:p w14:paraId="4924A829" w14:textId="679439C3" w:rsidR="00AD6C65" w:rsidRPr="001F7CD1" w:rsidRDefault="00AD6C65" w:rsidP="00AD6C65">
      <w:pPr>
        <w:spacing w:before="60" w:after="60"/>
        <w:rPr>
          <w:rFonts w:eastAsia="Calibri" w:cs="Times New Roman"/>
          <w:iCs/>
          <w:sz w:val="24"/>
          <w:szCs w:val="24"/>
          <w:lang w:val="pl-PL"/>
        </w:rPr>
      </w:pPr>
      <w:r w:rsidRPr="001F7CD1">
        <w:rPr>
          <w:rFonts w:eastAsia="Calibri" w:cs="Times New Roman"/>
          <w:b/>
          <w:bCs/>
          <w:iCs/>
          <w:sz w:val="24"/>
          <w:szCs w:val="24"/>
          <w:lang w:val="pl-PL"/>
        </w:rPr>
        <w:t>Câu 4.</w:t>
      </w:r>
      <w:r w:rsidRPr="001F7CD1">
        <w:rPr>
          <w:rFonts w:eastAsia="Calibri" w:cs="Times New Roman"/>
          <w:iCs/>
          <w:sz w:val="24"/>
          <w:szCs w:val="24"/>
          <w:lang w:val="pl-PL"/>
        </w:rPr>
        <w:t> Nhận xét về thái độ, tình cảm của những người lính được thể hiện trong khổ thơ sau:</w:t>
      </w:r>
    </w:p>
    <w:p w14:paraId="1E541A71" w14:textId="77777777" w:rsidR="00AD6C65" w:rsidRPr="001F7CD1" w:rsidRDefault="00AD6C65" w:rsidP="00AD6C65">
      <w:pPr>
        <w:spacing w:before="60" w:after="60"/>
        <w:ind w:firstLine="2410"/>
        <w:rPr>
          <w:rFonts w:eastAsia="Calibri" w:cs="Times New Roman"/>
          <w:i/>
          <w:iCs/>
          <w:sz w:val="24"/>
          <w:szCs w:val="24"/>
          <w:lang w:val="pl-PL"/>
        </w:rPr>
      </w:pPr>
      <w:r w:rsidRPr="001F7CD1">
        <w:rPr>
          <w:rFonts w:eastAsia="Calibri" w:cs="Times New Roman"/>
          <w:i/>
          <w:iCs/>
          <w:sz w:val="24"/>
          <w:szCs w:val="24"/>
          <w:lang w:val="pl-PL"/>
        </w:rPr>
        <w:t>Chúng tôi đã đi không tiếc đời mình</w:t>
      </w:r>
    </w:p>
    <w:p w14:paraId="1B8729F5" w14:textId="77777777" w:rsidR="00AD6C65" w:rsidRPr="001F7CD1" w:rsidRDefault="00AD6C65" w:rsidP="00AD6C65">
      <w:pPr>
        <w:spacing w:before="60" w:after="60"/>
        <w:ind w:firstLine="2410"/>
        <w:rPr>
          <w:rFonts w:eastAsia="Calibri" w:cs="Times New Roman"/>
          <w:i/>
          <w:iCs/>
          <w:sz w:val="24"/>
          <w:szCs w:val="24"/>
          <w:lang w:val="pl-PL"/>
        </w:rPr>
      </w:pPr>
      <w:r w:rsidRPr="001F7CD1">
        <w:rPr>
          <w:rFonts w:eastAsia="Calibri" w:cs="Times New Roman"/>
          <w:i/>
          <w:iCs/>
          <w:sz w:val="24"/>
          <w:szCs w:val="24"/>
          <w:lang w:val="pl-PL"/>
        </w:rPr>
        <w:t>(Những tuổi hai mươi làm sao không tiếc)</w:t>
      </w:r>
    </w:p>
    <w:p w14:paraId="2B616BBB" w14:textId="77777777" w:rsidR="00AD6C65" w:rsidRPr="001F7CD1" w:rsidRDefault="00AD6C65" w:rsidP="00AD6C65">
      <w:pPr>
        <w:spacing w:before="60" w:after="60"/>
        <w:ind w:firstLine="2410"/>
        <w:rPr>
          <w:rFonts w:eastAsia="Calibri" w:cs="Times New Roman"/>
          <w:i/>
          <w:iCs/>
          <w:sz w:val="24"/>
          <w:szCs w:val="24"/>
          <w:lang w:val="pl-PL"/>
        </w:rPr>
      </w:pPr>
      <w:r w:rsidRPr="001F7CD1">
        <w:rPr>
          <w:rFonts w:eastAsia="Calibri" w:cs="Times New Roman"/>
          <w:i/>
          <w:iCs/>
          <w:sz w:val="24"/>
          <w:szCs w:val="24"/>
          <w:lang w:val="pl-PL"/>
        </w:rPr>
        <w:t>Nhưng ai cũng tiếc tuổi hai mươi thì còn chi Tổ quốc?</w:t>
      </w:r>
    </w:p>
    <w:p w14:paraId="536EA299" w14:textId="5C14A106" w:rsidR="00AD6C65" w:rsidRPr="001F7CD1" w:rsidRDefault="00AD6C65" w:rsidP="00AD6C65">
      <w:pPr>
        <w:spacing w:before="60" w:after="60"/>
        <w:rPr>
          <w:rFonts w:eastAsia="Calibri" w:cs="Times New Roman"/>
          <w:iCs/>
          <w:sz w:val="24"/>
          <w:szCs w:val="24"/>
          <w:lang w:val="pl-PL"/>
        </w:rPr>
      </w:pPr>
      <w:r w:rsidRPr="001F7CD1">
        <w:rPr>
          <w:rFonts w:eastAsia="Calibri" w:cs="Times New Roman"/>
          <w:b/>
          <w:bCs/>
          <w:iCs/>
          <w:sz w:val="24"/>
          <w:szCs w:val="24"/>
          <w:lang w:val="pl-PL"/>
        </w:rPr>
        <w:t>Câu 5.</w:t>
      </w:r>
      <w:r w:rsidRPr="001F7CD1">
        <w:rPr>
          <w:rFonts w:eastAsia="Calibri" w:cs="Times New Roman"/>
          <w:iCs/>
          <w:sz w:val="24"/>
          <w:szCs w:val="24"/>
          <w:lang w:val="pl-PL"/>
        </w:rPr>
        <w:t> Từ nội dung đoạn trích, trình bày ý kiến của anh/chị về lý tưởng sống của thế hệ trẻ trong thời kì chống Mĩ (trình bày trong khoảng 5-7 dòng).</w:t>
      </w:r>
    </w:p>
    <w:p w14:paraId="58ADBA07" w14:textId="77777777" w:rsidR="00906A1E" w:rsidRPr="001F7CD1" w:rsidRDefault="00906A1E" w:rsidP="00AD6C65">
      <w:pPr>
        <w:spacing w:before="60" w:after="60"/>
        <w:rPr>
          <w:rFonts w:eastAsia="Calibri" w:cs="Times New Roman"/>
          <w:iCs/>
          <w:sz w:val="24"/>
          <w:szCs w:val="24"/>
          <w:lang w:val="pl-PL"/>
        </w:rPr>
      </w:pPr>
    </w:p>
    <w:p w14:paraId="719DF5EF" w14:textId="760FBA2C" w:rsidR="00906A1E" w:rsidRPr="001F7CD1" w:rsidRDefault="00906A1E" w:rsidP="00AD6C65">
      <w:pPr>
        <w:spacing w:before="60" w:after="60"/>
        <w:rPr>
          <w:rFonts w:eastAsia="Calibri" w:cs="Times New Roman"/>
          <w:b/>
          <w:bCs/>
          <w:iCs/>
          <w:sz w:val="24"/>
          <w:szCs w:val="24"/>
          <w:u w:val="single"/>
          <w:lang w:val="pl-PL"/>
        </w:rPr>
      </w:pPr>
      <w:r w:rsidRPr="001F7CD1">
        <w:rPr>
          <w:rFonts w:eastAsia="Calibri" w:cs="Times New Roman"/>
          <w:b/>
          <w:bCs/>
          <w:iCs/>
          <w:sz w:val="24"/>
          <w:szCs w:val="24"/>
          <w:u w:val="single"/>
          <w:lang w:val="pl-PL"/>
        </w:rPr>
        <w:t>ĐỀ 9</w:t>
      </w:r>
    </w:p>
    <w:p w14:paraId="04658134" w14:textId="77777777" w:rsidR="00906A1E" w:rsidRPr="001F7CD1" w:rsidRDefault="00906A1E" w:rsidP="00906A1E">
      <w:pPr>
        <w:spacing w:before="60" w:after="60"/>
        <w:rPr>
          <w:rFonts w:eastAsia="Calibri" w:cs="Times New Roman"/>
          <w:b/>
          <w:bCs/>
          <w:iCs/>
          <w:sz w:val="24"/>
          <w:szCs w:val="24"/>
          <w:lang w:val="en-US"/>
        </w:rPr>
      </w:pPr>
      <w:r w:rsidRPr="001F7CD1">
        <w:rPr>
          <w:rFonts w:eastAsia="Calibri" w:cs="Times New Roman"/>
          <w:b/>
          <w:bCs/>
          <w:iCs/>
          <w:sz w:val="24"/>
          <w:szCs w:val="24"/>
          <w:lang w:val="en-US"/>
        </w:rPr>
        <w:t>Đọc văn bản sau</w:t>
      </w:r>
      <w:r w:rsidRPr="001F7CD1">
        <w:rPr>
          <w:rFonts w:eastAsia="Calibri" w:cs="Times New Roman"/>
          <w:b/>
          <w:bCs/>
          <w:iCs/>
          <w:sz w:val="24"/>
          <w:szCs w:val="24"/>
          <w:lang w:val="vi-VN"/>
        </w:rPr>
        <w:t>:</w:t>
      </w:r>
      <w:r w:rsidRPr="001F7CD1">
        <w:rPr>
          <w:rFonts w:eastAsia="Calibri" w:cs="Times New Roman"/>
          <w:b/>
          <w:bCs/>
          <w:iCs/>
          <w:sz w:val="24"/>
          <w:szCs w:val="24"/>
          <w:lang w:val="en-US"/>
        </w:rPr>
        <w:t xml:space="preserve"> </w:t>
      </w:r>
      <w:r w:rsidRPr="001F7CD1">
        <w:rPr>
          <w:rFonts w:eastAsia="Calibri" w:cs="Times New Roman"/>
          <w:b/>
          <w:bCs/>
          <w:iCs/>
          <w:sz w:val="24"/>
          <w:szCs w:val="24"/>
          <w:lang w:val="vi-VN"/>
        </w:rPr>
        <w:t xml:space="preserve"> </w:t>
      </w:r>
    </w:p>
    <w:p w14:paraId="0B2C6A1B" w14:textId="15689F82" w:rsidR="00444D17" w:rsidRPr="001F7CD1" w:rsidRDefault="00444D17" w:rsidP="00444D17">
      <w:pPr>
        <w:spacing w:before="60" w:after="60"/>
        <w:jc w:val="center"/>
        <w:rPr>
          <w:rFonts w:eastAsia="Calibri" w:cs="Times New Roman"/>
          <w:b/>
          <w:bCs/>
          <w:iCs/>
          <w:sz w:val="24"/>
          <w:szCs w:val="24"/>
          <w:lang w:val="en-US"/>
        </w:rPr>
      </w:pPr>
      <w:r w:rsidRPr="001F7CD1">
        <w:rPr>
          <w:rFonts w:eastAsia="Calibri" w:cs="Times New Roman"/>
          <w:b/>
          <w:iCs/>
          <w:sz w:val="24"/>
          <w:szCs w:val="24"/>
          <w:lang w:val="en-US"/>
        </w:rPr>
        <w:t>GỬI MẸ</w:t>
      </w:r>
    </w:p>
    <w:tbl>
      <w:tblPr>
        <w:tblW w:w="10031" w:type="dxa"/>
        <w:tblLook w:val="04A0" w:firstRow="1" w:lastRow="0" w:firstColumn="1" w:lastColumn="0" w:noHBand="0" w:noVBand="1"/>
      </w:tblPr>
      <w:tblGrid>
        <w:gridCol w:w="4927"/>
        <w:gridCol w:w="5104"/>
      </w:tblGrid>
      <w:tr w:rsidR="00F97329" w:rsidRPr="001F7CD1" w14:paraId="75BE1972" w14:textId="77777777" w:rsidTr="00F64F2D">
        <w:tc>
          <w:tcPr>
            <w:tcW w:w="4927" w:type="dxa"/>
          </w:tcPr>
          <w:p w14:paraId="53D85D1D" w14:textId="69BC0B67" w:rsidR="00906A1E"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Trên đời chẳng ai lo cho ta bằng mẹ</w:t>
            </w:r>
          </w:p>
          <w:p w14:paraId="4E4909AA"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Cũng chẳng ai ta làm khổ nhiều như mẹ của ta</w:t>
            </w:r>
          </w:p>
          <w:p w14:paraId="1EE157CE"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Mẹ ơi nếu con được sống lại tuổi thơ</w:t>
            </w:r>
          </w:p>
          <w:p w14:paraId="2FA130A2"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Con sẽ chẳng bao giờ mải chơi trốn học</w:t>
            </w:r>
          </w:p>
          <w:p w14:paraId="3A5E9160"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Đứa con trai nhiều lỗi lầm ương ngạnh</w:t>
            </w:r>
          </w:p>
          <w:p w14:paraId="451A4D94" w14:textId="58FBE73D" w:rsidR="00906A1E"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Sẽ không lần nào làm mẹ xót xa.</w:t>
            </w:r>
          </w:p>
          <w:p w14:paraId="6AA0822A" w14:textId="77777777" w:rsidR="00444D17" w:rsidRPr="001F7CD1" w:rsidRDefault="00444D17" w:rsidP="00906A1E">
            <w:pPr>
              <w:spacing w:before="60" w:after="60"/>
              <w:ind w:firstLine="0"/>
              <w:rPr>
                <w:rFonts w:eastAsia="Calibri" w:cs="Times New Roman"/>
                <w:i/>
                <w:iCs/>
                <w:sz w:val="24"/>
                <w:szCs w:val="24"/>
                <w:lang w:val="en-US"/>
              </w:rPr>
            </w:pPr>
          </w:p>
          <w:p w14:paraId="3A691783"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Ước mẹ trẻ hoài như buổi mới gặp cha</w:t>
            </w:r>
          </w:p>
          <w:p w14:paraId="39085566"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Ước con được sống suốt đời bên mẹ</w:t>
            </w:r>
          </w:p>
          <w:p w14:paraId="386FBBCA"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Mẹ muốn ăn cá thu con chẳng nề xuống bể</w:t>
            </w:r>
          </w:p>
          <w:p w14:paraId="4DB9331D"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Chẳng ngại lên ngàn kiếm đọt măng mai</w:t>
            </w:r>
          </w:p>
          <w:p w14:paraId="4630FCB5"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Nhưng xứ sở ta quân Mỹ tới rồi</w:t>
            </w:r>
          </w:p>
          <w:p w14:paraId="1D1F0E9E" w14:textId="605B8571" w:rsidR="00906A1E"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Cùng bè bạn con lên đường đuổi giặc.</w:t>
            </w:r>
          </w:p>
          <w:p w14:paraId="572CD56F" w14:textId="77777777" w:rsidR="00444D17" w:rsidRPr="001F7CD1" w:rsidRDefault="00444D17" w:rsidP="00906A1E">
            <w:pPr>
              <w:spacing w:before="60" w:after="60"/>
              <w:ind w:firstLine="0"/>
              <w:rPr>
                <w:rFonts w:eastAsia="Calibri" w:cs="Times New Roman"/>
                <w:i/>
                <w:iCs/>
                <w:sz w:val="24"/>
                <w:szCs w:val="24"/>
                <w:lang w:val="en-US"/>
              </w:rPr>
            </w:pPr>
          </w:p>
          <w:p w14:paraId="1CB5BCFD"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Mẹ vui vẻ gánh lấy phần khó nhọc</w:t>
            </w:r>
          </w:p>
          <w:p w14:paraId="6CBC8DA0"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Việc cơ quan, việc Đảng, việc nhà</w:t>
            </w:r>
          </w:p>
          <w:p w14:paraId="6109CE08"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Đánh Pháp năm xưa, đánh Mỹ bây giờ</w:t>
            </w:r>
          </w:p>
          <w:p w14:paraId="4B8093CC" w14:textId="39B14751" w:rsidR="00906A1E" w:rsidRPr="001F7CD1" w:rsidRDefault="00906A1E" w:rsidP="00906A1E">
            <w:pPr>
              <w:spacing w:before="60" w:after="60"/>
              <w:ind w:firstLine="0"/>
              <w:rPr>
                <w:rFonts w:eastAsia="Calibri" w:cs="Times New Roman"/>
                <w:i/>
                <w:iCs/>
                <w:sz w:val="24"/>
                <w:szCs w:val="24"/>
                <w:lang w:val="vi-VN"/>
              </w:rPr>
            </w:pPr>
            <w:r w:rsidRPr="001F7CD1">
              <w:rPr>
                <w:rFonts w:eastAsia="Calibri" w:cs="Times New Roman"/>
                <w:i/>
                <w:iCs/>
                <w:sz w:val="24"/>
                <w:szCs w:val="24"/>
                <w:lang w:val="en-US"/>
              </w:rPr>
              <w:t>Quen vất vả, mẹ quản gì sương nắng.</w:t>
            </w:r>
          </w:p>
        </w:tc>
        <w:tc>
          <w:tcPr>
            <w:tcW w:w="5104" w:type="dxa"/>
          </w:tcPr>
          <w:p w14:paraId="1DD3648B"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Đêm nay con nằm rừng xa gió lạnh</w:t>
            </w:r>
          </w:p>
          <w:p w14:paraId="5910A2C7"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Mẹ nghỉ chưa hay đã thức rồi?</w:t>
            </w:r>
          </w:p>
          <w:p w14:paraId="19D5FE7D"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Suốt một đời chưa có lúc nghỉ ngơi</w:t>
            </w:r>
          </w:p>
          <w:p w14:paraId="4CC0EC8B" w14:textId="4190C033" w:rsidR="00906A1E"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Nghĩ thương mẹ, giận quân thù quá đỗi.</w:t>
            </w:r>
          </w:p>
          <w:p w14:paraId="15E39F99" w14:textId="77777777" w:rsidR="00444D17" w:rsidRPr="001F7CD1" w:rsidRDefault="00444D17" w:rsidP="00906A1E">
            <w:pPr>
              <w:spacing w:before="60" w:after="60"/>
              <w:ind w:firstLine="0"/>
              <w:rPr>
                <w:rFonts w:eastAsia="Calibri" w:cs="Times New Roman"/>
                <w:i/>
                <w:iCs/>
                <w:sz w:val="24"/>
                <w:szCs w:val="24"/>
                <w:lang w:val="en-US"/>
              </w:rPr>
            </w:pPr>
          </w:p>
          <w:p w14:paraId="1EC59608"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Lo trước mọi điều mẹ thường ít nói</w:t>
            </w:r>
          </w:p>
          <w:p w14:paraId="01629AAA"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Mắt tin yêu nhìn thấu tận đường xa</w:t>
            </w:r>
          </w:p>
          <w:p w14:paraId="06973751"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Mọi giả dối quanh co mọi tàn bạo hận thù</w:t>
            </w:r>
          </w:p>
          <w:p w14:paraId="203F7C3F" w14:textId="7231CE74" w:rsidR="00906A1E"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Đều nát vụn trước mắt hiền của mẹ.</w:t>
            </w:r>
          </w:p>
          <w:p w14:paraId="149BDF47" w14:textId="77777777" w:rsidR="00444D17" w:rsidRPr="001F7CD1" w:rsidRDefault="00444D17" w:rsidP="00906A1E">
            <w:pPr>
              <w:spacing w:before="60" w:after="60"/>
              <w:ind w:firstLine="0"/>
              <w:rPr>
                <w:rFonts w:eastAsia="Calibri" w:cs="Times New Roman"/>
                <w:i/>
                <w:iCs/>
                <w:sz w:val="24"/>
                <w:szCs w:val="24"/>
                <w:lang w:val="en-US"/>
              </w:rPr>
            </w:pPr>
          </w:p>
          <w:p w14:paraId="6989500D"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Dẫu cuộc đời là con đường dài thế</w:t>
            </w:r>
          </w:p>
          <w:p w14:paraId="227EA6E9" w14:textId="77777777" w:rsidR="00444D17" w:rsidRPr="001F7CD1" w:rsidRDefault="00906A1E" w:rsidP="00906A1E">
            <w:pPr>
              <w:spacing w:before="60" w:after="60"/>
              <w:ind w:firstLine="0"/>
              <w:rPr>
                <w:rFonts w:eastAsia="Calibri" w:cs="Times New Roman"/>
                <w:i/>
                <w:iCs/>
                <w:sz w:val="24"/>
                <w:szCs w:val="24"/>
                <w:lang w:val="en-US"/>
              </w:rPr>
            </w:pPr>
            <w:r w:rsidRPr="001F7CD1">
              <w:rPr>
                <w:rFonts w:eastAsia="Calibri" w:cs="Times New Roman"/>
                <w:i/>
                <w:iCs/>
                <w:sz w:val="24"/>
                <w:szCs w:val="24"/>
                <w:lang w:val="en-US"/>
              </w:rPr>
              <w:t>Con sẽ đi qua mọi đèo dốc chông gai</w:t>
            </w:r>
          </w:p>
          <w:p w14:paraId="0A2BCD51" w14:textId="77777777" w:rsidR="00444D17" w:rsidRPr="001F7CD1" w:rsidRDefault="00906A1E" w:rsidP="00444D17">
            <w:pPr>
              <w:spacing w:before="60" w:after="60"/>
              <w:ind w:firstLine="0"/>
              <w:rPr>
                <w:rFonts w:eastAsia="Calibri" w:cs="Times New Roman"/>
                <w:i/>
                <w:iCs/>
                <w:sz w:val="24"/>
                <w:szCs w:val="24"/>
                <w:lang w:val="vi-VN"/>
              </w:rPr>
            </w:pPr>
            <w:r w:rsidRPr="001F7CD1">
              <w:rPr>
                <w:rFonts w:eastAsia="Calibri" w:cs="Times New Roman"/>
                <w:i/>
                <w:iCs/>
                <w:sz w:val="24"/>
                <w:szCs w:val="24"/>
                <w:lang w:val="en-US"/>
              </w:rPr>
              <w:t>Bằng đôi chân của mẹ, mẹ ơi.</w:t>
            </w:r>
            <w:r w:rsidRPr="001F7CD1">
              <w:rPr>
                <w:rFonts w:eastAsia="Calibri" w:cs="Times New Roman"/>
                <w:i/>
                <w:iCs/>
                <w:sz w:val="24"/>
                <w:szCs w:val="24"/>
                <w:lang w:val="vi-VN"/>
              </w:rPr>
              <w:t xml:space="preserve"> </w:t>
            </w:r>
          </w:p>
          <w:p w14:paraId="6A962CFD" w14:textId="77777777" w:rsidR="00444D17" w:rsidRPr="001F7CD1" w:rsidRDefault="00444D17" w:rsidP="00444D17">
            <w:pPr>
              <w:spacing w:before="60" w:after="60"/>
              <w:ind w:firstLine="0"/>
              <w:rPr>
                <w:rFonts w:eastAsia="Calibri" w:cs="Times New Roman"/>
                <w:iCs/>
                <w:sz w:val="24"/>
                <w:szCs w:val="24"/>
                <w:lang w:val="vi-VN"/>
              </w:rPr>
            </w:pPr>
          </w:p>
          <w:p w14:paraId="6DF894F9" w14:textId="77777777" w:rsidR="00444D17" w:rsidRPr="001F7CD1" w:rsidRDefault="00444D17" w:rsidP="00444D17">
            <w:pPr>
              <w:spacing w:before="60" w:after="60"/>
              <w:ind w:firstLine="0"/>
              <w:rPr>
                <w:rFonts w:eastAsia="Calibri" w:cs="Times New Roman"/>
                <w:iCs/>
                <w:sz w:val="24"/>
                <w:szCs w:val="24"/>
                <w:lang w:val="vi-VN"/>
              </w:rPr>
            </w:pPr>
          </w:p>
          <w:p w14:paraId="39BB3763" w14:textId="77777777" w:rsidR="00444D17" w:rsidRPr="001F7CD1" w:rsidRDefault="00444D17" w:rsidP="00444D17">
            <w:pPr>
              <w:spacing w:before="60" w:after="60"/>
              <w:ind w:firstLine="0"/>
              <w:rPr>
                <w:rFonts w:eastAsia="Calibri" w:cs="Times New Roman"/>
                <w:iCs/>
                <w:sz w:val="24"/>
                <w:szCs w:val="24"/>
                <w:lang w:val="vi-VN"/>
              </w:rPr>
            </w:pPr>
          </w:p>
          <w:p w14:paraId="7E17E521" w14:textId="77777777" w:rsidR="00906A1E" w:rsidRPr="001F7CD1" w:rsidRDefault="00906A1E" w:rsidP="00444D17">
            <w:pPr>
              <w:spacing w:before="60" w:after="60"/>
              <w:ind w:firstLine="0"/>
              <w:rPr>
                <w:rFonts w:eastAsia="Calibri" w:cs="Times New Roman"/>
                <w:b/>
                <w:bCs/>
                <w:iCs/>
                <w:sz w:val="24"/>
                <w:szCs w:val="24"/>
                <w:lang w:val="en-US"/>
              </w:rPr>
            </w:pPr>
          </w:p>
        </w:tc>
      </w:tr>
    </w:tbl>
    <w:p w14:paraId="57E728AC" w14:textId="5A103476" w:rsidR="00444D17" w:rsidRPr="001F7CD1" w:rsidRDefault="00444D17" w:rsidP="00444D17">
      <w:pPr>
        <w:spacing w:before="60" w:after="60"/>
        <w:ind w:firstLine="0"/>
        <w:jc w:val="right"/>
        <w:rPr>
          <w:rFonts w:eastAsia="Calibri" w:cs="Times New Roman"/>
          <w:i/>
          <w:iCs/>
          <w:sz w:val="24"/>
          <w:szCs w:val="24"/>
          <w:lang w:val="en-US"/>
        </w:rPr>
      </w:pPr>
      <w:r w:rsidRPr="001F7CD1">
        <w:rPr>
          <w:rFonts w:eastAsia="Calibri" w:cs="Times New Roman"/>
          <w:iCs/>
          <w:sz w:val="24"/>
          <w:szCs w:val="24"/>
          <w:lang w:val="vi-VN"/>
        </w:rPr>
        <w:t>(Trích</w:t>
      </w:r>
      <w:r w:rsidRPr="001F7CD1">
        <w:rPr>
          <w:rFonts w:eastAsia="Calibri" w:cs="Times New Roman"/>
          <w:i/>
          <w:iCs/>
          <w:sz w:val="24"/>
          <w:szCs w:val="24"/>
          <w:lang w:val="vi-VN"/>
        </w:rPr>
        <w:t xml:space="preserve"> Thơ Lưu Quang Vũ, </w:t>
      </w:r>
      <w:r w:rsidRPr="001F7CD1">
        <w:rPr>
          <w:rFonts w:eastAsia="Calibri" w:cs="Times New Roman"/>
          <w:iCs/>
          <w:sz w:val="24"/>
          <w:szCs w:val="24"/>
          <w:lang w:val="vi-VN"/>
        </w:rPr>
        <w:t>NXB Thanh Hóa, 2005</w:t>
      </w:r>
      <w:r w:rsidRPr="001F7CD1">
        <w:rPr>
          <w:rFonts w:eastAsia="Calibri" w:cs="Times New Roman"/>
          <w:iCs/>
          <w:sz w:val="24"/>
          <w:szCs w:val="24"/>
          <w:lang w:val="en-US"/>
        </w:rPr>
        <w:t>, tr. 45-46)</w:t>
      </w:r>
    </w:p>
    <w:p w14:paraId="77C57F53" w14:textId="77777777" w:rsidR="00444D17" w:rsidRPr="001F7CD1" w:rsidRDefault="00444D17" w:rsidP="00906A1E">
      <w:pPr>
        <w:spacing w:before="60" w:after="60"/>
        <w:rPr>
          <w:rFonts w:eastAsia="Calibri" w:cs="Times New Roman"/>
          <w:b/>
          <w:bCs/>
          <w:iCs/>
          <w:sz w:val="24"/>
          <w:szCs w:val="24"/>
          <w:lang w:val="en-US"/>
        </w:rPr>
      </w:pPr>
    </w:p>
    <w:p w14:paraId="18E3315D" w14:textId="3AB974E0" w:rsidR="00906A1E" w:rsidRPr="001F7CD1" w:rsidRDefault="00906A1E" w:rsidP="00906A1E">
      <w:pPr>
        <w:spacing w:before="60" w:after="60"/>
        <w:rPr>
          <w:rFonts w:eastAsia="Calibri" w:cs="Times New Roman"/>
          <w:i/>
          <w:iCs/>
          <w:sz w:val="24"/>
          <w:szCs w:val="24"/>
          <w:lang w:val="vi-VN"/>
        </w:rPr>
      </w:pPr>
      <w:r w:rsidRPr="001F7CD1">
        <w:rPr>
          <w:rFonts w:eastAsia="Calibri" w:cs="Times New Roman"/>
          <w:b/>
          <w:bCs/>
          <w:iCs/>
          <w:sz w:val="24"/>
          <w:szCs w:val="24"/>
          <w:lang w:val="vi-VN"/>
        </w:rPr>
        <w:t>Thực hiện các yêu cầu:</w:t>
      </w:r>
    </w:p>
    <w:p w14:paraId="5EE97581" w14:textId="77777777" w:rsidR="00906A1E" w:rsidRPr="001F7CD1" w:rsidRDefault="00906A1E" w:rsidP="00906A1E">
      <w:pPr>
        <w:spacing w:before="60" w:after="60"/>
        <w:rPr>
          <w:rFonts w:eastAsia="Calibri" w:cs="Times New Roman"/>
          <w:b/>
          <w:bCs/>
          <w:iCs/>
          <w:sz w:val="24"/>
          <w:szCs w:val="24"/>
          <w:lang w:val="en-US"/>
        </w:rPr>
      </w:pPr>
      <w:r w:rsidRPr="001F7CD1">
        <w:rPr>
          <w:rFonts w:eastAsia="Calibri" w:cs="Times New Roman"/>
          <w:b/>
          <w:iCs/>
          <w:sz w:val="24"/>
          <w:szCs w:val="24"/>
          <w:lang w:val="vi-VN"/>
        </w:rPr>
        <w:t>Câu 1</w:t>
      </w:r>
      <w:r w:rsidRPr="001F7CD1">
        <w:rPr>
          <w:rFonts w:eastAsia="Calibri" w:cs="Times New Roman"/>
          <w:iCs/>
          <w:sz w:val="24"/>
          <w:szCs w:val="24"/>
          <w:lang w:val="vi-VN"/>
        </w:rPr>
        <w:t xml:space="preserve">. </w:t>
      </w:r>
      <w:r w:rsidRPr="001F7CD1">
        <w:rPr>
          <w:rFonts w:eastAsia="Calibri" w:cs="Times New Roman"/>
          <w:iCs/>
          <w:sz w:val="24"/>
          <w:szCs w:val="24"/>
          <w:lang w:val="en-US"/>
        </w:rPr>
        <w:t xml:space="preserve">Chủ thể trữ tình trong bài thơ </w:t>
      </w:r>
      <w:r w:rsidRPr="001F7CD1">
        <w:rPr>
          <w:rFonts w:eastAsia="Calibri" w:cs="Times New Roman"/>
          <w:i/>
          <w:iCs/>
          <w:sz w:val="24"/>
          <w:szCs w:val="24"/>
          <w:lang w:val="en-US"/>
        </w:rPr>
        <w:t>Gửi mẹ</w:t>
      </w:r>
      <w:r w:rsidRPr="001F7CD1">
        <w:rPr>
          <w:rFonts w:eastAsia="Calibri" w:cs="Times New Roman"/>
          <w:iCs/>
          <w:sz w:val="24"/>
          <w:szCs w:val="24"/>
          <w:lang w:val="en-US"/>
        </w:rPr>
        <w:t xml:space="preserve"> là ai</w:t>
      </w:r>
      <w:r w:rsidRPr="001F7CD1">
        <w:rPr>
          <w:rFonts w:eastAsia="Calibri" w:cs="Times New Roman"/>
          <w:iCs/>
          <w:sz w:val="24"/>
          <w:szCs w:val="24"/>
          <w:lang w:val="vi-VN"/>
        </w:rPr>
        <w:t xml:space="preserve">? </w:t>
      </w:r>
    </w:p>
    <w:p w14:paraId="3D4DC2F6" w14:textId="7F31C056" w:rsidR="00906A1E" w:rsidRPr="001F7CD1" w:rsidRDefault="00906A1E" w:rsidP="00906A1E">
      <w:pPr>
        <w:spacing w:before="60" w:after="60"/>
        <w:rPr>
          <w:rFonts w:eastAsia="Calibri" w:cs="Times New Roman"/>
          <w:iCs/>
          <w:sz w:val="24"/>
          <w:szCs w:val="24"/>
          <w:lang w:val="en-US"/>
        </w:rPr>
      </w:pPr>
      <w:r w:rsidRPr="001F7CD1">
        <w:rPr>
          <w:rFonts w:eastAsia="Calibri" w:cs="Times New Roman"/>
          <w:b/>
          <w:iCs/>
          <w:sz w:val="24"/>
          <w:szCs w:val="24"/>
          <w:lang w:val="vi-VN"/>
        </w:rPr>
        <w:t>Câu 2</w:t>
      </w:r>
      <w:r w:rsidRPr="001F7CD1">
        <w:rPr>
          <w:rFonts w:eastAsia="Calibri" w:cs="Times New Roman"/>
          <w:iCs/>
          <w:sz w:val="24"/>
          <w:szCs w:val="24"/>
          <w:lang w:val="vi-VN"/>
        </w:rPr>
        <w:t xml:space="preserve">. </w:t>
      </w:r>
      <w:r w:rsidRPr="001F7CD1">
        <w:rPr>
          <w:rFonts w:eastAsia="Calibri" w:cs="Times New Roman"/>
          <w:iCs/>
          <w:sz w:val="24"/>
          <w:szCs w:val="24"/>
          <w:lang w:val="en-US"/>
        </w:rPr>
        <w:t xml:space="preserve">Trong đoạn thơ thứ nhất, nếu </w:t>
      </w:r>
      <w:r w:rsidRPr="001F7CD1">
        <w:rPr>
          <w:rFonts w:eastAsia="Calibri" w:cs="Times New Roman"/>
          <w:i/>
          <w:sz w:val="24"/>
          <w:szCs w:val="24"/>
          <w:lang w:val="en-US"/>
        </w:rPr>
        <w:t>được sống lại tuổi thơ</w:t>
      </w:r>
      <w:r w:rsidRPr="001F7CD1">
        <w:rPr>
          <w:rFonts w:eastAsia="Calibri" w:cs="Times New Roman"/>
          <w:iCs/>
          <w:sz w:val="24"/>
          <w:szCs w:val="24"/>
          <w:lang w:val="en-US"/>
        </w:rPr>
        <w:t xml:space="preserve">, </w:t>
      </w:r>
      <w:r w:rsidRPr="001F7CD1">
        <w:rPr>
          <w:rFonts w:eastAsia="Calibri" w:cs="Times New Roman"/>
          <w:i/>
          <w:sz w:val="24"/>
          <w:szCs w:val="24"/>
          <w:lang w:val="en-US"/>
        </w:rPr>
        <w:t>đứa con ương ngạnh</w:t>
      </w:r>
      <w:r w:rsidRPr="001F7CD1">
        <w:rPr>
          <w:rFonts w:eastAsia="Calibri" w:cs="Times New Roman"/>
          <w:iCs/>
          <w:sz w:val="24"/>
          <w:szCs w:val="24"/>
          <w:lang w:val="vi-VN"/>
        </w:rPr>
        <w:t xml:space="preserve"> </w:t>
      </w:r>
      <w:r w:rsidRPr="001F7CD1">
        <w:rPr>
          <w:rFonts w:eastAsia="Calibri" w:cs="Times New Roman"/>
          <w:iCs/>
          <w:sz w:val="24"/>
          <w:szCs w:val="24"/>
          <w:lang w:val="en-US"/>
        </w:rPr>
        <w:t>sẽ sửa chữa lỗi lầm như thế nào?</w:t>
      </w:r>
    </w:p>
    <w:p w14:paraId="6B3D1CD3" w14:textId="21861AEE" w:rsidR="00906A1E" w:rsidRPr="001F7CD1" w:rsidRDefault="00906A1E" w:rsidP="00906A1E">
      <w:pPr>
        <w:spacing w:before="60" w:after="60"/>
        <w:rPr>
          <w:rFonts w:eastAsia="Calibri" w:cs="Times New Roman"/>
          <w:iCs/>
          <w:spacing w:val="-4"/>
          <w:sz w:val="24"/>
          <w:szCs w:val="24"/>
          <w:lang w:val="vi-VN"/>
        </w:rPr>
      </w:pPr>
      <w:r w:rsidRPr="001F7CD1">
        <w:rPr>
          <w:rFonts w:eastAsia="Calibri" w:cs="Times New Roman"/>
          <w:b/>
          <w:iCs/>
          <w:spacing w:val="-4"/>
          <w:sz w:val="24"/>
          <w:szCs w:val="24"/>
          <w:lang w:val="vi-VN"/>
        </w:rPr>
        <w:lastRenderedPageBreak/>
        <w:t xml:space="preserve">Câu 3. </w:t>
      </w:r>
      <w:r w:rsidRPr="001F7CD1">
        <w:rPr>
          <w:rFonts w:eastAsia="Calibri" w:cs="Times New Roman"/>
          <w:iCs/>
          <w:spacing w:val="-4"/>
          <w:sz w:val="24"/>
          <w:szCs w:val="24"/>
          <w:lang w:val="vi-VN"/>
        </w:rPr>
        <w:t xml:space="preserve">Nêu tác dụng của biện pháp tu từ so sánh trong câu thơ </w:t>
      </w:r>
      <w:r w:rsidRPr="001F7CD1">
        <w:rPr>
          <w:rFonts w:eastAsia="Calibri" w:cs="Times New Roman"/>
          <w:i/>
          <w:iCs/>
          <w:spacing w:val="-4"/>
          <w:sz w:val="24"/>
          <w:szCs w:val="24"/>
          <w:lang w:val="en-US"/>
        </w:rPr>
        <w:t>Dẫu cuộc đời là con đường dài thế</w:t>
      </w:r>
      <w:r w:rsidRPr="001F7CD1">
        <w:rPr>
          <w:rFonts w:eastAsia="Calibri" w:cs="Times New Roman"/>
          <w:iCs/>
          <w:spacing w:val="-4"/>
          <w:sz w:val="24"/>
          <w:szCs w:val="24"/>
          <w:lang w:val="vi-VN"/>
        </w:rPr>
        <w:t>.</w:t>
      </w:r>
    </w:p>
    <w:p w14:paraId="2287B31B" w14:textId="77777777" w:rsidR="00906A1E" w:rsidRPr="001F7CD1" w:rsidRDefault="00906A1E" w:rsidP="00906A1E">
      <w:pPr>
        <w:spacing w:before="60" w:after="60"/>
        <w:rPr>
          <w:rFonts w:eastAsia="Calibri" w:cs="Times New Roman"/>
          <w:iCs/>
          <w:sz w:val="24"/>
          <w:szCs w:val="24"/>
          <w:lang w:val="en-US"/>
        </w:rPr>
      </w:pPr>
      <w:r w:rsidRPr="001F7CD1">
        <w:rPr>
          <w:rFonts w:eastAsia="Calibri" w:cs="Times New Roman"/>
          <w:b/>
          <w:iCs/>
          <w:sz w:val="24"/>
          <w:szCs w:val="24"/>
          <w:lang w:val="vi-VN"/>
        </w:rPr>
        <w:t>Câu 4</w:t>
      </w:r>
      <w:r w:rsidRPr="001F7CD1">
        <w:rPr>
          <w:rFonts w:eastAsia="Calibri" w:cs="Times New Roman"/>
          <w:iCs/>
          <w:sz w:val="24"/>
          <w:szCs w:val="24"/>
          <w:lang w:val="vi-VN"/>
        </w:rPr>
        <w:t xml:space="preserve">. </w:t>
      </w:r>
      <w:r w:rsidRPr="001F7CD1">
        <w:rPr>
          <w:rFonts w:eastAsia="Calibri" w:cs="Times New Roman"/>
          <w:iCs/>
          <w:sz w:val="24"/>
          <w:szCs w:val="24"/>
          <w:lang w:val="en-US"/>
        </w:rPr>
        <w:t>Đoạn</w:t>
      </w:r>
      <w:r w:rsidRPr="001F7CD1">
        <w:rPr>
          <w:rFonts w:eastAsia="Calibri" w:cs="Times New Roman"/>
          <w:iCs/>
          <w:sz w:val="24"/>
          <w:szCs w:val="24"/>
          <w:lang w:val="vi-VN"/>
        </w:rPr>
        <w:t xml:space="preserve"> thơ sau gợi lên cho anh/chị </w:t>
      </w:r>
      <w:r w:rsidRPr="001F7CD1">
        <w:rPr>
          <w:rFonts w:eastAsia="Calibri" w:cs="Times New Roman"/>
          <w:iCs/>
          <w:sz w:val="24"/>
          <w:szCs w:val="24"/>
          <w:lang w:val="en-US"/>
        </w:rPr>
        <w:t>những suy nghĩ gì về hình ảnh người mẹ?</w:t>
      </w:r>
    </w:p>
    <w:p w14:paraId="68145481" w14:textId="77777777" w:rsidR="00444D17" w:rsidRPr="001F7CD1" w:rsidRDefault="00906A1E" w:rsidP="00444D17">
      <w:pPr>
        <w:spacing w:before="60" w:after="60"/>
        <w:ind w:firstLine="3261"/>
        <w:rPr>
          <w:rFonts w:eastAsia="Calibri" w:cs="Times New Roman"/>
          <w:i/>
          <w:iCs/>
          <w:sz w:val="24"/>
          <w:szCs w:val="24"/>
          <w:lang w:val="en-US"/>
        </w:rPr>
      </w:pPr>
      <w:r w:rsidRPr="001F7CD1">
        <w:rPr>
          <w:rFonts w:eastAsia="Calibri" w:cs="Times New Roman"/>
          <w:i/>
          <w:iCs/>
          <w:sz w:val="24"/>
          <w:szCs w:val="24"/>
          <w:lang w:val="en-US"/>
        </w:rPr>
        <w:t>Mẹ vui vẻ gánh lấy phần khó nhọc</w:t>
      </w:r>
    </w:p>
    <w:p w14:paraId="416C92E3" w14:textId="77777777" w:rsidR="00444D17" w:rsidRPr="001F7CD1" w:rsidRDefault="00906A1E" w:rsidP="00444D17">
      <w:pPr>
        <w:spacing w:before="60" w:after="60"/>
        <w:ind w:firstLine="3261"/>
        <w:rPr>
          <w:rFonts w:eastAsia="Calibri" w:cs="Times New Roman"/>
          <w:i/>
          <w:iCs/>
          <w:sz w:val="24"/>
          <w:szCs w:val="24"/>
          <w:lang w:val="en-US"/>
        </w:rPr>
      </w:pPr>
      <w:r w:rsidRPr="001F7CD1">
        <w:rPr>
          <w:rFonts w:eastAsia="Calibri" w:cs="Times New Roman"/>
          <w:i/>
          <w:iCs/>
          <w:sz w:val="24"/>
          <w:szCs w:val="24"/>
          <w:lang w:val="en-US"/>
        </w:rPr>
        <w:t>Việc cơ quan, việc Đảng, việc nhà</w:t>
      </w:r>
    </w:p>
    <w:p w14:paraId="28B60006" w14:textId="77777777" w:rsidR="00444D17" w:rsidRPr="001F7CD1" w:rsidRDefault="00906A1E" w:rsidP="00444D17">
      <w:pPr>
        <w:spacing w:before="60" w:after="60"/>
        <w:ind w:firstLine="3261"/>
        <w:rPr>
          <w:rFonts w:eastAsia="Calibri" w:cs="Times New Roman"/>
          <w:i/>
          <w:iCs/>
          <w:sz w:val="24"/>
          <w:szCs w:val="24"/>
          <w:lang w:val="en-US"/>
        </w:rPr>
      </w:pPr>
      <w:r w:rsidRPr="001F7CD1">
        <w:rPr>
          <w:rFonts w:eastAsia="Calibri" w:cs="Times New Roman"/>
          <w:i/>
          <w:iCs/>
          <w:sz w:val="24"/>
          <w:szCs w:val="24"/>
          <w:lang w:val="en-US"/>
        </w:rPr>
        <w:t>Đánh Pháp năm xưa, đánh Mỹ bây giờ</w:t>
      </w:r>
    </w:p>
    <w:p w14:paraId="4AEECE60" w14:textId="65271DFB" w:rsidR="00906A1E" w:rsidRPr="001F7CD1" w:rsidRDefault="00906A1E" w:rsidP="00444D17">
      <w:pPr>
        <w:spacing w:before="60" w:after="60"/>
        <w:ind w:firstLine="3261"/>
        <w:rPr>
          <w:rFonts w:eastAsia="Calibri" w:cs="Times New Roman"/>
          <w:i/>
          <w:iCs/>
          <w:sz w:val="24"/>
          <w:szCs w:val="24"/>
          <w:lang w:val="en-US"/>
        </w:rPr>
      </w:pPr>
      <w:r w:rsidRPr="001F7CD1">
        <w:rPr>
          <w:rFonts w:eastAsia="Calibri" w:cs="Times New Roman"/>
          <w:i/>
          <w:iCs/>
          <w:sz w:val="24"/>
          <w:szCs w:val="24"/>
          <w:lang w:val="en-US"/>
        </w:rPr>
        <w:t>Quen vất vả, mẹ quản gì sương nắng</w:t>
      </w:r>
    </w:p>
    <w:p w14:paraId="46702239" w14:textId="77777777" w:rsidR="00906A1E" w:rsidRPr="001F7CD1" w:rsidRDefault="00906A1E" w:rsidP="00906A1E">
      <w:pPr>
        <w:spacing w:before="60" w:after="60"/>
        <w:rPr>
          <w:rFonts w:eastAsia="Calibri" w:cs="Times New Roman"/>
          <w:iCs/>
          <w:sz w:val="24"/>
          <w:szCs w:val="24"/>
          <w:lang w:val="en-US"/>
        </w:rPr>
      </w:pPr>
      <w:r w:rsidRPr="001F7CD1">
        <w:rPr>
          <w:rFonts w:eastAsia="Calibri" w:cs="Times New Roman"/>
          <w:b/>
          <w:iCs/>
          <w:sz w:val="24"/>
          <w:szCs w:val="24"/>
          <w:lang w:val="vi-VN"/>
        </w:rPr>
        <w:t>Câu 5.</w:t>
      </w:r>
      <w:r w:rsidRPr="001F7CD1">
        <w:rPr>
          <w:rFonts w:eastAsia="Calibri" w:cs="Times New Roman"/>
          <w:iCs/>
          <w:sz w:val="24"/>
          <w:szCs w:val="24"/>
          <w:lang w:val="vi-VN"/>
        </w:rPr>
        <w:t xml:space="preserve"> Hình ảnh, chi tiết nào trong bài thơ để lại ấn tượng sâu sắc nhất với anh/chị? Vì sao?</w:t>
      </w:r>
    </w:p>
    <w:p w14:paraId="6E25687D" w14:textId="77777777" w:rsidR="00906A1E" w:rsidRPr="001F7CD1" w:rsidRDefault="00906A1E" w:rsidP="00AD6C65">
      <w:pPr>
        <w:spacing w:before="60" w:after="60"/>
        <w:rPr>
          <w:rFonts w:eastAsia="Calibri" w:cs="Times New Roman"/>
          <w:iCs/>
          <w:sz w:val="24"/>
          <w:szCs w:val="24"/>
          <w:lang w:val="pl-PL"/>
        </w:rPr>
      </w:pPr>
    </w:p>
    <w:p w14:paraId="7467F41C" w14:textId="6F51BEAB" w:rsidR="00AD6C65" w:rsidRPr="001F7CD1" w:rsidRDefault="00BD12E4" w:rsidP="00691CD8">
      <w:pPr>
        <w:spacing w:before="60" w:after="60"/>
        <w:rPr>
          <w:rFonts w:eastAsia="Calibri" w:cs="Times New Roman"/>
          <w:b/>
          <w:bCs/>
          <w:sz w:val="24"/>
          <w:szCs w:val="24"/>
          <w:u w:val="single"/>
          <w:lang w:val="en-US"/>
        </w:rPr>
      </w:pPr>
      <w:r w:rsidRPr="001F7CD1">
        <w:rPr>
          <w:rFonts w:eastAsia="Calibri" w:cs="Times New Roman"/>
          <w:b/>
          <w:bCs/>
          <w:sz w:val="24"/>
          <w:szCs w:val="24"/>
          <w:u w:val="single"/>
          <w:lang w:val="en-US"/>
        </w:rPr>
        <w:t>ĐỀ 10</w:t>
      </w:r>
    </w:p>
    <w:p w14:paraId="73488599" w14:textId="77777777" w:rsidR="00BD12E4" w:rsidRPr="001F7CD1" w:rsidRDefault="00BD12E4" w:rsidP="00BD12E4">
      <w:pPr>
        <w:spacing w:before="60" w:after="60"/>
        <w:rPr>
          <w:rFonts w:eastAsia="Calibri" w:cs="Times New Roman"/>
          <w:b/>
          <w:bCs/>
          <w:sz w:val="24"/>
          <w:szCs w:val="24"/>
          <w:lang w:val="en-US"/>
        </w:rPr>
      </w:pPr>
      <w:r w:rsidRPr="001F7CD1">
        <w:rPr>
          <w:rFonts w:eastAsia="Calibri" w:cs="Times New Roman"/>
          <w:b/>
          <w:bCs/>
          <w:sz w:val="24"/>
          <w:szCs w:val="24"/>
          <w:lang w:val="en-US"/>
        </w:rPr>
        <w:t>Đọc bài thơ sau:</w:t>
      </w:r>
    </w:p>
    <w:p w14:paraId="403A22FC" w14:textId="77777777" w:rsidR="00BD12E4" w:rsidRPr="001F7CD1" w:rsidRDefault="00BD12E4" w:rsidP="00BD12E4">
      <w:pPr>
        <w:spacing w:before="60" w:after="60"/>
        <w:jc w:val="center"/>
        <w:rPr>
          <w:rFonts w:eastAsia="Calibri" w:cs="Times New Roman"/>
          <w:b/>
          <w:bCs/>
          <w:sz w:val="24"/>
          <w:szCs w:val="24"/>
          <w:lang w:val="en-US"/>
        </w:rPr>
      </w:pPr>
      <w:r w:rsidRPr="001F7CD1">
        <w:rPr>
          <w:rFonts w:eastAsia="Calibri" w:cs="Times New Roman"/>
          <w:b/>
          <w:bCs/>
          <w:sz w:val="24"/>
          <w:szCs w:val="24"/>
          <w:lang w:val="en-US"/>
        </w:rPr>
        <w:t>Lời người liệt sĩ dặn con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8"/>
      </w:tblGrid>
      <w:tr w:rsidR="00F97329" w:rsidRPr="001F7CD1" w14:paraId="7D7DE29A" w14:textId="77777777" w:rsidTr="00F64F2D">
        <w:tc>
          <w:tcPr>
            <w:tcW w:w="5228" w:type="dxa"/>
          </w:tcPr>
          <w:p w14:paraId="115D06AD"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Lớn lên nhé, con ơi,</w:t>
            </w:r>
          </w:p>
          <w:p w14:paraId="38D5C841"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lớn như một cái cây tắm đầy ánh sáng.</w:t>
            </w:r>
          </w:p>
          <w:p w14:paraId="7C70424C"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Khi ngã xuống, vẫy bàn tay dũng cảm,</w:t>
            </w:r>
          </w:p>
          <w:p w14:paraId="79AC51E5"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cha đã đổi về ánh sáng ấy cho con.</w:t>
            </w:r>
          </w:p>
          <w:p w14:paraId="62CEBACC"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p>
          <w:p w14:paraId="2FE100A6"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Lớn lên nhé, con ơi,</w:t>
            </w:r>
          </w:p>
          <w:p w14:paraId="65E2A04B"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lớn như một cánh chim giữa bầu trời trong sạch.</w:t>
            </w:r>
          </w:p>
          <w:p w14:paraId="422C3BBB"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Khi ngã xuống, cha nằm ngửa mặt</w:t>
            </w:r>
          </w:p>
          <w:p w14:paraId="35FC50A6"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và mỉm cười: - Bầu trời giành cho con!</w:t>
            </w:r>
          </w:p>
          <w:p w14:paraId="2BAEB05F"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p>
          <w:p w14:paraId="67B0EB99"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Lớn lên nhé, con ơi,</w:t>
            </w:r>
          </w:p>
          <w:p w14:paraId="094B4A8A"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và đừng hỏi: Cha còn hay mất?</w:t>
            </w:r>
          </w:p>
          <w:p w14:paraId="28775093"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Cha vẫn sống trong lòng mọi người.</w:t>
            </w:r>
          </w:p>
          <w:p w14:paraId="045AD2F9"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Cha vẫn sống trong ánh sáng, bầu trời.</w:t>
            </w:r>
          </w:p>
        </w:tc>
        <w:tc>
          <w:tcPr>
            <w:tcW w:w="5228" w:type="dxa"/>
          </w:tcPr>
          <w:p w14:paraId="2B5C5D72"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Hãy lớn lên, con ơi,</w:t>
            </w:r>
          </w:p>
          <w:p w14:paraId="1179A0BB"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làm cánh chim bay cao, làm thân cây mọc thẳng,</w:t>
            </w:r>
          </w:p>
          <w:p w14:paraId="0217CFE6"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làm một người biết ước mơ và có lòng dũng cảm,</w:t>
            </w:r>
          </w:p>
          <w:p w14:paraId="668F533D"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dưới ánh sáng, bầu trời</w:t>
            </w:r>
          </w:p>
          <w:p w14:paraId="23793D35"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mà cha đã đổi về. Hãy lớn lên, con ơi!</w:t>
            </w:r>
          </w:p>
          <w:p w14:paraId="7D2DCFE6"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p>
          <w:p w14:paraId="618DACDA"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Hãy lớn lên, lớn lên.</w:t>
            </w:r>
          </w:p>
          <w:p w14:paraId="132D229B"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Và đừng hỏi: Cha còn hay mất?</w:t>
            </w:r>
          </w:p>
          <w:p w14:paraId="45954E01"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Cha sống mãi trong lòng mọi người.</w:t>
            </w:r>
          </w:p>
          <w:p w14:paraId="0BDE50F6"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Cha sống mãi trong ánh sáng, bầu trời.</w:t>
            </w:r>
          </w:p>
          <w:p w14:paraId="6AD4A39D"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Bầu trời và ánh sáng,</w:t>
            </w:r>
          </w:p>
          <w:p w14:paraId="7A95AB5A"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Con phải biết hưởng cho xứng đáng</w:t>
            </w:r>
          </w:p>
          <w:p w14:paraId="5ADB9C7F"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Phải làm chim bay cao, phải làm cây mọc thẳng</w:t>
            </w:r>
          </w:p>
          <w:p w14:paraId="360F9745" w14:textId="77777777" w:rsidR="00BD12E4" w:rsidRPr="001F7CD1" w:rsidRDefault="00BD12E4" w:rsidP="00BD12E4">
            <w:pPr>
              <w:spacing w:before="60" w:after="60"/>
              <w:jc w:val="both"/>
              <w:rPr>
                <w:rFonts w:ascii="Times New Roman" w:eastAsia="Calibri" w:hAnsi="Times New Roman" w:cs="Times New Roman"/>
                <w:i/>
                <w:iCs/>
                <w:sz w:val="24"/>
                <w:szCs w:val="24"/>
                <w:lang w:val="en-US"/>
              </w:rPr>
            </w:pPr>
            <w:r w:rsidRPr="001F7CD1">
              <w:rPr>
                <w:rFonts w:ascii="Times New Roman" w:eastAsia="Calibri" w:hAnsi="Times New Roman" w:cs="Times New Roman"/>
                <w:i/>
                <w:iCs/>
                <w:sz w:val="24"/>
                <w:szCs w:val="24"/>
                <w:lang w:val="en-US"/>
              </w:rPr>
              <w:t>Phải lo âu giữ gìn.</w:t>
            </w:r>
          </w:p>
          <w:p w14:paraId="0F2AF176" w14:textId="77777777" w:rsidR="00BD12E4" w:rsidRPr="001F7CD1" w:rsidRDefault="00BD12E4" w:rsidP="00BD12E4">
            <w:pPr>
              <w:spacing w:before="60" w:after="60"/>
              <w:jc w:val="both"/>
              <w:rPr>
                <w:rFonts w:ascii="Times New Roman" w:eastAsia="Calibri" w:hAnsi="Times New Roman" w:cs="Times New Roman"/>
                <w:sz w:val="24"/>
                <w:szCs w:val="24"/>
                <w:lang w:val="en-US"/>
              </w:rPr>
            </w:pPr>
            <w:r w:rsidRPr="001F7CD1">
              <w:rPr>
                <w:rFonts w:ascii="Times New Roman" w:eastAsia="Calibri" w:hAnsi="Times New Roman" w:cs="Times New Roman"/>
                <w:i/>
                <w:iCs/>
                <w:sz w:val="24"/>
                <w:szCs w:val="24"/>
                <w:lang w:val="en-US"/>
              </w:rPr>
              <w:t>Hãy lớn lên, con ơi, lớn lên!...</w:t>
            </w:r>
          </w:p>
        </w:tc>
      </w:tr>
    </w:tbl>
    <w:p w14:paraId="616B2AA0" w14:textId="0E8CFCD1" w:rsidR="00BD12E4" w:rsidRPr="001F7CD1" w:rsidRDefault="00BD12E4" w:rsidP="00BD12E4">
      <w:pPr>
        <w:spacing w:before="60" w:after="60"/>
        <w:jc w:val="right"/>
        <w:rPr>
          <w:rFonts w:eastAsia="Calibri" w:cs="Times New Roman"/>
          <w:sz w:val="24"/>
          <w:szCs w:val="24"/>
          <w:lang w:val="en-US"/>
        </w:rPr>
      </w:pPr>
      <w:r w:rsidRPr="001F7CD1">
        <w:rPr>
          <w:rFonts w:eastAsia="Calibri" w:cs="Times New Roman"/>
          <w:sz w:val="24"/>
          <w:szCs w:val="24"/>
          <w:lang w:val="en-US"/>
        </w:rPr>
        <w:t xml:space="preserve">(Bế Kiến Quốc, </w:t>
      </w:r>
      <w:r w:rsidRPr="001F7CD1">
        <w:rPr>
          <w:rFonts w:eastAsia="Calibri" w:cs="Times New Roman"/>
          <w:i/>
          <w:iCs/>
          <w:sz w:val="24"/>
          <w:szCs w:val="24"/>
          <w:lang w:val="en-US"/>
        </w:rPr>
        <w:t>Thơ tạp chí văn nghệ quân đội</w:t>
      </w:r>
      <w:r w:rsidRPr="001F7CD1">
        <w:rPr>
          <w:rFonts w:eastAsia="Calibri" w:cs="Times New Roman"/>
          <w:sz w:val="24"/>
          <w:szCs w:val="24"/>
          <w:lang w:val="en-US"/>
        </w:rPr>
        <w:t>, NXB Quân đội, 1981, tr.95-96)</w:t>
      </w:r>
    </w:p>
    <w:p w14:paraId="674F1F8E" w14:textId="77777777" w:rsidR="00BD12E4" w:rsidRPr="001F7CD1" w:rsidRDefault="00BD12E4" w:rsidP="00BD12E4">
      <w:pPr>
        <w:spacing w:before="60" w:after="60"/>
        <w:rPr>
          <w:rFonts w:eastAsia="Calibri" w:cs="Times New Roman"/>
          <w:b/>
          <w:bCs/>
          <w:sz w:val="24"/>
          <w:szCs w:val="24"/>
          <w:lang w:val="en-US"/>
        </w:rPr>
      </w:pPr>
      <w:r w:rsidRPr="001F7CD1">
        <w:rPr>
          <w:rFonts w:eastAsia="Calibri" w:cs="Times New Roman"/>
          <w:b/>
          <w:bCs/>
          <w:sz w:val="24"/>
          <w:szCs w:val="24"/>
          <w:lang w:val="en-US"/>
        </w:rPr>
        <w:t>Thực hiện các yêu cầu:</w:t>
      </w:r>
    </w:p>
    <w:p w14:paraId="617A65D9" w14:textId="77777777" w:rsidR="00BD12E4" w:rsidRPr="001F7CD1" w:rsidRDefault="00BD12E4" w:rsidP="00BD12E4">
      <w:pPr>
        <w:spacing w:before="60" w:after="60"/>
        <w:rPr>
          <w:rFonts w:eastAsia="Calibri" w:cs="Times New Roman"/>
          <w:sz w:val="24"/>
          <w:szCs w:val="24"/>
          <w:lang w:val="en-US"/>
        </w:rPr>
      </w:pPr>
      <w:r w:rsidRPr="001F7CD1">
        <w:rPr>
          <w:rFonts w:eastAsia="Calibri" w:cs="Times New Roman"/>
          <w:b/>
          <w:bCs/>
          <w:sz w:val="24"/>
          <w:szCs w:val="24"/>
          <w:lang w:val="en-US"/>
        </w:rPr>
        <w:t xml:space="preserve">Câu 1. </w:t>
      </w:r>
      <w:r w:rsidRPr="001F7CD1">
        <w:rPr>
          <w:rFonts w:eastAsia="Calibri" w:cs="Times New Roman"/>
          <w:sz w:val="24"/>
          <w:szCs w:val="24"/>
          <w:lang w:val="en-US"/>
        </w:rPr>
        <w:t>Chỉ ra hai dấu hiệu hình thức để xác định thể thơ của bài thơ.</w:t>
      </w:r>
    </w:p>
    <w:p w14:paraId="2FA218D0" w14:textId="77777777" w:rsidR="00BD12E4" w:rsidRPr="001F7CD1" w:rsidRDefault="00BD12E4" w:rsidP="00BD12E4">
      <w:pPr>
        <w:spacing w:before="60" w:after="60"/>
        <w:rPr>
          <w:rFonts w:eastAsia="Calibri" w:cs="Times New Roman"/>
          <w:sz w:val="24"/>
          <w:szCs w:val="24"/>
          <w:lang w:val="en-US"/>
        </w:rPr>
      </w:pPr>
      <w:r w:rsidRPr="001F7CD1">
        <w:rPr>
          <w:rFonts w:eastAsia="Calibri" w:cs="Times New Roman"/>
          <w:b/>
          <w:bCs/>
          <w:sz w:val="24"/>
          <w:szCs w:val="24"/>
          <w:lang w:val="en-US"/>
        </w:rPr>
        <w:t xml:space="preserve">Câu 2. </w:t>
      </w:r>
      <w:r w:rsidRPr="001F7CD1">
        <w:rPr>
          <w:rFonts w:eastAsia="Calibri" w:cs="Times New Roman"/>
          <w:sz w:val="24"/>
          <w:szCs w:val="24"/>
          <w:lang w:val="en-US"/>
        </w:rPr>
        <w:t>Xác định những hình ảnh dùng để so sánh với sự lớn lên của người con.</w:t>
      </w:r>
    </w:p>
    <w:p w14:paraId="789EBB60" w14:textId="77777777" w:rsidR="00BD12E4" w:rsidRPr="001F7CD1" w:rsidRDefault="00BD12E4" w:rsidP="00BD12E4">
      <w:pPr>
        <w:spacing w:before="60" w:after="60"/>
        <w:rPr>
          <w:rFonts w:eastAsia="Calibri" w:cs="Times New Roman"/>
          <w:sz w:val="24"/>
          <w:szCs w:val="24"/>
          <w:lang w:val="en-US"/>
        </w:rPr>
      </w:pPr>
      <w:r w:rsidRPr="001F7CD1">
        <w:rPr>
          <w:rFonts w:eastAsia="Calibri" w:cs="Times New Roman"/>
          <w:b/>
          <w:bCs/>
          <w:sz w:val="24"/>
          <w:szCs w:val="24"/>
          <w:lang w:val="en-US"/>
        </w:rPr>
        <w:t xml:space="preserve">Câu 3. </w:t>
      </w:r>
      <w:r w:rsidRPr="001F7CD1">
        <w:rPr>
          <w:rFonts w:eastAsia="Calibri" w:cs="Times New Roman"/>
          <w:sz w:val="24"/>
          <w:szCs w:val="24"/>
          <w:lang w:val="en-US"/>
        </w:rPr>
        <w:t xml:space="preserve">Trình bày hiệu quả của việc sử dụng hình thức lời tâm sự của </w:t>
      </w:r>
      <w:r w:rsidRPr="001F7CD1">
        <w:rPr>
          <w:rFonts w:eastAsia="Calibri" w:cs="Times New Roman"/>
          <w:i/>
          <w:iCs/>
          <w:sz w:val="24"/>
          <w:szCs w:val="24"/>
          <w:lang w:val="en-US"/>
        </w:rPr>
        <w:t xml:space="preserve">cha </w:t>
      </w:r>
      <w:r w:rsidRPr="001F7CD1">
        <w:rPr>
          <w:rFonts w:eastAsia="Calibri" w:cs="Times New Roman"/>
          <w:sz w:val="24"/>
          <w:szCs w:val="24"/>
          <w:lang w:val="en-US"/>
        </w:rPr>
        <w:t xml:space="preserve">với </w:t>
      </w:r>
      <w:r w:rsidRPr="001F7CD1">
        <w:rPr>
          <w:rFonts w:eastAsia="Calibri" w:cs="Times New Roman"/>
          <w:i/>
          <w:iCs/>
          <w:sz w:val="24"/>
          <w:szCs w:val="24"/>
          <w:lang w:val="en-US"/>
        </w:rPr>
        <w:t xml:space="preserve">con </w:t>
      </w:r>
      <w:r w:rsidRPr="001F7CD1">
        <w:rPr>
          <w:rFonts w:eastAsia="Calibri" w:cs="Times New Roman"/>
          <w:sz w:val="24"/>
          <w:szCs w:val="24"/>
          <w:lang w:val="en-US"/>
        </w:rPr>
        <w:t>trong bài thơ.</w:t>
      </w:r>
    </w:p>
    <w:p w14:paraId="7C874D94" w14:textId="364F7997" w:rsidR="00BD12E4" w:rsidRPr="001F7CD1" w:rsidRDefault="00BD12E4" w:rsidP="00BD12E4">
      <w:pPr>
        <w:spacing w:before="60" w:after="60"/>
        <w:rPr>
          <w:rFonts w:eastAsia="Calibri" w:cs="Times New Roman"/>
          <w:i/>
          <w:iCs/>
          <w:sz w:val="24"/>
          <w:szCs w:val="24"/>
          <w:lang w:val="en-US"/>
        </w:rPr>
      </w:pPr>
      <w:r w:rsidRPr="001F7CD1">
        <w:rPr>
          <w:rFonts w:eastAsia="Calibri" w:cs="Times New Roman"/>
          <w:b/>
          <w:bCs/>
          <w:sz w:val="24"/>
          <w:szCs w:val="24"/>
          <w:lang w:val="en-US"/>
        </w:rPr>
        <w:t xml:space="preserve">Câu 4. </w:t>
      </w:r>
      <w:r w:rsidRPr="001F7CD1">
        <w:rPr>
          <w:rFonts w:eastAsia="Calibri" w:cs="Times New Roman"/>
          <w:sz w:val="24"/>
          <w:szCs w:val="24"/>
          <w:lang w:val="en-US"/>
        </w:rPr>
        <w:t xml:space="preserve">Nhận xét nội dung lời dặn con của người cha trong những dòng thơ: </w:t>
      </w:r>
      <w:r w:rsidRPr="001F7CD1">
        <w:rPr>
          <w:rFonts w:eastAsia="Calibri" w:cs="Times New Roman"/>
          <w:i/>
          <w:iCs/>
          <w:sz w:val="24"/>
          <w:szCs w:val="24"/>
          <w:lang w:val="en-US"/>
        </w:rPr>
        <w:t>Hãy lớn lên, con ơi,/ làm cánh chim bay cao, làm thân cây mọc thẳng.</w:t>
      </w:r>
    </w:p>
    <w:p w14:paraId="6DB822C5" w14:textId="7BCE920E" w:rsidR="00BD12E4" w:rsidRPr="001F7CD1" w:rsidRDefault="00BD12E4" w:rsidP="00BD12E4">
      <w:pPr>
        <w:spacing w:before="60" w:after="60"/>
        <w:rPr>
          <w:rFonts w:eastAsia="Calibri" w:cs="Times New Roman"/>
          <w:sz w:val="24"/>
          <w:szCs w:val="24"/>
          <w:lang w:val="en-US"/>
        </w:rPr>
      </w:pPr>
      <w:r w:rsidRPr="001F7CD1">
        <w:rPr>
          <w:rFonts w:eastAsia="Calibri" w:cs="Times New Roman"/>
          <w:b/>
          <w:bCs/>
          <w:sz w:val="24"/>
          <w:szCs w:val="24"/>
          <w:lang w:val="en-US"/>
        </w:rPr>
        <w:t xml:space="preserve">Câu 5. </w:t>
      </w:r>
      <w:r w:rsidRPr="001F7CD1">
        <w:rPr>
          <w:rFonts w:eastAsia="Calibri" w:cs="Times New Roman"/>
          <w:sz w:val="24"/>
          <w:szCs w:val="24"/>
          <w:lang w:val="en-US"/>
        </w:rPr>
        <w:t xml:space="preserve">Từ niềm tin người cha gửi gắm trong hai dòng thơ: </w:t>
      </w:r>
      <w:r w:rsidRPr="001F7CD1">
        <w:rPr>
          <w:rFonts w:eastAsia="Calibri" w:cs="Times New Roman"/>
          <w:i/>
          <w:iCs/>
          <w:sz w:val="24"/>
          <w:szCs w:val="24"/>
          <w:lang w:val="en-US"/>
        </w:rPr>
        <w:t>Cha sống mãi trong lòng mọi người/Cha sống mãi trong ánh sáng, bầu trời</w:t>
      </w:r>
      <w:r w:rsidRPr="001F7CD1">
        <w:rPr>
          <w:rFonts w:eastAsia="Calibri" w:cs="Times New Roman"/>
          <w:sz w:val="24"/>
          <w:szCs w:val="24"/>
          <w:lang w:val="en-US"/>
        </w:rPr>
        <w:t xml:space="preserve">, anh/chị hãy chia sẻ suy nghĩ về việc mỗi người cần sống như thế nào để khi mất đi vẫn được </w:t>
      </w:r>
      <w:r w:rsidRPr="001F7CD1">
        <w:rPr>
          <w:rFonts w:eastAsia="Calibri" w:cs="Times New Roman"/>
          <w:i/>
          <w:iCs/>
          <w:sz w:val="24"/>
          <w:szCs w:val="24"/>
          <w:lang w:val="en-US"/>
        </w:rPr>
        <w:t>sống mãi trong lòng mọi người</w:t>
      </w:r>
      <w:r w:rsidRPr="001F7CD1">
        <w:rPr>
          <w:rFonts w:eastAsia="Calibri" w:cs="Times New Roman"/>
          <w:sz w:val="24"/>
          <w:szCs w:val="24"/>
          <w:lang w:val="en-US"/>
        </w:rPr>
        <w:t xml:space="preserve"> (trình bày khoảng 5-7 dòng).</w:t>
      </w:r>
    </w:p>
    <w:p w14:paraId="36E5496F" w14:textId="77777777" w:rsidR="00BD12E4" w:rsidRPr="001F7CD1" w:rsidRDefault="00BD12E4" w:rsidP="00691CD8">
      <w:pPr>
        <w:spacing w:before="60" w:after="60"/>
        <w:rPr>
          <w:rFonts w:eastAsia="Calibri" w:cs="Times New Roman"/>
          <w:sz w:val="24"/>
          <w:szCs w:val="24"/>
          <w:lang w:val="en-US"/>
        </w:rPr>
      </w:pPr>
    </w:p>
    <w:p w14:paraId="43FA02A7" w14:textId="77777777" w:rsidR="00691CD8" w:rsidRPr="001F7CD1" w:rsidRDefault="00691CD8" w:rsidP="00691CD8">
      <w:pPr>
        <w:spacing w:before="60" w:after="60"/>
        <w:rPr>
          <w:rFonts w:eastAsia="Calibri" w:cs="Times New Roman"/>
          <w:sz w:val="24"/>
          <w:szCs w:val="24"/>
          <w:lang w:val="en-US"/>
        </w:rPr>
      </w:pPr>
    </w:p>
    <w:p w14:paraId="37BA637E" w14:textId="77777777" w:rsidR="00D71517" w:rsidRPr="001F7CD1" w:rsidRDefault="00D71517" w:rsidP="00E05E7A">
      <w:pPr>
        <w:spacing w:before="60" w:after="60"/>
        <w:rPr>
          <w:rFonts w:eastAsia="Calibri" w:cs="Times New Roman"/>
          <w:sz w:val="24"/>
          <w:szCs w:val="24"/>
          <w:lang w:val="en-US"/>
        </w:rPr>
      </w:pPr>
    </w:p>
    <w:p w14:paraId="7BF56FCF" w14:textId="77777777" w:rsidR="00B23D9B" w:rsidRPr="001F7CD1" w:rsidRDefault="00B23D9B" w:rsidP="007C74EF">
      <w:pPr>
        <w:spacing w:before="60" w:after="60"/>
        <w:rPr>
          <w:rFonts w:cs="Times New Roman"/>
          <w:bCs/>
          <w:sz w:val="24"/>
          <w:szCs w:val="24"/>
          <w:lang w:val="en-US"/>
        </w:rPr>
      </w:pPr>
    </w:p>
    <w:p w14:paraId="2813C065" w14:textId="77777777" w:rsidR="00EA590E" w:rsidRPr="001F7CD1" w:rsidRDefault="00EA590E" w:rsidP="00E83046">
      <w:pPr>
        <w:spacing w:before="60" w:after="60"/>
        <w:ind w:firstLine="0"/>
        <w:jc w:val="center"/>
        <w:rPr>
          <w:rFonts w:cs="Times New Roman"/>
          <w:b/>
          <w:szCs w:val="28"/>
          <w:u w:val="single"/>
          <w:lang w:val="en-US"/>
        </w:rPr>
      </w:pPr>
      <w:r w:rsidRPr="001F7CD1">
        <w:rPr>
          <w:rFonts w:cs="Times New Roman"/>
          <w:b/>
          <w:szCs w:val="28"/>
          <w:u w:val="single"/>
          <w:lang w:val="en-US"/>
        </w:rPr>
        <w:br w:type="page"/>
      </w:r>
    </w:p>
    <w:p w14:paraId="78B25CFC" w14:textId="1487764E" w:rsidR="008E5D18" w:rsidRPr="001F7CD1" w:rsidRDefault="00E83046" w:rsidP="006E1674">
      <w:pPr>
        <w:spacing w:before="60" w:after="60"/>
        <w:ind w:firstLine="0"/>
        <w:jc w:val="center"/>
        <w:rPr>
          <w:rFonts w:cs="Times New Roman"/>
          <w:b/>
          <w:szCs w:val="28"/>
          <w:lang w:val="en-US"/>
        </w:rPr>
      </w:pPr>
      <w:r w:rsidRPr="001F7CD1">
        <w:rPr>
          <w:rFonts w:cs="Times New Roman"/>
          <w:b/>
          <w:szCs w:val="28"/>
          <w:u w:val="single"/>
          <w:lang w:val="en-US"/>
        </w:rPr>
        <w:lastRenderedPageBreak/>
        <w:t>Bài 3:</w:t>
      </w:r>
      <w:r w:rsidRPr="001F7CD1">
        <w:rPr>
          <w:rFonts w:cs="Times New Roman"/>
          <w:b/>
          <w:szCs w:val="28"/>
          <w:lang w:val="en-US"/>
        </w:rPr>
        <w:t xml:space="preserve"> </w:t>
      </w:r>
      <w:r w:rsidR="00EA590E" w:rsidRPr="001F7CD1">
        <w:rPr>
          <w:rFonts w:cs="Times New Roman"/>
          <w:b/>
          <w:szCs w:val="28"/>
          <w:lang w:val="en-US"/>
        </w:rPr>
        <w:t>RÈN KĨ NĂNG ĐỌC HIỂU VĂN BẢN KÍ</w:t>
      </w:r>
    </w:p>
    <w:p w14:paraId="05870AA7" w14:textId="183D7705" w:rsidR="00BD7377" w:rsidRPr="001F7CD1" w:rsidRDefault="00E83046" w:rsidP="00B7621B">
      <w:pPr>
        <w:spacing w:before="60" w:after="60"/>
        <w:rPr>
          <w:rFonts w:cs="Times New Roman"/>
          <w:b/>
          <w:sz w:val="24"/>
          <w:szCs w:val="24"/>
          <w:lang w:val="en-US"/>
        </w:rPr>
      </w:pPr>
      <w:r w:rsidRPr="001F7CD1">
        <w:rPr>
          <w:rFonts w:cs="Times New Roman"/>
          <w:b/>
          <w:sz w:val="24"/>
          <w:szCs w:val="24"/>
          <w:lang w:val="en-US"/>
        </w:rPr>
        <w:t xml:space="preserve">I. </w:t>
      </w:r>
      <w:r w:rsidR="00CC7568" w:rsidRPr="001F7CD1">
        <w:rPr>
          <w:rFonts w:cs="Times New Roman"/>
          <w:b/>
          <w:sz w:val="24"/>
          <w:szCs w:val="24"/>
          <w:lang w:val="en-US"/>
        </w:rPr>
        <w:t>KIẾN THỨC CHUNG</w:t>
      </w:r>
    </w:p>
    <w:p w14:paraId="64925750" w14:textId="40B18FB7" w:rsidR="002503ED" w:rsidRPr="001F7CD1" w:rsidRDefault="00FA0854" w:rsidP="00B7621B">
      <w:pPr>
        <w:spacing w:before="60" w:after="60"/>
        <w:rPr>
          <w:rFonts w:cs="Times New Roman"/>
          <w:b/>
          <w:sz w:val="24"/>
          <w:szCs w:val="24"/>
          <w:lang w:val="en-US"/>
        </w:rPr>
      </w:pPr>
      <w:r w:rsidRPr="001F7CD1">
        <w:rPr>
          <w:rFonts w:cs="Times New Roman"/>
          <w:b/>
          <w:sz w:val="24"/>
          <w:szCs w:val="24"/>
          <w:lang w:val="en-US"/>
        </w:rPr>
        <w:t>1.</w:t>
      </w:r>
      <w:r w:rsidR="002503ED" w:rsidRPr="001F7CD1">
        <w:rPr>
          <w:rFonts w:cs="Times New Roman"/>
          <w:b/>
          <w:sz w:val="24"/>
          <w:szCs w:val="24"/>
          <w:lang w:val="en-US"/>
        </w:rPr>
        <w:t xml:space="preserve"> Dấu hiệu để xác định thể loại</w:t>
      </w:r>
      <w:r w:rsidRPr="001F7CD1">
        <w:rPr>
          <w:rFonts w:cs="Times New Roman"/>
          <w:b/>
          <w:sz w:val="24"/>
          <w:szCs w:val="24"/>
          <w:lang w:val="en-US"/>
        </w:rPr>
        <w:t xml:space="preserve"> </w:t>
      </w:r>
    </w:p>
    <w:p w14:paraId="0B8CA88E" w14:textId="77777777" w:rsidR="00CB2C88" w:rsidRPr="001F7CD1" w:rsidRDefault="00CB2C88" w:rsidP="00CB2C88">
      <w:pPr>
        <w:spacing w:before="60" w:after="60"/>
        <w:rPr>
          <w:rFonts w:cs="Times New Roman"/>
          <w:bCs/>
          <w:sz w:val="24"/>
          <w:szCs w:val="24"/>
          <w:lang w:val="en-US"/>
        </w:rPr>
      </w:pPr>
      <w:r w:rsidRPr="001F7CD1">
        <w:rPr>
          <w:rFonts w:cs="Times New Roman"/>
          <w:bCs/>
          <w:sz w:val="24"/>
          <w:szCs w:val="24"/>
          <w:lang w:val="en-US"/>
        </w:rPr>
        <w:t xml:space="preserve">- Thể loại của văn bản là nhật kí. Dấu hiệu: </w:t>
      </w:r>
    </w:p>
    <w:p w14:paraId="5DAE673E" w14:textId="77777777" w:rsidR="00CB2C88" w:rsidRPr="001F7CD1" w:rsidRDefault="00CB2C88" w:rsidP="00CB2C88">
      <w:pPr>
        <w:spacing w:before="60" w:after="60"/>
        <w:rPr>
          <w:rFonts w:cs="Times New Roman"/>
          <w:bCs/>
          <w:sz w:val="24"/>
          <w:szCs w:val="24"/>
          <w:lang w:val="en-US"/>
        </w:rPr>
      </w:pPr>
      <w:r w:rsidRPr="001F7CD1">
        <w:rPr>
          <w:rFonts w:cs="Times New Roman"/>
          <w:bCs/>
          <w:sz w:val="24"/>
          <w:szCs w:val="24"/>
          <w:lang w:val="en-US"/>
        </w:rPr>
        <w:t xml:space="preserve">+ Hình thức tự thuật có độ tin cậy cao, </w:t>
      </w:r>
    </w:p>
    <w:p w14:paraId="7DE764E2" w14:textId="77777777" w:rsidR="00CB2C88" w:rsidRPr="001F7CD1" w:rsidRDefault="00CB2C88" w:rsidP="00CB2C88">
      <w:pPr>
        <w:spacing w:before="60" w:after="60"/>
        <w:rPr>
          <w:rFonts w:cs="Times New Roman"/>
          <w:bCs/>
          <w:sz w:val="24"/>
          <w:szCs w:val="24"/>
          <w:lang w:val="en-US"/>
        </w:rPr>
      </w:pPr>
      <w:r w:rsidRPr="001F7CD1">
        <w:rPr>
          <w:rFonts w:cs="Times New Roman"/>
          <w:bCs/>
          <w:sz w:val="24"/>
          <w:szCs w:val="24"/>
          <w:lang w:val="en-US"/>
        </w:rPr>
        <w:t xml:space="preserve">+ Được thể hiện dưới dạng ghi chép hàng ngày, </w:t>
      </w:r>
    </w:p>
    <w:p w14:paraId="119D1B55" w14:textId="77F55D42" w:rsidR="00C83A31" w:rsidRPr="001F7CD1" w:rsidRDefault="00CB2C88" w:rsidP="00CB2C88">
      <w:pPr>
        <w:spacing w:before="60" w:after="60"/>
        <w:rPr>
          <w:rFonts w:cs="Times New Roman"/>
          <w:bCs/>
          <w:sz w:val="24"/>
          <w:szCs w:val="24"/>
          <w:lang w:val="en-US"/>
        </w:rPr>
      </w:pPr>
      <w:r w:rsidRPr="001F7CD1">
        <w:rPr>
          <w:rFonts w:cs="Times New Roman"/>
          <w:bCs/>
          <w:sz w:val="24"/>
          <w:szCs w:val="24"/>
          <w:lang w:val="en-US"/>
        </w:rPr>
        <w:t>+ Có đánh số ngày, tháng, năm.</w:t>
      </w:r>
    </w:p>
    <w:p w14:paraId="58B1FE27" w14:textId="2C737577" w:rsidR="00CC6296" w:rsidRPr="001F7CD1" w:rsidRDefault="00CB2C88" w:rsidP="00CC6296">
      <w:pPr>
        <w:spacing w:before="60" w:after="60"/>
        <w:rPr>
          <w:rFonts w:cs="Times New Roman"/>
          <w:bCs/>
          <w:sz w:val="24"/>
          <w:szCs w:val="24"/>
          <w:lang w:val="en-US"/>
        </w:rPr>
      </w:pPr>
      <w:r w:rsidRPr="001F7CD1">
        <w:rPr>
          <w:rFonts w:cs="Times New Roman"/>
          <w:bCs/>
          <w:sz w:val="24"/>
          <w:szCs w:val="24"/>
          <w:lang w:val="en-US"/>
        </w:rPr>
        <w:t xml:space="preserve">- </w:t>
      </w:r>
      <w:r w:rsidR="00CC6296" w:rsidRPr="001F7CD1">
        <w:rPr>
          <w:rFonts w:cs="Times New Roman"/>
          <w:bCs/>
          <w:sz w:val="24"/>
          <w:szCs w:val="24"/>
          <w:lang w:val="en-US"/>
        </w:rPr>
        <w:t>Phóng sự mang tính tường thuật tức thời, giúp cộng đồng ý thức về sự việc đang diễn ra.</w:t>
      </w:r>
    </w:p>
    <w:p w14:paraId="332AA6BC" w14:textId="1C08A1D5" w:rsidR="004A58F7" w:rsidRPr="001F7CD1" w:rsidRDefault="00CC6296" w:rsidP="00CC6296">
      <w:pPr>
        <w:spacing w:before="60" w:after="60"/>
        <w:rPr>
          <w:rFonts w:cs="Times New Roman"/>
          <w:bCs/>
          <w:sz w:val="24"/>
          <w:szCs w:val="24"/>
          <w:lang w:val="en-US"/>
        </w:rPr>
      </w:pPr>
      <w:r w:rsidRPr="001F7CD1">
        <w:rPr>
          <w:rFonts w:cs="Times New Roman"/>
          <w:bCs/>
          <w:sz w:val="24"/>
          <w:szCs w:val="24"/>
          <w:lang w:val="en-US"/>
        </w:rPr>
        <w:t>- Hồi kí ghi lại câu chuyện trong quá khứ thông qua sự hồi tưởng, là phương tiện để tác giả chia sẻ, tâm sự nhưng các sự việc cũng cần chân thực, khách quan.</w:t>
      </w:r>
    </w:p>
    <w:p w14:paraId="7EFF07CD" w14:textId="4BB0C6A7" w:rsidR="00E83046" w:rsidRPr="001F7CD1" w:rsidRDefault="00B307C5" w:rsidP="00B7621B">
      <w:pPr>
        <w:spacing w:before="60" w:after="60"/>
        <w:rPr>
          <w:rFonts w:cs="Times New Roman"/>
          <w:b/>
          <w:sz w:val="24"/>
          <w:szCs w:val="24"/>
          <w:lang w:val="en-US"/>
        </w:rPr>
      </w:pPr>
      <w:r w:rsidRPr="001F7CD1">
        <w:rPr>
          <w:rFonts w:cs="Times New Roman"/>
          <w:b/>
          <w:sz w:val="24"/>
          <w:szCs w:val="24"/>
          <w:lang w:val="en-US"/>
        </w:rPr>
        <w:t>2</w:t>
      </w:r>
      <w:r w:rsidR="002503ED" w:rsidRPr="001F7CD1">
        <w:rPr>
          <w:rFonts w:cs="Times New Roman"/>
          <w:b/>
          <w:sz w:val="24"/>
          <w:szCs w:val="24"/>
          <w:lang w:val="en-US"/>
        </w:rPr>
        <w:t xml:space="preserve">. </w:t>
      </w:r>
      <w:r w:rsidR="00FA0854" w:rsidRPr="001F7CD1">
        <w:rPr>
          <w:rFonts w:cs="Times New Roman"/>
          <w:b/>
          <w:sz w:val="24"/>
          <w:szCs w:val="24"/>
          <w:lang w:val="en-US"/>
        </w:rPr>
        <w:t>Hiệu quả của yếu tố phi hư cấu</w:t>
      </w:r>
      <w:r w:rsidRPr="001F7CD1">
        <w:rPr>
          <w:rFonts w:cs="Times New Roman"/>
          <w:b/>
          <w:sz w:val="24"/>
          <w:szCs w:val="24"/>
          <w:lang w:val="en-US"/>
        </w:rPr>
        <w:t xml:space="preserve"> (Tính xác thực)</w:t>
      </w:r>
    </w:p>
    <w:p w14:paraId="7BA248D0" w14:textId="09E6EA93" w:rsidR="00711AC3" w:rsidRPr="001F7CD1" w:rsidRDefault="00711AC3" w:rsidP="00711AC3">
      <w:pPr>
        <w:spacing w:before="60" w:after="60"/>
        <w:rPr>
          <w:rFonts w:cs="Times New Roman"/>
          <w:bCs/>
          <w:sz w:val="24"/>
          <w:szCs w:val="24"/>
          <w:lang w:val="en-US"/>
        </w:rPr>
      </w:pPr>
      <w:r w:rsidRPr="001F7CD1">
        <w:rPr>
          <w:rFonts w:cs="Times New Roman"/>
          <w:bCs/>
          <w:sz w:val="24"/>
          <w:szCs w:val="24"/>
          <w:lang w:val="en-US"/>
        </w:rPr>
        <w:t>- Yếu tố phi hư cấu: Những sự kiện có thực mà tác giả đã trực tiếp tham gia hay chứng kiến, biểu hiện ở các mốc thời gian cụ thể, địa điểm cụ thể.</w:t>
      </w:r>
    </w:p>
    <w:p w14:paraId="5701071C" w14:textId="7AC1C69E" w:rsidR="005D7893" w:rsidRPr="001F7CD1" w:rsidRDefault="00711AC3" w:rsidP="00711AC3">
      <w:pPr>
        <w:spacing w:before="60" w:after="60"/>
        <w:rPr>
          <w:rFonts w:cs="Times New Roman"/>
          <w:bCs/>
          <w:sz w:val="24"/>
          <w:szCs w:val="24"/>
          <w:lang w:val="en-US"/>
        </w:rPr>
      </w:pPr>
      <w:r w:rsidRPr="001F7CD1">
        <w:rPr>
          <w:rFonts w:cs="Times New Roman"/>
          <w:bCs/>
          <w:sz w:val="24"/>
          <w:szCs w:val="24"/>
          <w:lang w:val="en-US"/>
        </w:rPr>
        <w:t>- Hiệu quả: Tạo độ tin cậy đối với người đọc về những thông tin xác thực hằng ngày được người viết ghi lại.</w:t>
      </w:r>
    </w:p>
    <w:p w14:paraId="1EB3419B" w14:textId="1F8527DC" w:rsidR="00CC6296" w:rsidRPr="001F7CD1" w:rsidRDefault="00CC6296" w:rsidP="00711AC3">
      <w:pPr>
        <w:spacing w:before="60" w:after="60"/>
        <w:rPr>
          <w:rFonts w:cs="Times New Roman"/>
          <w:b/>
          <w:sz w:val="24"/>
          <w:szCs w:val="24"/>
          <w:lang w:val="en-US"/>
        </w:rPr>
      </w:pPr>
      <w:r w:rsidRPr="001F7CD1">
        <w:rPr>
          <w:rFonts w:cs="Times New Roman"/>
          <w:b/>
          <w:sz w:val="24"/>
          <w:szCs w:val="24"/>
          <w:lang w:val="en-US"/>
        </w:rPr>
        <w:t>3. Hiệu quả của yếu tố hư cấu</w:t>
      </w:r>
    </w:p>
    <w:p w14:paraId="19B591C4" w14:textId="78FC1B9B" w:rsidR="003842E5" w:rsidRPr="001F7CD1" w:rsidRDefault="003842E5" w:rsidP="003842E5">
      <w:pPr>
        <w:spacing w:before="60" w:after="60"/>
        <w:rPr>
          <w:rFonts w:cs="Times New Roman"/>
          <w:bCs/>
          <w:sz w:val="24"/>
          <w:szCs w:val="24"/>
          <w:lang w:val="en-US"/>
        </w:rPr>
      </w:pPr>
      <w:r w:rsidRPr="001F7CD1">
        <w:rPr>
          <w:rFonts w:cs="Times New Roman"/>
          <w:bCs/>
          <w:sz w:val="24"/>
          <w:szCs w:val="24"/>
          <w:lang w:val="en-US"/>
        </w:rPr>
        <w:t xml:space="preserve">- </w:t>
      </w:r>
      <w:r w:rsidRPr="001F7CD1">
        <w:rPr>
          <w:rFonts w:cs="Times New Roman"/>
          <w:bCs/>
          <w:sz w:val="24"/>
          <w:szCs w:val="24"/>
          <w:lang w:val="vi-VN"/>
        </w:rPr>
        <w:t>Yếu tố hư cấu</w:t>
      </w:r>
      <w:r w:rsidRPr="001F7CD1">
        <w:rPr>
          <w:rFonts w:cs="Times New Roman"/>
          <w:bCs/>
          <w:sz w:val="24"/>
          <w:szCs w:val="24"/>
          <w:lang w:val="en-US"/>
        </w:rPr>
        <w:t xml:space="preserve">: </w:t>
      </w:r>
    </w:p>
    <w:p w14:paraId="5534F7EF" w14:textId="77777777" w:rsidR="003842E5" w:rsidRPr="001F7CD1" w:rsidRDefault="003842E5" w:rsidP="003842E5">
      <w:pPr>
        <w:spacing w:before="60" w:after="60"/>
        <w:rPr>
          <w:rFonts w:cs="Times New Roman"/>
          <w:bCs/>
          <w:sz w:val="24"/>
          <w:szCs w:val="24"/>
          <w:lang w:val="en-US"/>
        </w:rPr>
      </w:pPr>
      <w:r w:rsidRPr="001F7CD1">
        <w:rPr>
          <w:rFonts w:cs="Times New Roman"/>
          <w:bCs/>
          <w:sz w:val="24"/>
          <w:szCs w:val="24"/>
          <w:lang w:val="en-US"/>
        </w:rPr>
        <w:t>+ T</w:t>
      </w:r>
      <w:r w:rsidRPr="001F7CD1">
        <w:rPr>
          <w:rFonts w:cs="Times New Roman"/>
          <w:bCs/>
          <w:sz w:val="24"/>
          <w:szCs w:val="24"/>
          <w:lang w:val="vi-VN"/>
        </w:rPr>
        <w:t xml:space="preserve">hể hiện ở sự sáng tạo riêng của người viết khi xử lí, tổ chức tư liệu và việc lựa chọn giọng điệu, ngôn ngữ trần thuật thích hợp; </w:t>
      </w:r>
    </w:p>
    <w:p w14:paraId="3F3F3CE0" w14:textId="4954B512" w:rsidR="003842E5" w:rsidRPr="001F7CD1" w:rsidRDefault="003842E5" w:rsidP="003842E5">
      <w:pPr>
        <w:spacing w:before="60" w:after="60"/>
        <w:rPr>
          <w:rFonts w:cs="Times New Roman"/>
          <w:bCs/>
          <w:sz w:val="24"/>
          <w:szCs w:val="24"/>
          <w:lang w:val="vi-VN"/>
        </w:rPr>
      </w:pPr>
      <w:r w:rsidRPr="001F7CD1">
        <w:rPr>
          <w:rFonts w:cs="Times New Roman"/>
          <w:bCs/>
          <w:sz w:val="24"/>
          <w:szCs w:val="24"/>
          <w:lang w:val="en-US"/>
        </w:rPr>
        <w:t>+ T</w:t>
      </w:r>
      <w:r w:rsidRPr="001F7CD1">
        <w:rPr>
          <w:rFonts w:cs="Times New Roman"/>
          <w:bCs/>
          <w:sz w:val="24"/>
          <w:szCs w:val="24"/>
          <w:lang w:val="vi-VN"/>
        </w:rPr>
        <w:t>hể hiện qua cách người viết hình dung, miêu tả tâm trạng, cảm xúc của nhân vật.</w:t>
      </w:r>
    </w:p>
    <w:p w14:paraId="34754430" w14:textId="63DB3225" w:rsidR="00CC6296" w:rsidRPr="001F7CD1" w:rsidRDefault="003842E5" w:rsidP="00711AC3">
      <w:pPr>
        <w:spacing w:before="60" w:after="60"/>
        <w:rPr>
          <w:rFonts w:cs="Times New Roman"/>
          <w:bCs/>
          <w:sz w:val="24"/>
          <w:szCs w:val="24"/>
          <w:lang w:val="en-US"/>
        </w:rPr>
      </w:pPr>
      <w:r w:rsidRPr="001F7CD1">
        <w:rPr>
          <w:rFonts w:cs="Times New Roman"/>
          <w:bCs/>
          <w:sz w:val="24"/>
          <w:szCs w:val="24"/>
          <w:lang w:val="en-US"/>
        </w:rPr>
        <w:t>- Tác dụng:</w:t>
      </w:r>
    </w:p>
    <w:p w14:paraId="37DC2B65" w14:textId="3723DC76" w:rsidR="003842E5" w:rsidRPr="001F7CD1" w:rsidRDefault="003842E5" w:rsidP="00711AC3">
      <w:pPr>
        <w:spacing w:before="60" w:after="60"/>
        <w:rPr>
          <w:rFonts w:cs="Times New Roman"/>
          <w:bCs/>
          <w:sz w:val="24"/>
          <w:szCs w:val="24"/>
          <w:lang w:val="en-US"/>
        </w:rPr>
      </w:pPr>
      <w:r w:rsidRPr="001F7CD1">
        <w:rPr>
          <w:rFonts w:cs="Times New Roman"/>
          <w:bCs/>
          <w:sz w:val="24"/>
          <w:szCs w:val="24"/>
          <w:lang w:val="en-US"/>
        </w:rPr>
        <w:t xml:space="preserve">+ </w:t>
      </w:r>
      <w:r w:rsidR="00694475" w:rsidRPr="001F7CD1">
        <w:rPr>
          <w:rFonts w:cs="Times New Roman"/>
          <w:bCs/>
          <w:sz w:val="24"/>
          <w:szCs w:val="24"/>
          <w:lang w:val="en-US"/>
        </w:rPr>
        <w:t>Cho thấy nét đẹp riêng của đối tượng dưới góc nhìn của nhà văn (làm rõ nét đẹp ấy hiện lên như thế nào).</w:t>
      </w:r>
    </w:p>
    <w:p w14:paraId="44A843F7" w14:textId="6526F95B" w:rsidR="001F6CDF" w:rsidRPr="001F7CD1" w:rsidRDefault="001F6CDF" w:rsidP="001F6CDF">
      <w:pPr>
        <w:spacing w:before="60" w:after="60"/>
        <w:rPr>
          <w:rFonts w:cs="Times New Roman"/>
          <w:bCs/>
          <w:sz w:val="24"/>
          <w:szCs w:val="24"/>
          <w:lang w:val="en-US"/>
        </w:rPr>
      </w:pPr>
      <w:r w:rsidRPr="001F7CD1">
        <w:rPr>
          <w:rFonts w:cs="Times New Roman"/>
          <w:bCs/>
          <w:sz w:val="24"/>
          <w:szCs w:val="24"/>
          <w:lang w:val="en-US"/>
        </w:rPr>
        <w:t>+ Giúp tác phẩm có tính nghệ thuật, thẩm mĩ…</w:t>
      </w:r>
    </w:p>
    <w:p w14:paraId="3FE7268B" w14:textId="23390023" w:rsidR="001F6CDF" w:rsidRPr="001F7CD1" w:rsidRDefault="001F6CDF" w:rsidP="001F6CDF">
      <w:pPr>
        <w:spacing w:before="60" w:after="60"/>
        <w:rPr>
          <w:rFonts w:cs="Times New Roman"/>
          <w:bCs/>
          <w:sz w:val="24"/>
          <w:szCs w:val="24"/>
          <w:lang w:val="en-US"/>
        </w:rPr>
      </w:pPr>
      <w:r w:rsidRPr="001F7CD1">
        <w:rPr>
          <w:rFonts w:cs="Times New Roman"/>
          <w:bCs/>
          <w:sz w:val="24"/>
          <w:szCs w:val="24"/>
          <w:lang w:val="en-US"/>
        </w:rPr>
        <w:t>+ Qua đó thấy được tài năng, tình cảm của tác giả đối với đối tượng được miêu tả (làm rõ tình cảm của nhà văn là tình cảm gì).</w:t>
      </w:r>
    </w:p>
    <w:p w14:paraId="1456C2D3" w14:textId="4164312D" w:rsidR="00FA0854" w:rsidRPr="001F7CD1" w:rsidRDefault="003842E5" w:rsidP="00B7621B">
      <w:pPr>
        <w:spacing w:before="60" w:after="60"/>
        <w:rPr>
          <w:rFonts w:cs="Times New Roman"/>
          <w:b/>
          <w:sz w:val="24"/>
          <w:szCs w:val="24"/>
          <w:lang w:val="en-US"/>
        </w:rPr>
      </w:pPr>
      <w:r w:rsidRPr="001F7CD1">
        <w:rPr>
          <w:rFonts w:cs="Times New Roman"/>
          <w:b/>
          <w:sz w:val="24"/>
          <w:szCs w:val="24"/>
          <w:lang w:val="en-US"/>
        </w:rPr>
        <w:t>4</w:t>
      </w:r>
      <w:r w:rsidR="00FA0854" w:rsidRPr="001F7CD1">
        <w:rPr>
          <w:rFonts w:cs="Times New Roman"/>
          <w:b/>
          <w:sz w:val="24"/>
          <w:szCs w:val="24"/>
          <w:lang w:val="en-US"/>
        </w:rPr>
        <w:t xml:space="preserve">. Tác dụng của việc kết hợp </w:t>
      </w:r>
      <w:r w:rsidR="00463F59" w:rsidRPr="001F7CD1">
        <w:rPr>
          <w:rFonts w:cs="Times New Roman"/>
          <w:b/>
          <w:sz w:val="24"/>
          <w:szCs w:val="24"/>
          <w:lang w:val="en-US"/>
        </w:rPr>
        <w:t>yếu tố tự sự, miêu tả, biểu cảm…</w:t>
      </w:r>
    </w:p>
    <w:p w14:paraId="4669F872" w14:textId="5149467A" w:rsidR="005D7893" w:rsidRPr="001F7CD1" w:rsidRDefault="00463F59" w:rsidP="00B7621B">
      <w:pPr>
        <w:spacing w:before="60" w:after="60"/>
        <w:rPr>
          <w:rFonts w:cs="Times New Roman"/>
          <w:bCs/>
          <w:sz w:val="24"/>
          <w:szCs w:val="24"/>
          <w:lang w:val="en-US"/>
        </w:rPr>
      </w:pPr>
      <w:r w:rsidRPr="001F7CD1">
        <w:rPr>
          <w:rFonts w:cs="Times New Roman"/>
          <w:bCs/>
          <w:sz w:val="24"/>
          <w:szCs w:val="24"/>
          <w:lang w:val="en-US"/>
        </w:rPr>
        <w:t>- Chỉ ra: yếu tố tự sự, yếu tố miêu tả, yếu tố biểu cảm,…</w:t>
      </w:r>
    </w:p>
    <w:p w14:paraId="0CBC0721" w14:textId="08F15E1E" w:rsidR="00463F59" w:rsidRPr="001F7CD1" w:rsidRDefault="00463F59" w:rsidP="000434A1">
      <w:pPr>
        <w:spacing w:before="60" w:after="60"/>
        <w:rPr>
          <w:rFonts w:cs="Times New Roman"/>
          <w:bCs/>
          <w:sz w:val="24"/>
          <w:szCs w:val="24"/>
          <w:lang w:val="en-US"/>
        </w:rPr>
      </w:pPr>
      <w:r w:rsidRPr="001F7CD1">
        <w:rPr>
          <w:rFonts w:cs="Times New Roman"/>
          <w:bCs/>
          <w:sz w:val="24"/>
          <w:szCs w:val="24"/>
          <w:lang w:val="en-US"/>
        </w:rPr>
        <w:t>- Tác dụng:</w:t>
      </w:r>
      <w:r w:rsidR="000434A1" w:rsidRPr="001F7CD1">
        <w:rPr>
          <w:rFonts w:cs="Times New Roman"/>
          <w:bCs/>
          <w:sz w:val="24"/>
          <w:szCs w:val="24"/>
          <w:lang w:val="en-US"/>
        </w:rPr>
        <w:t xml:space="preserve"> Về mặt n</w:t>
      </w:r>
      <w:r w:rsidRPr="001F7CD1">
        <w:rPr>
          <w:rFonts w:cs="Times New Roman"/>
          <w:bCs/>
          <w:sz w:val="24"/>
          <w:szCs w:val="24"/>
          <w:lang w:val="en-US"/>
        </w:rPr>
        <w:t>ội dung:…</w:t>
      </w:r>
      <w:r w:rsidR="000434A1" w:rsidRPr="001F7CD1">
        <w:rPr>
          <w:rFonts w:cs="Times New Roman"/>
          <w:bCs/>
          <w:sz w:val="24"/>
          <w:szCs w:val="24"/>
          <w:lang w:val="en-US"/>
        </w:rPr>
        <w:t>/ Về mặt hình thức nghệ thuật:…</w:t>
      </w:r>
    </w:p>
    <w:p w14:paraId="2ACAAEF3" w14:textId="77777777" w:rsidR="000434A1" w:rsidRPr="001F7CD1" w:rsidRDefault="000434A1" w:rsidP="004478C7">
      <w:pPr>
        <w:spacing w:before="60" w:after="60"/>
        <w:ind w:firstLine="993"/>
        <w:rPr>
          <w:rFonts w:cs="Times New Roman"/>
          <w:bCs/>
          <w:sz w:val="24"/>
          <w:szCs w:val="24"/>
          <w:lang w:val="en-US"/>
        </w:rPr>
      </w:pPr>
      <w:r w:rsidRPr="001F7CD1">
        <w:rPr>
          <w:rFonts w:cs="Times New Roman"/>
          <w:b/>
          <w:sz w:val="24"/>
          <w:szCs w:val="24"/>
          <w:lang w:val="en-US"/>
        </w:rPr>
        <w:t xml:space="preserve">+ </w:t>
      </w:r>
      <w:r w:rsidRPr="001F7CD1">
        <w:rPr>
          <w:rFonts w:cs="Times New Roman"/>
          <w:bCs/>
          <w:sz w:val="24"/>
          <w:szCs w:val="24"/>
          <w:lang w:val="en-US"/>
        </w:rPr>
        <w:t xml:space="preserve">Tác dụng của sự kết hợp giữa cốt tự sự và chất trữ tình: </w:t>
      </w:r>
    </w:p>
    <w:p w14:paraId="3CA6575A" w14:textId="77777777" w:rsidR="000434A1" w:rsidRPr="001F7CD1" w:rsidRDefault="000434A1" w:rsidP="004478C7">
      <w:pPr>
        <w:spacing w:before="60" w:after="60"/>
        <w:ind w:left="1560" w:firstLine="0"/>
        <w:rPr>
          <w:rFonts w:cs="Times New Roman"/>
          <w:bCs/>
          <w:sz w:val="24"/>
          <w:szCs w:val="24"/>
          <w:lang w:val="en-US"/>
        </w:rPr>
      </w:pPr>
      <w:r w:rsidRPr="001F7CD1">
        <w:rPr>
          <w:rFonts w:cs="Times New Roman"/>
          <w:bCs/>
          <w:sz w:val="24"/>
          <w:szCs w:val="24"/>
          <w:lang w:val="en-US"/>
        </w:rPr>
        <w:t>++ Tăng sức gợi hình, gợi cảm cho đoạn văn; sinh động, hấp dẫn, thu hút người đọc, người nghe.</w:t>
      </w:r>
    </w:p>
    <w:p w14:paraId="6DA5DE8C" w14:textId="77777777" w:rsidR="00B10263" w:rsidRPr="001F7CD1" w:rsidRDefault="000434A1" w:rsidP="004478C7">
      <w:pPr>
        <w:spacing w:before="60" w:after="60"/>
        <w:ind w:firstLine="1560"/>
        <w:rPr>
          <w:rFonts w:cs="Times New Roman"/>
          <w:bCs/>
          <w:sz w:val="24"/>
          <w:szCs w:val="24"/>
          <w:lang w:val="en-US"/>
        </w:rPr>
      </w:pPr>
      <w:r w:rsidRPr="001F7CD1">
        <w:rPr>
          <w:rFonts w:cs="Times New Roman"/>
          <w:bCs/>
          <w:sz w:val="24"/>
          <w:szCs w:val="24"/>
          <w:lang w:val="en-US"/>
        </w:rPr>
        <w:t>++ Giúp nhà văn khắc họa đối tượng</w:t>
      </w:r>
      <w:r w:rsidR="00B10263" w:rsidRPr="001F7CD1">
        <w:rPr>
          <w:rFonts w:cs="Times New Roman"/>
          <w:bCs/>
          <w:sz w:val="24"/>
          <w:szCs w:val="24"/>
          <w:lang w:val="en-US"/>
        </w:rPr>
        <w:t xml:space="preserve"> (làm rõ khắc họa đối tượng như thế nào)</w:t>
      </w:r>
    </w:p>
    <w:p w14:paraId="5471DE94" w14:textId="58B37B5F" w:rsidR="000434A1" w:rsidRPr="001F7CD1" w:rsidRDefault="00B10263" w:rsidP="004478C7">
      <w:pPr>
        <w:spacing w:before="60" w:after="60"/>
        <w:ind w:firstLine="1560"/>
        <w:rPr>
          <w:rFonts w:cs="Times New Roman"/>
          <w:bCs/>
          <w:sz w:val="24"/>
          <w:szCs w:val="24"/>
          <w:lang w:val="en-US"/>
        </w:rPr>
      </w:pPr>
      <w:r w:rsidRPr="001F7CD1">
        <w:rPr>
          <w:rFonts w:cs="Times New Roman"/>
          <w:bCs/>
          <w:sz w:val="24"/>
          <w:szCs w:val="24"/>
          <w:lang w:val="en-US"/>
        </w:rPr>
        <w:t>++</w:t>
      </w:r>
      <w:r w:rsidR="000434A1" w:rsidRPr="001F7CD1">
        <w:rPr>
          <w:rFonts w:cs="Times New Roman"/>
          <w:bCs/>
          <w:sz w:val="24"/>
          <w:szCs w:val="24"/>
          <w:lang w:val="en-US"/>
        </w:rPr>
        <w:t xml:space="preserve"> </w:t>
      </w:r>
      <w:r w:rsidRPr="001F7CD1">
        <w:rPr>
          <w:rFonts w:cs="Times New Roman"/>
          <w:bCs/>
          <w:sz w:val="24"/>
          <w:szCs w:val="24"/>
          <w:lang w:val="en-US"/>
        </w:rPr>
        <w:t>Q</w:t>
      </w:r>
      <w:r w:rsidR="000434A1" w:rsidRPr="001F7CD1">
        <w:rPr>
          <w:rFonts w:cs="Times New Roman"/>
          <w:bCs/>
          <w:sz w:val="24"/>
          <w:szCs w:val="24"/>
          <w:lang w:val="en-US"/>
        </w:rPr>
        <w:t>ua đó thấy được tài năng, tình cảm của tác giả đối với đối tượng được miêu tả</w:t>
      </w:r>
      <w:r w:rsidRPr="001F7CD1">
        <w:rPr>
          <w:rFonts w:cs="Times New Roman"/>
          <w:bCs/>
          <w:sz w:val="24"/>
          <w:szCs w:val="24"/>
          <w:lang w:val="en-US"/>
        </w:rPr>
        <w:t xml:space="preserve"> (làm rõ tình cảm của nhà văn là tình cảm gì)</w:t>
      </w:r>
      <w:r w:rsidR="000434A1" w:rsidRPr="001F7CD1">
        <w:rPr>
          <w:rFonts w:cs="Times New Roman"/>
          <w:bCs/>
          <w:sz w:val="24"/>
          <w:szCs w:val="24"/>
          <w:lang w:val="en-US"/>
        </w:rPr>
        <w:t>.</w:t>
      </w:r>
    </w:p>
    <w:p w14:paraId="3A57A39C" w14:textId="77777777" w:rsidR="00974CD8" w:rsidRPr="001F7CD1" w:rsidRDefault="000434A1" w:rsidP="004478C7">
      <w:pPr>
        <w:spacing w:before="60" w:after="60"/>
        <w:ind w:firstLine="993"/>
        <w:rPr>
          <w:rFonts w:cs="Times New Roman"/>
          <w:bCs/>
          <w:sz w:val="24"/>
          <w:szCs w:val="24"/>
          <w:lang w:val="en-US"/>
        </w:rPr>
      </w:pPr>
      <w:r w:rsidRPr="001F7CD1">
        <w:rPr>
          <w:rFonts w:cs="Times New Roman"/>
          <w:b/>
          <w:sz w:val="24"/>
          <w:szCs w:val="24"/>
          <w:lang w:val="en-US"/>
        </w:rPr>
        <w:t>+</w:t>
      </w:r>
      <w:r w:rsidRPr="001F7CD1">
        <w:rPr>
          <w:rFonts w:cs="Times New Roman"/>
          <w:bCs/>
          <w:sz w:val="24"/>
          <w:szCs w:val="24"/>
          <w:lang w:val="en-US"/>
        </w:rPr>
        <w:t xml:space="preserve"> Tác dụng của sự kết hợp giữa hư cấu và phi hư cấu: </w:t>
      </w:r>
    </w:p>
    <w:p w14:paraId="0D6D7E29" w14:textId="34BD4489" w:rsidR="00974CD8" w:rsidRPr="001F7CD1" w:rsidRDefault="00974CD8" w:rsidP="004478C7">
      <w:pPr>
        <w:spacing w:before="60" w:after="60"/>
        <w:ind w:left="1560" w:firstLine="0"/>
        <w:rPr>
          <w:rFonts w:cs="Times New Roman"/>
          <w:bCs/>
          <w:sz w:val="24"/>
          <w:szCs w:val="24"/>
          <w:lang w:val="en-US"/>
        </w:rPr>
      </w:pPr>
      <w:r w:rsidRPr="001F7CD1">
        <w:rPr>
          <w:rFonts w:cs="Times New Roman"/>
          <w:bCs/>
          <w:sz w:val="24"/>
          <w:szCs w:val="24"/>
          <w:lang w:val="en-US"/>
        </w:rPr>
        <w:t>+</w:t>
      </w:r>
      <w:r w:rsidR="00994FC8" w:rsidRPr="001F7CD1">
        <w:rPr>
          <w:rFonts w:cs="Times New Roman"/>
          <w:bCs/>
          <w:sz w:val="24"/>
          <w:szCs w:val="24"/>
          <w:lang w:val="en-US"/>
        </w:rPr>
        <w:t>+</w:t>
      </w:r>
      <w:r w:rsidRPr="001F7CD1">
        <w:rPr>
          <w:rFonts w:cs="Times New Roman"/>
          <w:bCs/>
          <w:sz w:val="24"/>
          <w:szCs w:val="24"/>
          <w:lang w:val="en-US"/>
        </w:rPr>
        <w:t xml:space="preserve"> </w:t>
      </w:r>
      <w:r w:rsidR="000434A1" w:rsidRPr="001F7CD1">
        <w:rPr>
          <w:rFonts w:cs="Times New Roman"/>
          <w:bCs/>
          <w:sz w:val="24"/>
          <w:szCs w:val="24"/>
          <w:lang w:val="en-US"/>
        </w:rPr>
        <w:t xml:space="preserve">Vừa đảm bảo tính xác thực, </w:t>
      </w:r>
      <w:r w:rsidR="00994FC8" w:rsidRPr="001F7CD1">
        <w:rPr>
          <w:rFonts w:cs="Times New Roman"/>
          <w:bCs/>
          <w:sz w:val="24"/>
          <w:szCs w:val="24"/>
          <w:lang w:val="en-US"/>
        </w:rPr>
        <w:t>vừa cho thấy nét đẹp riêng của đối tượng dưới góc nhìn của nhà văn.</w:t>
      </w:r>
    </w:p>
    <w:p w14:paraId="7CDC15BA" w14:textId="6D35E076" w:rsidR="000434A1" w:rsidRPr="001F7CD1" w:rsidRDefault="00974CD8" w:rsidP="004478C7">
      <w:pPr>
        <w:spacing w:before="60" w:after="60"/>
        <w:ind w:firstLine="1560"/>
        <w:rPr>
          <w:rFonts w:cs="Times New Roman"/>
          <w:bCs/>
          <w:sz w:val="24"/>
          <w:szCs w:val="24"/>
          <w:lang w:val="en-US"/>
        </w:rPr>
      </w:pPr>
      <w:r w:rsidRPr="001F7CD1">
        <w:rPr>
          <w:rFonts w:cs="Times New Roman"/>
          <w:bCs/>
          <w:sz w:val="24"/>
          <w:szCs w:val="24"/>
          <w:lang w:val="en-US"/>
        </w:rPr>
        <w:t>+</w:t>
      </w:r>
      <w:r w:rsidR="00994FC8" w:rsidRPr="001F7CD1">
        <w:rPr>
          <w:rFonts w:cs="Times New Roman"/>
          <w:bCs/>
          <w:sz w:val="24"/>
          <w:szCs w:val="24"/>
          <w:lang w:val="en-US"/>
        </w:rPr>
        <w:t>+</w:t>
      </w:r>
      <w:r w:rsidRPr="001F7CD1">
        <w:rPr>
          <w:rFonts w:cs="Times New Roman"/>
          <w:bCs/>
          <w:sz w:val="24"/>
          <w:szCs w:val="24"/>
          <w:lang w:val="en-US"/>
        </w:rPr>
        <w:t xml:space="preserve"> G</w:t>
      </w:r>
      <w:r w:rsidR="000434A1" w:rsidRPr="001F7CD1">
        <w:rPr>
          <w:rFonts w:cs="Times New Roman"/>
          <w:bCs/>
          <w:sz w:val="24"/>
          <w:szCs w:val="24"/>
          <w:lang w:val="en-US"/>
        </w:rPr>
        <w:t>iúp tác phẩm có tính nghệ thuật, thẩm mĩ…</w:t>
      </w:r>
    </w:p>
    <w:p w14:paraId="690B154E" w14:textId="7410824D" w:rsidR="00145499" w:rsidRPr="001F7CD1" w:rsidRDefault="00145499" w:rsidP="004478C7">
      <w:pPr>
        <w:spacing w:before="60" w:after="60"/>
        <w:ind w:firstLine="1560"/>
        <w:rPr>
          <w:rFonts w:cs="Times New Roman"/>
          <w:bCs/>
          <w:sz w:val="24"/>
          <w:szCs w:val="24"/>
          <w:lang w:val="en-US"/>
        </w:rPr>
      </w:pPr>
      <w:r w:rsidRPr="001F7CD1">
        <w:rPr>
          <w:rFonts w:cs="Times New Roman"/>
          <w:bCs/>
          <w:sz w:val="24"/>
          <w:szCs w:val="24"/>
          <w:lang w:val="en-US"/>
        </w:rPr>
        <w:t>++ Qua đó thấy được tài năng, tình cảm của tác giả đối với đối tượng được miêu tả (làm rõ tình cảm của nhà văn là tình cảm gì).</w:t>
      </w:r>
    </w:p>
    <w:p w14:paraId="4CEE37A9" w14:textId="3990E8FD" w:rsidR="00FA0854" w:rsidRPr="001F7CD1" w:rsidRDefault="003842E5" w:rsidP="00B7621B">
      <w:pPr>
        <w:spacing w:before="60" w:after="60"/>
        <w:rPr>
          <w:rFonts w:cs="Times New Roman"/>
          <w:b/>
          <w:sz w:val="24"/>
          <w:szCs w:val="24"/>
          <w:lang w:val="en-US"/>
        </w:rPr>
      </w:pPr>
      <w:r w:rsidRPr="001F7CD1">
        <w:rPr>
          <w:rFonts w:cs="Times New Roman"/>
          <w:b/>
          <w:sz w:val="24"/>
          <w:szCs w:val="24"/>
          <w:lang w:val="en-US"/>
        </w:rPr>
        <w:t>5</w:t>
      </w:r>
      <w:r w:rsidR="00FA0854" w:rsidRPr="001F7CD1">
        <w:rPr>
          <w:rFonts w:cs="Times New Roman"/>
          <w:b/>
          <w:sz w:val="24"/>
          <w:szCs w:val="24"/>
          <w:lang w:val="en-US"/>
        </w:rPr>
        <w:t>. Tác dụng của v</w:t>
      </w:r>
      <w:r w:rsidR="00FA0854" w:rsidRPr="001F7CD1">
        <w:rPr>
          <w:rFonts w:cs="Times New Roman"/>
          <w:b/>
          <w:sz w:val="24"/>
          <w:szCs w:val="24"/>
          <w:lang w:val="vi-VN"/>
        </w:rPr>
        <w:t>iệc tác giả huy động kiến thức văn hóa tổng hợp</w:t>
      </w:r>
    </w:p>
    <w:p w14:paraId="256191CE" w14:textId="2C662F53" w:rsidR="00161996" w:rsidRPr="001F7CD1" w:rsidRDefault="00161996" w:rsidP="00161996">
      <w:pPr>
        <w:spacing w:before="60" w:after="60"/>
        <w:rPr>
          <w:rFonts w:cs="Times New Roman"/>
          <w:bCs/>
          <w:sz w:val="24"/>
          <w:szCs w:val="24"/>
          <w:lang w:val="vi-VN"/>
        </w:rPr>
      </w:pPr>
      <w:r w:rsidRPr="001F7CD1">
        <w:rPr>
          <w:rFonts w:cs="Times New Roman"/>
          <w:bCs/>
          <w:sz w:val="24"/>
          <w:szCs w:val="24"/>
          <w:lang w:val="vi-VN"/>
        </w:rPr>
        <w:t xml:space="preserve">- Cung cấp những thông tin xác thực về </w:t>
      </w:r>
      <w:r w:rsidRPr="001F7CD1">
        <w:rPr>
          <w:rFonts w:cs="Times New Roman"/>
          <w:bCs/>
          <w:sz w:val="24"/>
          <w:szCs w:val="24"/>
          <w:lang w:val="en-US"/>
        </w:rPr>
        <w:t>đối tượng</w:t>
      </w:r>
      <w:r w:rsidRPr="001F7CD1">
        <w:rPr>
          <w:rFonts w:cs="Times New Roman"/>
          <w:bCs/>
          <w:sz w:val="24"/>
          <w:szCs w:val="24"/>
          <w:lang w:val="vi-VN"/>
        </w:rPr>
        <w:t>.</w:t>
      </w:r>
    </w:p>
    <w:p w14:paraId="2B235D22" w14:textId="7FC7FD55" w:rsidR="00161996" w:rsidRPr="001F7CD1" w:rsidRDefault="00161996" w:rsidP="00161996">
      <w:pPr>
        <w:spacing w:before="60" w:after="60"/>
        <w:rPr>
          <w:rFonts w:cs="Times New Roman"/>
          <w:bCs/>
          <w:sz w:val="24"/>
          <w:szCs w:val="24"/>
          <w:lang w:val="en-US"/>
        </w:rPr>
      </w:pPr>
      <w:r w:rsidRPr="001F7CD1">
        <w:rPr>
          <w:rFonts w:cs="Times New Roman"/>
          <w:bCs/>
          <w:sz w:val="24"/>
          <w:szCs w:val="24"/>
          <w:lang w:val="vi-VN"/>
        </w:rPr>
        <w:t xml:space="preserve">- Thể hiện cái nhìn tinh tế của tác giả khi khám phá </w:t>
      </w:r>
      <w:r w:rsidR="00C25E1A" w:rsidRPr="001F7CD1">
        <w:rPr>
          <w:rFonts w:cs="Times New Roman"/>
          <w:bCs/>
          <w:sz w:val="24"/>
          <w:szCs w:val="24"/>
          <w:lang w:val="en-US"/>
        </w:rPr>
        <w:t>đối tượng</w:t>
      </w:r>
      <w:r w:rsidRPr="001F7CD1">
        <w:rPr>
          <w:rFonts w:cs="Times New Roman"/>
          <w:bCs/>
          <w:sz w:val="24"/>
          <w:szCs w:val="24"/>
          <w:lang w:val="en-US"/>
        </w:rPr>
        <w:t>.</w:t>
      </w:r>
    </w:p>
    <w:p w14:paraId="06B8BE44" w14:textId="0C1572C3" w:rsidR="00161996" w:rsidRPr="001F7CD1" w:rsidRDefault="00161996" w:rsidP="00161996">
      <w:pPr>
        <w:spacing w:before="60" w:after="60"/>
        <w:rPr>
          <w:rFonts w:cs="Times New Roman"/>
          <w:bCs/>
          <w:sz w:val="24"/>
          <w:szCs w:val="24"/>
          <w:lang w:val="vi-VN"/>
        </w:rPr>
      </w:pPr>
      <w:r w:rsidRPr="001F7CD1">
        <w:rPr>
          <w:rFonts w:cs="Times New Roman"/>
          <w:bCs/>
          <w:sz w:val="24"/>
          <w:szCs w:val="24"/>
          <w:lang w:val="vi-VN"/>
        </w:rPr>
        <w:t>- Là yếu tố làm nên sức hấp dẫn của kí.</w:t>
      </w:r>
    </w:p>
    <w:p w14:paraId="5839C9DC" w14:textId="4DB5A8DD" w:rsidR="009A0B2A" w:rsidRPr="001F7CD1" w:rsidRDefault="003842E5" w:rsidP="00B7621B">
      <w:pPr>
        <w:spacing w:before="60" w:after="60"/>
        <w:rPr>
          <w:rFonts w:cs="Times New Roman"/>
          <w:b/>
          <w:i/>
          <w:iCs/>
          <w:sz w:val="24"/>
          <w:szCs w:val="24"/>
          <w:lang w:val="en-US"/>
        </w:rPr>
      </w:pPr>
      <w:r w:rsidRPr="001F7CD1">
        <w:rPr>
          <w:rFonts w:cs="Times New Roman"/>
          <w:b/>
          <w:sz w:val="24"/>
          <w:szCs w:val="24"/>
          <w:lang w:val="en-US"/>
        </w:rPr>
        <w:lastRenderedPageBreak/>
        <w:t>6</w:t>
      </w:r>
      <w:r w:rsidR="009A0B2A" w:rsidRPr="001F7CD1">
        <w:rPr>
          <w:rFonts w:cs="Times New Roman"/>
          <w:b/>
          <w:sz w:val="24"/>
          <w:szCs w:val="24"/>
          <w:lang w:val="en-US"/>
        </w:rPr>
        <w:t xml:space="preserve">. </w:t>
      </w:r>
      <w:r w:rsidRPr="001F7CD1">
        <w:rPr>
          <w:rFonts w:cs="Times New Roman"/>
          <w:b/>
          <w:sz w:val="24"/>
          <w:szCs w:val="24"/>
          <w:lang w:val="en-US"/>
        </w:rPr>
        <w:t>Cái tôi trữ tình</w:t>
      </w:r>
    </w:p>
    <w:p w14:paraId="74BB73F0" w14:textId="77777777" w:rsidR="003842E5" w:rsidRPr="001F7CD1" w:rsidRDefault="003842E5" w:rsidP="00B7621B">
      <w:pPr>
        <w:spacing w:before="60" w:after="60"/>
        <w:rPr>
          <w:rFonts w:cs="Times New Roman"/>
          <w:bCs/>
          <w:sz w:val="24"/>
          <w:szCs w:val="24"/>
          <w:lang w:val="en-US"/>
        </w:rPr>
      </w:pPr>
      <w:r w:rsidRPr="001F7CD1">
        <w:rPr>
          <w:rFonts w:cs="Times New Roman"/>
          <w:bCs/>
          <w:sz w:val="24"/>
          <w:szCs w:val="24"/>
          <w:lang w:val="en-US"/>
        </w:rPr>
        <w:t>- Là</w:t>
      </w:r>
      <w:r w:rsidRPr="001F7CD1">
        <w:rPr>
          <w:rFonts w:cs="Times New Roman"/>
          <w:bCs/>
          <w:sz w:val="24"/>
          <w:szCs w:val="24"/>
          <w:lang w:val="vi-VN"/>
        </w:rPr>
        <w:t xml:space="preserve"> </w:t>
      </w:r>
      <w:r w:rsidRPr="001F7CD1">
        <w:rPr>
          <w:rFonts w:cs="Times New Roman"/>
          <w:bCs/>
          <w:sz w:val="24"/>
          <w:szCs w:val="24"/>
          <w:lang w:val="en-US"/>
        </w:rPr>
        <w:t xml:space="preserve">sự thể hiện tâm trạng, cảm xúc, cảm nhận của tác giả, là thế giới nội tâm của tác giả trước hiện thực khách quan. </w:t>
      </w:r>
    </w:p>
    <w:p w14:paraId="18120658" w14:textId="1D608875" w:rsidR="00FD1096" w:rsidRPr="001F7CD1" w:rsidRDefault="00FD1096" w:rsidP="00B7621B">
      <w:pPr>
        <w:spacing w:before="60" w:after="60"/>
        <w:rPr>
          <w:rFonts w:cs="Times New Roman"/>
          <w:bCs/>
          <w:sz w:val="24"/>
          <w:szCs w:val="24"/>
          <w:lang w:val="en-US"/>
        </w:rPr>
      </w:pPr>
      <w:r w:rsidRPr="001F7CD1">
        <w:rPr>
          <w:rFonts w:cs="Times New Roman"/>
          <w:bCs/>
          <w:sz w:val="24"/>
          <w:szCs w:val="24"/>
          <w:lang w:val="en-US"/>
        </w:rPr>
        <w:t>- Cách nhận biết:</w:t>
      </w:r>
    </w:p>
    <w:p w14:paraId="16DA70CB" w14:textId="59894B65" w:rsidR="00FD1096" w:rsidRPr="001F7CD1" w:rsidRDefault="00FD1096" w:rsidP="00FD1096">
      <w:pPr>
        <w:spacing w:before="60" w:after="60"/>
        <w:rPr>
          <w:rFonts w:cs="Times New Roman"/>
          <w:bCs/>
          <w:sz w:val="24"/>
          <w:szCs w:val="24"/>
          <w:lang w:val="en-US"/>
        </w:rPr>
      </w:pPr>
      <w:r w:rsidRPr="001F7CD1">
        <w:rPr>
          <w:rFonts w:cs="Times New Roman"/>
          <w:bCs/>
          <w:sz w:val="24"/>
          <w:szCs w:val="24"/>
          <w:lang w:val="en-US"/>
        </w:rPr>
        <w:t>+ Căn cứ vào phạm vi tri thức được thể hiện.</w:t>
      </w:r>
    </w:p>
    <w:p w14:paraId="5525EB3E" w14:textId="031E3624" w:rsidR="00FD1096" w:rsidRPr="001F7CD1" w:rsidRDefault="00FD1096" w:rsidP="00FD1096">
      <w:pPr>
        <w:spacing w:before="60" w:after="60"/>
        <w:rPr>
          <w:rFonts w:cs="Times New Roman"/>
          <w:bCs/>
          <w:sz w:val="24"/>
          <w:szCs w:val="24"/>
          <w:lang w:val="en-US"/>
        </w:rPr>
      </w:pPr>
      <w:r w:rsidRPr="001F7CD1">
        <w:rPr>
          <w:rFonts w:cs="Times New Roman"/>
          <w:bCs/>
          <w:sz w:val="24"/>
          <w:szCs w:val="24"/>
          <w:lang w:val="en-US"/>
        </w:rPr>
        <w:t>+ C</w:t>
      </w:r>
      <w:r w:rsidRPr="001F7CD1">
        <w:rPr>
          <w:rFonts w:cs="Times New Roman"/>
          <w:bCs/>
          <w:sz w:val="24"/>
          <w:szCs w:val="24"/>
          <w:lang w:val="vi-VN"/>
        </w:rPr>
        <w:t>ăn cứ vào</w:t>
      </w:r>
      <w:r w:rsidRPr="001F7CD1">
        <w:rPr>
          <w:rFonts w:cs="Times New Roman"/>
          <w:b/>
          <w:bCs/>
          <w:sz w:val="24"/>
          <w:szCs w:val="24"/>
          <w:lang w:val="vi-VN"/>
        </w:rPr>
        <w:t xml:space="preserve"> </w:t>
      </w:r>
      <w:r w:rsidRPr="001F7CD1">
        <w:rPr>
          <w:rFonts w:cs="Times New Roman"/>
          <w:bCs/>
          <w:sz w:val="24"/>
          <w:szCs w:val="24"/>
          <w:lang w:val="vi-VN"/>
        </w:rPr>
        <w:t xml:space="preserve">cách sử dụng từ ngữ; cách liên tưởng, </w:t>
      </w:r>
      <w:r w:rsidRPr="001F7CD1">
        <w:rPr>
          <w:rFonts w:cs="Times New Roman"/>
          <w:bCs/>
          <w:sz w:val="24"/>
          <w:szCs w:val="24"/>
          <w:lang w:val="en-US"/>
        </w:rPr>
        <w:t xml:space="preserve">tưởng </w:t>
      </w:r>
      <w:r w:rsidRPr="001F7CD1">
        <w:rPr>
          <w:rFonts w:cs="Times New Roman"/>
          <w:bCs/>
          <w:sz w:val="24"/>
          <w:szCs w:val="24"/>
          <w:lang w:val="vi-VN"/>
        </w:rPr>
        <w:t>tượng của nhà văn</w:t>
      </w:r>
      <w:r w:rsidRPr="001F7CD1">
        <w:rPr>
          <w:rFonts w:cs="Times New Roman"/>
          <w:bCs/>
          <w:sz w:val="24"/>
          <w:szCs w:val="24"/>
          <w:lang w:val="en-US"/>
        </w:rPr>
        <w:t>.</w:t>
      </w:r>
    </w:p>
    <w:p w14:paraId="43C5D072" w14:textId="390FAB64" w:rsidR="00FD1096" w:rsidRPr="001F7CD1" w:rsidRDefault="00FD1096" w:rsidP="00FD1096">
      <w:pPr>
        <w:spacing w:before="60" w:after="60"/>
        <w:rPr>
          <w:rFonts w:cs="Times New Roman"/>
          <w:bCs/>
          <w:sz w:val="24"/>
          <w:szCs w:val="24"/>
          <w:lang w:val="en-US"/>
        </w:rPr>
      </w:pPr>
      <w:r w:rsidRPr="001F7CD1">
        <w:rPr>
          <w:rFonts w:cs="Times New Roman"/>
          <w:bCs/>
          <w:sz w:val="24"/>
          <w:szCs w:val="24"/>
          <w:lang w:val="en-US"/>
        </w:rPr>
        <w:t>+ Căn cứ vào tình cảm, cảm xúc của nhà văn.</w:t>
      </w:r>
    </w:p>
    <w:p w14:paraId="7FE9E96C" w14:textId="45D374D2" w:rsidR="005D7893" w:rsidRPr="001F7CD1" w:rsidRDefault="003842E5" w:rsidP="00B7621B">
      <w:pPr>
        <w:spacing w:before="60" w:after="60"/>
        <w:rPr>
          <w:rFonts w:cs="Times New Roman"/>
          <w:bCs/>
          <w:sz w:val="24"/>
          <w:szCs w:val="24"/>
          <w:lang w:val="en-US"/>
        </w:rPr>
      </w:pPr>
      <w:r w:rsidRPr="001F7CD1">
        <w:rPr>
          <w:rFonts w:cs="Times New Roman"/>
          <w:bCs/>
          <w:sz w:val="24"/>
          <w:szCs w:val="24"/>
          <w:lang w:val="en-US"/>
        </w:rPr>
        <w:t>- Tác dụng: Qua cái tôi trữ tình, người đọc có thể cảm nhận được những suy nghĩ, tư tưởng và quan niệm... của tác giả trước cuộc đời.</w:t>
      </w:r>
    </w:p>
    <w:p w14:paraId="7E31572F" w14:textId="04D65C66" w:rsidR="009A0B2A" w:rsidRPr="001F7CD1" w:rsidRDefault="003842E5" w:rsidP="00B7621B">
      <w:pPr>
        <w:spacing w:before="60" w:after="60"/>
        <w:rPr>
          <w:rFonts w:cs="Times New Roman"/>
          <w:b/>
          <w:sz w:val="24"/>
          <w:szCs w:val="24"/>
          <w:lang w:val="en-US"/>
        </w:rPr>
      </w:pPr>
      <w:r w:rsidRPr="001F7CD1">
        <w:rPr>
          <w:rFonts w:cs="Times New Roman"/>
          <w:b/>
          <w:sz w:val="24"/>
          <w:szCs w:val="24"/>
          <w:lang w:val="en-US"/>
        </w:rPr>
        <w:t>7</w:t>
      </w:r>
      <w:r w:rsidR="009A0B2A" w:rsidRPr="001F7CD1">
        <w:rPr>
          <w:rFonts w:cs="Times New Roman"/>
          <w:b/>
          <w:sz w:val="24"/>
          <w:szCs w:val="24"/>
          <w:lang w:val="en-US"/>
        </w:rPr>
        <w:t xml:space="preserve">. </w:t>
      </w:r>
      <w:r w:rsidR="002503ED" w:rsidRPr="001F7CD1">
        <w:rPr>
          <w:rFonts w:cs="Times New Roman"/>
          <w:b/>
          <w:sz w:val="24"/>
          <w:szCs w:val="24"/>
          <w:lang w:val="en-US"/>
        </w:rPr>
        <w:t>Nhận xét tình cảm của tác giả dành cho đối tượng</w:t>
      </w:r>
    </w:p>
    <w:p w14:paraId="50E11F52" w14:textId="0E5158E9" w:rsidR="00516733" w:rsidRPr="001F7CD1" w:rsidRDefault="00516733" w:rsidP="00516733">
      <w:pPr>
        <w:spacing w:before="60" w:after="60"/>
        <w:rPr>
          <w:rFonts w:cs="Times New Roman"/>
          <w:bCs/>
          <w:sz w:val="24"/>
          <w:szCs w:val="24"/>
          <w:lang w:val="en-US"/>
        </w:rPr>
      </w:pPr>
      <w:r w:rsidRPr="001F7CD1">
        <w:rPr>
          <w:rFonts w:cs="Times New Roman"/>
          <w:bCs/>
          <w:sz w:val="24"/>
          <w:szCs w:val="24"/>
          <w:lang w:val="en-US"/>
        </w:rPr>
        <w:t>- Tình cảm của tác giả: yêu quý, trân trọng,…</w:t>
      </w:r>
    </w:p>
    <w:p w14:paraId="677B5E29" w14:textId="1C4C5694" w:rsidR="00516733" w:rsidRPr="001F7CD1" w:rsidRDefault="00516733" w:rsidP="00516733">
      <w:pPr>
        <w:spacing w:before="60" w:after="60"/>
        <w:rPr>
          <w:rFonts w:cs="Times New Roman"/>
          <w:bCs/>
          <w:sz w:val="24"/>
          <w:szCs w:val="24"/>
          <w:lang w:val="en-US"/>
        </w:rPr>
      </w:pPr>
      <w:r w:rsidRPr="001F7CD1">
        <w:rPr>
          <w:rFonts w:cs="Times New Roman"/>
          <w:bCs/>
          <w:sz w:val="24"/>
          <w:szCs w:val="24"/>
          <w:lang w:val="en-US"/>
        </w:rPr>
        <w:t xml:space="preserve">- Nhận xét: đó là tình cảm cao đẹp, </w:t>
      </w:r>
      <w:r w:rsidR="00B20FBF" w:rsidRPr="001F7CD1">
        <w:rPr>
          <w:rFonts w:cs="Times New Roman"/>
          <w:bCs/>
          <w:sz w:val="24"/>
          <w:szCs w:val="24"/>
          <w:lang w:val="en-US"/>
        </w:rPr>
        <w:t>đáng trân trọng,..</w:t>
      </w:r>
      <w:r w:rsidRPr="001F7CD1">
        <w:rPr>
          <w:rFonts w:cs="Times New Roman"/>
          <w:bCs/>
          <w:sz w:val="24"/>
          <w:szCs w:val="24"/>
          <w:lang w:val="en-US"/>
        </w:rPr>
        <w:t>.</w:t>
      </w:r>
    </w:p>
    <w:p w14:paraId="4E8ECC70" w14:textId="1D68837D" w:rsidR="007E6A19" w:rsidRPr="001F7CD1" w:rsidRDefault="007E6A19" w:rsidP="007E6A19">
      <w:pPr>
        <w:spacing w:before="60" w:after="60"/>
        <w:rPr>
          <w:rFonts w:cs="Times New Roman"/>
          <w:bCs/>
          <w:sz w:val="24"/>
          <w:szCs w:val="24"/>
          <w:lang w:val="en-US"/>
        </w:rPr>
      </w:pPr>
      <w:r w:rsidRPr="001F7CD1">
        <w:rPr>
          <w:rFonts w:cs="Times New Roman"/>
          <w:b/>
          <w:bCs/>
          <w:sz w:val="24"/>
          <w:szCs w:val="24"/>
          <w:lang w:val="en-US"/>
        </w:rPr>
        <w:t xml:space="preserve">8. Phát hiện và lí giải các giá trị văn hóa, triết lí nhân sinh </w:t>
      </w:r>
    </w:p>
    <w:p w14:paraId="5745BE73" w14:textId="77777777" w:rsidR="007E6A19" w:rsidRPr="001F7CD1" w:rsidRDefault="007E6A19" w:rsidP="007E6A19">
      <w:pPr>
        <w:spacing w:before="60" w:after="60"/>
        <w:rPr>
          <w:rFonts w:cs="Times New Roman"/>
          <w:bCs/>
          <w:sz w:val="24"/>
          <w:szCs w:val="24"/>
          <w:lang w:val="en-US"/>
        </w:rPr>
      </w:pPr>
      <w:r w:rsidRPr="001F7CD1">
        <w:rPr>
          <w:rFonts w:cs="Times New Roman"/>
          <w:b/>
          <w:bCs/>
          <w:sz w:val="24"/>
          <w:szCs w:val="24"/>
          <w:lang w:val="vi-VN"/>
        </w:rPr>
        <w:t xml:space="preserve">Cách hỏi: </w:t>
      </w:r>
      <w:r w:rsidRPr="001F7CD1">
        <w:rPr>
          <w:rFonts w:cs="Times New Roman"/>
          <w:bCs/>
          <w:sz w:val="24"/>
          <w:szCs w:val="24"/>
          <w:lang w:val="vi-VN"/>
        </w:rPr>
        <w:t>Từ câu văn ...</w:t>
      </w:r>
      <w:r w:rsidRPr="001F7CD1">
        <w:rPr>
          <w:rFonts w:cs="Times New Roman"/>
          <w:bCs/>
          <w:sz w:val="24"/>
          <w:szCs w:val="24"/>
          <w:lang w:val="en-US"/>
        </w:rPr>
        <w:t xml:space="preserve"> </w:t>
      </w:r>
      <w:r w:rsidRPr="001F7CD1">
        <w:rPr>
          <w:rFonts w:cs="Times New Roman"/>
          <w:bCs/>
          <w:sz w:val="24"/>
          <w:szCs w:val="24"/>
          <w:lang w:val="vi-VN"/>
        </w:rPr>
        <w:t>anh/chị hiểu gì về</w:t>
      </w:r>
      <w:r w:rsidRPr="001F7CD1">
        <w:rPr>
          <w:rFonts w:cs="Times New Roman"/>
          <w:bCs/>
          <w:sz w:val="24"/>
          <w:szCs w:val="24"/>
          <w:lang w:val="en-US"/>
        </w:rPr>
        <w:t xml:space="preserve"> </w:t>
      </w:r>
      <w:r w:rsidRPr="001F7CD1">
        <w:rPr>
          <w:rFonts w:cs="Times New Roman"/>
          <w:bCs/>
          <w:sz w:val="24"/>
          <w:szCs w:val="24"/>
          <w:lang w:val="vi-VN"/>
        </w:rPr>
        <w:t>...</w:t>
      </w:r>
    </w:p>
    <w:p w14:paraId="29A832D9" w14:textId="77777777" w:rsidR="007E6A19" w:rsidRPr="001F7CD1" w:rsidRDefault="007E6A19" w:rsidP="007E6A19">
      <w:pPr>
        <w:spacing w:before="60" w:after="60"/>
        <w:rPr>
          <w:rFonts w:cs="Times New Roman"/>
          <w:bCs/>
          <w:sz w:val="24"/>
          <w:szCs w:val="24"/>
          <w:lang w:val="vi-VN"/>
        </w:rPr>
      </w:pPr>
      <w:r w:rsidRPr="001F7CD1">
        <w:rPr>
          <w:rFonts w:cs="Times New Roman"/>
          <w:b/>
          <w:bCs/>
          <w:sz w:val="24"/>
          <w:szCs w:val="24"/>
          <w:lang w:val="vi-VN"/>
        </w:rPr>
        <w:t xml:space="preserve">Cách trả lời: </w:t>
      </w:r>
    </w:p>
    <w:p w14:paraId="34B365FB" w14:textId="77777777" w:rsidR="007E6A19" w:rsidRPr="001F7CD1" w:rsidRDefault="007E6A19" w:rsidP="007E6A19">
      <w:pPr>
        <w:spacing w:before="60" w:after="60"/>
        <w:rPr>
          <w:rFonts w:cs="Times New Roman"/>
          <w:bCs/>
          <w:sz w:val="24"/>
          <w:szCs w:val="24"/>
          <w:lang w:val="en-US"/>
        </w:rPr>
      </w:pPr>
      <w:r w:rsidRPr="001F7CD1">
        <w:rPr>
          <w:rFonts w:cs="Times New Roman"/>
          <w:bCs/>
          <w:sz w:val="24"/>
          <w:szCs w:val="24"/>
          <w:lang w:val="vi-VN"/>
        </w:rPr>
        <w:t>+ Nêu nội dung của câu văn</w:t>
      </w:r>
      <w:r w:rsidRPr="001F7CD1">
        <w:rPr>
          <w:rFonts w:cs="Times New Roman"/>
          <w:bCs/>
          <w:sz w:val="24"/>
          <w:szCs w:val="24"/>
          <w:lang w:val="en-US"/>
        </w:rPr>
        <w:t>.</w:t>
      </w:r>
    </w:p>
    <w:p w14:paraId="615C1C08" w14:textId="77777777" w:rsidR="007E6A19" w:rsidRPr="001F7CD1" w:rsidRDefault="007E6A19" w:rsidP="007E6A19">
      <w:pPr>
        <w:spacing w:before="60" w:after="60"/>
        <w:rPr>
          <w:rFonts w:cs="Times New Roman"/>
          <w:bCs/>
          <w:sz w:val="24"/>
          <w:szCs w:val="24"/>
          <w:lang w:val="en-US"/>
        </w:rPr>
      </w:pPr>
      <w:r w:rsidRPr="001F7CD1">
        <w:rPr>
          <w:rFonts w:cs="Times New Roman"/>
          <w:bCs/>
          <w:sz w:val="24"/>
          <w:szCs w:val="24"/>
          <w:lang w:val="vi-VN"/>
        </w:rPr>
        <w:t>+ Lí giải vấn đề</w:t>
      </w:r>
      <w:r w:rsidRPr="001F7CD1">
        <w:rPr>
          <w:rFonts w:cs="Times New Roman"/>
          <w:bCs/>
          <w:sz w:val="24"/>
          <w:szCs w:val="24"/>
          <w:lang w:val="en-US"/>
        </w:rPr>
        <w:t xml:space="preserve"> </w:t>
      </w:r>
      <w:r w:rsidRPr="001F7CD1">
        <w:rPr>
          <w:rFonts w:cs="Times New Roman"/>
          <w:bCs/>
          <w:sz w:val="24"/>
          <w:szCs w:val="24"/>
          <w:lang w:val="vi-VN"/>
        </w:rPr>
        <w:t>(ý nghĩa của các giá trị văn hóa, triết lí nhân sinh đối với đời sống con người. Từ đó</w:t>
      </w:r>
      <w:r w:rsidRPr="001F7CD1">
        <w:rPr>
          <w:rFonts w:cs="Times New Roman"/>
          <w:bCs/>
          <w:sz w:val="24"/>
          <w:szCs w:val="24"/>
          <w:lang w:val="en-US"/>
        </w:rPr>
        <w:t>,</w:t>
      </w:r>
      <w:r w:rsidRPr="001F7CD1">
        <w:rPr>
          <w:rFonts w:cs="Times New Roman"/>
          <w:bCs/>
          <w:sz w:val="24"/>
          <w:szCs w:val="24"/>
          <w:lang w:val="vi-VN"/>
        </w:rPr>
        <w:t xml:space="preserve"> mỗi chúng ta phải biết gìn giữ những giá trị văn hóa ấy)</w:t>
      </w:r>
      <w:r w:rsidRPr="001F7CD1">
        <w:rPr>
          <w:rFonts w:cs="Times New Roman"/>
          <w:bCs/>
          <w:sz w:val="24"/>
          <w:szCs w:val="24"/>
          <w:lang w:val="en-US"/>
        </w:rPr>
        <w:t>.</w:t>
      </w:r>
    </w:p>
    <w:p w14:paraId="415F67ED" w14:textId="2FB71334" w:rsidR="007E6A19" w:rsidRPr="001F7CD1" w:rsidRDefault="007E6A19" w:rsidP="007E6A19">
      <w:pPr>
        <w:spacing w:before="60" w:after="60"/>
        <w:rPr>
          <w:rFonts w:cs="Times New Roman"/>
          <w:b/>
          <w:bCs/>
          <w:sz w:val="24"/>
          <w:szCs w:val="24"/>
          <w:lang w:val="vi-VN"/>
        </w:rPr>
      </w:pPr>
      <w:r w:rsidRPr="001F7CD1">
        <w:rPr>
          <w:rFonts w:cs="Times New Roman"/>
          <w:b/>
          <w:bCs/>
          <w:sz w:val="24"/>
          <w:szCs w:val="24"/>
          <w:lang w:val="en-US"/>
        </w:rPr>
        <w:t xml:space="preserve">9. Lí giải vai trò, ý nghĩa của hình tượng trung tâm </w:t>
      </w:r>
    </w:p>
    <w:p w14:paraId="0422BDA0" w14:textId="77777777" w:rsidR="007E6A19" w:rsidRPr="001F7CD1" w:rsidRDefault="007E6A19" w:rsidP="007E6A19">
      <w:pPr>
        <w:spacing w:before="60" w:after="60"/>
        <w:rPr>
          <w:rFonts w:cs="Times New Roman"/>
          <w:bCs/>
          <w:sz w:val="24"/>
          <w:szCs w:val="24"/>
          <w:lang w:val="vi-VN"/>
        </w:rPr>
      </w:pPr>
      <w:r w:rsidRPr="001F7CD1">
        <w:rPr>
          <w:rFonts w:cs="Times New Roman"/>
          <w:b/>
          <w:bCs/>
          <w:sz w:val="24"/>
          <w:szCs w:val="24"/>
          <w:lang w:val="vi-VN"/>
        </w:rPr>
        <w:t>Kiến thức</w:t>
      </w:r>
      <w:r w:rsidRPr="001F7CD1">
        <w:rPr>
          <w:rFonts w:cs="Times New Roman"/>
          <w:b/>
          <w:bCs/>
          <w:sz w:val="24"/>
          <w:szCs w:val="24"/>
          <w:lang w:val="en-US"/>
        </w:rPr>
        <w:t xml:space="preserve"> cơ bản</w:t>
      </w:r>
      <w:r w:rsidRPr="001F7CD1">
        <w:rPr>
          <w:rFonts w:cs="Times New Roman"/>
          <w:b/>
          <w:bCs/>
          <w:sz w:val="24"/>
          <w:szCs w:val="24"/>
          <w:lang w:val="vi-VN"/>
        </w:rPr>
        <w:t>:</w:t>
      </w:r>
      <w:r w:rsidRPr="001F7CD1">
        <w:rPr>
          <w:rFonts w:cs="Times New Roman"/>
          <w:bCs/>
          <w:sz w:val="24"/>
          <w:szCs w:val="24"/>
          <w:lang w:val="vi-VN"/>
        </w:rPr>
        <w:t xml:space="preserve"> </w:t>
      </w:r>
      <w:r w:rsidRPr="001F7CD1">
        <w:rPr>
          <w:rFonts w:cs="Times New Roman"/>
          <w:bCs/>
          <w:sz w:val="24"/>
          <w:szCs w:val="24"/>
          <w:lang w:val="en-US"/>
        </w:rPr>
        <w:t>H</w:t>
      </w:r>
      <w:r w:rsidRPr="001F7CD1">
        <w:rPr>
          <w:rFonts w:cs="Times New Roman"/>
          <w:bCs/>
          <w:sz w:val="24"/>
          <w:szCs w:val="24"/>
          <w:lang w:val="vi-VN"/>
        </w:rPr>
        <w:t>ình tượng trung tâm trong văn bản giúp</w:t>
      </w:r>
      <w:r w:rsidRPr="001F7CD1">
        <w:rPr>
          <w:rFonts w:cs="Times New Roman"/>
          <w:bCs/>
          <w:sz w:val="24"/>
          <w:szCs w:val="24"/>
          <w:lang w:val="en-US"/>
        </w:rPr>
        <w:t xml:space="preserve"> cho</w:t>
      </w:r>
      <w:r w:rsidRPr="001F7CD1">
        <w:rPr>
          <w:rFonts w:cs="Times New Roman"/>
          <w:bCs/>
          <w:sz w:val="24"/>
          <w:szCs w:val="24"/>
          <w:lang w:val="vi-VN"/>
        </w:rPr>
        <w:t xml:space="preserve"> văn bản thể hiện rõ chủ đề, tư tưởng của tác phẩm, </w:t>
      </w:r>
      <w:r w:rsidRPr="001F7CD1">
        <w:rPr>
          <w:rFonts w:cs="Times New Roman"/>
          <w:bCs/>
          <w:sz w:val="24"/>
          <w:szCs w:val="24"/>
          <w:lang w:val="en-US"/>
        </w:rPr>
        <w:t xml:space="preserve">góp phần làm nên </w:t>
      </w:r>
      <w:r w:rsidRPr="001F7CD1">
        <w:rPr>
          <w:rFonts w:cs="Times New Roman"/>
          <w:bCs/>
          <w:sz w:val="24"/>
          <w:szCs w:val="24"/>
          <w:lang w:val="vi-VN"/>
        </w:rPr>
        <w:t>thành công về nghệ thuật</w:t>
      </w:r>
      <w:r w:rsidRPr="001F7CD1">
        <w:rPr>
          <w:rFonts w:cs="Times New Roman"/>
          <w:bCs/>
          <w:sz w:val="24"/>
          <w:szCs w:val="24"/>
          <w:lang w:val="en-US"/>
        </w:rPr>
        <w:t xml:space="preserve"> cho tác phẩm</w:t>
      </w:r>
      <w:r w:rsidRPr="001F7CD1">
        <w:rPr>
          <w:rFonts w:cs="Times New Roman"/>
          <w:bCs/>
          <w:sz w:val="24"/>
          <w:szCs w:val="24"/>
          <w:lang w:val="vi-VN"/>
        </w:rPr>
        <w:t>.</w:t>
      </w:r>
    </w:p>
    <w:p w14:paraId="43D16463" w14:textId="77777777" w:rsidR="007E6A19" w:rsidRPr="001F7CD1" w:rsidRDefault="007E6A19" w:rsidP="007E6A19">
      <w:pPr>
        <w:spacing w:before="60" w:after="60"/>
        <w:rPr>
          <w:rFonts w:cs="Times New Roman"/>
          <w:bCs/>
          <w:sz w:val="24"/>
          <w:szCs w:val="24"/>
          <w:lang w:val="vi-VN"/>
        </w:rPr>
      </w:pPr>
      <w:r w:rsidRPr="001F7CD1">
        <w:rPr>
          <w:rFonts w:cs="Times New Roman"/>
          <w:b/>
          <w:bCs/>
          <w:sz w:val="24"/>
          <w:szCs w:val="24"/>
          <w:lang w:val="vi-VN"/>
        </w:rPr>
        <w:t>Cách trả lời</w:t>
      </w:r>
      <w:r w:rsidRPr="001F7CD1">
        <w:rPr>
          <w:rFonts w:cs="Times New Roman"/>
          <w:bCs/>
          <w:sz w:val="24"/>
          <w:szCs w:val="24"/>
          <w:lang w:val="vi-VN"/>
        </w:rPr>
        <w:t xml:space="preserve">: </w:t>
      </w:r>
    </w:p>
    <w:p w14:paraId="53050BD2" w14:textId="77777777" w:rsidR="007E6A19" w:rsidRPr="001F7CD1" w:rsidRDefault="007E6A19" w:rsidP="007E6A19">
      <w:pPr>
        <w:spacing w:before="60" w:after="60"/>
        <w:rPr>
          <w:rFonts w:cs="Times New Roman"/>
          <w:bCs/>
          <w:sz w:val="24"/>
          <w:szCs w:val="24"/>
          <w:lang w:val="vi-VN"/>
        </w:rPr>
      </w:pPr>
      <w:r w:rsidRPr="001F7CD1">
        <w:rPr>
          <w:rFonts w:cs="Times New Roman"/>
          <w:bCs/>
          <w:sz w:val="24"/>
          <w:szCs w:val="24"/>
          <w:lang w:val="vi-VN"/>
        </w:rPr>
        <w:t>+ Chỉ ra được hình tượng trung tâm trong văn bản/đoạn trích.</w:t>
      </w:r>
    </w:p>
    <w:p w14:paraId="03A359AD" w14:textId="77777777" w:rsidR="007E6A19" w:rsidRPr="001F7CD1" w:rsidRDefault="007E6A19" w:rsidP="007E6A19">
      <w:pPr>
        <w:spacing w:before="60" w:after="60"/>
        <w:rPr>
          <w:rFonts w:cs="Times New Roman"/>
          <w:bCs/>
          <w:sz w:val="24"/>
          <w:szCs w:val="24"/>
          <w:lang w:val="vi-VN"/>
        </w:rPr>
      </w:pPr>
      <w:r w:rsidRPr="001F7CD1">
        <w:rPr>
          <w:rFonts w:cs="Times New Roman"/>
          <w:bCs/>
          <w:sz w:val="24"/>
          <w:szCs w:val="24"/>
          <w:lang w:val="vi-VN"/>
        </w:rPr>
        <w:t>+ Vai trò hình tượng trung tâm trong văn bản/đoạn trích.</w:t>
      </w:r>
    </w:p>
    <w:p w14:paraId="32CAFA90" w14:textId="77777777" w:rsidR="00C83A31" w:rsidRPr="001F7CD1" w:rsidRDefault="00C83A31" w:rsidP="00F84FDE">
      <w:pPr>
        <w:spacing w:before="60" w:after="60"/>
        <w:ind w:firstLine="0"/>
        <w:rPr>
          <w:rFonts w:cs="Times New Roman"/>
          <w:bCs/>
          <w:sz w:val="24"/>
          <w:szCs w:val="24"/>
          <w:lang w:val="en-US"/>
        </w:rPr>
      </w:pPr>
    </w:p>
    <w:p w14:paraId="0DB9A52E" w14:textId="1DE2C2AA" w:rsidR="00B36771" w:rsidRPr="001F7CD1" w:rsidRDefault="00B36771" w:rsidP="00643021">
      <w:pPr>
        <w:spacing w:before="60" w:after="60"/>
        <w:jc w:val="center"/>
        <w:rPr>
          <w:rFonts w:cs="Times New Roman"/>
          <w:b/>
          <w:bCs/>
          <w:sz w:val="24"/>
          <w:szCs w:val="24"/>
          <w:lang w:val="vi-VN"/>
        </w:rPr>
      </w:pPr>
      <w:r w:rsidRPr="001F7CD1">
        <w:rPr>
          <w:rFonts w:cs="Times New Roman"/>
          <w:b/>
          <w:bCs/>
          <w:sz w:val="24"/>
          <w:szCs w:val="24"/>
          <w:lang w:val="en-US"/>
        </w:rPr>
        <w:t>VÍ DỤ MINH HỌA</w:t>
      </w:r>
    </w:p>
    <w:p w14:paraId="260284D8" w14:textId="77777777" w:rsidR="00B36771" w:rsidRPr="001F7CD1" w:rsidRDefault="00B36771" w:rsidP="00B36771">
      <w:pPr>
        <w:spacing w:before="60" w:after="60"/>
        <w:rPr>
          <w:rFonts w:cs="Times New Roman"/>
          <w:b/>
          <w:bCs/>
          <w:sz w:val="24"/>
          <w:szCs w:val="24"/>
          <w:lang w:val="en-US"/>
        </w:rPr>
      </w:pPr>
      <w:r w:rsidRPr="001F7CD1">
        <w:rPr>
          <w:rFonts w:cs="Times New Roman"/>
          <w:b/>
          <w:bCs/>
          <w:sz w:val="24"/>
          <w:szCs w:val="24"/>
          <w:lang w:val="en-US"/>
        </w:rPr>
        <w:t xml:space="preserve">Ví dụ 1: </w:t>
      </w:r>
    </w:p>
    <w:p w14:paraId="49AF0F9C" w14:textId="77777777" w:rsidR="00B36771" w:rsidRPr="001F7CD1" w:rsidRDefault="00B36771" w:rsidP="00B36771">
      <w:pPr>
        <w:spacing w:before="60" w:after="60"/>
        <w:rPr>
          <w:rFonts w:cs="Times New Roman"/>
          <w:bCs/>
          <w:i/>
          <w:sz w:val="24"/>
          <w:szCs w:val="24"/>
          <w:lang w:val="vi-VN"/>
        </w:rPr>
      </w:pPr>
      <w:r w:rsidRPr="001F7CD1">
        <w:rPr>
          <w:rFonts w:cs="Times New Roman"/>
          <w:bCs/>
          <w:i/>
          <w:iCs/>
          <w:sz w:val="24"/>
          <w:szCs w:val="24"/>
          <w:lang w:val="vi-VN"/>
        </w:rPr>
        <w:tab/>
      </w:r>
      <w:r w:rsidRPr="001F7CD1">
        <w:rPr>
          <w:rFonts w:cs="Times New Roman"/>
          <w:bCs/>
          <w:i/>
          <w:sz w:val="24"/>
          <w:szCs w:val="24"/>
          <w:lang w:val="vi-VN"/>
        </w:rPr>
        <w:t>(1) Tôi sinh ra từ một vùng sâu vùng xa ở bưng biền Đồng Tháp, lớn lên giữa hương đồng cỏ nội. Nơi tôi sống ruộng lúa không hẳn là thẳng cánh cò bay mà đủ ngan ngát mùi rơm rạ sau mỗi mùa gặt.</w:t>
      </w:r>
    </w:p>
    <w:p w14:paraId="5BF6B5E7" w14:textId="77777777" w:rsidR="00B36771" w:rsidRPr="001F7CD1" w:rsidRDefault="00B36771" w:rsidP="00B36771">
      <w:pPr>
        <w:spacing w:before="60" w:after="60"/>
        <w:rPr>
          <w:rFonts w:cs="Times New Roman"/>
          <w:bCs/>
          <w:i/>
          <w:sz w:val="24"/>
          <w:szCs w:val="24"/>
          <w:lang w:val="vi-VN"/>
        </w:rPr>
      </w:pPr>
      <w:r w:rsidRPr="001F7CD1">
        <w:rPr>
          <w:rFonts w:cs="Times New Roman"/>
          <w:bCs/>
          <w:i/>
          <w:sz w:val="24"/>
          <w:szCs w:val="24"/>
          <w:lang w:val="vi-VN"/>
        </w:rPr>
        <w:tab/>
        <w:t>(2) Đối với những người sinh ra và lớn lên ở thôn quê thì dường như cánh đồng đã trở thành một phần kí ức chẳng thể nào quên, bởi nó gắn liền với tuổi thơ - phần thời gian trong trẻo nhất của một đời người.</w:t>
      </w:r>
    </w:p>
    <w:p w14:paraId="22AD3DC8" w14:textId="77777777" w:rsidR="00B36771" w:rsidRPr="001F7CD1" w:rsidRDefault="00B36771" w:rsidP="00B36771">
      <w:pPr>
        <w:spacing w:before="60" w:after="60"/>
        <w:rPr>
          <w:rFonts w:cs="Times New Roman"/>
          <w:bCs/>
          <w:i/>
          <w:sz w:val="24"/>
          <w:szCs w:val="24"/>
          <w:lang w:val="vi-VN"/>
        </w:rPr>
      </w:pPr>
      <w:r w:rsidRPr="001F7CD1">
        <w:rPr>
          <w:rFonts w:cs="Times New Roman"/>
          <w:bCs/>
          <w:i/>
          <w:sz w:val="24"/>
          <w:szCs w:val="24"/>
          <w:lang w:val="vi-VN"/>
        </w:rPr>
        <w:tab/>
        <w:t>(3) Trong kí ức của tôi, bức tranh đồng quê sống động một cách kì lạ. Đó là những sân phơi trải đầy lúa vàng, tụi con nít vẫn hay đi tới đi lui trên những thảm lúa ngoài sân để lúa mau khô, những bước chân nhỏ xinh in ngang dọc trên đệm lúa vàng. Chúng bước nhanh thật nhanh để tránh cái nắng trên đầu và cái nóng hừng hực dưới chân. Ngày mùa trong tôi còn là những ụ rơm, nhánh rạ trơ ra sau vụ gặt. Đâu đâu cũng thấy rơm rạ ngút ngàn, vàng những lối đi.</w:t>
      </w:r>
    </w:p>
    <w:p w14:paraId="6B27D37B" w14:textId="77777777" w:rsidR="00B36771" w:rsidRPr="001F7CD1" w:rsidRDefault="00B36771" w:rsidP="00B36771">
      <w:pPr>
        <w:spacing w:before="60" w:after="60"/>
        <w:rPr>
          <w:rFonts w:cs="Times New Roman"/>
          <w:bCs/>
          <w:i/>
          <w:sz w:val="24"/>
          <w:szCs w:val="24"/>
          <w:lang w:val="vi-VN"/>
        </w:rPr>
      </w:pPr>
      <w:r w:rsidRPr="001F7CD1">
        <w:rPr>
          <w:rFonts w:cs="Times New Roman"/>
          <w:bCs/>
          <w:i/>
          <w:sz w:val="24"/>
          <w:szCs w:val="24"/>
          <w:lang w:val="vi-VN"/>
        </w:rPr>
        <w:tab/>
        <w:t xml:space="preserve">(4) </w:t>
      </w:r>
      <w:bookmarkStart w:id="3" w:name="_Hlk143870474"/>
      <w:r w:rsidRPr="001F7CD1">
        <w:rPr>
          <w:rFonts w:cs="Times New Roman"/>
          <w:bCs/>
          <w:i/>
          <w:sz w:val="24"/>
          <w:szCs w:val="24"/>
          <w:lang w:val="vi-VN"/>
        </w:rPr>
        <w:t>Tôi thương cái mùi rơm rạ quê mình. Nó cứ thoang thoảng rồi loang dần, quấn chặt vào sống mũi. Mùi rơm rạ là mùi của đồng ruộng, mùi của mồ hôi ba ngày vác cuốc ra đồng, mùi của niềm vui mùa lúa trúng, mùi nỗi buồn nơi khoé mắt mẹ sau mỗi vụ thất thu.</w:t>
      </w:r>
      <w:bookmarkEnd w:id="3"/>
    </w:p>
    <w:p w14:paraId="71E90DDE" w14:textId="77777777" w:rsidR="00B36771" w:rsidRPr="001F7CD1" w:rsidRDefault="00B36771" w:rsidP="00B36771">
      <w:pPr>
        <w:spacing w:before="60" w:after="60"/>
        <w:rPr>
          <w:rFonts w:cs="Times New Roman"/>
          <w:bCs/>
          <w:i/>
          <w:sz w:val="24"/>
          <w:szCs w:val="24"/>
          <w:lang w:val="vi-VN"/>
        </w:rPr>
      </w:pPr>
      <w:r w:rsidRPr="001F7CD1">
        <w:rPr>
          <w:rFonts w:cs="Times New Roman"/>
          <w:bCs/>
          <w:i/>
          <w:sz w:val="24"/>
          <w:szCs w:val="24"/>
          <w:lang w:val="vi-VN"/>
        </w:rPr>
        <w:tab/>
        <w:t>(5) Nồi cơm mới thơm lừng, không những thơm bởi hạt gạo mà còn vì được đun bằng bếp rơm, lửa cháy bùng, cơm sôi ùng ục. Đó là cái mùi cứ phảng phất theo tôi, để rồi những tháng năm sau đó tôi đi khắp mọi miền, đi qua những đồng lúa xanh tít mắt bất chợt nhớ đến mùi thơm ấy, mùi hương của rơm rạ và mùi của chén gạo thơm hương lúa mới. Cái mùi ấy ngan ngát trong lồng ngực không dễ quên của biết bao con người lớn lên từ ruộng đồng như tôi.</w:t>
      </w:r>
    </w:p>
    <w:p w14:paraId="14C5E4FA" w14:textId="77777777" w:rsidR="00B36771" w:rsidRPr="001F7CD1" w:rsidRDefault="00B36771" w:rsidP="00B36771">
      <w:pPr>
        <w:spacing w:before="60" w:after="60"/>
        <w:rPr>
          <w:rFonts w:cs="Times New Roman"/>
          <w:bCs/>
          <w:i/>
          <w:sz w:val="24"/>
          <w:szCs w:val="24"/>
          <w:lang w:val="vi-VN"/>
        </w:rPr>
      </w:pPr>
      <w:r w:rsidRPr="001F7CD1">
        <w:rPr>
          <w:rFonts w:cs="Times New Roman"/>
          <w:bCs/>
          <w:i/>
          <w:sz w:val="24"/>
          <w:szCs w:val="24"/>
          <w:lang w:val="vi-VN"/>
        </w:rPr>
        <w:lastRenderedPageBreak/>
        <w:tab/>
        <w:t xml:space="preserve">(6) […] </w:t>
      </w:r>
      <w:bookmarkStart w:id="4" w:name="_Hlk143699409"/>
      <w:r w:rsidRPr="001F7CD1">
        <w:rPr>
          <w:rFonts w:cs="Times New Roman"/>
          <w:bCs/>
          <w:i/>
          <w:sz w:val="24"/>
          <w:szCs w:val="24"/>
          <w:lang w:val="vi-VN"/>
        </w:rPr>
        <w:t>Tôi lớn lên giữa mùi rơm rạ quê hương, mấy đứa bạn tôi giờ mỗi đứa một nơi. Có đứa qua xứ Tây Đô lập nghiệp, có đứa đi làm dâu tận vùng miệt thứ Cà Mau. Còn tôi… sống và làm việc ở phố thị xa hoa, đêm đêm nhớ nhà, nhớ mùi rơm rạ mà bật khóc. Chao ôi, cái mùi rạ nồng nồng khó tả.</w:t>
      </w:r>
    </w:p>
    <w:bookmarkEnd w:id="4"/>
    <w:p w14:paraId="06EE10E2" w14:textId="77777777" w:rsidR="00B36771" w:rsidRPr="001F7CD1" w:rsidRDefault="00B36771" w:rsidP="00B36771">
      <w:pPr>
        <w:spacing w:before="60" w:after="60"/>
        <w:rPr>
          <w:rFonts w:cs="Times New Roman"/>
          <w:bCs/>
          <w:i/>
          <w:sz w:val="24"/>
          <w:szCs w:val="24"/>
          <w:lang w:val="vi-VN"/>
        </w:rPr>
      </w:pPr>
      <w:r w:rsidRPr="001F7CD1">
        <w:rPr>
          <w:rFonts w:cs="Times New Roman"/>
          <w:bCs/>
          <w:i/>
          <w:sz w:val="24"/>
          <w:szCs w:val="24"/>
          <w:lang w:val="vi-VN"/>
        </w:rPr>
        <w:tab/>
        <w:t>(7) Mỗi lần về nhà đúng mùa gặt lúa, tôi hít lấy một hơi thật sâu như muốn nuốt hết cái không khí ấy, nhớ về mình còn là đứa trẻ của những tháng năm xưa. Những tháng năm đầu trần ngồi máy kéo ra đồng nghịch rơm, những tháng năm còn được nằm trọn trong vòng tay của ba mẹ.</w:t>
      </w:r>
    </w:p>
    <w:p w14:paraId="760A5B35" w14:textId="77777777" w:rsidR="00B36771" w:rsidRPr="001F7CD1" w:rsidRDefault="00B36771" w:rsidP="00B36771">
      <w:pPr>
        <w:spacing w:before="60" w:after="60"/>
        <w:rPr>
          <w:rFonts w:cs="Times New Roman"/>
          <w:bCs/>
          <w:i/>
          <w:sz w:val="24"/>
          <w:szCs w:val="24"/>
          <w:lang w:val="vi-VN"/>
        </w:rPr>
      </w:pPr>
      <w:r w:rsidRPr="001F7CD1">
        <w:rPr>
          <w:rFonts w:cs="Times New Roman"/>
          <w:bCs/>
          <w:i/>
          <w:sz w:val="24"/>
          <w:szCs w:val="24"/>
          <w:lang w:val="vi-VN"/>
        </w:rPr>
        <w:tab/>
        <w:t>(8) Có sợi rơm nào bay theo gió vương qua cành lá non, phảng phất hương vị của mùa mới, mùa của yêu thương, ước vọng và hi vọng. Tôi mang theo những khát khao, những ước mơ của mình gửi vào hương vị đó để thấy ấm áp, góp nhặt yêu thương cho riêng mình.</w:t>
      </w:r>
    </w:p>
    <w:p w14:paraId="0659E76F" w14:textId="2015BB04" w:rsidR="00B36771" w:rsidRPr="001F7CD1" w:rsidRDefault="00B36771" w:rsidP="00B36771">
      <w:pPr>
        <w:spacing w:before="60" w:after="60"/>
        <w:rPr>
          <w:rFonts w:cs="Times New Roman"/>
          <w:bCs/>
          <w:i/>
          <w:spacing w:val="-2"/>
          <w:sz w:val="24"/>
          <w:szCs w:val="24"/>
          <w:lang w:val="vi-VN"/>
        </w:rPr>
      </w:pPr>
      <w:r w:rsidRPr="001F7CD1">
        <w:rPr>
          <w:rFonts w:cs="Times New Roman"/>
          <w:bCs/>
          <w:i/>
          <w:sz w:val="24"/>
          <w:szCs w:val="24"/>
          <w:lang w:val="vi-VN"/>
        </w:rPr>
        <w:tab/>
      </w:r>
      <w:r w:rsidRPr="001F7CD1">
        <w:rPr>
          <w:rFonts w:cs="Times New Roman"/>
          <w:bCs/>
          <w:i/>
          <w:spacing w:val="-2"/>
          <w:sz w:val="24"/>
          <w:szCs w:val="24"/>
          <w:lang w:val="vi-VN"/>
        </w:rPr>
        <w:t xml:space="preserve">(9) Những kí ức tuổi thơ gắn liền với mùi rơm rạ quê hương bỗng chốc ùa về làm cho con đường đến sân bay trở nên ngắn ngủi. Tôi và anh tài xế công nghệ kia tạm gác lại những ký ức miền Tây thân thương của mình để hoà vào nhịp sống hối hả. Tôi tin là nó chỉ tạm lắng lại trong tâm thức mỗi người rồi đến khi gặp người </w:t>
      </w:r>
      <w:r w:rsidR="00301397" w:rsidRPr="001F7CD1">
        <w:rPr>
          <w:rFonts w:cs="Times New Roman"/>
          <w:bCs/>
          <w:i/>
          <w:spacing w:val="-2"/>
          <w:sz w:val="24"/>
          <w:szCs w:val="24"/>
          <w:lang w:val="vi-VN"/>
        </w:rPr>
        <w:t>“</w:t>
      </w:r>
      <w:r w:rsidRPr="001F7CD1">
        <w:rPr>
          <w:rFonts w:cs="Times New Roman"/>
          <w:bCs/>
          <w:i/>
          <w:spacing w:val="-2"/>
          <w:sz w:val="24"/>
          <w:szCs w:val="24"/>
          <w:lang w:val="vi-VN"/>
        </w:rPr>
        <w:t>rà đúng tần số</w:t>
      </w:r>
      <w:r w:rsidR="00301397" w:rsidRPr="001F7CD1">
        <w:rPr>
          <w:rFonts w:cs="Times New Roman"/>
          <w:bCs/>
          <w:i/>
          <w:spacing w:val="-2"/>
          <w:sz w:val="24"/>
          <w:szCs w:val="24"/>
          <w:lang w:val="vi-VN"/>
        </w:rPr>
        <w:t>”</w:t>
      </w:r>
      <w:r w:rsidRPr="001F7CD1">
        <w:rPr>
          <w:rFonts w:cs="Times New Roman"/>
          <w:bCs/>
          <w:i/>
          <w:spacing w:val="-2"/>
          <w:sz w:val="24"/>
          <w:szCs w:val="24"/>
          <w:lang w:val="vi-VN"/>
        </w:rPr>
        <w:t xml:space="preserve"> hoặc đôi khi chỉ cần nhắc về hai tiếng miền Tây thì những kí ức thân thương ấy lại ào ạt ùa về. Đã là tuổi thơ, là quê hương thì làm sao mà quên cho được.</w:t>
      </w:r>
    </w:p>
    <w:p w14:paraId="42104572" w14:textId="77777777" w:rsidR="00B36771" w:rsidRPr="001F7CD1" w:rsidRDefault="00B36771" w:rsidP="00B36771">
      <w:pPr>
        <w:spacing w:before="60" w:after="60"/>
        <w:jc w:val="right"/>
        <w:rPr>
          <w:rFonts w:cs="Times New Roman"/>
          <w:bCs/>
          <w:sz w:val="24"/>
          <w:szCs w:val="24"/>
          <w:lang w:val="vi-VN"/>
        </w:rPr>
      </w:pPr>
      <w:r w:rsidRPr="001F7CD1">
        <w:rPr>
          <w:rFonts w:cs="Times New Roman"/>
          <w:bCs/>
          <w:sz w:val="24"/>
          <w:szCs w:val="24"/>
          <w:lang w:val="en-US"/>
        </w:rPr>
        <w:t xml:space="preserve">       </w:t>
      </w:r>
      <w:r w:rsidRPr="001F7CD1">
        <w:rPr>
          <w:rFonts w:cs="Times New Roman"/>
          <w:bCs/>
          <w:sz w:val="24"/>
          <w:szCs w:val="24"/>
          <w:lang w:val="vi-VN"/>
        </w:rPr>
        <w:t xml:space="preserve">(Nhiều tác giả, </w:t>
      </w:r>
      <w:r w:rsidRPr="001F7CD1">
        <w:rPr>
          <w:rFonts w:cs="Times New Roman"/>
          <w:bCs/>
          <w:sz w:val="24"/>
          <w:szCs w:val="24"/>
          <w:lang w:val="en-US"/>
        </w:rPr>
        <w:t xml:space="preserve">trích </w:t>
      </w:r>
      <w:r w:rsidRPr="001F7CD1">
        <w:rPr>
          <w:rFonts w:cs="Times New Roman"/>
          <w:bCs/>
          <w:i/>
          <w:iCs/>
          <w:sz w:val="24"/>
          <w:szCs w:val="24"/>
          <w:lang w:val="vi-VN"/>
        </w:rPr>
        <w:t xml:space="preserve">Nghĩa tình miền Tây, </w:t>
      </w:r>
      <w:r w:rsidRPr="001F7CD1">
        <w:rPr>
          <w:rFonts w:cs="Times New Roman"/>
          <w:bCs/>
          <w:sz w:val="24"/>
          <w:szCs w:val="24"/>
          <w:lang w:val="vi-VN"/>
        </w:rPr>
        <w:t>NXB Hồng Đức, 2022, tr. 41-</w:t>
      </w:r>
      <w:r w:rsidRPr="001F7CD1">
        <w:rPr>
          <w:rFonts w:cs="Times New Roman"/>
          <w:bCs/>
          <w:sz w:val="24"/>
          <w:szCs w:val="24"/>
          <w:lang w:val="en-US"/>
        </w:rPr>
        <w:t xml:space="preserve"> </w:t>
      </w:r>
      <w:r w:rsidRPr="001F7CD1">
        <w:rPr>
          <w:rFonts w:cs="Times New Roman"/>
          <w:bCs/>
          <w:sz w:val="24"/>
          <w:szCs w:val="24"/>
          <w:lang w:val="vi-VN"/>
        </w:rPr>
        <w:t>44)</w:t>
      </w:r>
    </w:p>
    <w:p w14:paraId="05450221" w14:textId="77777777" w:rsidR="00B36771" w:rsidRPr="001F7CD1" w:rsidRDefault="00B36771" w:rsidP="00B36771">
      <w:pPr>
        <w:spacing w:before="60" w:after="60"/>
        <w:rPr>
          <w:rFonts w:cs="Times New Roman"/>
          <w:b/>
          <w:bCs/>
          <w:sz w:val="24"/>
          <w:szCs w:val="24"/>
          <w:lang w:val="vi-VN"/>
        </w:rPr>
      </w:pPr>
      <w:r w:rsidRPr="001F7CD1">
        <w:rPr>
          <w:rFonts w:cs="Times New Roman"/>
          <w:b/>
          <w:bCs/>
          <w:sz w:val="24"/>
          <w:szCs w:val="24"/>
          <w:lang w:val="vi-VN"/>
        </w:rPr>
        <w:t>Dạng câu hỏi nhận biết về đề tài, cái tôi trữ tình, kết cấu của văn bản, chi tiết tiêu biểu.</w:t>
      </w:r>
    </w:p>
    <w:p w14:paraId="436F6C0D" w14:textId="77777777" w:rsidR="00B36771" w:rsidRPr="001F7CD1" w:rsidRDefault="00B36771" w:rsidP="00B36771">
      <w:pPr>
        <w:spacing w:before="60" w:after="60"/>
        <w:rPr>
          <w:rFonts w:cs="Times New Roman"/>
          <w:bCs/>
          <w:sz w:val="24"/>
          <w:szCs w:val="24"/>
          <w:lang w:val="vi-VN"/>
        </w:rPr>
      </w:pPr>
      <w:r w:rsidRPr="001F7CD1">
        <w:rPr>
          <w:rFonts w:cs="Times New Roman"/>
          <w:b/>
          <w:bCs/>
          <w:sz w:val="24"/>
          <w:szCs w:val="24"/>
          <w:lang w:val="vi-VN"/>
        </w:rPr>
        <w:t xml:space="preserve">Câu </w:t>
      </w:r>
      <w:r w:rsidRPr="001F7CD1">
        <w:rPr>
          <w:rFonts w:cs="Times New Roman"/>
          <w:b/>
          <w:bCs/>
          <w:sz w:val="24"/>
          <w:szCs w:val="24"/>
          <w:lang w:val="en-US"/>
        </w:rPr>
        <w:t xml:space="preserve">hỏi: </w:t>
      </w:r>
      <w:r w:rsidRPr="001F7CD1">
        <w:rPr>
          <w:rFonts w:cs="Times New Roman"/>
          <w:bCs/>
          <w:sz w:val="24"/>
          <w:szCs w:val="24"/>
          <w:lang w:val="vi-VN"/>
        </w:rPr>
        <w:t>Xác định đề tài của văn bản.</w:t>
      </w:r>
    </w:p>
    <w:p w14:paraId="2491142D" w14:textId="77777777" w:rsidR="00B36771" w:rsidRPr="001F7CD1" w:rsidRDefault="00B36771" w:rsidP="00B36771">
      <w:pPr>
        <w:spacing w:before="60" w:after="60"/>
        <w:rPr>
          <w:rFonts w:cs="Times New Roman"/>
          <w:bCs/>
          <w:sz w:val="24"/>
          <w:szCs w:val="24"/>
          <w:lang w:val="en-US"/>
        </w:rPr>
      </w:pPr>
      <w:r w:rsidRPr="001F7CD1">
        <w:rPr>
          <w:rFonts w:cs="Times New Roman"/>
          <w:bCs/>
          <w:sz w:val="24"/>
          <w:szCs w:val="24"/>
          <w:lang w:val="en-US"/>
        </w:rPr>
        <w:t xml:space="preserve">Trả lời: </w:t>
      </w:r>
      <w:r w:rsidRPr="001F7CD1">
        <w:rPr>
          <w:rFonts w:cs="Times New Roman"/>
          <w:bCs/>
          <w:sz w:val="24"/>
          <w:szCs w:val="24"/>
          <w:lang w:val="vi-VN"/>
        </w:rPr>
        <w:t>Đề tài của văn bản trên là quê hương</w:t>
      </w:r>
      <w:r w:rsidRPr="001F7CD1">
        <w:rPr>
          <w:rFonts w:cs="Times New Roman"/>
          <w:bCs/>
          <w:sz w:val="24"/>
          <w:szCs w:val="24"/>
          <w:lang w:val="en-US"/>
        </w:rPr>
        <w:t>.</w:t>
      </w:r>
    </w:p>
    <w:p w14:paraId="6CBFD9F0" w14:textId="77777777" w:rsidR="00B36771" w:rsidRPr="001F7CD1" w:rsidRDefault="00B36771" w:rsidP="00B36771">
      <w:pPr>
        <w:spacing w:before="60" w:after="60"/>
        <w:rPr>
          <w:rFonts w:cs="Times New Roman"/>
          <w:bCs/>
          <w:spacing w:val="-6"/>
          <w:sz w:val="24"/>
          <w:szCs w:val="24"/>
          <w:lang w:val="en-US"/>
        </w:rPr>
      </w:pPr>
      <w:r w:rsidRPr="001F7CD1">
        <w:rPr>
          <w:rFonts w:cs="Times New Roman"/>
          <w:b/>
          <w:bCs/>
          <w:spacing w:val="-6"/>
          <w:sz w:val="24"/>
          <w:szCs w:val="24"/>
          <w:lang w:val="vi-VN"/>
        </w:rPr>
        <w:t xml:space="preserve">Câu </w:t>
      </w:r>
      <w:r w:rsidRPr="001F7CD1">
        <w:rPr>
          <w:rFonts w:cs="Times New Roman"/>
          <w:b/>
          <w:bCs/>
          <w:spacing w:val="-6"/>
          <w:sz w:val="24"/>
          <w:szCs w:val="24"/>
          <w:lang w:val="en-US"/>
        </w:rPr>
        <w:t xml:space="preserve">hỏi: </w:t>
      </w:r>
      <w:r w:rsidRPr="001F7CD1">
        <w:rPr>
          <w:rFonts w:cs="Times New Roman"/>
          <w:bCs/>
          <w:spacing w:val="-6"/>
          <w:sz w:val="24"/>
          <w:szCs w:val="24"/>
          <w:lang w:val="en-US"/>
        </w:rPr>
        <w:t>Trong đoạn (9), điều gì làm cho con đường đến sân bay của nhân vật tôi trở nên ngắn ngủi?</w:t>
      </w:r>
    </w:p>
    <w:p w14:paraId="1718B2FE" w14:textId="09042490" w:rsidR="00B36771" w:rsidRPr="001F7CD1" w:rsidRDefault="00B36771" w:rsidP="00B36771">
      <w:pPr>
        <w:spacing w:before="60" w:after="60"/>
        <w:rPr>
          <w:rFonts w:cs="Times New Roman"/>
          <w:bCs/>
          <w:sz w:val="24"/>
          <w:szCs w:val="24"/>
          <w:lang w:val="en-US"/>
        </w:rPr>
      </w:pPr>
      <w:r w:rsidRPr="001F7CD1">
        <w:rPr>
          <w:rFonts w:cs="Times New Roman"/>
          <w:b/>
          <w:sz w:val="24"/>
          <w:szCs w:val="24"/>
          <w:lang w:val="en-US"/>
        </w:rPr>
        <w:t>Trả lời:</w:t>
      </w:r>
      <w:r w:rsidRPr="001F7CD1">
        <w:rPr>
          <w:rFonts w:cs="Times New Roman"/>
          <w:bCs/>
          <w:sz w:val="24"/>
          <w:szCs w:val="24"/>
          <w:lang w:val="en-US"/>
        </w:rPr>
        <w:t xml:space="preserve"> Trong đoạn (9), điều làm cho con đường đến sân bay của nhân vật tôi trở nên ngắn ngủi là </w:t>
      </w:r>
      <w:r w:rsidR="00301397" w:rsidRPr="001F7CD1">
        <w:rPr>
          <w:rFonts w:cs="Times New Roman"/>
          <w:bCs/>
          <w:sz w:val="24"/>
          <w:szCs w:val="24"/>
          <w:lang w:val="en-US"/>
        </w:rPr>
        <w:t>“</w:t>
      </w:r>
      <w:r w:rsidRPr="001F7CD1">
        <w:rPr>
          <w:rFonts w:cs="Times New Roman"/>
          <w:bCs/>
          <w:i/>
          <w:sz w:val="24"/>
          <w:szCs w:val="24"/>
          <w:lang w:val="vi-VN"/>
        </w:rPr>
        <w:t>Những kí ức tuổi thơ gắn liền với mùi rơm rạ quê hương bỗng chốc ùa về</w:t>
      </w:r>
      <w:r w:rsidR="00301397" w:rsidRPr="001F7CD1">
        <w:rPr>
          <w:rFonts w:cs="Times New Roman"/>
          <w:bCs/>
          <w:sz w:val="24"/>
          <w:szCs w:val="24"/>
          <w:lang w:val="en-US"/>
        </w:rPr>
        <w:t>”</w:t>
      </w:r>
      <w:r w:rsidRPr="001F7CD1">
        <w:rPr>
          <w:rFonts w:cs="Times New Roman"/>
          <w:bCs/>
          <w:sz w:val="24"/>
          <w:szCs w:val="24"/>
          <w:lang w:val="en-US"/>
        </w:rPr>
        <w:t>.</w:t>
      </w:r>
    </w:p>
    <w:p w14:paraId="299775D8" w14:textId="77777777" w:rsidR="00B36771" w:rsidRPr="001F7CD1" w:rsidRDefault="00B36771" w:rsidP="00B36771">
      <w:pPr>
        <w:spacing w:before="60" w:after="60"/>
        <w:rPr>
          <w:rFonts w:cs="Times New Roman"/>
          <w:bCs/>
          <w:iCs/>
          <w:sz w:val="24"/>
          <w:szCs w:val="24"/>
          <w:lang w:val="en-US"/>
        </w:rPr>
      </w:pPr>
      <w:r w:rsidRPr="001F7CD1">
        <w:rPr>
          <w:rFonts w:cs="Times New Roman"/>
          <w:b/>
          <w:bCs/>
          <w:sz w:val="24"/>
          <w:szCs w:val="24"/>
          <w:lang w:val="vi-VN"/>
        </w:rPr>
        <w:t xml:space="preserve">Câu </w:t>
      </w:r>
      <w:r w:rsidRPr="001F7CD1">
        <w:rPr>
          <w:rFonts w:cs="Times New Roman"/>
          <w:b/>
          <w:bCs/>
          <w:sz w:val="24"/>
          <w:szCs w:val="24"/>
          <w:lang w:val="en-US"/>
        </w:rPr>
        <w:t xml:space="preserve">hỏi: </w:t>
      </w:r>
      <w:r w:rsidRPr="001F7CD1">
        <w:rPr>
          <w:rFonts w:cs="Times New Roman"/>
          <w:bCs/>
          <w:sz w:val="24"/>
          <w:szCs w:val="24"/>
          <w:lang w:val="en-US"/>
        </w:rPr>
        <w:t>Ở đoạn (3), trong kí ức của nhân vật tôi,</w:t>
      </w:r>
      <w:r w:rsidRPr="001F7CD1">
        <w:rPr>
          <w:rFonts w:cs="Times New Roman"/>
          <w:b/>
          <w:bCs/>
          <w:sz w:val="24"/>
          <w:szCs w:val="24"/>
          <w:lang w:val="en-US"/>
        </w:rPr>
        <w:t xml:space="preserve"> </w:t>
      </w:r>
      <w:r w:rsidRPr="001F7CD1">
        <w:rPr>
          <w:rFonts w:cs="Times New Roman"/>
          <w:bCs/>
          <w:iCs/>
          <w:sz w:val="24"/>
          <w:szCs w:val="24"/>
          <w:lang w:val="en-US"/>
        </w:rPr>
        <w:t>bức tranh đồng quê hiện lên qua những hình ảnh nào?</w:t>
      </w:r>
    </w:p>
    <w:p w14:paraId="3290A275" w14:textId="77777777" w:rsidR="00B36771" w:rsidRPr="001F7CD1" w:rsidRDefault="00B36771" w:rsidP="00B36771">
      <w:pPr>
        <w:spacing w:before="60" w:after="60"/>
        <w:rPr>
          <w:rFonts w:cs="Times New Roman"/>
          <w:b/>
          <w:iCs/>
          <w:sz w:val="24"/>
          <w:szCs w:val="24"/>
          <w:lang w:val="en-US"/>
        </w:rPr>
      </w:pPr>
      <w:r w:rsidRPr="001F7CD1">
        <w:rPr>
          <w:rFonts w:cs="Times New Roman"/>
          <w:b/>
          <w:iCs/>
          <w:sz w:val="24"/>
          <w:szCs w:val="24"/>
          <w:lang w:val="en-US"/>
        </w:rPr>
        <w:t xml:space="preserve">Trả lời: </w:t>
      </w:r>
    </w:p>
    <w:p w14:paraId="71B524D0" w14:textId="57A132BB" w:rsidR="00B36771" w:rsidRPr="001F7CD1" w:rsidRDefault="00B36771" w:rsidP="00B36771">
      <w:pPr>
        <w:spacing w:before="60" w:after="60"/>
        <w:rPr>
          <w:rFonts w:cs="Times New Roman"/>
          <w:bCs/>
          <w:iCs/>
          <w:sz w:val="24"/>
          <w:szCs w:val="24"/>
          <w:lang w:val="en-US"/>
        </w:rPr>
      </w:pPr>
      <w:r w:rsidRPr="001F7CD1">
        <w:rPr>
          <w:rFonts w:cs="Times New Roman"/>
          <w:bCs/>
          <w:iCs/>
          <w:sz w:val="24"/>
          <w:szCs w:val="24"/>
          <w:lang w:val="en-US"/>
        </w:rPr>
        <w:t>Những hình ảnh đó là: những sân phơi trải đầy lúa vàng, tụi con nít đi tới đi lui trên những thảm lúa ngoài sân, những bước chân nhỏ xinh in trên đệm lúa vàng, những ụ rơm nhánh rạ trơ ra sau vụ gặt, rơm rạ ngút ngàn, vàng những lối đi.</w:t>
      </w:r>
    </w:p>
    <w:p w14:paraId="65F8044C" w14:textId="42940C19" w:rsidR="00B36771" w:rsidRPr="001F7CD1" w:rsidRDefault="00B36771" w:rsidP="00B36771">
      <w:pPr>
        <w:spacing w:before="60" w:after="60"/>
        <w:rPr>
          <w:rFonts w:cs="Times New Roman"/>
          <w:b/>
          <w:bCs/>
          <w:sz w:val="24"/>
          <w:szCs w:val="24"/>
          <w:lang w:val="en-US"/>
        </w:rPr>
      </w:pPr>
      <w:r w:rsidRPr="001F7CD1">
        <w:rPr>
          <w:rFonts w:cs="Times New Roman"/>
          <w:b/>
          <w:bCs/>
          <w:sz w:val="24"/>
          <w:szCs w:val="24"/>
          <w:lang w:val="vi-VN"/>
        </w:rPr>
        <w:t>Dạng câu hỏi nhận biết yếu tố tự sự, trữ tình; các yếu tố hư cấu và phi hư cấu</w:t>
      </w:r>
      <w:r w:rsidRPr="001F7CD1">
        <w:rPr>
          <w:rFonts w:cs="Times New Roman"/>
          <w:b/>
          <w:bCs/>
          <w:sz w:val="24"/>
          <w:szCs w:val="24"/>
          <w:lang w:val="en-US"/>
        </w:rPr>
        <w:t>:</w:t>
      </w:r>
    </w:p>
    <w:p w14:paraId="76C9C9A6" w14:textId="77777777" w:rsidR="00B36771" w:rsidRPr="001F7CD1" w:rsidRDefault="00B36771" w:rsidP="00B36771">
      <w:pPr>
        <w:spacing w:before="60" w:after="60"/>
        <w:rPr>
          <w:rFonts w:cs="Times New Roman"/>
          <w:bCs/>
          <w:sz w:val="24"/>
          <w:szCs w:val="24"/>
          <w:lang w:val="vi-VN"/>
        </w:rPr>
      </w:pPr>
      <w:r w:rsidRPr="001F7CD1">
        <w:rPr>
          <w:rFonts w:cs="Times New Roman"/>
          <w:b/>
          <w:bCs/>
          <w:sz w:val="24"/>
          <w:szCs w:val="24"/>
          <w:lang w:val="vi-VN"/>
        </w:rPr>
        <w:t>Câu hỏi:</w:t>
      </w:r>
      <w:r w:rsidRPr="001F7CD1">
        <w:rPr>
          <w:rFonts w:cs="Times New Roman"/>
          <w:bCs/>
          <w:sz w:val="24"/>
          <w:szCs w:val="24"/>
          <w:lang w:val="vi-VN"/>
        </w:rPr>
        <w:t xml:space="preserve"> Chỉ ra yếu tố tự sự và yếu tố trữ tình trong đoạn </w:t>
      </w:r>
      <w:r w:rsidRPr="001F7CD1">
        <w:rPr>
          <w:rFonts w:cs="Times New Roman"/>
          <w:bCs/>
          <w:sz w:val="24"/>
          <w:szCs w:val="24"/>
          <w:lang w:val="en-US"/>
        </w:rPr>
        <w:t>(</w:t>
      </w:r>
      <w:r w:rsidRPr="001F7CD1">
        <w:rPr>
          <w:rFonts w:cs="Times New Roman"/>
          <w:bCs/>
          <w:sz w:val="24"/>
          <w:szCs w:val="24"/>
          <w:lang w:val="vi-VN"/>
        </w:rPr>
        <w:t>3</w:t>
      </w:r>
      <w:r w:rsidRPr="001F7CD1">
        <w:rPr>
          <w:rFonts w:cs="Times New Roman"/>
          <w:bCs/>
          <w:sz w:val="24"/>
          <w:szCs w:val="24"/>
          <w:lang w:val="en-US"/>
        </w:rPr>
        <w:t>)</w:t>
      </w:r>
      <w:r w:rsidRPr="001F7CD1">
        <w:rPr>
          <w:rFonts w:cs="Times New Roman"/>
          <w:bCs/>
          <w:sz w:val="24"/>
          <w:szCs w:val="24"/>
          <w:lang w:val="vi-VN"/>
        </w:rPr>
        <w:t>,</w:t>
      </w:r>
      <w:r w:rsidRPr="001F7CD1">
        <w:rPr>
          <w:rFonts w:cs="Times New Roman"/>
          <w:bCs/>
          <w:sz w:val="24"/>
          <w:szCs w:val="24"/>
          <w:lang w:val="en-US"/>
        </w:rPr>
        <w:t>(</w:t>
      </w:r>
      <w:r w:rsidRPr="001F7CD1">
        <w:rPr>
          <w:rFonts w:cs="Times New Roman"/>
          <w:bCs/>
          <w:sz w:val="24"/>
          <w:szCs w:val="24"/>
          <w:lang w:val="vi-VN"/>
        </w:rPr>
        <w:t>4</w:t>
      </w:r>
      <w:r w:rsidRPr="001F7CD1">
        <w:rPr>
          <w:rFonts w:cs="Times New Roman"/>
          <w:bCs/>
          <w:sz w:val="24"/>
          <w:szCs w:val="24"/>
          <w:lang w:val="en-US"/>
        </w:rPr>
        <w:t>)</w:t>
      </w:r>
      <w:r w:rsidRPr="001F7CD1">
        <w:rPr>
          <w:rFonts w:cs="Times New Roman"/>
          <w:bCs/>
          <w:sz w:val="24"/>
          <w:szCs w:val="24"/>
          <w:lang w:val="vi-VN"/>
        </w:rPr>
        <w:t xml:space="preserve"> của văn bản.</w:t>
      </w:r>
    </w:p>
    <w:p w14:paraId="3649D0AE" w14:textId="77777777" w:rsidR="00B36771" w:rsidRPr="001F7CD1" w:rsidRDefault="00B36771" w:rsidP="00B36771">
      <w:pPr>
        <w:spacing w:before="60" w:after="60"/>
        <w:rPr>
          <w:rFonts w:cs="Times New Roman"/>
          <w:bCs/>
          <w:sz w:val="24"/>
          <w:szCs w:val="24"/>
          <w:lang w:val="en-US"/>
        </w:rPr>
      </w:pPr>
      <w:r w:rsidRPr="001F7CD1">
        <w:rPr>
          <w:rFonts w:cs="Times New Roman"/>
          <w:bCs/>
          <w:sz w:val="24"/>
          <w:szCs w:val="24"/>
          <w:lang w:val="en-US"/>
        </w:rPr>
        <w:t xml:space="preserve">Trả lời: </w:t>
      </w:r>
    </w:p>
    <w:p w14:paraId="48D761ED" w14:textId="68313846" w:rsidR="00B36771" w:rsidRPr="001F7CD1" w:rsidRDefault="00B36771" w:rsidP="00B36771">
      <w:pPr>
        <w:spacing w:before="60" w:after="60"/>
        <w:rPr>
          <w:rFonts w:cs="Times New Roman"/>
          <w:bCs/>
          <w:i/>
          <w:iCs/>
          <w:sz w:val="24"/>
          <w:szCs w:val="24"/>
          <w:lang w:val="vi-VN"/>
        </w:rPr>
      </w:pPr>
      <w:r w:rsidRPr="001F7CD1">
        <w:rPr>
          <w:rFonts w:cs="Times New Roman"/>
          <w:bCs/>
          <w:sz w:val="24"/>
          <w:szCs w:val="24"/>
          <w:lang w:val="vi-VN"/>
        </w:rPr>
        <w:t xml:space="preserve">+ Yếu tố tự sự: </w:t>
      </w:r>
      <w:r w:rsidR="00301397" w:rsidRPr="001F7CD1">
        <w:rPr>
          <w:rFonts w:cs="Times New Roman"/>
          <w:bCs/>
          <w:i/>
          <w:iCs/>
          <w:sz w:val="24"/>
          <w:szCs w:val="24"/>
          <w:lang w:val="vi-VN"/>
        </w:rPr>
        <w:t>“</w:t>
      </w:r>
      <w:r w:rsidRPr="001F7CD1">
        <w:rPr>
          <w:rFonts w:cs="Times New Roman"/>
          <w:bCs/>
          <w:i/>
          <w:iCs/>
          <w:sz w:val="24"/>
          <w:szCs w:val="24"/>
          <w:lang w:val="vi-VN"/>
        </w:rPr>
        <w:t>Đó là những sân phơi trải đầy lúa vàng, tụi con nít vẫn hay đi tới đi lui trên những thảm lúa ngoài sân để lúa mau khô, những bước chân nhỏ xinh in ngang dọc trên đệm lúa vàng. Chúng bước nhanh thật nhanh để tránh cái nắng trên đầu và cái nóng hừng hực dưới chân.</w:t>
      </w:r>
      <w:r w:rsidR="00301397" w:rsidRPr="001F7CD1">
        <w:rPr>
          <w:rFonts w:cs="Times New Roman"/>
          <w:bCs/>
          <w:i/>
          <w:iCs/>
          <w:sz w:val="24"/>
          <w:szCs w:val="24"/>
          <w:lang w:val="vi-VN"/>
        </w:rPr>
        <w:t>”</w:t>
      </w:r>
    </w:p>
    <w:p w14:paraId="09D49C37" w14:textId="409E982C" w:rsidR="00B36771" w:rsidRPr="001F7CD1" w:rsidRDefault="00B36771" w:rsidP="00B36771">
      <w:pPr>
        <w:spacing w:before="60" w:after="60"/>
        <w:rPr>
          <w:rFonts w:cs="Times New Roman"/>
          <w:bCs/>
          <w:i/>
          <w:iCs/>
          <w:sz w:val="24"/>
          <w:szCs w:val="24"/>
          <w:lang w:val="vi-VN"/>
        </w:rPr>
      </w:pPr>
      <w:r w:rsidRPr="001F7CD1">
        <w:rPr>
          <w:rFonts w:cs="Times New Roman"/>
          <w:bCs/>
          <w:sz w:val="24"/>
          <w:szCs w:val="24"/>
          <w:lang w:val="vi-VN"/>
        </w:rPr>
        <w:t xml:space="preserve">+ Yếu tố trữ tình: </w:t>
      </w:r>
      <w:r w:rsidR="00301397" w:rsidRPr="001F7CD1">
        <w:rPr>
          <w:rFonts w:cs="Times New Roman"/>
          <w:bCs/>
          <w:i/>
          <w:iCs/>
          <w:sz w:val="24"/>
          <w:szCs w:val="24"/>
          <w:lang w:val="vi-VN"/>
        </w:rPr>
        <w:t>“</w:t>
      </w:r>
      <w:r w:rsidRPr="001F7CD1">
        <w:rPr>
          <w:rFonts w:cs="Times New Roman"/>
          <w:bCs/>
          <w:i/>
          <w:iCs/>
          <w:sz w:val="24"/>
          <w:szCs w:val="24"/>
          <w:lang w:val="vi-VN"/>
        </w:rPr>
        <w:t>Tôi thương cái mùi rơm rạ quê mình. Nó cứ thoang thoảng rồi loang dần, quấn chặt vào sống mũi.</w:t>
      </w:r>
      <w:r w:rsidR="00301397" w:rsidRPr="001F7CD1">
        <w:rPr>
          <w:rFonts w:cs="Times New Roman"/>
          <w:bCs/>
          <w:i/>
          <w:iCs/>
          <w:sz w:val="24"/>
          <w:szCs w:val="24"/>
          <w:lang w:val="vi-VN"/>
        </w:rPr>
        <w:t>”</w:t>
      </w:r>
    </w:p>
    <w:p w14:paraId="3C7998A9" w14:textId="77777777" w:rsidR="00B36771" w:rsidRPr="001F7CD1" w:rsidRDefault="00B36771" w:rsidP="00B36771">
      <w:pPr>
        <w:spacing w:before="60" w:after="60"/>
        <w:rPr>
          <w:rFonts w:cs="Times New Roman"/>
          <w:bCs/>
          <w:sz w:val="24"/>
          <w:szCs w:val="24"/>
          <w:lang w:val="vi-VN"/>
        </w:rPr>
      </w:pPr>
      <w:r w:rsidRPr="001F7CD1">
        <w:rPr>
          <w:rFonts w:cs="Times New Roman"/>
          <w:b/>
          <w:bCs/>
          <w:sz w:val="24"/>
          <w:szCs w:val="24"/>
          <w:lang w:val="vi-VN"/>
        </w:rPr>
        <w:t xml:space="preserve">Câu </w:t>
      </w:r>
      <w:r w:rsidRPr="001F7CD1">
        <w:rPr>
          <w:rFonts w:cs="Times New Roman"/>
          <w:b/>
          <w:bCs/>
          <w:sz w:val="24"/>
          <w:szCs w:val="24"/>
          <w:lang w:val="en-US"/>
        </w:rPr>
        <w:t>hỏi</w:t>
      </w:r>
      <w:r w:rsidRPr="001F7CD1">
        <w:rPr>
          <w:rFonts w:cs="Times New Roman"/>
          <w:bCs/>
          <w:sz w:val="24"/>
          <w:szCs w:val="24"/>
          <w:lang w:val="vi-VN"/>
        </w:rPr>
        <w:t xml:space="preserve">: Chỉ ra yếu tố phi hư cấu và hư cấu trong đoạn </w:t>
      </w:r>
      <w:r w:rsidRPr="001F7CD1">
        <w:rPr>
          <w:rFonts w:cs="Times New Roman"/>
          <w:bCs/>
          <w:sz w:val="24"/>
          <w:szCs w:val="24"/>
          <w:lang w:val="en-US"/>
        </w:rPr>
        <w:t>(</w:t>
      </w:r>
      <w:r w:rsidRPr="001F7CD1">
        <w:rPr>
          <w:rFonts w:cs="Times New Roman"/>
          <w:bCs/>
          <w:sz w:val="24"/>
          <w:szCs w:val="24"/>
          <w:lang w:val="vi-VN"/>
        </w:rPr>
        <w:t>1</w:t>
      </w:r>
      <w:r w:rsidRPr="001F7CD1">
        <w:rPr>
          <w:rFonts w:cs="Times New Roman"/>
          <w:bCs/>
          <w:sz w:val="24"/>
          <w:szCs w:val="24"/>
          <w:lang w:val="en-US"/>
        </w:rPr>
        <w:t>)</w:t>
      </w:r>
      <w:r w:rsidRPr="001F7CD1">
        <w:rPr>
          <w:rFonts w:cs="Times New Roman"/>
          <w:bCs/>
          <w:sz w:val="24"/>
          <w:szCs w:val="24"/>
          <w:lang w:val="vi-VN"/>
        </w:rPr>
        <w:t>,</w:t>
      </w:r>
      <w:r w:rsidRPr="001F7CD1">
        <w:rPr>
          <w:rFonts w:cs="Times New Roman"/>
          <w:bCs/>
          <w:sz w:val="24"/>
          <w:szCs w:val="24"/>
          <w:lang w:val="en-US"/>
        </w:rPr>
        <w:t>(</w:t>
      </w:r>
      <w:r w:rsidRPr="001F7CD1">
        <w:rPr>
          <w:rFonts w:cs="Times New Roman"/>
          <w:bCs/>
          <w:sz w:val="24"/>
          <w:szCs w:val="24"/>
          <w:lang w:val="vi-VN"/>
        </w:rPr>
        <w:t>6</w:t>
      </w:r>
      <w:r w:rsidRPr="001F7CD1">
        <w:rPr>
          <w:rFonts w:cs="Times New Roman"/>
          <w:bCs/>
          <w:sz w:val="24"/>
          <w:szCs w:val="24"/>
          <w:lang w:val="en-US"/>
        </w:rPr>
        <w:t>)</w:t>
      </w:r>
      <w:r w:rsidRPr="001F7CD1">
        <w:rPr>
          <w:rFonts w:cs="Times New Roman"/>
          <w:bCs/>
          <w:sz w:val="24"/>
          <w:szCs w:val="24"/>
          <w:lang w:val="vi-VN"/>
        </w:rPr>
        <w:t>,</w:t>
      </w:r>
      <w:r w:rsidRPr="001F7CD1">
        <w:rPr>
          <w:rFonts w:cs="Times New Roman"/>
          <w:bCs/>
          <w:sz w:val="24"/>
          <w:szCs w:val="24"/>
          <w:lang w:val="en-US"/>
        </w:rPr>
        <w:t>(</w:t>
      </w:r>
      <w:r w:rsidRPr="001F7CD1">
        <w:rPr>
          <w:rFonts w:cs="Times New Roman"/>
          <w:bCs/>
          <w:sz w:val="24"/>
          <w:szCs w:val="24"/>
          <w:lang w:val="vi-VN"/>
        </w:rPr>
        <w:t>9</w:t>
      </w:r>
      <w:r w:rsidRPr="001F7CD1">
        <w:rPr>
          <w:rFonts w:cs="Times New Roman"/>
          <w:bCs/>
          <w:sz w:val="24"/>
          <w:szCs w:val="24"/>
          <w:lang w:val="en-US"/>
        </w:rPr>
        <w:t>)</w:t>
      </w:r>
      <w:r w:rsidRPr="001F7CD1">
        <w:rPr>
          <w:rFonts w:cs="Times New Roman"/>
          <w:bCs/>
          <w:sz w:val="24"/>
          <w:szCs w:val="24"/>
          <w:lang w:val="vi-VN"/>
        </w:rPr>
        <w:t xml:space="preserve"> của văn bản.</w:t>
      </w:r>
    </w:p>
    <w:p w14:paraId="1FE26B74" w14:textId="77777777" w:rsidR="00B36771" w:rsidRPr="001F7CD1" w:rsidRDefault="00B36771" w:rsidP="00B36771">
      <w:pPr>
        <w:spacing w:before="60" w:after="60"/>
        <w:rPr>
          <w:rFonts w:cs="Times New Roman"/>
          <w:bCs/>
          <w:sz w:val="24"/>
          <w:szCs w:val="24"/>
          <w:lang w:val="vi-VN"/>
        </w:rPr>
      </w:pPr>
      <w:r w:rsidRPr="001F7CD1">
        <w:rPr>
          <w:rFonts w:cs="Times New Roman"/>
          <w:bCs/>
          <w:sz w:val="24"/>
          <w:szCs w:val="24"/>
          <w:lang w:val="vi-VN"/>
        </w:rPr>
        <w:t>Trả lời:</w:t>
      </w:r>
    </w:p>
    <w:p w14:paraId="4C4115BC" w14:textId="77777777" w:rsidR="00B36771" w:rsidRPr="001F7CD1" w:rsidRDefault="00B36771" w:rsidP="00B36771">
      <w:pPr>
        <w:spacing w:before="60" w:after="60"/>
        <w:rPr>
          <w:rFonts w:cs="Times New Roman"/>
          <w:bCs/>
          <w:sz w:val="24"/>
          <w:szCs w:val="24"/>
          <w:lang w:val="vi-VN"/>
        </w:rPr>
      </w:pPr>
      <w:r w:rsidRPr="001F7CD1">
        <w:rPr>
          <w:rFonts w:cs="Times New Roman"/>
          <w:bCs/>
          <w:sz w:val="24"/>
          <w:szCs w:val="24"/>
          <w:lang w:val="vi-VN"/>
        </w:rPr>
        <w:t>- Yếu tố phi hư cấu:</w:t>
      </w:r>
    </w:p>
    <w:p w14:paraId="77EBA9E8" w14:textId="77777777" w:rsidR="00B36771" w:rsidRPr="001F7CD1" w:rsidRDefault="00B36771" w:rsidP="00B36771">
      <w:pPr>
        <w:spacing w:before="60" w:after="60"/>
        <w:rPr>
          <w:rFonts w:cs="Times New Roman"/>
          <w:bCs/>
          <w:spacing w:val="-4"/>
          <w:sz w:val="24"/>
          <w:szCs w:val="24"/>
          <w:lang w:val="vi-VN"/>
        </w:rPr>
      </w:pPr>
      <w:r w:rsidRPr="001F7CD1">
        <w:rPr>
          <w:rFonts w:cs="Times New Roman"/>
          <w:bCs/>
          <w:spacing w:val="-4"/>
          <w:sz w:val="24"/>
          <w:szCs w:val="24"/>
          <w:lang w:val="en-US"/>
        </w:rPr>
        <w:t xml:space="preserve">+ </w:t>
      </w:r>
      <w:r w:rsidRPr="001F7CD1">
        <w:rPr>
          <w:rFonts w:cs="Times New Roman"/>
          <w:bCs/>
          <w:spacing w:val="-4"/>
          <w:sz w:val="24"/>
          <w:szCs w:val="24"/>
          <w:lang w:val="vi-VN"/>
        </w:rPr>
        <w:t>Tôi sinh ra từ một vùng sâu vùng xa ở bưng biền Đồng Tháp, lớn lên giữa hương đồng cỏ nội.</w:t>
      </w:r>
    </w:p>
    <w:p w14:paraId="26E2169A" w14:textId="77777777" w:rsidR="00B36771" w:rsidRPr="001F7CD1" w:rsidRDefault="00B36771" w:rsidP="00B36771">
      <w:pPr>
        <w:spacing w:before="60" w:after="60"/>
        <w:rPr>
          <w:rFonts w:cs="Times New Roman"/>
          <w:bCs/>
          <w:sz w:val="24"/>
          <w:szCs w:val="24"/>
          <w:lang w:val="vi-VN"/>
        </w:rPr>
      </w:pPr>
      <w:r w:rsidRPr="001F7CD1">
        <w:rPr>
          <w:rFonts w:cs="Times New Roman"/>
          <w:bCs/>
          <w:sz w:val="24"/>
          <w:szCs w:val="24"/>
          <w:lang w:val="vi-VN"/>
        </w:rPr>
        <w:t>+ Có đứa qua xứ Tây Đô lập nghiệp, có đứa đi làm dâu tận vùng miệt thứ Cà Mau. Còn tôi… sống và làm việc ở phố thị xa hoa.</w:t>
      </w:r>
    </w:p>
    <w:p w14:paraId="4A89EC62" w14:textId="77777777" w:rsidR="00B36771" w:rsidRPr="001F7CD1" w:rsidRDefault="00B36771" w:rsidP="00B36771">
      <w:pPr>
        <w:spacing w:before="60" w:after="60"/>
        <w:rPr>
          <w:rFonts w:cs="Times New Roman"/>
          <w:bCs/>
          <w:sz w:val="24"/>
          <w:szCs w:val="24"/>
          <w:lang w:val="vi-VN"/>
        </w:rPr>
      </w:pPr>
      <w:r w:rsidRPr="001F7CD1">
        <w:rPr>
          <w:rFonts w:cs="Times New Roman"/>
          <w:bCs/>
          <w:sz w:val="24"/>
          <w:szCs w:val="24"/>
          <w:lang w:val="vi-VN"/>
        </w:rPr>
        <w:t xml:space="preserve">+ Tôi và anh tài xế công nghệ kia tạm gác lại những ký ức miền Tây thân thương của mình để hoà vào nhịp sống hối hả. </w:t>
      </w:r>
    </w:p>
    <w:p w14:paraId="795C61D0" w14:textId="085AC27E" w:rsidR="00B36771" w:rsidRPr="001F7CD1" w:rsidRDefault="00B36771" w:rsidP="00F219BB">
      <w:pPr>
        <w:spacing w:before="60" w:after="60"/>
        <w:rPr>
          <w:rFonts w:cs="Times New Roman"/>
          <w:bCs/>
          <w:sz w:val="24"/>
          <w:szCs w:val="24"/>
          <w:lang w:val="vi-VN"/>
        </w:rPr>
      </w:pPr>
      <w:r w:rsidRPr="001F7CD1">
        <w:rPr>
          <w:rFonts w:cs="Times New Roman"/>
          <w:bCs/>
          <w:sz w:val="24"/>
          <w:szCs w:val="24"/>
          <w:lang w:val="vi-VN"/>
        </w:rPr>
        <w:t>- Yếu tố hư cấu: Những kí ức tuổi thơ gắn liền với mùi rơm rạ quê hương bỗng chốc ùa về làm cho con đường đến sân bay trở nên ngắn ngủi.</w:t>
      </w:r>
      <w:r w:rsidRPr="001F7CD1">
        <w:rPr>
          <w:rFonts w:cs="Times New Roman"/>
          <w:bCs/>
          <w:iCs/>
          <w:sz w:val="24"/>
          <w:szCs w:val="24"/>
          <w:lang w:val="vi-VN"/>
        </w:rPr>
        <w:t xml:space="preserve"> </w:t>
      </w:r>
    </w:p>
    <w:p w14:paraId="7734D8DF" w14:textId="77777777" w:rsidR="00F219BB" w:rsidRPr="001F7CD1" w:rsidRDefault="00F219BB" w:rsidP="00F84FDE">
      <w:pPr>
        <w:spacing w:before="60" w:after="60"/>
        <w:rPr>
          <w:rFonts w:cs="Times New Roman"/>
          <w:b/>
          <w:bCs/>
          <w:sz w:val="24"/>
          <w:szCs w:val="24"/>
          <w:lang w:val="en-US"/>
        </w:rPr>
      </w:pPr>
    </w:p>
    <w:p w14:paraId="2C190B87" w14:textId="77777777" w:rsidR="00881BB8" w:rsidRPr="001F7CD1" w:rsidRDefault="00881BB8" w:rsidP="00F84FDE">
      <w:pPr>
        <w:spacing w:before="60" w:after="60"/>
        <w:rPr>
          <w:rFonts w:cs="Times New Roman"/>
          <w:b/>
          <w:bCs/>
          <w:sz w:val="24"/>
          <w:szCs w:val="24"/>
          <w:lang w:val="vi-VN"/>
        </w:rPr>
      </w:pPr>
      <w:r w:rsidRPr="001F7CD1">
        <w:rPr>
          <w:rFonts w:cs="Times New Roman"/>
          <w:b/>
          <w:bCs/>
          <w:sz w:val="24"/>
          <w:szCs w:val="24"/>
          <w:lang w:val="vi-VN"/>
        </w:rPr>
        <w:br w:type="page"/>
      </w:r>
    </w:p>
    <w:p w14:paraId="2DDA276E" w14:textId="14F8E940" w:rsidR="00F84FDE" w:rsidRPr="001F7CD1" w:rsidRDefault="00F84FDE" w:rsidP="00F84FDE">
      <w:pPr>
        <w:spacing w:before="60" w:after="60"/>
        <w:rPr>
          <w:rFonts w:cs="Times New Roman"/>
          <w:b/>
          <w:bCs/>
          <w:sz w:val="24"/>
          <w:szCs w:val="24"/>
          <w:lang w:val="vi-VN"/>
        </w:rPr>
      </w:pPr>
      <w:r w:rsidRPr="001F7CD1">
        <w:rPr>
          <w:rFonts w:cs="Times New Roman"/>
          <w:b/>
          <w:bCs/>
          <w:sz w:val="24"/>
          <w:szCs w:val="24"/>
          <w:lang w:val="vi-VN"/>
        </w:rPr>
        <w:lastRenderedPageBreak/>
        <w:t xml:space="preserve">Ví dụ 2: </w:t>
      </w:r>
    </w:p>
    <w:p w14:paraId="2527818D" w14:textId="6A7A5CCD" w:rsidR="00F84FDE" w:rsidRPr="001F7CD1" w:rsidRDefault="00F84FDE" w:rsidP="00F84FDE">
      <w:pPr>
        <w:spacing w:before="60" w:after="60"/>
        <w:rPr>
          <w:rFonts w:cs="Times New Roman"/>
          <w:bCs/>
          <w:sz w:val="24"/>
          <w:szCs w:val="24"/>
          <w:lang w:val="en-US"/>
        </w:rPr>
      </w:pPr>
      <w:r w:rsidRPr="001F7CD1">
        <w:rPr>
          <w:rFonts w:cs="Times New Roman"/>
          <w:bCs/>
          <w:i/>
          <w:sz w:val="24"/>
          <w:szCs w:val="24"/>
          <w:lang w:val="vi-VN"/>
        </w:rPr>
        <w:t xml:space="preserve">Cho đến nay, dải đất ven sông Hương từ cầu Bạch Hổ lên chùa Thiên Mụ vẫn ấp ủ trong những vườn tược của nó, dáng dấp văn hoá của một trung tâm đô thị Việt Nam cổ. Chính trên mảnh đất này, thành phố Huế đã ra đời từ năm đó - năm 1636 - và Kim Long trở thành thủ phủ nổi tiếng của Đàng Trong trong suốt năm mươi năm tiếp theo. Cuộc sống phồn vinh, văn vẻ của mảnh đất Thuận Hóa trong thời kì này đã được phản ánh một cách khá đầy đủ trong nhiều sách vở để làm, tưởng không cần nhắc lại làm gì. Điều thú vị đối với tôi khi đọc lại, ấy là khi họ đến đây, nhiều người nước ngoài đều ngạc nhiên nhận xét rằng phụ nữ Kim Long ăn mặc rất đẹp; lí do là nghề dệt gấm thêu hoa đang thịnh hành khắp các phường thợ ven sông Hương. Có lẽ phụ nữ Huế giỏi thêu thùa, biết mặc đẹp, bắt đầu từ cái thời xa xôi ấy. Nên không lạ gì, một người khách du đã đi nhiều nơi trên thế giới hồi ấy là cố đạo A-lec-xăng đơ Rốt, khi viết về </w:t>
      </w:r>
      <w:r w:rsidR="00301397" w:rsidRPr="001F7CD1">
        <w:rPr>
          <w:rFonts w:cs="Times New Roman"/>
          <w:bCs/>
          <w:i/>
          <w:sz w:val="24"/>
          <w:szCs w:val="24"/>
          <w:lang w:val="vi-VN"/>
        </w:rPr>
        <w:t>“</w:t>
      </w:r>
      <w:r w:rsidRPr="001F7CD1">
        <w:rPr>
          <w:rFonts w:cs="Times New Roman"/>
          <w:bCs/>
          <w:i/>
          <w:sz w:val="24"/>
          <w:szCs w:val="24"/>
          <w:lang w:val="vi-VN"/>
        </w:rPr>
        <w:t>Kehue</w:t>
      </w:r>
      <w:r w:rsidR="00301397" w:rsidRPr="001F7CD1">
        <w:rPr>
          <w:rFonts w:cs="Times New Roman"/>
          <w:bCs/>
          <w:i/>
          <w:sz w:val="24"/>
          <w:szCs w:val="24"/>
          <w:lang w:val="vi-VN"/>
        </w:rPr>
        <w:t>”</w:t>
      </w:r>
      <w:r w:rsidRPr="001F7CD1">
        <w:rPr>
          <w:rFonts w:cs="Times New Roman"/>
          <w:bCs/>
          <w:i/>
          <w:sz w:val="24"/>
          <w:szCs w:val="24"/>
          <w:lang w:val="vi-VN"/>
        </w:rPr>
        <w:t xml:space="preserve"> (Kẻ Huế) đã nhắc lại nhiều lần rằng đây là một </w:t>
      </w:r>
      <w:r w:rsidR="00301397" w:rsidRPr="001F7CD1">
        <w:rPr>
          <w:rFonts w:cs="Times New Roman"/>
          <w:bCs/>
          <w:i/>
          <w:sz w:val="24"/>
          <w:szCs w:val="24"/>
          <w:lang w:val="vi-VN"/>
        </w:rPr>
        <w:t>“</w:t>
      </w:r>
      <w:r w:rsidRPr="001F7CD1">
        <w:rPr>
          <w:rFonts w:cs="Times New Roman"/>
          <w:bCs/>
          <w:i/>
          <w:sz w:val="24"/>
          <w:szCs w:val="24"/>
          <w:lang w:val="vi-VN"/>
        </w:rPr>
        <w:t>thành phố lớn</w:t>
      </w:r>
      <w:r w:rsidR="00301397" w:rsidRPr="001F7CD1">
        <w:rPr>
          <w:rFonts w:cs="Times New Roman"/>
          <w:bCs/>
          <w:sz w:val="24"/>
          <w:szCs w:val="24"/>
          <w:lang w:val="vi-VN"/>
        </w:rPr>
        <w:t>”</w:t>
      </w:r>
      <w:r w:rsidR="00881BB8" w:rsidRPr="001F7CD1">
        <w:rPr>
          <w:rFonts w:cs="Times New Roman"/>
          <w:bCs/>
          <w:sz w:val="24"/>
          <w:szCs w:val="24"/>
          <w:lang w:val="en-US"/>
        </w:rPr>
        <w:t>.</w:t>
      </w:r>
    </w:p>
    <w:p w14:paraId="77A1C8D9" w14:textId="3699DDF7" w:rsidR="00F84FDE" w:rsidRPr="001F7CD1" w:rsidRDefault="00F84FDE" w:rsidP="00F84FDE">
      <w:pPr>
        <w:spacing w:before="60" w:after="60"/>
        <w:rPr>
          <w:rFonts w:cs="Times New Roman"/>
          <w:bCs/>
          <w:i/>
          <w:sz w:val="24"/>
          <w:szCs w:val="24"/>
          <w:lang w:val="vi-VN"/>
        </w:rPr>
      </w:pPr>
      <w:r w:rsidRPr="001F7CD1">
        <w:rPr>
          <w:rFonts w:cs="Times New Roman"/>
          <w:bCs/>
          <w:i/>
          <w:sz w:val="24"/>
          <w:szCs w:val="24"/>
          <w:lang w:val="vi-VN"/>
        </w:rPr>
        <w:t>Trước thời các chúa Nguyễn đến cắm đô ở đây, vùng Trung du ven sông Hương này đã xuất hiện những thôn hoa xanh biếc rậm rạp, dân cư sống bằng nghề vườn đã lâu đời. Sau này, như đã nhấn mạnh trong các hồi ký về </w:t>
      </w:r>
      <w:r w:rsidRPr="001F7CD1">
        <w:rPr>
          <w:rFonts w:cs="Times New Roman"/>
          <w:bCs/>
          <w:i/>
          <w:iCs/>
          <w:sz w:val="24"/>
          <w:szCs w:val="24"/>
          <w:lang w:val="vi-VN"/>
        </w:rPr>
        <w:t>thành phố Kim Long</w:t>
      </w:r>
      <w:r w:rsidRPr="001F7CD1">
        <w:rPr>
          <w:rFonts w:cs="Times New Roman"/>
          <w:bCs/>
          <w:i/>
          <w:sz w:val="24"/>
          <w:szCs w:val="24"/>
          <w:lang w:val="vi-VN"/>
        </w:rPr>
        <w:t xml:space="preserve"> thời ấy, thì các công thự cũng như nhà riêng, đều được xây cất giữa những khu vườn xanh tươi, đầy các thứ cây quý hoa lạ sưu tầm từ khắp xứ mang về. Đến lượt Phú Xuân, khi đã trở thành kinh đô của cả một đất nước sôi động những chiến công, dưới thời Quang Trung, Phú Xuân vẫn giữ riêng một phong thái yên tĩnh đầy chất thơ điền dã. Tôi rất cảm mến bà Lê Ngọc Hân, nàng công chúa đất Thăng Long vào đây làm Hoàng hậu, để trở nên một nhà thơ Huế. Vâng, phải là Huế biết mấy mới nhìn thấy được điều này: </w:t>
      </w:r>
      <w:r w:rsidR="00301397" w:rsidRPr="001F7CD1">
        <w:rPr>
          <w:rFonts w:cs="Times New Roman"/>
          <w:bCs/>
          <w:i/>
          <w:sz w:val="24"/>
          <w:szCs w:val="24"/>
          <w:lang w:val="vi-VN"/>
        </w:rPr>
        <w:t>“</w:t>
      </w:r>
      <w:r w:rsidRPr="001F7CD1">
        <w:rPr>
          <w:rFonts w:cs="Times New Roman"/>
          <w:bCs/>
          <w:i/>
          <w:iCs/>
          <w:sz w:val="24"/>
          <w:szCs w:val="24"/>
          <w:lang w:val="vi-VN"/>
        </w:rPr>
        <w:t>Sương mù sắc tím nồng đượm mà hương thơm nức phòng the</w:t>
      </w:r>
      <w:r w:rsidR="00301397" w:rsidRPr="001F7CD1">
        <w:rPr>
          <w:rFonts w:cs="Times New Roman"/>
          <w:bCs/>
          <w:i/>
          <w:sz w:val="24"/>
          <w:szCs w:val="24"/>
          <w:lang w:val="en-US"/>
        </w:rPr>
        <w:t>”</w:t>
      </w:r>
      <w:r w:rsidRPr="001F7CD1">
        <w:rPr>
          <w:rFonts w:cs="Times New Roman"/>
          <w:bCs/>
          <w:i/>
          <w:sz w:val="24"/>
          <w:szCs w:val="24"/>
          <w:lang w:val="vi-VN"/>
        </w:rPr>
        <w:t>. Ôi, tình yêu của bà, cuộc đời của bà, bão táp mà thanh tịnh biết bao nhiêu! Nhà thơ và người anh hùng đã xa khuất, không để lại mộ chí, riêng còn trong câu thơ một nét mặt thành phố trong sáng muôn đời.</w:t>
      </w:r>
    </w:p>
    <w:p w14:paraId="14A329BE" w14:textId="77777777" w:rsidR="00F84FDE" w:rsidRPr="001F7CD1" w:rsidRDefault="00F84FDE" w:rsidP="00F84FDE">
      <w:pPr>
        <w:spacing w:before="60" w:after="60"/>
        <w:rPr>
          <w:rFonts w:cs="Times New Roman"/>
          <w:bCs/>
          <w:i/>
          <w:spacing w:val="-2"/>
          <w:sz w:val="24"/>
          <w:szCs w:val="24"/>
          <w:lang w:val="vi-VN"/>
        </w:rPr>
      </w:pPr>
      <w:r w:rsidRPr="001F7CD1">
        <w:rPr>
          <w:rFonts w:cs="Times New Roman"/>
          <w:bCs/>
          <w:i/>
          <w:sz w:val="24"/>
          <w:szCs w:val="24"/>
          <w:lang w:val="vi-VN"/>
        </w:rPr>
        <w:tab/>
      </w:r>
      <w:r w:rsidRPr="001F7CD1">
        <w:rPr>
          <w:rFonts w:cs="Times New Roman"/>
          <w:bCs/>
          <w:i/>
          <w:spacing w:val="-2"/>
          <w:sz w:val="24"/>
          <w:szCs w:val="24"/>
          <w:lang w:val="vi-VN"/>
        </w:rPr>
        <w:t>[...]</w:t>
      </w:r>
      <w:r w:rsidRPr="001F7CD1">
        <w:rPr>
          <w:rFonts w:cs="Times New Roman"/>
          <w:bCs/>
          <w:i/>
          <w:spacing w:val="-2"/>
          <w:sz w:val="24"/>
          <w:szCs w:val="24"/>
          <w:lang w:val="en-US"/>
        </w:rPr>
        <w:t xml:space="preserve"> </w:t>
      </w:r>
      <w:r w:rsidRPr="001F7CD1">
        <w:rPr>
          <w:rFonts w:cs="Times New Roman"/>
          <w:bCs/>
          <w:i/>
          <w:spacing w:val="-2"/>
          <w:sz w:val="24"/>
          <w:szCs w:val="24"/>
          <w:lang w:val="vi-VN"/>
        </w:rPr>
        <w:t>Bến đò Trường Thi ngày xưa nay là bãi khoai ngô Hợp tác xã, khu quán chợ nơi Lục Vân Tiên và Cao Bá Quát từng ngồi, bây giờ tĩnh mịch một ngôi chùa cổ, còn Quốc Tử Giám và cả khu hoa viên của Lê Văn Duyệt đã ngủ sâu dưới cây trái trong vườn dân. Nhưng mà nếp nhà cũ vẫn còn; cái liêu ở chái trên có vách gỗ, chắn song nhìn ra vườn, nơi mỗi nhà là chốn đèn sách bao đời. An Hiên… Dưới những mái hiên yên tĩnh kia, đã nẩy mầm kết trái bao nhiêu điều không ai biết, trong lý tưởng nhân đạo của Nguyễn Du, trong cái chính khí nổi giận của Cao Bá Quát, trong mộng kinh bang của Nguyễn Công Trứ và lòng Đạo của Nguyễn Đình Chiểu. Còn những nhân vật trường ốc cũ, qua cuộc đổi đời đã trở thành những người dân làng, biết trồng cây, biết đọc sách và biết sống giữ lề...</w:t>
      </w:r>
    </w:p>
    <w:p w14:paraId="528509B5" w14:textId="77777777" w:rsidR="00F84FDE" w:rsidRPr="001F7CD1" w:rsidRDefault="00F84FDE" w:rsidP="00F84FDE">
      <w:pPr>
        <w:spacing w:before="60" w:after="60"/>
        <w:rPr>
          <w:rFonts w:cs="Times New Roman"/>
          <w:bCs/>
          <w:i/>
          <w:sz w:val="24"/>
          <w:szCs w:val="24"/>
          <w:lang w:val="vi-VN"/>
        </w:rPr>
      </w:pPr>
      <w:r w:rsidRPr="001F7CD1">
        <w:rPr>
          <w:rFonts w:cs="Times New Roman"/>
          <w:bCs/>
          <w:i/>
          <w:sz w:val="24"/>
          <w:szCs w:val="24"/>
          <w:lang w:val="vi-VN"/>
        </w:rPr>
        <w:tab/>
        <w:t>Suốt ba trăm năm mươi năm xây dựng, Huế đã dời chỗ theo một vết dài chừng năm cây số dọc sông Hương, để lại đằng sau nó bản phác thảo đầu tiên của cái mô hình thành phố vườn bây giờ. Lịch sử đổi thay, con người đi qua, nhưng những thành phố còn lại. Để trả lời cho các thế hệ tương lai về những kinh nghiệm sống làm giàu có thêm nhân loại...</w:t>
      </w:r>
    </w:p>
    <w:p w14:paraId="54D23A9F" w14:textId="77777777" w:rsidR="00F84FDE" w:rsidRPr="001F7CD1" w:rsidRDefault="00F84FDE" w:rsidP="00F219BB">
      <w:pPr>
        <w:spacing w:before="60" w:after="60"/>
        <w:jc w:val="right"/>
        <w:rPr>
          <w:rFonts w:cs="Times New Roman"/>
          <w:bCs/>
          <w:i/>
          <w:sz w:val="24"/>
          <w:szCs w:val="24"/>
          <w:lang w:val="en-US"/>
        </w:rPr>
      </w:pPr>
      <w:r w:rsidRPr="001F7CD1">
        <w:rPr>
          <w:rFonts w:cs="Times New Roman"/>
          <w:bCs/>
          <w:sz w:val="24"/>
          <w:szCs w:val="24"/>
          <w:lang w:val="vi-VN"/>
        </w:rPr>
        <w:t>(</w:t>
      </w:r>
      <w:r w:rsidRPr="001F7CD1">
        <w:rPr>
          <w:rFonts w:cs="Times New Roman"/>
          <w:bCs/>
          <w:sz w:val="24"/>
          <w:szCs w:val="24"/>
          <w:lang w:val="en-US"/>
        </w:rPr>
        <w:t>Trích</w:t>
      </w:r>
      <w:r w:rsidRPr="001F7CD1">
        <w:rPr>
          <w:rFonts w:cs="Times New Roman"/>
          <w:bCs/>
          <w:i/>
          <w:sz w:val="24"/>
          <w:szCs w:val="24"/>
          <w:lang w:val="en-US"/>
        </w:rPr>
        <w:t xml:space="preserve"> </w:t>
      </w:r>
      <w:r w:rsidRPr="001F7CD1">
        <w:rPr>
          <w:rFonts w:cs="Times New Roman"/>
          <w:bCs/>
          <w:i/>
          <w:sz w:val="24"/>
          <w:szCs w:val="24"/>
          <w:lang w:val="vi-VN"/>
        </w:rPr>
        <w:t xml:space="preserve">Hoa trái quanh tôi, </w:t>
      </w:r>
      <w:r w:rsidRPr="001F7CD1">
        <w:rPr>
          <w:rFonts w:cs="Times New Roman"/>
          <w:bCs/>
          <w:sz w:val="24"/>
          <w:szCs w:val="24"/>
          <w:lang w:val="vi-VN"/>
        </w:rPr>
        <w:t>Hoàng Phủ Ngọc Tường, NXB Trẻ 1995, trang 26,27,28)</w:t>
      </w:r>
    </w:p>
    <w:p w14:paraId="1274A5AA" w14:textId="77777777" w:rsidR="00881BB8" w:rsidRPr="001F7CD1" w:rsidRDefault="00881BB8" w:rsidP="00F84FDE">
      <w:pPr>
        <w:spacing w:before="60" w:after="60"/>
        <w:rPr>
          <w:rFonts w:cs="Times New Roman"/>
          <w:b/>
          <w:bCs/>
          <w:sz w:val="24"/>
          <w:szCs w:val="24"/>
          <w:lang w:val="en-US"/>
        </w:rPr>
      </w:pPr>
    </w:p>
    <w:p w14:paraId="7DF1FE02" w14:textId="41FFEEB0" w:rsidR="00F84FDE" w:rsidRPr="001F7CD1" w:rsidRDefault="00F84FDE" w:rsidP="00F84FDE">
      <w:pPr>
        <w:spacing w:before="60" w:after="60"/>
        <w:rPr>
          <w:rFonts w:cs="Times New Roman"/>
          <w:b/>
          <w:bCs/>
          <w:sz w:val="24"/>
          <w:szCs w:val="24"/>
          <w:lang w:val="en-US"/>
        </w:rPr>
      </w:pPr>
      <w:r w:rsidRPr="001F7CD1">
        <w:rPr>
          <w:rFonts w:cs="Times New Roman"/>
          <w:b/>
          <w:bCs/>
          <w:sz w:val="24"/>
          <w:szCs w:val="24"/>
          <w:lang w:val="en-US"/>
        </w:rPr>
        <w:t>Dạng câu hỏi ý nghĩa, tác dụng của các chi tiết tiêu biểu.</w:t>
      </w:r>
    </w:p>
    <w:p w14:paraId="47AA99D2" w14:textId="78743073" w:rsidR="00F84FDE" w:rsidRPr="001F7CD1" w:rsidRDefault="00F84FDE" w:rsidP="00F84FDE">
      <w:pPr>
        <w:spacing w:before="60" w:after="60"/>
        <w:rPr>
          <w:rFonts w:cs="Times New Roman"/>
          <w:bCs/>
          <w:sz w:val="24"/>
          <w:szCs w:val="24"/>
          <w:lang w:val="vi-VN"/>
        </w:rPr>
      </w:pPr>
      <w:r w:rsidRPr="001F7CD1">
        <w:rPr>
          <w:rFonts w:cs="Times New Roman"/>
          <w:b/>
          <w:bCs/>
          <w:sz w:val="24"/>
          <w:szCs w:val="24"/>
          <w:lang w:val="vi-VN"/>
        </w:rPr>
        <w:t>Câu hỏi:</w:t>
      </w:r>
      <w:r w:rsidRPr="001F7CD1">
        <w:rPr>
          <w:rFonts w:cs="Times New Roman"/>
          <w:bCs/>
          <w:sz w:val="24"/>
          <w:szCs w:val="24"/>
          <w:lang w:val="vi-VN"/>
        </w:rPr>
        <w:t xml:space="preserve"> </w:t>
      </w:r>
      <w:r w:rsidRPr="001F7CD1">
        <w:rPr>
          <w:rFonts w:cs="Times New Roman"/>
          <w:bCs/>
          <w:sz w:val="24"/>
          <w:szCs w:val="24"/>
          <w:lang w:val="en-US"/>
        </w:rPr>
        <w:t>Nêu ý nghĩa của c</w:t>
      </w:r>
      <w:r w:rsidRPr="001F7CD1">
        <w:rPr>
          <w:rFonts w:cs="Times New Roman"/>
          <w:bCs/>
          <w:sz w:val="24"/>
          <w:szCs w:val="24"/>
          <w:lang w:val="vi-VN"/>
        </w:rPr>
        <w:t xml:space="preserve">hi tiết </w:t>
      </w:r>
      <w:r w:rsidR="00301397" w:rsidRPr="001F7CD1">
        <w:rPr>
          <w:rFonts w:cs="Times New Roman"/>
          <w:bCs/>
          <w:i/>
          <w:iCs/>
          <w:sz w:val="24"/>
          <w:szCs w:val="24"/>
          <w:lang w:val="vi-VN"/>
        </w:rPr>
        <w:t>“</w:t>
      </w:r>
      <w:r w:rsidRPr="001F7CD1">
        <w:rPr>
          <w:rFonts w:cs="Times New Roman"/>
          <w:bCs/>
          <w:i/>
          <w:iCs/>
          <w:sz w:val="24"/>
          <w:szCs w:val="24"/>
          <w:lang w:val="vi-VN"/>
        </w:rPr>
        <w:t>ba trăm năm mươi năm xây dựng</w:t>
      </w:r>
      <w:r w:rsidR="00301397" w:rsidRPr="001F7CD1">
        <w:rPr>
          <w:rFonts w:cs="Times New Roman"/>
          <w:bCs/>
          <w:i/>
          <w:iCs/>
          <w:sz w:val="24"/>
          <w:szCs w:val="24"/>
          <w:lang w:val="vi-VN"/>
        </w:rPr>
        <w:t>”</w:t>
      </w:r>
      <w:r w:rsidRPr="001F7CD1">
        <w:rPr>
          <w:rFonts w:cs="Times New Roman"/>
          <w:bCs/>
          <w:sz w:val="24"/>
          <w:szCs w:val="24"/>
          <w:lang w:val="vi-VN"/>
        </w:rPr>
        <w:t xml:space="preserve"> </w:t>
      </w:r>
      <w:r w:rsidRPr="001F7CD1">
        <w:rPr>
          <w:rFonts w:cs="Times New Roman"/>
          <w:bCs/>
          <w:sz w:val="24"/>
          <w:szCs w:val="24"/>
          <w:lang w:val="en-US"/>
        </w:rPr>
        <w:t>trong đoạn trích</w:t>
      </w:r>
      <w:r w:rsidRPr="001F7CD1">
        <w:rPr>
          <w:rFonts w:cs="Times New Roman"/>
          <w:bCs/>
          <w:sz w:val="24"/>
          <w:szCs w:val="24"/>
          <w:lang w:val="vi-VN"/>
        </w:rPr>
        <w:t>.</w:t>
      </w:r>
    </w:p>
    <w:p w14:paraId="76DBFA4F" w14:textId="77777777" w:rsidR="00F84FDE" w:rsidRPr="001F7CD1" w:rsidRDefault="00F84FDE" w:rsidP="00F84FDE">
      <w:pPr>
        <w:spacing w:before="60" w:after="60"/>
        <w:rPr>
          <w:rFonts w:cs="Times New Roman"/>
          <w:b/>
          <w:bCs/>
          <w:sz w:val="24"/>
          <w:szCs w:val="24"/>
          <w:lang w:val="vi-VN"/>
        </w:rPr>
      </w:pPr>
      <w:r w:rsidRPr="001F7CD1">
        <w:rPr>
          <w:rFonts w:cs="Times New Roman"/>
          <w:b/>
          <w:bCs/>
          <w:sz w:val="24"/>
          <w:szCs w:val="24"/>
          <w:lang w:val="vi-VN"/>
        </w:rPr>
        <w:t>Trả lời:</w:t>
      </w:r>
    </w:p>
    <w:p w14:paraId="701E8D8D" w14:textId="6DFF80CB" w:rsidR="00F84FDE" w:rsidRPr="001F7CD1" w:rsidRDefault="00F84FDE" w:rsidP="00F84FDE">
      <w:pPr>
        <w:spacing w:before="60" w:after="60"/>
        <w:rPr>
          <w:rFonts w:cs="Times New Roman"/>
          <w:bCs/>
          <w:sz w:val="24"/>
          <w:szCs w:val="24"/>
          <w:lang w:val="vi-VN"/>
        </w:rPr>
      </w:pPr>
      <w:r w:rsidRPr="001F7CD1">
        <w:rPr>
          <w:rFonts w:cs="Times New Roman"/>
          <w:bCs/>
          <w:sz w:val="24"/>
          <w:szCs w:val="24"/>
          <w:lang w:val="vi-VN"/>
        </w:rPr>
        <w:t xml:space="preserve">Chi tiết </w:t>
      </w:r>
      <w:r w:rsidR="00301397" w:rsidRPr="001F7CD1">
        <w:rPr>
          <w:rFonts w:cs="Times New Roman"/>
          <w:bCs/>
          <w:i/>
          <w:iCs/>
          <w:sz w:val="24"/>
          <w:szCs w:val="24"/>
          <w:lang w:val="vi-VN"/>
        </w:rPr>
        <w:t>“</w:t>
      </w:r>
      <w:r w:rsidRPr="001F7CD1">
        <w:rPr>
          <w:rFonts w:cs="Times New Roman"/>
          <w:bCs/>
          <w:i/>
          <w:iCs/>
          <w:sz w:val="24"/>
          <w:szCs w:val="24"/>
          <w:lang w:val="vi-VN"/>
        </w:rPr>
        <w:t>ba trăm năm mươi năm xây dựng</w:t>
      </w:r>
      <w:r w:rsidR="00301397" w:rsidRPr="001F7CD1">
        <w:rPr>
          <w:rFonts w:cs="Times New Roman"/>
          <w:bCs/>
          <w:i/>
          <w:iCs/>
          <w:sz w:val="24"/>
          <w:szCs w:val="24"/>
          <w:lang w:val="vi-VN"/>
        </w:rPr>
        <w:t>”</w:t>
      </w:r>
      <w:r w:rsidRPr="001F7CD1">
        <w:rPr>
          <w:rFonts w:cs="Times New Roman"/>
          <w:bCs/>
          <w:sz w:val="24"/>
          <w:szCs w:val="24"/>
          <w:lang w:val="vi-VN"/>
        </w:rPr>
        <w:t xml:space="preserve"> xuất hiện trong đoạn trích có ý nghĩa:</w:t>
      </w:r>
    </w:p>
    <w:p w14:paraId="5F2946F1" w14:textId="77777777" w:rsidR="00F84FDE" w:rsidRPr="001F7CD1" w:rsidRDefault="00F84FDE" w:rsidP="00F84FDE">
      <w:pPr>
        <w:spacing w:before="60" w:after="60"/>
        <w:rPr>
          <w:rFonts w:cs="Times New Roman"/>
          <w:bCs/>
          <w:sz w:val="24"/>
          <w:szCs w:val="24"/>
          <w:lang w:val="en-US"/>
        </w:rPr>
      </w:pPr>
      <w:r w:rsidRPr="001F7CD1">
        <w:rPr>
          <w:rFonts w:cs="Times New Roman"/>
          <w:bCs/>
          <w:sz w:val="24"/>
          <w:szCs w:val="24"/>
          <w:lang w:val="vi-VN"/>
        </w:rPr>
        <w:t xml:space="preserve">+ </w:t>
      </w:r>
      <w:r w:rsidRPr="001F7CD1">
        <w:rPr>
          <w:rFonts w:cs="Times New Roman"/>
          <w:bCs/>
          <w:sz w:val="24"/>
          <w:szCs w:val="24"/>
          <w:lang w:val="en-US"/>
        </w:rPr>
        <w:t>Là yếu tố quan trọng làm cho đoạn văn sinh động, hấp dẫn, lôi cuốn người đọc.</w:t>
      </w:r>
    </w:p>
    <w:p w14:paraId="4D937AF8" w14:textId="77777777" w:rsidR="00F84FDE" w:rsidRPr="001F7CD1" w:rsidRDefault="00F84FDE" w:rsidP="00F84FDE">
      <w:pPr>
        <w:spacing w:before="60" w:after="60"/>
        <w:rPr>
          <w:rFonts w:cs="Times New Roman"/>
          <w:bCs/>
          <w:sz w:val="24"/>
          <w:szCs w:val="24"/>
          <w:lang w:val="vi-VN"/>
        </w:rPr>
      </w:pPr>
      <w:r w:rsidRPr="001F7CD1">
        <w:rPr>
          <w:rFonts w:cs="Times New Roman"/>
          <w:bCs/>
          <w:sz w:val="24"/>
          <w:szCs w:val="24"/>
          <w:lang w:val="en-US"/>
        </w:rPr>
        <w:t xml:space="preserve">+ </w:t>
      </w:r>
      <w:r w:rsidRPr="001F7CD1">
        <w:rPr>
          <w:rFonts w:cs="Times New Roman"/>
          <w:bCs/>
          <w:sz w:val="24"/>
          <w:szCs w:val="24"/>
          <w:lang w:val="vi-VN"/>
        </w:rPr>
        <w:t>Nhấn mạnh quá trình hình thành và phát triển đến ngày hôm nay của xứ Huế không hề dễ dàng mà phải vượt qua bao thăng trầm, thử thách của lịch sử</w:t>
      </w:r>
      <w:r w:rsidRPr="001F7CD1">
        <w:rPr>
          <w:rFonts w:cs="Times New Roman"/>
          <w:bCs/>
          <w:sz w:val="24"/>
          <w:szCs w:val="24"/>
          <w:lang w:val="en-US"/>
        </w:rPr>
        <w:t>,</w:t>
      </w:r>
      <w:r w:rsidRPr="001F7CD1">
        <w:rPr>
          <w:rFonts w:cs="Times New Roman"/>
          <w:bCs/>
          <w:sz w:val="24"/>
          <w:szCs w:val="24"/>
          <w:lang w:val="vi-VN"/>
        </w:rPr>
        <w:t xml:space="preserve"> của thời gian. </w:t>
      </w:r>
    </w:p>
    <w:p w14:paraId="2DE159C1" w14:textId="77777777" w:rsidR="00F84FDE" w:rsidRPr="001F7CD1" w:rsidRDefault="00F84FDE" w:rsidP="00F84FDE">
      <w:pPr>
        <w:spacing w:before="60" w:after="60"/>
        <w:rPr>
          <w:rFonts w:cs="Times New Roman"/>
          <w:bCs/>
          <w:sz w:val="24"/>
          <w:szCs w:val="24"/>
          <w:lang w:val="vi-VN"/>
        </w:rPr>
      </w:pPr>
      <w:r w:rsidRPr="001F7CD1">
        <w:rPr>
          <w:rFonts w:cs="Times New Roman"/>
          <w:bCs/>
          <w:sz w:val="24"/>
          <w:szCs w:val="24"/>
          <w:lang w:val="vi-VN"/>
        </w:rPr>
        <w:t>+ Đồng thời, khẳng định sự trường tồn bất biến của vẻ đẹp và giá trị văn hóa xứ Huế, một vẻ đẹp cổ kính lâu đời mà vẫn hiện đại. Vẻ đẹp và giá trị đó đã vượt lên trên sự thử thách của thời gian, sự biến thiên của lịch sử. Qua đó, tác giả thể hiện niềm tự hào, sự hiểu biết sâu sắc về lịch sử phát triển của xứ Huế.</w:t>
      </w:r>
    </w:p>
    <w:p w14:paraId="788A90F2" w14:textId="2521B1AF" w:rsidR="00F84FDE" w:rsidRPr="001F7CD1" w:rsidRDefault="00F84FDE" w:rsidP="00F84FDE">
      <w:pPr>
        <w:spacing w:before="60" w:after="60"/>
        <w:rPr>
          <w:rFonts w:cs="Times New Roman"/>
          <w:bCs/>
          <w:sz w:val="24"/>
          <w:szCs w:val="24"/>
          <w:lang w:val="en-US"/>
        </w:rPr>
      </w:pPr>
      <w:r w:rsidRPr="001F7CD1">
        <w:rPr>
          <w:rFonts w:cs="Times New Roman"/>
          <w:b/>
          <w:bCs/>
          <w:sz w:val="24"/>
          <w:szCs w:val="24"/>
          <w:lang w:val="vi-VN"/>
        </w:rPr>
        <w:t xml:space="preserve">Dạng câu hỏi </w:t>
      </w:r>
      <w:r w:rsidRPr="001F7CD1">
        <w:rPr>
          <w:rFonts w:cs="Times New Roman"/>
          <w:b/>
          <w:bCs/>
          <w:sz w:val="24"/>
          <w:szCs w:val="24"/>
          <w:lang w:val="en-US"/>
        </w:rPr>
        <w:t>lí giải</w:t>
      </w:r>
      <w:r w:rsidRPr="001F7CD1">
        <w:rPr>
          <w:rFonts w:cs="Times New Roman"/>
          <w:b/>
          <w:bCs/>
          <w:sz w:val="24"/>
          <w:szCs w:val="24"/>
          <w:lang w:val="vi-VN"/>
        </w:rPr>
        <w:t xml:space="preserve"> tình cảm, cảm xúc, cảm hứng chủ đạo của người viết</w:t>
      </w:r>
      <w:r w:rsidR="00643021" w:rsidRPr="001F7CD1">
        <w:rPr>
          <w:rFonts w:cs="Times New Roman"/>
          <w:b/>
          <w:bCs/>
          <w:sz w:val="24"/>
          <w:szCs w:val="24"/>
          <w:lang w:val="en-US"/>
        </w:rPr>
        <w:t>.</w:t>
      </w:r>
    </w:p>
    <w:p w14:paraId="76E79B9B" w14:textId="77777777" w:rsidR="00F84FDE" w:rsidRPr="001F7CD1" w:rsidRDefault="00F84FDE" w:rsidP="00F84FDE">
      <w:pPr>
        <w:spacing w:before="60" w:after="60"/>
        <w:rPr>
          <w:rFonts w:cs="Times New Roman"/>
          <w:bCs/>
          <w:spacing w:val="-6"/>
          <w:sz w:val="24"/>
          <w:szCs w:val="24"/>
          <w:lang w:val="vi-VN"/>
        </w:rPr>
      </w:pPr>
      <w:r w:rsidRPr="001F7CD1">
        <w:rPr>
          <w:rFonts w:cs="Times New Roman"/>
          <w:b/>
          <w:bCs/>
          <w:spacing w:val="-6"/>
          <w:sz w:val="24"/>
          <w:szCs w:val="24"/>
          <w:lang w:val="vi-VN"/>
        </w:rPr>
        <w:t>Câu hỏi:</w:t>
      </w:r>
      <w:r w:rsidRPr="001F7CD1">
        <w:rPr>
          <w:rFonts w:cs="Times New Roman"/>
          <w:bCs/>
          <w:spacing w:val="-6"/>
          <w:sz w:val="24"/>
          <w:szCs w:val="24"/>
          <w:lang w:val="vi-VN"/>
        </w:rPr>
        <w:t xml:space="preserve"> Nhận xét tình cảm của tác giả dành cho quê hương đất nước được thể hiện trong đoạn trích.</w:t>
      </w:r>
    </w:p>
    <w:p w14:paraId="2E4987B7" w14:textId="77777777" w:rsidR="00F84FDE" w:rsidRPr="001F7CD1" w:rsidRDefault="00F84FDE" w:rsidP="00F84FDE">
      <w:pPr>
        <w:spacing w:before="60" w:after="60"/>
        <w:rPr>
          <w:rFonts w:cs="Times New Roman"/>
          <w:b/>
          <w:bCs/>
          <w:sz w:val="24"/>
          <w:szCs w:val="24"/>
          <w:lang w:val="vi-VN"/>
        </w:rPr>
      </w:pPr>
      <w:r w:rsidRPr="001F7CD1">
        <w:rPr>
          <w:rFonts w:cs="Times New Roman"/>
          <w:b/>
          <w:bCs/>
          <w:sz w:val="24"/>
          <w:szCs w:val="24"/>
          <w:lang w:val="vi-VN"/>
        </w:rPr>
        <w:lastRenderedPageBreak/>
        <w:t>Trả lời:</w:t>
      </w:r>
      <w:r w:rsidRPr="001F7CD1">
        <w:rPr>
          <w:rFonts w:cs="Times New Roman"/>
          <w:b/>
          <w:bCs/>
          <w:sz w:val="24"/>
          <w:szCs w:val="24"/>
          <w:lang w:val="en-US"/>
        </w:rPr>
        <w:t xml:space="preserve"> </w:t>
      </w:r>
    </w:p>
    <w:p w14:paraId="55E83B70" w14:textId="77777777" w:rsidR="00F84FDE" w:rsidRPr="001F7CD1" w:rsidRDefault="00F84FDE" w:rsidP="00F84FDE">
      <w:pPr>
        <w:spacing w:before="60" w:after="60"/>
        <w:rPr>
          <w:rFonts w:cs="Times New Roman"/>
          <w:bCs/>
          <w:sz w:val="24"/>
          <w:szCs w:val="24"/>
          <w:lang w:val="vi-VN"/>
        </w:rPr>
      </w:pPr>
      <w:r w:rsidRPr="001F7CD1">
        <w:rPr>
          <w:rFonts w:cs="Times New Roman"/>
          <w:bCs/>
          <w:sz w:val="24"/>
          <w:szCs w:val="24"/>
          <w:lang w:val="vi-VN"/>
        </w:rPr>
        <w:t xml:space="preserve">- </w:t>
      </w:r>
      <w:r w:rsidRPr="001F7CD1">
        <w:rPr>
          <w:rFonts w:cs="Times New Roman"/>
          <w:bCs/>
          <w:sz w:val="24"/>
          <w:szCs w:val="24"/>
          <w:lang w:val="en-US"/>
        </w:rPr>
        <w:t>Tình cảm của tác giả Hoàng Phủ Ngọc Tường dành cho quê hương đất nước được thể hiện trong đoạn trích là</w:t>
      </w:r>
      <w:r w:rsidRPr="001F7CD1">
        <w:rPr>
          <w:rFonts w:cs="Times New Roman"/>
          <w:bCs/>
          <w:sz w:val="24"/>
          <w:szCs w:val="24"/>
          <w:lang w:val="vi-VN"/>
        </w:rPr>
        <w:t>:</w:t>
      </w:r>
    </w:p>
    <w:p w14:paraId="493D2E39" w14:textId="77777777" w:rsidR="00F84FDE" w:rsidRPr="001F7CD1" w:rsidRDefault="00F84FDE" w:rsidP="00F84FDE">
      <w:pPr>
        <w:spacing w:before="60" w:after="60"/>
        <w:rPr>
          <w:rFonts w:cs="Times New Roman"/>
          <w:bCs/>
          <w:sz w:val="24"/>
          <w:szCs w:val="24"/>
          <w:lang w:val="vi-VN"/>
        </w:rPr>
      </w:pPr>
      <w:r w:rsidRPr="001F7CD1">
        <w:rPr>
          <w:rFonts w:cs="Times New Roman"/>
          <w:bCs/>
          <w:sz w:val="24"/>
          <w:szCs w:val="24"/>
          <w:lang w:val="vi-VN"/>
        </w:rPr>
        <w:t xml:space="preserve">+ </w:t>
      </w:r>
      <w:r w:rsidRPr="001F7CD1">
        <w:rPr>
          <w:rFonts w:cs="Times New Roman"/>
          <w:bCs/>
          <w:sz w:val="24"/>
          <w:szCs w:val="24"/>
          <w:lang w:val="en-US"/>
        </w:rPr>
        <w:t>Tác giả yêu quê hương bằng cả trái tim mình, tự hào về quê hương và trăn trở về những đổi thay của quê hương.</w:t>
      </w:r>
    </w:p>
    <w:p w14:paraId="4B23282F" w14:textId="77777777" w:rsidR="00F84FDE" w:rsidRPr="001F7CD1" w:rsidRDefault="00F84FDE" w:rsidP="00F84FDE">
      <w:pPr>
        <w:spacing w:before="60" w:after="60"/>
        <w:rPr>
          <w:rFonts w:cs="Times New Roman"/>
          <w:bCs/>
          <w:sz w:val="24"/>
          <w:szCs w:val="24"/>
          <w:lang w:val="vi-VN"/>
        </w:rPr>
      </w:pPr>
      <w:r w:rsidRPr="001F7CD1">
        <w:rPr>
          <w:rFonts w:cs="Times New Roman"/>
          <w:bCs/>
          <w:sz w:val="24"/>
          <w:szCs w:val="24"/>
          <w:lang w:val="vi-VN"/>
        </w:rPr>
        <w:t>+</w:t>
      </w:r>
      <w:r w:rsidRPr="001F7CD1">
        <w:rPr>
          <w:rFonts w:cs="Times New Roman"/>
          <w:bCs/>
          <w:sz w:val="24"/>
          <w:szCs w:val="24"/>
          <w:lang w:val="en-US"/>
        </w:rPr>
        <w:t xml:space="preserve"> Ông dành tình yêu thương cho tất cả những gì bình dị, gần gũi của quê hương. Tác giả cũng biết ơn quê hương và những người đã góp phần xây dựng quê hương</w:t>
      </w:r>
      <w:r w:rsidRPr="001F7CD1">
        <w:rPr>
          <w:rFonts w:cs="Times New Roman"/>
          <w:bCs/>
          <w:sz w:val="24"/>
          <w:szCs w:val="24"/>
          <w:lang w:val="vi-VN"/>
        </w:rPr>
        <w:t>.</w:t>
      </w:r>
    </w:p>
    <w:p w14:paraId="1EC966FF" w14:textId="77777777" w:rsidR="00F84FDE" w:rsidRPr="001F7CD1" w:rsidRDefault="00F84FDE" w:rsidP="00F84FDE">
      <w:pPr>
        <w:spacing w:before="60" w:after="60"/>
        <w:rPr>
          <w:rFonts w:cs="Times New Roman"/>
          <w:bCs/>
          <w:sz w:val="24"/>
          <w:szCs w:val="24"/>
          <w:lang w:val="vi-VN"/>
        </w:rPr>
      </w:pPr>
      <w:r w:rsidRPr="001F7CD1">
        <w:rPr>
          <w:rFonts w:cs="Times New Roman"/>
          <w:bCs/>
          <w:sz w:val="24"/>
          <w:szCs w:val="24"/>
          <w:lang w:val="vi-VN"/>
        </w:rPr>
        <w:t>- Nhận xét:</w:t>
      </w:r>
      <w:r w:rsidRPr="001F7CD1">
        <w:rPr>
          <w:rFonts w:cs="Times New Roman"/>
          <w:bCs/>
          <w:sz w:val="24"/>
          <w:szCs w:val="24"/>
          <w:lang w:val="en-US"/>
        </w:rPr>
        <w:t xml:space="preserve"> Tình cảm của tác giả được thể hiện qua những hình ảnh, ngôn ngữ mượt mà, giàu chất thơ.</w:t>
      </w:r>
      <w:r w:rsidRPr="001F7CD1">
        <w:rPr>
          <w:rFonts w:cs="Times New Roman"/>
          <w:bCs/>
          <w:sz w:val="24"/>
          <w:szCs w:val="24"/>
          <w:lang w:val="vi-VN"/>
        </w:rPr>
        <w:t xml:space="preserve"> Đó là tình</w:t>
      </w:r>
      <w:r w:rsidRPr="001F7CD1">
        <w:rPr>
          <w:rFonts w:cs="Times New Roman"/>
          <w:bCs/>
          <w:sz w:val="24"/>
          <w:szCs w:val="24"/>
          <w:lang w:val="en-US"/>
        </w:rPr>
        <w:t xml:space="preserve"> cảm chân thành,</w:t>
      </w:r>
      <w:r w:rsidRPr="001F7CD1">
        <w:rPr>
          <w:rFonts w:cs="Times New Roman"/>
          <w:bCs/>
          <w:sz w:val="24"/>
          <w:szCs w:val="24"/>
          <w:lang w:val="vi-VN"/>
        </w:rPr>
        <w:t xml:space="preserve"> sâu sắc, mãnh liệt</w:t>
      </w:r>
      <w:r w:rsidRPr="001F7CD1">
        <w:rPr>
          <w:rFonts w:cs="Times New Roman"/>
          <w:bCs/>
          <w:sz w:val="24"/>
          <w:szCs w:val="24"/>
          <w:lang w:val="en-US"/>
        </w:rPr>
        <w:t xml:space="preserve">, </w:t>
      </w:r>
      <w:r w:rsidRPr="001F7CD1">
        <w:rPr>
          <w:rFonts w:cs="Times New Roman"/>
          <w:bCs/>
          <w:sz w:val="24"/>
          <w:szCs w:val="24"/>
          <w:lang w:val="vi-VN"/>
        </w:rPr>
        <w:t>đáng trân trọng</w:t>
      </w:r>
      <w:r w:rsidRPr="001F7CD1">
        <w:rPr>
          <w:rFonts w:cs="Times New Roman"/>
          <w:bCs/>
          <w:sz w:val="24"/>
          <w:szCs w:val="24"/>
          <w:lang w:val="en-US"/>
        </w:rPr>
        <w:t>,</w:t>
      </w:r>
      <w:r w:rsidRPr="001F7CD1">
        <w:rPr>
          <w:rFonts w:cs="Times New Roman"/>
          <w:bCs/>
          <w:sz w:val="24"/>
          <w:szCs w:val="24"/>
          <w:lang w:val="vi-VN"/>
        </w:rPr>
        <w:t xml:space="preserve"> tự hào và ngợi ca.</w:t>
      </w:r>
    </w:p>
    <w:p w14:paraId="043F253E" w14:textId="18AA4B49" w:rsidR="00F84FDE" w:rsidRPr="001F7CD1" w:rsidRDefault="00F84FDE" w:rsidP="00F84FDE">
      <w:pPr>
        <w:spacing w:before="60" w:after="60"/>
        <w:rPr>
          <w:rFonts w:cs="Times New Roman"/>
          <w:b/>
          <w:bCs/>
          <w:sz w:val="24"/>
          <w:szCs w:val="24"/>
          <w:lang w:val="vi-VN"/>
        </w:rPr>
      </w:pPr>
      <w:r w:rsidRPr="001F7CD1">
        <w:rPr>
          <w:rFonts w:cs="Times New Roman"/>
          <w:b/>
          <w:bCs/>
          <w:sz w:val="24"/>
          <w:szCs w:val="24"/>
          <w:lang w:val="vi-VN"/>
        </w:rPr>
        <w:t>Dạng câu hỏi</w:t>
      </w:r>
      <w:r w:rsidRPr="001F7CD1">
        <w:rPr>
          <w:rFonts w:cs="Times New Roman"/>
          <w:b/>
          <w:bCs/>
          <w:sz w:val="24"/>
          <w:szCs w:val="24"/>
          <w:lang w:val="en-US"/>
        </w:rPr>
        <w:t xml:space="preserve"> phát hiện và lí giải các giá trị văn hóa, triết lí nhân sinh </w:t>
      </w:r>
    </w:p>
    <w:p w14:paraId="05846C28" w14:textId="05ECEC54" w:rsidR="00F84FDE" w:rsidRPr="001F7CD1" w:rsidRDefault="00F84FDE" w:rsidP="00F84FDE">
      <w:pPr>
        <w:spacing w:before="60" w:after="60"/>
        <w:rPr>
          <w:rFonts w:cs="Times New Roman"/>
          <w:bCs/>
          <w:i/>
          <w:sz w:val="24"/>
          <w:szCs w:val="24"/>
          <w:lang w:val="vi-VN"/>
        </w:rPr>
      </w:pPr>
      <w:r w:rsidRPr="001F7CD1">
        <w:rPr>
          <w:rFonts w:cs="Times New Roman"/>
          <w:b/>
          <w:bCs/>
          <w:sz w:val="24"/>
          <w:szCs w:val="24"/>
          <w:lang w:val="vi-VN"/>
        </w:rPr>
        <w:t>Câu hỏ</w:t>
      </w:r>
      <w:r w:rsidRPr="001F7CD1">
        <w:rPr>
          <w:rFonts w:cs="Times New Roman"/>
          <w:b/>
          <w:bCs/>
          <w:sz w:val="24"/>
          <w:szCs w:val="24"/>
          <w:lang w:val="en-US"/>
        </w:rPr>
        <w:t>i</w:t>
      </w:r>
      <w:r w:rsidRPr="001F7CD1">
        <w:rPr>
          <w:rFonts w:cs="Times New Roman"/>
          <w:b/>
          <w:bCs/>
          <w:sz w:val="24"/>
          <w:szCs w:val="24"/>
          <w:lang w:val="vi-VN"/>
        </w:rPr>
        <w:t>:</w:t>
      </w:r>
      <w:r w:rsidRPr="001F7CD1">
        <w:rPr>
          <w:rFonts w:cs="Times New Roman"/>
          <w:bCs/>
          <w:sz w:val="24"/>
          <w:szCs w:val="24"/>
          <w:lang w:val="vi-VN"/>
        </w:rPr>
        <w:t xml:space="preserve"> Tác giả đã khẳng định điều gì qua câu văn:</w:t>
      </w:r>
      <w:r w:rsidRPr="001F7CD1">
        <w:rPr>
          <w:rFonts w:cs="Times New Roman"/>
          <w:bCs/>
          <w:i/>
          <w:sz w:val="24"/>
          <w:szCs w:val="24"/>
          <w:lang w:val="vi-VN"/>
        </w:rPr>
        <w:t xml:space="preserve"> </w:t>
      </w:r>
      <w:r w:rsidR="00301397" w:rsidRPr="001F7CD1">
        <w:rPr>
          <w:rFonts w:cs="Times New Roman"/>
          <w:bCs/>
          <w:i/>
          <w:sz w:val="24"/>
          <w:szCs w:val="24"/>
          <w:lang w:val="vi-VN"/>
        </w:rPr>
        <w:t>“</w:t>
      </w:r>
      <w:r w:rsidRPr="001F7CD1">
        <w:rPr>
          <w:rFonts w:cs="Times New Roman"/>
          <w:bCs/>
          <w:i/>
          <w:sz w:val="24"/>
          <w:szCs w:val="24"/>
          <w:lang w:val="vi-VN"/>
        </w:rPr>
        <w:t>Lịch sử đổi thay, con người đi qua, nhưng những thành phố còn lại</w:t>
      </w:r>
      <w:r w:rsidR="00301397" w:rsidRPr="001F7CD1">
        <w:rPr>
          <w:rFonts w:cs="Times New Roman"/>
          <w:bCs/>
          <w:i/>
          <w:sz w:val="24"/>
          <w:szCs w:val="24"/>
          <w:lang w:val="vi-VN"/>
        </w:rPr>
        <w:t>”</w:t>
      </w:r>
      <w:r w:rsidRPr="001F7CD1">
        <w:rPr>
          <w:rFonts w:cs="Times New Roman"/>
          <w:bCs/>
          <w:sz w:val="24"/>
          <w:szCs w:val="24"/>
          <w:lang w:val="vi-VN"/>
        </w:rPr>
        <w:t>?</w:t>
      </w:r>
    </w:p>
    <w:p w14:paraId="4435E996" w14:textId="77777777" w:rsidR="00F84FDE" w:rsidRPr="001F7CD1" w:rsidRDefault="00F84FDE" w:rsidP="00F84FDE">
      <w:pPr>
        <w:spacing w:before="60" w:after="60"/>
        <w:rPr>
          <w:rFonts w:cs="Times New Roman"/>
          <w:bCs/>
          <w:i/>
          <w:sz w:val="24"/>
          <w:szCs w:val="24"/>
          <w:lang w:val="vi-VN"/>
        </w:rPr>
      </w:pPr>
      <w:r w:rsidRPr="001F7CD1">
        <w:rPr>
          <w:rFonts w:cs="Times New Roman"/>
          <w:b/>
          <w:bCs/>
          <w:sz w:val="24"/>
          <w:szCs w:val="24"/>
          <w:lang w:val="vi-VN"/>
        </w:rPr>
        <w:t>Trả lời:</w:t>
      </w:r>
    </w:p>
    <w:p w14:paraId="634EFC07" w14:textId="7D497D25" w:rsidR="00F84FDE" w:rsidRPr="001F7CD1" w:rsidRDefault="00F84FDE" w:rsidP="00F84FDE">
      <w:pPr>
        <w:spacing w:before="60" w:after="60"/>
        <w:rPr>
          <w:rFonts w:cs="Times New Roman"/>
          <w:bCs/>
          <w:sz w:val="24"/>
          <w:szCs w:val="24"/>
          <w:lang w:val="vi-VN"/>
        </w:rPr>
      </w:pPr>
      <w:r w:rsidRPr="001F7CD1">
        <w:rPr>
          <w:rFonts w:cs="Times New Roman"/>
          <w:bCs/>
          <w:sz w:val="24"/>
          <w:szCs w:val="24"/>
          <w:lang w:val="vi-VN"/>
        </w:rPr>
        <w:t xml:space="preserve">- </w:t>
      </w:r>
      <w:r w:rsidRPr="001F7CD1">
        <w:rPr>
          <w:rFonts w:cs="Times New Roman"/>
          <w:bCs/>
          <w:sz w:val="24"/>
          <w:szCs w:val="24"/>
          <w:lang w:val="en-US"/>
        </w:rPr>
        <w:t>C</w:t>
      </w:r>
      <w:r w:rsidRPr="001F7CD1">
        <w:rPr>
          <w:rFonts w:cs="Times New Roman"/>
          <w:bCs/>
          <w:sz w:val="24"/>
          <w:szCs w:val="24"/>
          <w:lang w:val="vi-VN"/>
        </w:rPr>
        <w:t>âu văn:</w:t>
      </w:r>
      <w:r w:rsidRPr="001F7CD1">
        <w:rPr>
          <w:rFonts w:cs="Times New Roman"/>
          <w:bCs/>
          <w:i/>
          <w:sz w:val="24"/>
          <w:szCs w:val="24"/>
          <w:lang w:val="vi-VN"/>
        </w:rPr>
        <w:t xml:space="preserve"> </w:t>
      </w:r>
      <w:r w:rsidR="00301397" w:rsidRPr="001F7CD1">
        <w:rPr>
          <w:rFonts w:cs="Times New Roman"/>
          <w:bCs/>
          <w:i/>
          <w:sz w:val="24"/>
          <w:szCs w:val="24"/>
          <w:lang w:val="vi-VN"/>
        </w:rPr>
        <w:t>“</w:t>
      </w:r>
      <w:r w:rsidRPr="001F7CD1">
        <w:rPr>
          <w:rFonts w:cs="Times New Roman"/>
          <w:bCs/>
          <w:i/>
          <w:sz w:val="24"/>
          <w:szCs w:val="24"/>
          <w:lang w:val="vi-VN"/>
        </w:rPr>
        <w:t>Lịch sử đổi thay, con người đi qua, nhưng những thành phố còn lại</w:t>
      </w:r>
      <w:r w:rsidR="00301397" w:rsidRPr="001F7CD1">
        <w:rPr>
          <w:rFonts w:cs="Times New Roman"/>
          <w:bCs/>
          <w:i/>
          <w:sz w:val="24"/>
          <w:szCs w:val="24"/>
          <w:lang w:val="vi-VN"/>
        </w:rPr>
        <w:t>”</w:t>
      </w:r>
      <w:r w:rsidRPr="001F7CD1">
        <w:rPr>
          <w:rFonts w:cs="Times New Roman"/>
          <w:bCs/>
          <w:sz w:val="24"/>
          <w:szCs w:val="24"/>
          <w:lang w:val="vi-VN"/>
        </w:rPr>
        <w:t xml:space="preserve"> đã khẳng định: </w:t>
      </w:r>
      <w:r w:rsidR="00301397" w:rsidRPr="001F7CD1">
        <w:rPr>
          <w:rFonts w:cs="Times New Roman"/>
          <w:bCs/>
          <w:sz w:val="24"/>
          <w:szCs w:val="24"/>
          <w:lang w:val="vi-VN"/>
        </w:rPr>
        <w:t>“</w:t>
      </w:r>
      <w:r w:rsidRPr="001F7CD1">
        <w:rPr>
          <w:rFonts w:cs="Times New Roman"/>
          <w:bCs/>
          <w:sz w:val="24"/>
          <w:szCs w:val="24"/>
          <w:lang w:val="vi-VN"/>
        </w:rPr>
        <w:t>đổi thay</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đi qua</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còn lại</w:t>
      </w:r>
      <w:r w:rsidR="00301397" w:rsidRPr="001F7CD1">
        <w:rPr>
          <w:rFonts w:cs="Times New Roman"/>
          <w:bCs/>
          <w:sz w:val="24"/>
          <w:szCs w:val="24"/>
          <w:lang w:val="vi-VN"/>
        </w:rPr>
        <w:t>”</w:t>
      </w:r>
      <w:r w:rsidRPr="001F7CD1">
        <w:rPr>
          <w:rFonts w:cs="Times New Roman"/>
          <w:bCs/>
          <w:sz w:val="24"/>
          <w:szCs w:val="24"/>
          <w:lang w:val="vi-VN"/>
        </w:rPr>
        <w:t xml:space="preserve"> không chỉ là những động từ thể hiện sự biến đổi, dịch chuyển hay sự tiếp tục mà còn ẩn chứa sự đối lập giữa sự trôi chảy, biến đổi với sự bất biến, trường tồn. </w:t>
      </w:r>
    </w:p>
    <w:p w14:paraId="68277EE5" w14:textId="77777777" w:rsidR="00F84FDE" w:rsidRPr="001F7CD1" w:rsidRDefault="00F84FDE" w:rsidP="00F84FDE">
      <w:pPr>
        <w:spacing w:before="60" w:after="60"/>
        <w:rPr>
          <w:rFonts w:cs="Times New Roman"/>
          <w:bCs/>
          <w:sz w:val="24"/>
          <w:szCs w:val="24"/>
          <w:lang w:val="vi-VN"/>
        </w:rPr>
      </w:pPr>
      <w:r w:rsidRPr="001F7CD1">
        <w:rPr>
          <w:rFonts w:cs="Times New Roman"/>
          <w:b/>
          <w:bCs/>
          <w:sz w:val="24"/>
          <w:szCs w:val="24"/>
          <w:lang w:val="vi-VN"/>
        </w:rPr>
        <w:t>-</w:t>
      </w:r>
      <w:r w:rsidRPr="001F7CD1">
        <w:rPr>
          <w:rFonts w:cs="Times New Roman"/>
          <w:bCs/>
          <w:sz w:val="24"/>
          <w:szCs w:val="24"/>
          <w:lang w:val="vi-VN"/>
        </w:rPr>
        <w:t xml:space="preserve"> Qua đó, tác giả muốn khẳng định với chúng ta về sự trường tồn, bất biến của những giá trị văn hóa vật thể và phi vật thể của thành phố Huế nói riêng và các thành phố khác nói chung. Thời gian vận động, biến đổi không ngừng, các giai đoạn lịch sử sẽ khác đi, các thế hệ con người cũng sẽ thay đổi nhưng vẻ đẹp về văn hóa, cảnh sắc, cốt cách con người Huế thì vẫn còn mãi.</w:t>
      </w:r>
      <w:r w:rsidRPr="001F7CD1">
        <w:rPr>
          <w:rFonts w:cs="Times New Roman"/>
          <w:bCs/>
          <w:sz w:val="24"/>
          <w:szCs w:val="24"/>
          <w:lang w:val="en-US"/>
        </w:rPr>
        <w:t xml:space="preserve"> </w:t>
      </w:r>
      <w:r w:rsidRPr="001F7CD1">
        <w:rPr>
          <w:rFonts w:cs="Times New Roman"/>
          <w:bCs/>
          <w:sz w:val="24"/>
          <w:szCs w:val="24"/>
          <w:lang w:val="vi-VN"/>
        </w:rPr>
        <w:t>Từ đó mỗi chúng ta hãy giữ gìn, bảo vệ những giá trị văn hóa của đất nước.</w:t>
      </w:r>
    </w:p>
    <w:p w14:paraId="4E3BF5AD" w14:textId="77777777" w:rsidR="00F84FDE" w:rsidRPr="001F7CD1" w:rsidRDefault="00F84FDE" w:rsidP="00F84FDE">
      <w:pPr>
        <w:spacing w:before="60" w:after="60"/>
        <w:rPr>
          <w:rFonts w:cs="Times New Roman"/>
          <w:bCs/>
          <w:sz w:val="24"/>
          <w:szCs w:val="24"/>
          <w:lang w:val="vi-VN"/>
        </w:rPr>
      </w:pPr>
    </w:p>
    <w:p w14:paraId="29BB3949" w14:textId="77777777" w:rsidR="00F84FDE" w:rsidRPr="001F7CD1" w:rsidRDefault="00F84FDE" w:rsidP="00F84FDE">
      <w:pPr>
        <w:spacing w:before="60" w:after="60"/>
        <w:rPr>
          <w:rFonts w:cs="Times New Roman"/>
          <w:b/>
          <w:bCs/>
          <w:sz w:val="24"/>
          <w:szCs w:val="24"/>
          <w:lang w:val="vi-VN"/>
        </w:rPr>
      </w:pPr>
      <w:r w:rsidRPr="001F7CD1">
        <w:rPr>
          <w:rFonts w:cs="Times New Roman"/>
          <w:b/>
          <w:bCs/>
          <w:sz w:val="24"/>
          <w:szCs w:val="24"/>
          <w:lang w:val="vi-VN"/>
        </w:rPr>
        <w:t xml:space="preserve">Ví dụ 3: </w:t>
      </w:r>
    </w:p>
    <w:p w14:paraId="0E917FD0" w14:textId="77777777" w:rsidR="00F84FDE" w:rsidRPr="001F7CD1" w:rsidRDefault="00F84FDE" w:rsidP="00F84FDE">
      <w:pPr>
        <w:spacing w:before="60" w:after="60"/>
        <w:rPr>
          <w:rFonts w:cs="Times New Roman"/>
          <w:bCs/>
          <w:i/>
          <w:sz w:val="24"/>
          <w:szCs w:val="24"/>
          <w:lang w:val="vi-VN"/>
        </w:rPr>
      </w:pPr>
      <w:r w:rsidRPr="001F7CD1">
        <w:rPr>
          <w:rFonts w:cs="Times New Roman"/>
          <w:bCs/>
          <w:i/>
          <w:sz w:val="24"/>
          <w:szCs w:val="24"/>
          <w:lang w:val="vi-VN"/>
        </w:rPr>
        <w:tab/>
        <w:t>…(1) Và một đêm, bị bà tôi mắng nhiếc tàn tệ, tôi uất ức thầm thì khóc tới một hai giờ. Rồi nhọc quá, tôi ngủ thiếp đi lúc nào không rõ. Thoát khỏi những sự đau tủi giày vò, tâm hồn tôi lại trở nên thư thái đi vào một cảnh mộng rất tươi sáng. Đó là một buổi tối tôi đi học thêm ở nhà một người bạn học, trên con đường vắng về nhà. Dưới ánh trăng bàng bạc bỗng hiện ra một bóng người mảnh dẻ, nhẹ bước trên bóng những cành lá xoan tây mờ mờ xao động suốt dải đường nhựa lấp loáng. Tôi vội chạy theo, nhưng không kêu gọi. Bóng người liền quay lại. Tôi thoáng thấy hai con mắt long lanh trên gương mặt trắng mát chiếu lên nhìn tôi. Trước chiều gió, những sợi tóc bay xoã ra như tơ, phấp phới dưới vành trăng ngọc.</w:t>
      </w:r>
    </w:p>
    <w:p w14:paraId="7EE0FD50" w14:textId="77777777" w:rsidR="00F84FDE" w:rsidRPr="001F7CD1" w:rsidRDefault="00F84FDE" w:rsidP="00F84FDE">
      <w:pPr>
        <w:spacing w:before="60" w:after="60"/>
        <w:rPr>
          <w:rFonts w:cs="Times New Roman"/>
          <w:bCs/>
          <w:i/>
          <w:sz w:val="24"/>
          <w:szCs w:val="24"/>
          <w:lang w:val="vi-VN"/>
        </w:rPr>
      </w:pPr>
      <w:r w:rsidRPr="001F7CD1">
        <w:rPr>
          <w:rFonts w:cs="Times New Roman"/>
          <w:bCs/>
          <w:i/>
          <w:sz w:val="24"/>
          <w:szCs w:val="24"/>
          <w:lang w:val="vi-VN"/>
        </w:rPr>
        <w:tab/>
        <w:t xml:space="preserve">(2) Tôi vội nắm lấy hai cánh tay ẻo lả của người con gái nhỏ tuổi ấy giơ ra đón tôi như trao cho tôi, muốn đưa đi chạy nhảy, múa hát hay nô đùa thế nào thì muốn. Bao nhiêu phút giờ không rõ, tôi và cô bé có một da thịt ấm áp và những tiếng nói âu yếm thơm tho kia đầu tựa vào vai nhau, im lặng trong con mắt nhìn thẫn thờ như xót thương, như san sẻ, chia đắp cho nhau. Không biết trong lòng cô bé đó có những cảm tưởng gì đương nảy nở. Riêng tôi, tôi thấy hồi hộp, ngực lạnh hẳn đi. Tôi chẳng còn nghĩ đến cảnh đời đày đoạ của tôi nữa. Lắm phen tôi muốn cất một tiếng nói bên tai cô, nhưng vừa trông qua vẻ mặt dịu hiền với đôi mắt lặng lẽ và những sợi tóc nhẹ nhàng phấp phới kia, tôi lại run sợ, ngồi im. Dần dần, tôi thiu thiu ngủ trong đôi mắt và hơi thở của cô bé mảnh dẻ. Trên bờ đê, ở chỗ chúng tôi ngồi, những vụn lá xoan vàng luôn luôn bay lên, tản mạn ra các nơi. Đồng thời lại có những vụn lá khác như bụi của vành trăng trong biếc loang loáng rơi xuống, rắc cả lên mái tóc chúng tôi và bay cả vào lòng chúng tôi. Thu - tên cô bé mảnh dẻ dịu dàng đã sống với tôi những giây phút êm đềm trong mơ ấy - là một cô học trò bằng trạc tôi. Hàng ngày Thu cùng với tôi đi về một đường. Trường học Thu cách trường học tôi chưa đầy một trăm thước, cách nhau có một bờ hè, một đầu đường và một hàng cây. Muốn tránh sự lôi thôi xảy ra cho bọn trò nhỏ (bao giờ gây lỗi cũng là bọn trò trai) bà đốc trường Thu bao giờ cũng để học trò mình về sau. Nhưng tôi cứ lùi lại để gặp Thu, hoặc đứng dưới mái hiên ở đầu đường chờ Thu đi qua. Mới mười ba tuổi, đối với người con gái nhỏ ấy, tôi không hề có ý nghĩ gì vẩn đục cả. Tôi chờ đợi Thu, ngóng trông Thu như thế chỉ vì nhớ tiếc một buổi sáng. </w:t>
      </w:r>
    </w:p>
    <w:p w14:paraId="1862F374" w14:textId="77777777" w:rsidR="00F84FDE" w:rsidRPr="001F7CD1" w:rsidRDefault="00F84FDE" w:rsidP="00B236D8">
      <w:pPr>
        <w:spacing w:before="60" w:after="60"/>
        <w:jc w:val="right"/>
        <w:rPr>
          <w:rFonts w:cs="Times New Roman"/>
          <w:bCs/>
          <w:sz w:val="24"/>
          <w:szCs w:val="24"/>
          <w:lang w:val="vi-VN"/>
        </w:rPr>
      </w:pPr>
      <w:r w:rsidRPr="001F7CD1">
        <w:rPr>
          <w:rFonts w:cs="Times New Roman"/>
          <w:bCs/>
          <w:sz w:val="24"/>
          <w:szCs w:val="24"/>
          <w:lang w:val="vi-VN"/>
        </w:rPr>
        <w:t xml:space="preserve">(Trích </w:t>
      </w:r>
      <w:r w:rsidRPr="001F7CD1">
        <w:rPr>
          <w:rFonts w:cs="Times New Roman"/>
          <w:bCs/>
          <w:i/>
          <w:sz w:val="24"/>
          <w:szCs w:val="24"/>
          <w:lang w:val="vi-VN"/>
        </w:rPr>
        <w:t>Trong đêm đông, Những ngày thơ ấu,</w:t>
      </w:r>
      <w:r w:rsidRPr="001F7CD1">
        <w:rPr>
          <w:rFonts w:cs="Times New Roman"/>
          <w:bCs/>
          <w:sz w:val="24"/>
          <w:szCs w:val="24"/>
          <w:lang w:val="vi-VN"/>
        </w:rPr>
        <w:t xml:space="preserve"> Nguyên Hồng, NXB Văn học) </w:t>
      </w:r>
    </w:p>
    <w:p w14:paraId="70A338E4" w14:textId="77777777" w:rsidR="00F84FDE" w:rsidRPr="001F7CD1" w:rsidRDefault="00F84FDE" w:rsidP="00F84FDE">
      <w:pPr>
        <w:spacing w:before="60" w:after="60"/>
        <w:rPr>
          <w:rFonts w:cs="Times New Roman"/>
          <w:b/>
          <w:bCs/>
          <w:sz w:val="24"/>
          <w:szCs w:val="24"/>
          <w:lang w:val="vi-VN"/>
        </w:rPr>
      </w:pPr>
      <w:r w:rsidRPr="001F7CD1">
        <w:rPr>
          <w:rFonts w:cs="Times New Roman"/>
          <w:b/>
          <w:bCs/>
          <w:sz w:val="24"/>
          <w:szCs w:val="24"/>
          <w:lang w:val="vi-VN"/>
        </w:rPr>
        <w:lastRenderedPageBreak/>
        <w:t xml:space="preserve">Dạng câu hỏi </w:t>
      </w:r>
      <w:r w:rsidRPr="001F7CD1">
        <w:rPr>
          <w:rFonts w:cs="Times New Roman"/>
          <w:b/>
          <w:bCs/>
          <w:sz w:val="24"/>
          <w:szCs w:val="24"/>
          <w:lang w:val="en-US"/>
        </w:rPr>
        <w:t>phân tích được những đặc điểm của hình tượng trung tâm trong phóng sự, hồi kí, nhật kí; lí giải được vai trò, ý nghĩa của hình tượng này trong tác phẩm.</w:t>
      </w:r>
    </w:p>
    <w:p w14:paraId="40CA6882" w14:textId="77777777" w:rsidR="00F84FDE" w:rsidRPr="001F7CD1" w:rsidRDefault="00F84FDE" w:rsidP="00F84FDE">
      <w:pPr>
        <w:spacing w:before="60" w:after="60"/>
        <w:rPr>
          <w:rFonts w:cs="Times New Roman"/>
          <w:bCs/>
          <w:sz w:val="24"/>
          <w:szCs w:val="24"/>
          <w:lang w:val="vi-VN"/>
        </w:rPr>
      </w:pPr>
      <w:r w:rsidRPr="001F7CD1">
        <w:rPr>
          <w:rFonts w:cs="Times New Roman"/>
          <w:b/>
          <w:bCs/>
          <w:sz w:val="24"/>
          <w:szCs w:val="24"/>
          <w:lang w:val="vi-VN"/>
        </w:rPr>
        <w:t xml:space="preserve">Câu hỏi: </w:t>
      </w:r>
      <w:r w:rsidRPr="001F7CD1">
        <w:rPr>
          <w:rFonts w:cs="Times New Roman"/>
          <w:bCs/>
          <w:sz w:val="24"/>
          <w:szCs w:val="24"/>
          <w:lang w:val="vi-VN"/>
        </w:rPr>
        <w:t>Nêu ý nghĩa hình tượng nhân vật tôi trong đoạn trích trên.</w:t>
      </w:r>
    </w:p>
    <w:p w14:paraId="30180970" w14:textId="77777777" w:rsidR="00F84FDE" w:rsidRPr="001F7CD1" w:rsidRDefault="00F84FDE" w:rsidP="00F84FDE">
      <w:pPr>
        <w:spacing w:before="60" w:after="60"/>
        <w:rPr>
          <w:rFonts w:cs="Times New Roman"/>
          <w:bCs/>
          <w:sz w:val="24"/>
          <w:szCs w:val="24"/>
          <w:lang w:val="vi-VN"/>
        </w:rPr>
      </w:pPr>
      <w:r w:rsidRPr="001F7CD1">
        <w:rPr>
          <w:rFonts w:cs="Times New Roman"/>
          <w:b/>
          <w:bCs/>
          <w:sz w:val="24"/>
          <w:szCs w:val="24"/>
          <w:lang w:val="vi-VN"/>
        </w:rPr>
        <w:t>Trả lời</w:t>
      </w:r>
      <w:r w:rsidRPr="001F7CD1">
        <w:rPr>
          <w:rFonts w:cs="Times New Roman"/>
          <w:bCs/>
          <w:sz w:val="24"/>
          <w:szCs w:val="24"/>
          <w:lang w:val="vi-VN"/>
        </w:rPr>
        <w:t xml:space="preserve">: </w:t>
      </w:r>
    </w:p>
    <w:p w14:paraId="252EC8BC" w14:textId="77777777" w:rsidR="00F84FDE" w:rsidRPr="001F7CD1" w:rsidRDefault="00F84FDE" w:rsidP="00F84FDE">
      <w:pPr>
        <w:spacing w:before="60" w:after="60"/>
        <w:rPr>
          <w:rFonts w:cs="Times New Roman"/>
          <w:bCs/>
          <w:sz w:val="24"/>
          <w:szCs w:val="24"/>
          <w:lang w:val="en-US"/>
        </w:rPr>
      </w:pPr>
      <w:r w:rsidRPr="001F7CD1">
        <w:rPr>
          <w:rFonts w:cs="Times New Roman"/>
          <w:bCs/>
          <w:sz w:val="24"/>
          <w:szCs w:val="24"/>
          <w:lang w:val="vi-VN"/>
        </w:rPr>
        <w:t xml:space="preserve">+ </w:t>
      </w:r>
      <w:r w:rsidRPr="001F7CD1">
        <w:rPr>
          <w:rFonts w:cs="Times New Roman"/>
          <w:bCs/>
          <w:sz w:val="24"/>
          <w:szCs w:val="24"/>
          <w:lang w:val="en-US"/>
        </w:rPr>
        <w:t>Nhân vật tôi là nhân vật trung tâm của đoạn trích trên</w:t>
      </w:r>
      <w:r w:rsidRPr="001F7CD1">
        <w:rPr>
          <w:rFonts w:cs="Times New Roman"/>
          <w:bCs/>
          <w:sz w:val="24"/>
          <w:szCs w:val="24"/>
          <w:lang w:val="vi-VN"/>
        </w:rPr>
        <w:t>. Nhân vật tôi không nhận được tình yêu thương của những người trong gia đình. Bởi vậy mà nhân vật luôn thiếu thốn tình cảm, luôn hi vọng có người che chở, yêu thương và sẻ chia cùng mình</w:t>
      </w:r>
      <w:r w:rsidRPr="001F7CD1">
        <w:rPr>
          <w:rFonts w:cs="Times New Roman"/>
          <w:bCs/>
          <w:sz w:val="24"/>
          <w:szCs w:val="24"/>
          <w:lang w:val="en-US"/>
        </w:rPr>
        <w:t>.</w:t>
      </w:r>
    </w:p>
    <w:p w14:paraId="0ED78CDF" w14:textId="48239BE9" w:rsidR="00F84FDE" w:rsidRPr="001F7CD1" w:rsidRDefault="00F84FDE" w:rsidP="00F84FDE">
      <w:pPr>
        <w:spacing w:before="60" w:after="60"/>
        <w:rPr>
          <w:rFonts w:cs="Times New Roman"/>
          <w:bCs/>
          <w:sz w:val="24"/>
          <w:szCs w:val="24"/>
          <w:lang w:val="vi-VN"/>
        </w:rPr>
      </w:pPr>
      <w:r w:rsidRPr="001F7CD1">
        <w:rPr>
          <w:rFonts w:cs="Times New Roman"/>
          <w:bCs/>
          <w:sz w:val="24"/>
          <w:szCs w:val="24"/>
          <w:lang w:val="vi-VN"/>
        </w:rPr>
        <w:t>+ Ý nghĩa: Qua nhân vật tôi nhà văn bộc lộ vẻ đẹp tâm hồn của mình thời thơ ấu và những khao khát giản dị, đời thường; làm cho câu chuyện kể lại thêm phần chân thực, sinh động.</w:t>
      </w:r>
    </w:p>
    <w:p w14:paraId="11B975E7" w14:textId="77777777" w:rsidR="00F84FDE" w:rsidRPr="001F7CD1" w:rsidRDefault="00F84FDE" w:rsidP="00F84FDE">
      <w:pPr>
        <w:spacing w:before="60" w:after="60"/>
        <w:rPr>
          <w:rFonts w:cs="Times New Roman"/>
          <w:b/>
          <w:bCs/>
          <w:sz w:val="24"/>
          <w:szCs w:val="24"/>
          <w:lang w:val="vi-VN"/>
        </w:rPr>
      </w:pPr>
      <w:r w:rsidRPr="001F7CD1">
        <w:rPr>
          <w:rFonts w:cs="Times New Roman"/>
          <w:b/>
          <w:bCs/>
          <w:sz w:val="24"/>
          <w:szCs w:val="24"/>
          <w:lang w:val="vi-VN"/>
        </w:rPr>
        <w:t>Dạng câu hỏi phân tích, lí giải một số thủ pháp nghệ thuật như: miêu tả, trần thuật; sự kết hợp chi tiết, sự kiện hiện thực với trải nghiệm, yếu tố chủ quan của người viết trong việc thể hiện nội dung văn bản.</w:t>
      </w:r>
    </w:p>
    <w:p w14:paraId="12ECE055" w14:textId="77777777" w:rsidR="00F84FDE" w:rsidRPr="001F7CD1" w:rsidRDefault="00F84FDE" w:rsidP="00F84FDE">
      <w:pPr>
        <w:spacing w:before="60" w:after="60"/>
        <w:rPr>
          <w:rFonts w:cs="Times New Roman"/>
          <w:bCs/>
          <w:sz w:val="24"/>
          <w:szCs w:val="24"/>
          <w:lang w:val="vi-VN"/>
        </w:rPr>
      </w:pPr>
      <w:r w:rsidRPr="001F7CD1">
        <w:rPr>
          <w:rFonts w:cs="Times New Roman"/>
          <w:b/>
          <w:bCs/>
          <w:sz w:val="24"/>
          <w:szCs w:val="24"/>
          <w:lang w:val="vi-VN"/>
        </w:rPr>
        <w:t xml:space="preserve">Câu hỏi: </w:t>
      </w:r>
      <w:r w:rsidRPr="001F7CD1">
        <w:rPr>
          <w:rFonts w:cs="Times New Roman"/>
          <w:bCs/>
          <w:sz w:val="24"/>
          <w:szCs w:val="24"/>
          <w:lang w:val="vi-VN"/>
        </w:rPr>
        <w:t>Phân tích sự kết hợp 2 thủ pháp nghệ thuật miêu tả và trần thuật ở đoạn (1) của văn bản trên.</w:t>
      </w:r>
    </w:p>
    <w:p w14:paraId="2466E650" w14:textId="77777777" w:rsidR="00F84FDE" w:rsidRPr="001F7CD1" w:rsidRDefault="00F84FDE" w:rsidP="00F84FDE">
      <w:pPr>
        <w:spacing w:before="60" w:after="60"/>
        <w:rPr>
          <w:rFonts w:cs="Times New Roman"/>
          <w:b/>
          <w:bCs/>
          <w:sz w:val="24"/>
          <w:szCs w:val="24"/>
          <w:lang w:val="vi-VN"/>
        </w:rPr>
      </w:pPr>
      <w:r w:rsidRPr="001F7CD1">
        <w:rPr>
          <w:rFonts w:cs="Times New Roman"/>
          <w:b/>
          <w:bCs/>
          <w:sz w:val="24"/>
          <w:szCs w:val="24"/>
          <w:lang w:val="vi-VN"/>
        </w:rPr>
        <w:t xml:space="preserve">Trả lời: </w:t>
      </w:r>
    </w:p>
    <w:p w14:paraId="1A9E3ED7" w14:textId="77777777" w:rsidR="00F84FDE" w:rsidRPr="001F7CD1" w:rsidRDefault="00F84FDE" w:rsidP="00F84FDE">
      <w:pPr>
        <w:spacing w:before="60" w:after="60"/>
        <w:rPr>
          <w:rFonts w:cs="Times New Roman"/>
          <w:bCs/>
          <w:sz w:val="24"/>
          <w:szCs w:val="24"/>
          <w:lang w:val="vi-VN"/>
        </w:rPr>
      </w:pPr>
      <w:r w:rsidRPr="001F7CD1">
        <w:rPr>
          <w:rFonts w:cs="Times New Roman"/>
          <w:b/>
          <w:bCs/>
          <w:sz w:val="24"/>
          <w:szCs w:val="24"/>
          <w:lang w:val="vi-VN"/>
        </w:rPr>
        <w:t xml:space="preserve">- </w:t>
      </w:r>
      <w:r w:rsidRPr="001F7CD1">
        <w:rPr>
          <w:rFonts w:cs="Times New Roman"/>
          <w:bCs/>
          <w:sz w:val="24"/>
          <w:szCs w:val="24"/>
          <w:lang w:val="vi-VN"/>
        </w:rPr>
        <w:t>Thủ pháp trần thuật: kể về việc</w:t>
      </w:r>
      <w:r w:rsidRPr="001F7CD1">
        <w:rPr>
          <w:rFonts w:cs="Times New Roman"/>
          <w:bCs/>
          <w:i/>
          <w:sz w:val="24"/>
          <w:szCs w:val="24"/>
          <w:lang w:val="en-US"/>
        </w:rPr>
        <w:t xml:space="preserve"> </w:t>
      </w:r>
      <w:r w:rsidRPr="001F7CD1">
        <w:rPr>
          <w:rFonts w:cs="Times New Roman"/>
          <w:bCs/>
          <w:sz w:val="24"/>
          <w:szCs w:val="24"/>
          <w:lang w:val="en-US"/>
        </w:rPr>
        <w:t>một đêm</w:t>
      </w:r>
      <w:r w:rsidRPr="001F7CD1">
        <w:rPr>
          <w:rFonts w:cs="Times New Roman"/>
          <w:bCs/>
          <w:sz w:val="24"/>
          <w:szCs w:val="24"/>
          <w:lang w:val="vi-VN"/>
        </w:rPr>
        <w:t xml:space="preserve"> nhân vật tôi </w:t>
      </w:r>
      <w:r w:rsidRPr="001F7CD1">
        <w:rPr>
          <w:rFonts w:cs="Times New Roman"/>
          <w:bCs/>
          <w:sz w:val="24"/>
          <w:szCs w:val="24"/>
          <w:lang w:val="en-US"/>
        </w:rPr>
        <w:t>bị bà mắng</w:t>
      </w:r>
      <w:r w:rsidRPr="001F7CD1">
        <w:rPr>
          <w:rFonts w:cs="Times New Roman"/>
          <w:bCs/>
          <w:sz w:val="24"/>
          <w:szCs w:val="24"/>
          <w:lang w:val="vi-VN"/>
        </w:rPr>
        <w:t>. Nhân vật</w:t>
      </w:r>
      <w:r w:rsidRPr="001F7CD1">
        <w:rPr>
          <w:rFonts w:cs="Times New Roman"/>
          <w:bCs/>
          <w:sz w:val="24"/>
          <w:szCs w:val="24"/>
          <w:lang w:val="en-US"/>
        </w:rPr>
        <w:t xml:space="preserve"> tôi khóc tới một hai giờ</w:t>
      </w:r>
      <w:r w:rsidRPr="001F7CD1">
        <w:rPr>
          <w:rFonts w:cs="Times New Roman"/>
          <w:bCs/>
          <w:sz w:val="24"/>
          <w:szCs w:val="24"/>
          <w:lang w:val="vi-VN"/>
        </w:rPr>
        <w:t>,</w:t>
      </w:r>
      <w:r w:rsidRPr="001F7CD1">
        <w:rPr>
          <w:rFonts w:cs="Times New Roman"/>
          <w:bCs/>
          <w:sz w:val="24"/>
          <w:szCs w:val="24"/>
          <w:lang w:val="en-US"/>
        </w:rPr>
        <w:t xml:space="preserve"> rồi nhọc quá</w:t>
      </w:r>
      <w:r w:rsidRPr="001F7CD1">
        <w:rPr>
          <w:rFonts w:cs="Times New Roman"/>
          <w:bCs/>
          <w:sz w:val="24"/>
          <w:szCs w:val="24"/>
          <w:lang w:val="vi-VN"/>
        </w:rPr>
        <w:t xml:space="preserve"> và</w:t>
      </w:r>
      <w:r w:rsidRPr="001F7CD1">
        <w:rPr>
          <w:rFonts w:cs="Times New Roman"/>
          <w:bCs/>
          <w:sz w:val="24"/>
          <w:szCs w:val="24"/>
          <w:lang w:val="en-US"/>
        </w:rPr>
        <w:t xml:space="preserve"> ngủ thiếp đi.</w:t>
      </w:r>
      <w:r w:rsidRPr="001F7CD1">
        <w:rPr>
          <w:rFonts w:cs="Times New Roman"/>
          <w:bCs/>
          <w:sz w:val="24"/>
          <w:szCs w:val="24"/>
          <w:lang w:val="vi-VN"/>
        </w:rPr>
        <w:t xml:space="preserve"> </w:t>
      </w:r>
      <w:r w:rsidRPr="001F7CD1">
        <w:rPr>
          <w:rFonts w:cs="Times New Roman"/>
          <w:bCs/>
          <w:sz w:val="24"/>
          <w:szCs w:val="24"/>
          <w:lang w:val="en-US"/>
        </w:rPr>
        <w:t>N</w:t>
      </w:r>
      <w:r w:rsidRPr="001F7CD1">
        <w:rPr>
          <w:rFonts w:cs="Times New Roman"/>
          <w:bCs/>
          <w:sz w:val="24"/>
          <w:szCs w:val="24"/>
          <w:lang w:val="vi-VN"/>
        </w:rPr>
        <w:t xml:space="preserve">hân vật </w:t>
      </w:r>
      <w:r w:rsidRPr="001F7CD1">
        <w:rPr>
          <w:rFonts w:cs="Times New Roman"/>
          <w:bCs/>
          <w:sz w:val="24"/>
          <w:szCs w:val="24"/>
          <w:lang w:val="en-US"/>
        </w:rPr>
        <w:t>tôi đi vào một cảnh mộng. Đó là một buổi tối đi học thêm ở nhà một người bạn học, trên con đường vắng về nhà.</w:t>
      </w:r>
    </w:p>
    <w:p w14:paraId="43DD854A" w14:textId="77777777" w:rsidR="00F84FDE" w:rsidRPr="001F7CD1" w:rsidRDefault="00F84FDE" w:rsidP="00F84FDE">
      <w:pPr>
        <w:spacing w:before="60" w:after="60"/>
        <w:rPr>
          <w:rFonts w:cs="Times New Roman"/>
          <w:bCs/>
          <w:sz w:val="24"/>
          <w:szCs w:val="24"/>
          <w:lang w:val="vi-VN"/>
        </w:rPr>
      </w:pPr>
      <w:r w:rsidRPr="001F7CD1">
        <w:rPr>
          <w:rFonts w:cs="Times New Roman"/>
          <w:bCs/>
          <w:sz w:val="24"/>
          <w:szCs w:val="24"/>
          <w:lang w:val="vi-VN"/>
        </w:rPr>
        <w:t>- Thủ pháp miêu tả: Dưới ánh trăng bàng bạc hiện ra một bóng người mảnh dẻ, nhẹ bước trên bóng những cành lá xoan tây mờ mờ xao động suốt dải đường nhựa lấp loáng... Tôi thoáng thấy hai con mắt long lanh trên gương mặt trắng mát chiếu lên nhìn tôi. Trước chiều gió, những sợi tóc bay xõa ra như tơ, phấp phới dưới vành trăng ngọc.</w:t>
      </w:r>
    </w:p>
    <w:p w14:paraId="244F30CA" w14:textId="77777777" w:rsidR="00F84FDE" w:rsidRPr="001F7CD1" w:rsidRDefault="00F84FDE" w:rsidP="00F84FDE">
      <w:pPr>
        <w:spacing w:before="60" w:after="60"/>
        <w:rPr>
          <w:rFonts w:cs="Times New Roman"/>
          <w:bCs/>
          <w:sz w:val="24"/>
          <w:szCs w:val="24"/>
          <w:lang w:val="vi-VN"/>
        </w:rPr>
      </w:pPr>
      <w:r w:rsidRPr="001F7CD1">
        <w:rPr>
          <w:rFonts w:cs="Times New Roman"/>
          <w:bCs/>
          <w:sz w:val="24"/>
          <w:szCs w:val="24"/>
          <w:lang w:val="vi-VN"/>
        </w:rPr>
        <w:t>- Vai trò của sự kết hợp thủ pháp trần thuật</w:t>
      </w:r>
      <w:r w:rsidRPr="001F7CD1">
        <w:rPr>
          <w:rFonts w:cs="Times New Roman"/>
          <w:bCs/>
          <w:sz w:val="24"/>
          <w:szCs w:val="24"/>
          <w:lang w:val="en-US"/>
        </w:rPr>
        <w:t>,</w:t>
      </w:r>
      <w:r w:rsidRPr="001F7CD1">
        <w:rPr>
          <w:rFonts w:cs="Times New Roman"/>
          <w:bCs/>
          <w:sz w:val="24"/>
          <w:szCs w:val="24"/>
          <w:lang w:val="vi-VN"/>
        </w:rPr>
        <w:t xml:space="preserve"> miêu tả và tự sự: giúp cho sự kiện nhân vật tôi bị bà mắng nhiếc thậm tệ và hình tượng nhân vật tôi hiện lên một cách rõ ràng, sinh động. Nhân vật tôi là người thiếu thốn tình cảm, tuổi thơ không mấy tươi đẹp. Qua nhân vật tôi khơi gợi sự cảm thông, sẻ chia nơi người đọc.</w:t>
      </w:r>
    </w:p>
    <w:p w14:paraId="0D0F851C" w14:textId="77777777" w:rsidR="00F84FDE" w:rsidRPr="001F7CD1" w:rsidRDefault="00F84FDE" w:rsidP="00F84FDE">
      <w:pPr>
        <w:spacing w:before="60" w:after="60"/>
        <w:rPr>
          <w:rFonts w:cs="Times New Roman"/>
          <w:bCs/>
          <w:sz w:val="24"/>
          <w:szCs w:val="24"/>
          <w:lang w:val="vi-VN"/>
        </w:rPr>
      </w:pPr>
      <w:r w:rsidRPr="001F7CD1">
        <w:rPr>
          <w:rFonts w:cs="Times New Roman"/>
          <w:b/>
          <w:bCs/>
          <w:sz w:val="24"/>
          <w:szCs w:val="24"/>
          <w:lang w:val="vi-VN"/>
        </w:rPr>
        <w:t>Câu hỏi:</w:t>
      </w:r>
      <w:r w:rsidRPr="001F7CD1">
        <w:rPr>
          <w:rFonts w:cs="Times New Roman"/>
          <w:bCs/>
          <w:sz w:val="24"/>
          <w:szCs w:val="24"/>
          <w:lang w:val="vi-VN"/>
        </w:rPr>
        <w:t xml:space="preserve"> Sự kết hợp chi tiết, sự kiện hiện thực với trải nghiệm, yếu tố chủ quan của người viết trong đoạn (1) của văn bản trên có vai trò gì?</w:t>
      </w:r>
    </w:p>
    <w:p w14:paraId="277240D7" w14:textId="77777777" w:rsidR="00F84FDE" w:rsidRPr="001F7CD1" w:rsidRDefault="00F84FDE" w:rsidP="00F84FDE">
      <w:pPr>
        <w:spacing w:before="60" w:after="60"/>
        <w:rPr>
          <w:rFonts w:cs="Times New Roman"/>
          <w:b/>
          <w:bCs/>
          <w:sz w:val="24"/>
          <w:szCs w:val="24"/>
          <w:lang w:val="vi-VN"/>
        </w:rPr>
      </w:pPr>
      <w:r w:rsidRPr="001F7CD1">
        <w:rPr>
          <w:rFonts w:cs="Times New Roman"/>
          <w:b/>
          <w:bCs/>
          <w:sz w:val="24"/>
          <w:szCs w:val="24"/>
          <w:lang w:val="vi-VN"/>
        </w:rPr>
        <w:t>Trả lời:</w:t>
      </w:r>
    </w:p>
    <w:p w14:paraId="652E3E63" w14:textId="77777777" w:rsidR="00F84FDE" w:rsidRPr="001F7CD1" w:rsidRDefault="00F84FDE" w:rsidP="00F84FDE">
      <w:pPr>
        <w:spacing w:before="60" w:after="60"/>
        <w:rPr>
          <w:rFonts w:cs="Times New Roman"/>
          <w:bCs/>
          <w:i/>
          <w:sz w:val="24"/>
          <w:szCs w:val="24"/>
          <w:lang w:val="vi-VN"/>
        </w:rPr>
      </w:pPr>
      <w:r w:rsidRPr="001F7CD1">
        <w:rPr>
          <w:rFonts w:cs="Times New Roman"/>
          <w:b/>
          <w:bCs/>
          <w:sz w:val="24"/>
          <w:szCs w:val="24"/>
          <w:lang w:val="vi-VN"/>
        </w:rPr>
        <w:t xml:space="preserve">- </w:t>
      </w:r>
      <w:r w:rsidRPr="001F7CD1">
        <w:rPr>
          <w:rFonts w:cs="Times New Roman"/>
          <w:bCs/>
          <w:sz w:val="24"/>
          <w:szCs w:val="24"/>
          <w:lang w:val="vi-VN"/>
        </w:rPr>
        <w:t>Chi tiết sự kiện hiện thực với trải nghiệm:</w:t>
      </w:r>
      <w:r w:rsidRPr="001F7CD1">
        <w:rPr>
          <w:rFonts w:cs="Times New Roman"/>
          <w:bCs/>
          <w:i/>
          <w:sz w:val="24"/>
          <w:szCs w:val="24"/>
          <w:lang w:val="en-US"/>
        </w:rPr>
        <w:t xml:space="preserve"> Và một đêm, bị bà tôi mắng nhiếc tàn tệ, tôi uất ức thầm thì khóc tới một hai giờ. Rồi nhọc quá, tôi ngủ thiếp đi lúc nào không rõ.</w:t>
      </w:r>
      <w:r w:rsidRPr="001F7CD1">
        <w:rPr>
          <w:rFonts w:cs="Times New Roman"/>
          <w:bCs/>
          <w:i/>
          <w:sz w:val="24"/>
          <w:szCs w:val="24"/>
          <w:lang w:val="vi-VN"/>
        </w:rPr>
        <w:t xml:space="preserve"> </w:t>
      </w:r>
    </w:p>
    <w:p w14:paraId="3A1C4457" w14:textId="77777777" w:rsidR="00F84FDE" w:rsidRPr="001F7CD1" w:rsidRDefault="00F84FDE" w:rsidP="00F84FDE">
      <w:pPr>
        <w:spacing w:before="60" w:after="60"/>
        <w:rPr>
          <w:rFonts w:cs="Times New Roman"/>
          <w:bCs/>
          <w:sz w:val="24"/>
          <w:szCs w:val="24"/>
          <w:lang w:val="vi-VN"/>
        </w:rPr>
      </w:pPr>
      <w:r w:rsidRPr="001F7CD1">
        <w:rPr>
          <w:rFonts w:cs="Times New Roman"/>
          <w:bCs/>
          <w:sz w:val="24"/>
          <w:szCs w:val="24"/>
          <w:lang w:val="vi-VN"/>
        </w:rPr>
        <w:t>- Yếu tố chủ quan:</w:t>
      </w:r>
      <w:r w:rsidRPr="001F7CD1">
        <w:rPr>
          <w:rFonts w:cs="Times New Roman"/>
          <w:bCs/>
          <w:i/>
          <w:sz w:val="24"/>
          <w:szCs w:val="24"/>
          <w:lang w:val="en-US"/>
        </w:rPr>
        <w:t xml:space="preserve"> Thoát khỏi những sự đau tủi giày vò, tâm hồn tôi lại trở nên thư thái đi vào một cảnh mộng rất tươi sáng.</w:t>
      </w:r>
    </w:p>
    <w:p w14:paraId="6976986B" w14:textId="77777777" w:rsidR="00F84FDE" w:rsidRPr="001F7CD1" w:rsidRDefault="00F84FDE" w:rsidP="00F84FDE">
      <w:pPr>
        <w:spacing w:before="60" w:after="60"/>
        <w:rPr>
          <w:rFonts w:cs="Times New Roman"/>
          <w:bCs/>
          <w:sz w:val="24"/>
          <w:szCs w:val="24"/>
          <w:lang w:val="vi-VN"/>
        </w:rPr>
      </w:pPr>
      <w:r w:rsidRPr="001F7CD1">
        <w:rPr>
          <w:rFonts w:cs="Times New Roman"/>
          <w:bCs/>
          <w:sz w:val="24"/>
          <w:szCs w:val="24"/>
          <w:lang w:val="vi-VN"/>
        </w:rPr>
        <w:t>-</w:t>
      </w:r>
      <w:r w:rsidRPr="001F7CD1">
        <w:rPr>
          <w:rFonts w:cs="Times New Roman"/>
          <w:bCs/>
          <w:sz w:val="24"/>
          <w:szCs w:val="24"/>
          <w:lang w:val="en-US"/>
        </w:rPr>
        <w:t xml:space="preserve"> </w:t>
      </w:r>
      <w:r w:rsidRPr="001F7CD1">
        <w:rPr>
          <w:rFonts w:cs="Times New Roman"/>
          <w:bCs/>
          <w:sz w:val="24"/>
          <w:szCs w:val="24"/>
          <w:lang w:val="vi-VN"/>
        </w:rPr>
        <w:t xml:space="preserve">Vai trò sự kết hợp chi tiết, sự kiện hiện thực với trải nghiệm, yếu tố chủ quan: giúp cho người đọc thấy được nhân vật tôi là người có số phận bất hạnh, khổ cực, thiếu thốn tình cảm của người thân, nhạy cảm và luôn khao khát được yêu thương. Qua đoạn trích ta thấy được những vấn đề mang ý nghĩa xã hội sâu sắc. </w:t>
      </w:r>
    </w:p>
    <w:p w14:paraId="0361FFF7" w14:textId="77777777" w:rsidR="00F84FDE" w:rsidRPr="001F7CD1" w:rsidRDefault="00F84FDE" w:rsidP="00F84FDE">
      <w:pPr>
        <w:spacing w:before="60" w:after="60"/>
        <w:rPr>
          <w:rFonts w:cs="Times New Roman"/>
          <w:b/>
          <w:bCs/>
          <w:sz w:val="24"/>
          <w:szCs w:val="24"/>
          <w:lang w:val="vi-VN"/>
        </w:rPr>
      </w:pPr>
      <w:r w:rsidRPr="001F7CD1">
        <w:rPr>
          <w:rFonts w:cs="Times New Roman"/>
          <w:b/>
          <w:bCs/>
          <w:sz w:val="24"/>
          <w:szCs w:val="24"/>
          <w:lang w:val="vi-VN"/>
        </w:rPr>
        <w:t>Dạng câu hỏi phân tích và đánh giá được sự phù hợp của người kể chuyện, điểm nhìn trong việc thể hiện chủ đề của văn bản.</w:t>
      </w:r>
    </w:p>
    <w:p w14:paraId="61A55376" w14:textId="77777777" w:rsidR="00F84FDE" w:rsidRPr="001F7CD1" w:rsidRDefault="00F84FDE" w:rsidP="00F84FDE">
      <w:pPr>
        <w:spacing w:before="60" w:after="60"/>
        <w:rPr>
          <w:rFonts w:cs="Times New Roman"/>
          <w:bCs/>
          <w:sz w:val="24"/>
          <w:szCs w:val="24"/>
          <w:lang w:val="vi-VN"/>
        </w:rPr>
      </w:pPr>
      <w:r w:rsidRPr="001F7CD1">
        <w:rPr>
          <w:rFonts w:cs="Times New Roman"/>
          <w:b/>
          <w:bCs/>
          <w:sz w:val="24"/>
          <w:szCs w:val="24"/>
          <w:lang w:val="vi-VN"/>
        </w:rPr>
        <w:t xml:space="preserve">Câu hỏi: </w:t>
      </w:r>
      <w:r w:rsidRPr="001F7CD1">
        <w:rPr>
          <w:rFonts w:cs="Times New Roman"/>
          <w:bCs/>
          <w:sz w:val="24"/>
          <w:szCs w:val="24"/>
          <w:lang w:val="vi-VN"/>
        </w:rPr>
        <w:t>Phân tích sự phù hợp của người kể chuyện, điểm nhìn trong việc thể hiện chủ đề của đoạn trích.</w:t>
      </w:r>
    </w:p>
    <w:p w14:paraId="1E7FC091" w14:textId="77777777" w:rsidR="00F84FDE" w:rsidRPr="001F7CD1" w:rsidRDefault="00F84FDE" w:rsidP="00F84FDE">
      <w:pPr>
        <w:spacing w:before="60" w:after="60"/>
        <w:rPr>
          <w:rFonts w:cs="Times New Roman"/>
          <w:b/>
          <w:bCs/>
          <w:sz w:val="24"/>
          <w:szCs w:val="24"/>
          <w:lang w:val="vi-VN"/>
        </w:rPr>
      </w:pPr>
      <w:r w:rsidRPr="001F7CD1">
        <w:rPr>
          <w:rFonts w:cs="Times New Roman"/>
          <w:b/>
          <w:bCs/>
          <w:sz w:val="24"/>
          <w:szCs w:val="24"/>
          <w:lang w:val="vi-VN"/>
        </w:rPr>
        <w:t>Trả lời:</w:t>
      </w:r>
    </w:p>
    <w:p w14:paraId="260B4754" w14:textId="77777777" w:rsidR="00F84FDE" w:rsidRPr="001F7CD1" w:rsidRDefault="00F84FDE" w:rsidP="00F84FDE">
      <w:pPr>
        <w:spacing w:before="60" w:after="60"/>
        <w:rPr>
          <w:rFonts w:cs="Times New Roman"/>
          <w:bCs/>
          <w:sz w:val="24"/>
          <w:szCs w:val="24"/>
          <w:lang w:val="vi-VN"/>
        </w:rPr>
      </w:pPr>
      <w:r w:rsidRPr="001F7CD1">
        <w:rPr>
          <w:rFonts w:cs="Times New Roman"/>
          <w:b/>
          <w:bCs/>
          <w:sz w:val="24"/>
          <w:szCs w:val="24"/>
          <w:lang w:val="vi-VN"/>
        </w:rPr>
        <w:t xml:space="preserve">- </w:t>
      </w:r>
      <w:r w:rsidRPr="001F7CD1">
        <w:rPr>
          <w:rFonts w:cs="Times New Roman"/>
          <w:bCs/>
          <w:sz w:val="24"/>
          <w:szCs w:val="24"/>
          <w:lang w:val="vi-VN"/>
        </w:rPr>
        <w:t>Người kể chuyện là tác giả</w:t>
      </w:r>
      <w:r w:rsidRPr="001F7CD1">
        <w:rPr>
          <w:rFonts w:cs="Times New Roman"/>
          <w:bCs/>
          <w:sz w:val="24"/>
          <w:szCs w:val="24"/>
          <w:lang w:val="en-US"/>
        </w:rPr>
        <w:t xml:space="preserve"> </w:t>
      </w:r>
      <w:r w:rsidRPr="001F7CD1">
        <w:rPr>
          <w:rFonts w:cs="Times New Roman"/>
          <w:bCs/>
          <w:sz w:val="24"/>
          <w:szCs w:val="24"/>
          <w:lang w:val="vi-VN"/>
        </w:rPr>
        <w:t xml:space="preserve">- </w:t>
      </w:r>
      <w:r w:rsidRPr="001F7CD1">
        <w:rPr>
          <w:rFonts w:cs="Times New Roman"/>
          <w:bCs/>
          <w:sz w:val="24"/>
          <w:szCs w:val="24"/>
          <w:lang w:val="en-US"/>
        </w:rPr>
        <w:t>nhân vật tham gia vào câu chuyện và kể lại câu chuyện</w:t>
      </w:r>
      <w:r w:rsidRPr="001F7CD1">
        <w:rPr>
          <w:rFonts w:cs="Times New Roman"/>
          <w:bCs/>
          <w:sz w:val="24"/>
          <w:szCs w:val="24"/>
          <w:lang w:val="vi-VN"/>
        </w:rPr>
        <w:t xml:space="preserve"> ở ngôi thứ nhất xưng tôi. Điểm nhìn </w:t>
      </w:r>
      <w:r w:rsidRPr="001F7CD1">
        <w:rPr>
          <w:rFonts w:cs="Times New Roman"/>
          <w:bCs/>
          <w:sz w:val="24"/>
          <w:szCs w:val="24"/>
          <w:lang w:val="en-US"/>
        </w:rPr>
        <w:t>từ bên trong nhân vật</w:t>
      </w:r>
      <w:r w:rsidRPr="001F7CD1">
        <w:rPr>
          <w:rFonts w:cs="Times New Roman"/>
          <w:bCs/>
          <w:sz w:val="24"/>
          <w:szCs w:val="24"/>
          <w:lang w:val="vi-VN"/>
        </w:rPr>
        <w:t>.</w:t>
      </w:r>
    </w:p>
    <w:p w14:paraId="19BC3464" w14:textId="77777777" w:rsidR="00F84FDE" w:rsidRPr="001F7CD1" w:rsidRDefault="00F84FDE" w:rsidP="00F84FDE">
      <w:pPr>
        <w:spacing w:before="60" w:after="60"/>
        <w:rPr>
          <w:rFonts w:cs="Times New Roman"/>
          <w:bCs/>
          <w:sz w:val="24"/>
          <w:szCs w:val="24"/>
          <w:lang w:val="en-US"/>
        </w:rPr>
      </w:pPr>
      <w:r w:rsidRPr="001F7CD1">
        <w:rPr>
          <w:rFonts w:cs="Times New Roman"/>
          <w:bCs/>
          <w:sz w:val="24"/>
          <w:szCs w:val="24"/>
          <w:lang w:val="vi-VN"/>
        </w:rPr>
        <w:t xml:space="preserve">- </w:t>
      </w:r>
      <w:r w:rsidRPr="001F7CD1">
        <w:rPr>
          <w:rFonts w:cs="Times New Roman"/>
          <w:bCs/>
          <w:sz w:val="24"/>
          <w:szCs w:val="24"/>
          <w:lang w:val="en-US"/>
        </w:rPr>
        <w:t>Tác dụng:</w:t>
      </w:r>
    </w:p>
    <w:p w14:paraId="64328FC1" w14:textId="77777777" w:rsidR="00F84FDE" w:rsidRPr="001F7CD1" w:rsidRDefault="00F84FDE" w:rsidP="00F84FDE">
      <w:pPr>
        <w:spacing w:before="60" w:after="60"/>
        <w:rPr>
          <w:rFonts w:cs="Times New Roman"/>
          <w:bCs/>
          <w:spacing w:val="-4"/>
          <w:sz w:val="24"/>
          <w:szCs w:val="24"/>
          <w:lang w:val="vi-VN"/>
        </w:rPr>
      </w:pPr>
      <w:r w:rsidRPr="001F7CD1">
        <w:rPr>
          <w:rFonts w:cs="Times New Roman"/>
          <w:bCs/>
          <w:spacing w:val="-4"/>
          <w:sz w:val="24"/>
          <w:szCs w:val="24"/>
          <w:lang w:val="en-US"/>
        </w:rPr>
        <w:t>+ Giúp người đọc hiểu sâu được thế giới nội tâm nhân vật</w:t>
      </w:r>
      <w:r w:rsidRPr="001F7CD1">
        <w:rPr>
          <w:rFonts w:cs="Times New Roman"/>
          <w:bCs/>
          <w:spacing w:val="-4"/>
          <w:sz w:val="24"/>
          <w:szCs w:val="24"/>
          <w:lang w:val="vi-VN"/>
        </w:rPr>
        <w:t xml:space="preserve">. </w:t>
      </w:r>
      <w:r w:rsidRPr="001F7CD1">
        <w:rPr>
          <w:rFonts w:cs="Times New Roman"/>
          <w:bCs/>
          <w:spacing w:val="-4"/>
          <w:sz w:val="24"/>
          <w:szCs w:val="24"/>
          <w:lang w:val="en-US"/>
        </w:rPr>
        <w:t>Làm</w:t>
      </w:r>
      <w:r w:rsidRPr="001F7CD1">
        <w:rPr>
          <w:rFonts w:cs="Times New Roman"/>
          <w:bCs/>
          <w:spacing w:val="-4"/>
          <w:sz w:val="24"/>
          <w:szCs w:val="24"/>
          <w:lang w:val="vi-VN"/>
        </w:rPr>
        <w:t xml:space="preserve"> </w:t>
      </w:r>
      <w:r w:rsidRPr="001F7CD1">
        <w:rPr>
          <w:rFonts w:cs="Times New Roman"/>
          <w:bCs/>
          <w:spacing w:val="-4"/>
          <w:sz w:val="24"/>
          <w:szCs w:val="24"/>
          <w:lang w:val="en-US"/>
        </w:rPr>
        <w:t>cho câu chuyện trở nên chân thực</w:t>
      </w:r>
      <w:r w:rsidRPr="001F7CD1">
        <w:rPr>
          <w:rFonts w:cs="Times New Roman"/>
          <w:bCs/>
          <w:spacing w:val="-4"/>
          <w:sz w:val="24"/>
          <w:szCs w:val="24"/>
          <w:lang w:val="vi-VN"/>
        </w:rPr>
        <w:t xml:space="preserve">. </w:t>
      </w:r>
    </w:p>
    <w:p w14:paraId="02C1DE7F" w14:textId="77777777" w:rsidR="00F84FDE" w:rsidRPr="001F7CD1" w:rsidRDefault="00F84FDE" w:rsidP="00F84FDE">
      <w:pPr>
        <w:spacing w:before="60" w:after="60"/>
        <w:rPr>
          <w:rFonts w:cs="Times New Roman"/>
          <w:bCs/>
          <w:sz w:val="24"/>
          <w:szCs w:val="24"/>
          <w:lang w:val="vi-VN"/>
        </w:rPr>
      </w:pPr>
      <w:r w:rsidRPr="001F7CD1">
        <w:rPr>
          <w:rFonts w:cs="Times New Roman"/>
          <w:bCs/>
          <w:sz w:val="24"/>
          <w:szCs w:val="24"/>
          <w:lang w:val="vi-VN"/>
        </w:rPr>
        <w:t>+ Phù hợp trong việc thể hiện chủ đề của văn bản đó là khao khát được yêu thương, sẻ chia, cảm thông của trẻ thơ.</w:t>
      </w:r>
    </w:p>
    <w:p w14:paraId="0FBEB073" w14:textId="50A60532" w:rsidR="00761942" w:rsidRPr="001F7CD1" w:rsidRDefault="004A40AB" w:rsidP="00B4220E">
      <w:pPr>
        <w:spacing w:before="60" w:after="60"/>
        <w:rPr>
          <w:rFonts w:cs="Times New Roman"/>
          <w:b/>
          <w:sz w:val="24"/>
          <w:szCs w:val="24"/>
        </w:rPr>
      </w:pPr>
      <w:r w:rsidRPr="001F7CD1">
        <w:rPr>
          <w:rFonts w:cs="Times New Roman"/>
          <w:b/>
          <w:sz w:val="24"/>
          <w:szCs w:val="24"/>
        </w:rPr>
        <w:lastRenderedPageBreak/>
        <w:t>II. LUYỆN ĐỀ</w:t>
      </w:r>
    </w:p>
    <w:p w14:paraId="27650B6B" w14:textId="62B423C9" w:rsidR="00DC52AA" w:rsidRPr="001F7CD1" w:rsidRDefault="00DC52AA" w:rsidP="00DC52AA">
      <w:pPr>
        <w:spacing w:before="60" w:after="60"/>
        <w:rPr>
          <w:rFonts w:cs="Times New Roman"/>
          <w:b/>
          <w:bCs/>
          <w:sz w:val="24"/>
          <w:szCs w:val="24"/>
          <w:lang w:val="en-US"/>
        </w:rPr>
      </w:pPr>
      <w:r w:rsidRPr="001F7CD1">
        <w:rPr>
          <w:rFonts w:cs="Times New Roman"/>
          <w:b/>
          <w:bCs/>
          <w:sz w:val="24"/>
          <w:szCs w:val="24"/>
          <w:lang w:val="en-US"/>
        </w:rPr>
        <w:t>ĐỀ 1</w:t>
      </w:r>
    </w:p>
    <w:p w14:paraId="5A426D3B" w14:textId="5DF1FC33" w:rsidR="00DC52AA" w:rsidRPr="001F7CD1" w:rsidRDefault="00DC52AA" w:rsidP="00DC52AA">
      <w:pPr>
        <w:spacing w:before="60" w:after="60"/>
        <w:rPr>
          <w:rFonts w:cs="Times New Roman"/>
          <w:b/>
          <w:bCs/>
          <w:sz w:val="24"/>
          <w:szCs w:val="24"/>
          <w:lang w:val="vi-VN"/>
        </w:rPr>
      </w:pPr>
      <w:r w:rsidRPr="001F7CD1">
        <w:rPr>
          <w:rFonts w:cs="Times New Roman"/>
          <w:b/>
          <w:bCs/>
          <w:sz w:val="24"/>
          <w:szCs w:val="24"/>
          <w:lang w:val="vi-VN"/>
        </w:rPr>
        <w:t>Đọc văn bản sau:</w:t>
      </w:r>
    </w:p>
    <w:p w14:paraId="416562A0" w14:textId="5F853414" w:rsidR="00DC52AA" w:rsidRPr="001F7CD1" w:rsidRDefault="00301397" w:rsidP="00DC52AA">
      <w:pPr>
        <w:spacing w:before="60" w:after="60"/>
        <w:jc w:val="center"/>
        <w:rPr>
          <w:rFonts w:cs="Times New Roman"/>
          <w:b/>
          <w:bCs/>
          <w:sz w:val="24"/>
          <w:szCs w:val="24"/>
          <w:lang w:val="vi-VN"/>
        </w:rPr>
      </w:pPr>
      <w:r w:rsidRPr="001F7CD1">
        <w:rPr>
          <w:rFonts w:cs="Times New Roman"/>
          <w:b/>
          <w:bCs/>
          <w:sz w:val="24"/>
          <w:szCs w:val="24"/>
          <w:lang w:val="vi-VN"/>
        </w:rPr>
        <w:t>“</w:t>
      </w:r>
      <w:r w:rsidR="00DC52AA" w:rsidRPr="001F7CD1">
        <w:rPr>
          <w:rFonts w:cs="Times New Roman"/>
          <w:b/>
          <w:bCs/>
          <w:sz w:val="24"/>
          <w:szCs w:val="24"/>
          <w:lang w:val="vi-VN"/>
        </w:rPr>
        <w:t>TÔI LÀ NGƯỜI DUY NHẤT ĐƯỢC TRỞ VỀ GẶP MẸ</w:t>
      </w:r>
      <w:r w:rsidRPr="001F7CD1">
        <w:rPr>
          <w:rFonts w:cs="Times New Roman"/>
          <w:b/>
          <w:bCs/>
          <w:sz w:val="24"/>
          <w:szCs w:val="24"/>
          <w:lang w:val="vi-VN"/>
        </w:rPr>
        <w:t>”</w:t>
      </w:r>
      <w:r w:rsidR="00DC52AA" w:rsidRPr="001F7CD1">
        <w:rPr>
          <w:rFonts w:cs="Times New Roman"/>
          <w:b/>
          <w:bCs/>
          <w:sz w:val="24"/>
          <w:szCs w:val="24"/>
          <w:vertAlign w:val="superscript"/>
          <w:lang w:val="vi-VN"/>
        </w:rPr>
        <w:footnoteReference w:id="2"/>
      </w:r>
    </w:p>
    <w:p w14:paraId="69856712" w14:textId="77777777" w:rsidR="00DC52AA" w:rsidRPr="001F7CD1" w:rsidRDefault="00DC52AA" w:rsidP="00DC52AA">
      <w:pPr>
        <w:spacing w:before="60" w:after="60"/>
        <w:rPr>
          <w:rFonts w:cs="Times New Roman"/>
          <w:bCs/>
          <w:i/>
          <w:iCs/>
          <w:sz w:val="24"/>
          <w:szCs w:val="24"/>
          <w:lang w:val="vi-VN"/>
        </w:rPr>
      </w:pPr>
      <w:r w:rsidRPr="001F7CD1">
        <w:rPr>
          <w:rFonts w:cs="Times New Roman"/>
          <w:bCs/>
          <w:i/>
          <w:iCs/>
          <w:sz w:val="24"/>
          <w:szCs w:val="24"/>
          <w:lang w:val="vi-VN"/>
        </w:rPr>
        <w:tab/>
        <w:t>Nina Yakovlevna Vichnevskaia, thượng sĩ nhất, cáng thương ở một tiểu đoàn xe tăng:</w:t>
      </w:r>
    </w:p>
    <w:p w14:paraId="3DCFFA4D" w14:textId="6E025AF8" w:rsidR="00DC52AA" w:rsidRPr="001F7CD1" w:rsidRDefault="00DC52AA" w:rsidP="00DC52AA">
      <w:pPr>
        <w:spacing w:before="60" w:after="60"/>
        <w:rPr>
          <w:rFonts w:cs="Times New Roman"/>
          <w:bCs/>
          <w:i/>
          <w:iCs/>
          <w:sz w:val="24"/>
          <w:szCs w:val="24"/>
          <w:lang w:val="vi-VN"/>
        </w:rPr>
      </w:pPr>
      <w:r w:rsidRPr="001F7CD1">
        <w:rPr>
          <w:rFonts w:cs="Times New Roman"/>
          <w:bCs/>
          <w:sz w:val="24"/>
          <w:szCs w:val="24"/>
          <w:lang w:val="vi-VN"/>
        </w:rPr>
        <w:tab/>
      </w:r>
      <w:r w:rsidR="00301397" w:rsidRPr="001F7CD1">
        <w:rPr>
          <w:rFonts w:cs="Times New Roman"/>
          <w:bCs/>
          <w:i/>
          <w:iCs/>
          <w:sz w:val="24"/>
          <w:szCs w:val="24"/>
          <w:lang w:val="vi-VN"/>
        </w:rPr>
        <w:t>“</w:t>
      </w:r>
      <w:r w:rsidRPr="001F7CD1">
        <w:rPr>
          <w:rFonts w:cs="Times New Roman"/>
          <w:bCs/>
          <w:i/>
          <w:iCs/>
          <w:sz w:val="24"/>
          <w:szCs w:val="24"/>
          <w:lang w:val="vi-VN"/>
        </w:rPr>
        <w:t xml:space="preserve">… Ở mặt trận, chúng tôi có năm đứa: Liouba Yassinskaia, Choura Kisseleva, Tonia Bobkova, Zina Latych và tôi. Các cô gái Konakovo </w:t>
      </w:r>
      <w:r w:rsidR="006C0A91" w:rsidRPr="001F7CD1">
        <w:rPr>
          <w:rFonts w:cs="Times New Roman"/>
          <w:bCs/>
          <w:i/>
          <w:iCs/>
          <w:sz w:val="24"/>
          <w:szCs w:val="24"/>
          <w:lang w:val="vi-VN"/>
        </w:rPr>
        <w:t>-</w:t>
      </w:r>
      <w:r w:rsidRPr="001F7CD1">
        <w:rPr>
          <w:rFonts w:cs="Times New Roman"/>
          <w:bCs/>
          <w:i/>
          <w:iCs/>
          <w:sz w:val="24"/>
          <w:szCs w:val="24"/>
          <w:lang w:val="vi-VN"/>
        </w:rPr>
        <w:t xml:space="preserve"> lính xe tăng gọi chúng tôi như vậy. Tất cả các cô đều đã chết…</w:t>
      </w:r>
    </w:p>
    <w:p w14:paraId="6EC230DD" w14:textId="7489EC08" w:rsidR="00DC52AA" w:rsidRPr="001F7CD1" w:rsidRDefault="00DC52AA" w:rsidP="00DC52AA">
      <w:pPr>
        <w:spacing w:before="60" w:after="60"/>
        <w:rPr>
          <w:rFonts w:cs="Times New Roman"/>
          <w:bCs/>
          <w:i/>
          <w:iCs/>
          <w:sz w:val="24"/>
          <w:szCs w:val="24"/>
          <w:lang w:val="vi-VN"/>
        </w:rPr>
      </w:pPr>
      <w:r w:rsidRPr="001F7CD1">
        <w:rPr>
          <w:rFonts w:cs="Times New Roman"/>
          <w:bCs/>
          <w:i/>
          <w:iCs/>
          <w:sz w:val="24"/>
          <w:szCs w:val="24"/>
          <w:lang w:val="vi-VN"/>
        </w:rPr>
        <w:tab/>
        <w:t xml:space="preserve">Hôm trước ngày Liouba Yassinskaia chết, chúng tôi có một lúc ngồi cùng nhau, cả hai ôm lấy nhau. Đêm đã xuống, chúng tôi trò chuyện. Ấy là vào năm 1943. Sư đoàn chúng tôi dừng lại trên bờ sông Dniepr. Đột nhiên cô ấy nói: </w:t>
      </w:r>
      <w:r w:rsidR="00301397" w:rsidRPr="001F7CD1">
        <w:rPr>
          <w:rFonts w:cs="Times New Roman"/>
          <w:bCs/>
          <w:i/>
          <w:iCs/>
          <w:sz w:val="24"/>
          <w:szCs w:val="24"/>
          <w:lang w:val="vi-VN"/>
        </w:rPr>
        <w:t>“</w:t>
      </w:r>
      <w:r w:rsidRPr="001F7CD1">
        <w:rPr>
          <w:rFonts w:cs="Times New Roman"/>
          <w:bCs/>
          <w:i/>
          <w:iCs/>
          <w:sz w:val="24"/>
          <w:szCs w:val="24"/>
          <w:lang w:val="vi-VN"/>
        </w:rPr>
        <w:t>Cậu biết không, trận này mình sẽ chết.  Mình có một linh cảm. Mình đã đi gặp thượng sĩ, mình đề nghị ông cho mình lĩnh quần áo mới</w:t>
      </w:r>
      <w:r w:rsidRPr="001F7CD1">
        <w:rPr>
          <w:rFonts w:cs="Times New Roman"/>
          <w:bCs/>
          <w:i/>
          <w:iCs/>
          <w:sz w:val="24"/>
          <w:szCs w:val="24"/>
          <w:vertAlign w:val="superscript"/>
          <w:lang w:val="vi-VN"/>
        </w:rPr>
        <w:footnoteReference w:id="3"/>
      </w:r>
      <w:r w:rsidRPr="001F7CD1">
        <w:rPr>
          <w:rFonts w:cs="Times New Roman"/>
          <w:bCs/>
          <w:i/>
          <w:iCs/>
          <w:sz w:val="24"/>
          <w:szCs w:val="24"/>
          <w:lang w:val="vi-VN"/>
        </w:rPr>
        <w:t xml:space="preserve">, nhưng ông ấy không cho: </w:t>
      </w:r>
      <w:r w:rsidR="00301397" w:rsidRPr="001F7CD1">
        <w:rPr>
          <w:rFonts w:cs="Times New Roman"/>
          <w:bCs/>
          <w:i/>
          <w:iCs/>
          <w:sz w:val="24"/>
          <w:szCs w:val="24"/>
          <w:lang w:val="vi-VN"/>
        </w:rPr>
        <w:t>“</w:t>
      </w:r>
      <w:r w:rsidRPr="001F7CD1">
        <w:rPr>
          <w:rFonts w:cs="Times New Roman"/>
          <w:bCs/>
          <w:i/>
          <w:iCs/>
          <w:sz w:val="24"/>
          <w:szCs w:val="24"/>
          <w:lang w:val="vi-VN"/>
        </w:rPr>
        <w:t>Cô mới lĩnh chưa lâu mà</w:t>
      </w:r>
      <w:r w:rsidR="00301397" w:rsidRPr="001F7CD1">
        <w:rPr>
          <w:rFonts w:cs="Times New Roman"/>
          <w:bCs/>
          <w:i/>
          <w:iCs/>
          <w:sz w:val="24"/>
          <w:szCs w:val="24"/>
          <w:lang w:val="vi-VN"/>
        </w:rPr>
        <w:t>”</w:t>
      </w:r>
      <w:r w:rsidRPr="001F7CD1">
        <w:rPr>
          <w:rFonts w:cs="Times New Roman"/>
          <w:bCs/>
          <w:i/>
          <w:iCs/>
          <w:sz w:val="24"/>
          <w:szCs w:val="24"/>
          <w:lang w:val="vi-VN"/>
        </w:rPr>
        <w:t xml:space="preserve">. </w:t>
      </w:r>
      <w:r w:rsidR="00301397" w:rsidRPr="001F7CD1">
        <w:rPr>
          <w:rFonts w:cs="Times New Roman"/>
          <w:bCs/>
          <w:i/>
          <w:iCs/>
          <w:sz w:val="24"/>
          <w:szCs w:val="24"/>
          <w:lang w:val="vi-VN"/>
        </w:rPr>
        <w:t>“</w:t>
      </w:r>
      <w:r w:rsidRPr="001F7CD1">
        <w:rPr>
          <w:rFonts w:cs="Times New Roman"/>
          <w:bCs/>
          <w:i/>
          <w:iCs/>
          <w:sz w:val="24"/>
          <w:szCs w:val="24"/>
          <w:lang w:val="vi-VN"/>
        </w:rPr>
        <w:t>Sáng mai, hai đứa mình cùng trở lại xin ông ấy đi.</w:t>
      </w:r>
      <w:r w:rsidR="00301397" w:rsidRPr="001F7CD1">
        <w:rPr>
          <w:rFonts w:cs="Times New Roman"/>
          <w:bCs/>
          <w:i/>
          <w:iCs/>
          <w:sz w:val="24"/>
          <w:szCs w:val="24"/>
          <w:lang w:val="vi-VN"/>
        </w:rPr>
        <w:t>”</w:t>
      </w:r>
      <w:r w:rsidRPr="001F7CD1">
        <w:rPr>
          <w:rFonts w:cs="Times New Roman"/>
          <w:bCs/>
          <w:i/>
          <w:iCs/>
          <w:sz w:val="24"/>
          <w:szCs w:val="24"/>
          <w:lang w:val="vi-VN"/>
        </w:rPr>
        <w:t xml:space="preserve"> Tôi cố trấn an cô: </w:t>
      </w:r>
      <w:r w:rsidR="00301397" w:rsidRPr="001F7CD1">
        <w:rPr>
          <w:rFonts w:cs="Times New Roman"/>
          <w:bCs/>
          <w:i/>
          <w:iCs/>
          <w:sz w:val="24"/>
          <w:szCs w:val="24"/>
          <w:lang w:val="vi-VN"/>
        </w:rPr>
        <w:t>“</w:t>
      </w:r>
      <w:r w:rsidRPr="001F7CD1">
        <w:rPr>
          <w:rFonts w:cs="Times New Roman"/>
          <w:bCs/>
          <w:i/>
          <w:iCs/>
          <w:sz w:val="24"/>
          <w:szCs w:val="24"/>
          <w:lang w:val="vi-VN"/>
        </w:rPr>
        <w:t>Cậu với tớ ra trận đã hai năm. Bây giờ đạn sợ chúng mình rồi.</w:t>
      </w:r>
      <w:r w:rsidR="00301397" w:rsidRPr="001F7CD1">
        <w:rPr>
          <w:rFonts w:cs="Times New Roman"/>
          <w:bCs/>
          <w:i/>
          <w:iCs/>
          <w:sz w:val="24"/>
          <w:szCs w:val="24"/>
          <w:lang w:val="vi-VN"/>
        </w:rPr>
        <w:t>”</w:t>
      </w:r>
      <w:r w:rsidRPr="001F7CD1">
        <w:rPr>
          <w:rFonts w:cs="Times New Roman"/>
          <w:bCs/>
          <w:i/>
          <w:iCs/>
          <w:sz w:val="24"/>
          <w:szCs w:val="24"/>
          <w:lang w:val="vi-VN"/>
        </w:rPr>
        <w:t xml:space="preserve"> Nhưng hôm sau cô đã thuyết phục được tôi trở lại chỗ ông thượng nghị sĩ cùng cô, và chúng tôi đã ép ông phát đầy đủ quần áo lót. Thế là cô ấy mặc sơ mi mới tinh. Trắng như tuyết, với những dây nhỏ chỗ này chỗ kia… Chiếc áo ấy ngập máu… Cuộc hôn phối giữa màu trắng và màu đỏ ấy, với máu đỏ rực, còn khắc sâu mãi trong ký ức tôi. Cô ấy đã tự hình dung mình như thế…</w:t>
      </w:r>
    </w:p>
    <w:p w14:paraId="2AD986C5" w14:textId="77777777" w:rsidR="00DC52AA" w:rsidRPr="001F7CD1" w:rsidRDefault="00DC52AA" w:rsidP="00DC52AA">
      <w:pPr>
        <w:spacing w:before="60" w:after="60"/>
        <w:rPr>
          <w:rFonts w:cs="Times New Roman"/>
          <w:bCs/>
          <w:i/>
          <w:iCs/>
          <w:sz w:val="24"/>
          <w:szCs w:val="24"/>
          <w:lang w:val="vi-VN"/>
        </w:rPr>
      </w:pPr>
      <w:r w:rsidRPr="001F7CD1">
        <w:rPr>
          <w:rFonts w:cs="Times New Roman"/>
          <w:bCs/>
          <w:i/>
          <w:iCs/>
          <w:sz w:val="24"/>
          <w:szCs w:val="24"/>
          <w:lang w:val="vi-VN"/>
        </w:rPr>
        <w:tab/>
        <w:t>Chúng tôi bốn người đã mang cô trên một tấm bạt, vì cô bỗng thật nặng. Trong trận đánh này, chúng tôi mất nhiều người. Chúng tôi đào một hố chôn chung. Chúng tôi đặt tất cả những người chết của chúng tôi xuống đấy và đặt Liouba lên trên. Tôi không sao tin được là cô không còn nữa, rằng tôi sẽ không bao giờ gặp lại cô. […] Trong gia đình cô, người bố đã qua suốt cuộc chiến tranh và còn sống trở về. Anh trai cô cũng trở về. Những người đàn ông trở về… Và Liouba chết…</w:t>
      </w:r>
    </w:p>
    <w:p w14:paraId="76141066" w14:textId="77777777" w:rsidR="00DC52AA" w:rsidRPr="001F7CD1" w:rsidRDefault="00DC52AA" w:rsidP="00DC52AA">
      <w:pPr>
        <w:spacing w:before="60" w:after="60"/>
        <w:rPr>
          <w:rFonts w:cs="Times New Roman"/>
          <w:bCs/>
          <w:i/>
          <w:iCs/>
          <w:sz w:val="24"/>
          <w:szCs w:val="24"/>
          <w:lang w:val="vi-VN"/>
        </w:rPr>
      </w:pPr>
      <w:r w:rsidRPr="001F7CD1">
        <w:rPr>
          <w:rFonts w:cs="Times New Roman"/>
          <w:bCs/>
          <w:i/>
          <w:iCs/>
          <w:sz w:val="24"/>
          <w:szCs w:val="24"/>
          <w:lang w:val="vi-VN"/>
        </w:rPr>
        <w:tab/>
        <w:t>Choura Kisselva… Cô gái đẹp nhất trong số chúng tôi. Thật sự là một diễn viên điện ảnh. Cô bị thiêu sống. Cô giấu thương binh nặng giữa những bó rơm; khi súng máy bắt đầu nổ, rơm bốc cháy. Choura có thể chạy thoát, nhưng như vậy cô phải bỏ thương binh: không một người nào trong số họ có thể cử động… Thương binh bị thiêu cháy… Và Choura ở cùng với họ…</w:t>
      </w:r>
    </w:p>
    <w:p w14:paraId="7AC61B47" w14:textId="77777777" w:rsidR="00DC52AA" w:rsidRPr="001F7CD1" w:rsidRDefault="00DC52AA" w:rsidP="00DC52AA">
      <w:pPr>
        <w:spacing w:before="60" w:after="60"/>
        <w:rPr>
          <w:rFonts w:cs="Times New Roman"/>
          <w:bCs/>
          <w:i/>
          <w:iCs/>
          <w:sz w:val="24"/>
          <w:szCs w:val="24"/>
          <w:lang w:val="vi-VN"/>
        </w:rPr>
      </w:pPr>
      <w:r w:rsidRPr="001F7CD1">
        <w:rPr>
          <w:rFonts w:cs="Times New Roman"/>
          <w:bCs/>
          <w:i/>
          <w:iCs/>
          <w:sz w:val="24"/>
          <w:szCs w:val="24"/>
          <w:lang w:val="vi-VN"/>
        </w:rPr>
        <w:tab/>
        <w:t>Mãi rất gần đây tôi mới biết Tonia Bobkova chết như thế nào. Cô ấy đã lấy thân mình che cho người yêu cô, khi một quả mìn nổ. Mảnh mìn bay, là chuyện một phần giây… Làm sao cô có đủ thời gian? Cô đã cứu trung uý Petia Boitchevski, người mà cô yêu. Và ông ấy còn sống…</w:t>
      </w:r>
    </w:p>
    <w:p w14:paraId="1D11674F" w14:textId="77777777" w:rsidR="00DC52AA" w:rsidRPr="001F7CD1" w:rsidRDefault="00DC52AA" w:rsidP="00DC52AA">
      <w:pPr>
        <w:spacing w:before="60" w:after="60"/>
        <w:rPr>
          <w:rFonts w:cs="Times New Roman"/>
          <w:bCs/>
          <w:i/>
          <w:iCs/>
          <w:sz w:val="24"/>
          <w:szCs w:val="24"/>
          <w:lang w:val="vi-VN"/>
        </w:rPr>
      </w:pPr>
      <w:r w:rsidRPr="001F7CD1">
        <w:rPr>
          <w:rFonts w:cs="Times New Roman"/>
          <w:bCs/>
          <w:i/>
          <w:iCs/>
          <w:sz w:val="24"/>
          <w:szCs w:val="24"/>
          <w:lang w:val="vi-VN"/>
        </w:rPr>
        <w:tab/>
        <w:t>Ba mươi năm sau, Petia Boitchevski đã đến Krasnodar và đã gặp tôi trong một cuộc họp cựu chiến binh. Ông đã kể lại cho tôi tất cả chuyện ấy. Chúng tôi cùng đi đến Borissov và tìm lại được khu rừng thưa nơi Tonia đã ngã xuống. Ông đã cầm lên một nắm đất trên mộ Tonia và hôn…</w:t>
      </w:r>
    </w:p>
    <w:p w14:paraId="3FB5068F" w14:textId="6EA5E121" w:rsidR="00DC52AA" w:rsidRPr="001F7CD1" w:rsidRDefault="00DC52AA" w:rsidP="00DC52AA">
      <w:pPr>
        <w:spacing w:before="60" w:after="60"/>
        <w:rPr>
          <w:rFonts w:cs="Times New Roman"/>
          <w:bCs/>
          <w:i/>
          <w:iCs/>
          <w:sz w:val="24"/>
          <w:szCs w:val="24"/>
          <w:lang w:val="vi-VN"/>
        </w:rPr>
      </w:pPr>
      <w:r w:rsidRPr="001F7CD1">
        <w:rPr>
          <w:rFonts w:cs="Times New Roman"/>
          <w:bCs/>
          <w:i/>
          <w:iCs/>
          <w:sz w:val="24"/>
          <w:szCs w:val="24"/>
          <w:lang w:val="vi-VN"/>
        </w:rPr>
        <w:tab/>
        <w:t>Chúng tôi gồm năm người, những cô gái Konakovo. Nhưng tôi là người duy nhất trở về bên mẹ…</w:t>
      </w:r>
      <w:r w:rsidR="00301397" w:rsidRPr="001F7CD1">
        <w:rPr>
          <w:rFonts w:cs="Times New Roman"/>
          <w:bCs/>
          <w:i/>
          <w:iCs/>
          <w:sz w:val="24"/>
          <w:szCs w:val="24"/>
          <w:lang w:val="vi-VN"/>
        </w:rPr>
        <w:t>”</w:t>
      </w:r>
    </w:p>
    <w:p w14:paraId="1EC97305" w14:textId="77777777" w:rsidR="00DC52AA" w:rsidRPr="001F7CD1" w:rsidRDefault="00DC52AA" w:rsidP="00DC52AA">
      <w:pPr>
        <w:spacing w:before="60" w:after="60"/>
        <w:rPr>
          <w:rFonts w:cs="Times New Roman"/>
          <w:bCs/>
          <w:sz w:val="24"/>
          <w:szCs w:val="24"/>
          <w:lang w:val="vi-VN"/>
        </w:rPr>
      </w:pPr>
      <w:r w:rsidRPr="001F7CD1">
        <w:rPr>
          <w:rFonts w:cs="Times New Roman"/>
          <w:b/>
          <w:bCs/>
          <w:sz w:val="24"/>
          <w:szCs w:val="24"/>
          <w:lang w:val="vi-VN"/>
        </w:rPr>
        <w:t>Thực hiện yêu cầu từ câu 1 đến câu 5</w:t>
      </w:r>
      <w:r w:rsidRPr="001F7CD1">
        <w:rPr>
          <w:rFonts w:cs="Times New Roman"/>
          <w:bCs/>
          <w:sz w:val="24"/>
          <w:szCs w:val="24"/>
          <w:lang w:val="vi-VN"/>
        </w:rPr>
        <w:t xml:space="preserve"> (trình bày ngắn gọn):</w:t>
      </w:r>
    </w:p>
    <w:p w14:paraId="314E3CD7" w14:textId="77777777" w:rsidR="00DC52AA" w:rsidRPr="001F7CD1" w:rsidRDefault="00DC52AA" w:rsidP="00DC52AA">
      <w:pPr>
        <w:spacing w:before="60" w:after="60"/>
        <w:rPr>
          <w:rFonts w:cs="Times New Roman"/>
          <w:bCs/>
          <w:sz w:val="24"/>
          <w:szCs w:val="24"/>
          <w:lang w:val="vi-VN"/>
        </w:rPr>
      </w:pPr>
      <w:r w:rsidRPr="001F7CD1">
        <w:rPr>
          <w:rFonts w:cs="Times New Roman"/>
          <w:b/>
          <w:bCs/>
          <w:sz w:val="24"/>
          <w:szCs w:val="24"/>
          <w:lang w:val="vi-VN"/>
        </w:rPr>
        <w:t>Câu 1.</w:t>
      </w:r>
      <w:r w:rsidRPr="001F7CD1">
        <w:rPr>
          <w:rFonts w:cs="Times New Roman"/>
          <w:bCs/>
          <w:sz w:val="24"/>
          <w:szCs w:val="24"/>
          <w:lang w:val="vi-VN"/>
        </w:rPr>
        <w:t xml:space="preserve"> Văn bản là lời kể của ai? Được kể theo ngôi kể nào?</w:t>
      </w:r>
    </w:p>
    <w:p w14:paraId="2180DC86" w14:textId="77777777" w:rsidR="00DC52AA" w:rsidRPr="001F7CD1" w:rsidRDefault="00DC52AA" w:rsidP="00DC52AA">
      <w:pPr>
        <w:spacing w:before="60" w:after="60"/>
        <w:rPr>
          <w:rFonts w:cs="Times New Roman"/>
          <w:bCs/>
          <w:sz w:val="24"/>
          <w:szCs w:val="24"/>
          <w:lang w:val="vi-VN"/>
        </w:rPr>
      </w:pPr>
      <w:r w:rsidRPr="001F7CD1">
        <w:rPr>
          <w:rFonts w:cs="Times New Roman"/>
          <w:b/>
          <w:bCs/>
          <w:sz w:val="24"/>
          <w:szCs w:val="24"/>
          <w:lang w:val="vi-VN"/>
        </w:rPr>
        <w:t>Câu 2.</w:t>
      </w:r>
      <w:r w:rsidRPr="001F7CD1">
        <w:rPr>
          <w:rFonts w:cs="Times New Roman"/>
          <w:bCs/>
          <w:sz w:val="24"/>
          <w:szCs w:val="24"/>
          <w:lang w:val="vi-VN"/>
        </w:rPr>
        <w:t xml:space="preserve"> Trong văn bản, người kể đã kể lại cái chết của những ai?</w:t>
      </w:r>
    </w:p>
    <w:p w14:paraId="6798C10A" w14:textId="77777777" w:rsidR="00DC52AA" w:rsidRPr="001F7CD1" w:rsidRDefault="00DC52AA" w:rsidP="00DC52AA">
      <w:pPr>
        <w:spacing w:before="60" w:after="60"/>
        <w:rPr>
          <w:rFonts w:cs="Times New Roman"/>
          <w:bCs/>
          <w:sz w:val="24"/>
          <w:szCs w:val="24"/>
          <w:lang w:val="en-US"/>
        </w:rPr>
      </w:pPr>
      <w:r w:rsidRPr="001F7CD1">
        <w:rPr>
          <w:rFonts w:cs="Times New Roman"/>
          <w:b/>
          <w:bCs/>
          <w:sz w:val="24"/>
          <w:szCs w:val="24"/>
          <w:lang w:val="vi-VN"/>
        </w:rPr>
        <w:t>Câu 3.</w:t>
      </w:r>
      <w:r w:rsidRPr="001F7CD1">
        <w:rPr>
          <w:rFonts w:cs="Times New Roman"/>
          <w:bCs/>
          <w:sz w:val="24"/>
          <w:szCs w:val="24"/>
          <w:lang w:val="vi-VN"/>
        </w:rPr>
        <w:t xml:space="preserve"> Qua những sự việc được kể trong văn bản, anh/ chị hiểu/ thấy được những gì về hiện thực cuộc chiến tranh và những người phụ nữ tham gia cuộc chiến ấy?</w:t>
      </w:r>
    </w:p>
    <w:p w14:paraId="226E1453" w14:textId="77777777" w:rsidR="006858C4" w:rsidRPr="001F7CD1" w:rsidRDefault="006858C4" w:rsidP="006858C4">
      <w:pPr>
        <w:spacing w:before="60" w:after="60"/>
        <w:rPr>
          <w:rFonts w:cs="Times New Roman"/>
          <w:bCs/>
          <w:sz w:val="24"/>
          <w:szCs w:val="24"/>
          <w:lang w:val="vi-VN"/>
        </w:rPr>
      </w:pPr>
      <w:r w:rsidRPr="001F7CD1">
        <w:rPr>
          <w:rFonts w:cs="Times New Roman"/>
          <w:bCs/>
          <w:sz w:val="24"/>
          <w:szCs w:val="24"/>
          <w:lang w:val="vi-VN"/>
        </w:rPr>
        <w:t>Những điều có thể thấy về cuộc chiến tranh và những người tham gia cuộc chiến:</w:t>
      </w:r>
    </w:p>
    <w:p w14:paraId="740E8AFE" w14:textId="77777777" w:rsidR="006858C4" w:rsidRPr="001F7CD1" w:rsidRDefault="006858C4" w:rsidP="006858C4">
      <w:pPr>
        <w:spacing w:before="60" w:after="60"/>
        <w:rPr>
          <w:rFonts w:cs="Times New Roman"/>
          <w:bCs/>
          <w:sz w:val="24"/>
          <w:szCs w:val="24"/>
          <w:lang w:val="vi-VN"/>
        </w:rPr>
      </w:pPr>
      <w:r w:rsidRPr="001F7CD1">
        <w:rPr>
          <w:rFonts w:cs="Times New Roman"/>
          <w:bCs/>
          <w:sz w:val="24"/>
          <w:szCs w:val="24"/>
          <w:lang w:val="vi-VN"/>
        </w:rPr>
        <w:t>- Về cuộc chiến tranh: Đó là cuộc chiến khốc liệt, mang đến nhiều đau thương, mất mát, hy sinh; để lại những ám ảnh, chấn động tâm lý và hậu quả dai dẳng.</w:t>
      </w:r>
    </w:p>
    <w:p w14:paraId="6CF7201E" w14:textId="77777777" w:rsidR="006858C4" w:rsidRPr="001F7CD1" w:rsidRDefault="006858C4" w:rsidP="006858C4">
      <w:pPr>
        <w:spacing w:before="60" w:after="60"/>
        <w:rPr>
          <w:rFonts w:cs="Times New Roman"/>
          <w:bCs/>
          <w:sz w:val="24"/>
          <w:szCs w:val="24"/>
          <w:lang w:val="vi-VN"/>
        </w:rPr>
      </w:pPr>
      <w:r w:rsidRPr="001F7CD1">
        <w:rPr>
          <w:rFonts w:cs="Times New Roman"/>
          <w:bCs/>
          <w:sz w:val="24"/>
          <w:szCs w:val="24"/>
          <w:lang w:val="vi-VN"/>
        </w:rPr>
        <w:t>- Về những người phụ nữ tham gia cuộc chiến:</w:t>
      </w:r>
    </w:p>
    <w:p w14:paraId="5F9803D3" w14:textId="77777777" w:rsidR="006858C4" w:rsidRPr="001F7CD1" w:rsidRDefault="006858C4" w:rsidP="006858C4">
      <w:pPr>
        <w:spacing w:before="60" w:after="60"/>
        <w:rPr>
          <w:rFonts w:cs="Times New Roman"/>
          <w:bCs/>
          <w:sz w:val="24"/>
          <w:szCs w:val="24"/>
          <w:lang w:val="vi-VN"/>
        </w:rPr>
      </w:pPr>
      <w:r w:rsidRPr="001F7CD1">
        <w:rPr>
          <w:rFonts w:cs="Times New Roman"/>
          <w:bCs/>
          <w:sz w:val="24"/>
          <w:szCs w:val="24"/>
          <w:lang w:val="vi-VN"/>
        </w:rPr>
        <w:lastRenderedPageBreak/>
        <w:t>+ Họ vốn là những người yếu thế, cần được bảo vệ, che chở nhưng bị ném vào cuộc chiến, chịu nhiều gian khổ, đau thương, chết chóc; mang những chấn thương, bi kịch lớn lao cả trong và sau cuộc chiến.</w:t>
      </w:r>
    </w:p>
    <w:p w14:paraId="71AA0426" w14:textId="65D7A944" w:rsidR="006858C4" w:rsidRPr="001F7CD1" w:rsidRDefault="006858C4" w:rsidP="006858C4">
      <w:pPr>
        <w:spacing w:before="60" w:after="60"/>
        <w:rPr>
          <w:rFonts w:cs="Times New Roman"/>
          <w:bCs/>
          <w:sz w:val="24"/>
          <w:szCs w:val="24"/>
          <w:lang w:val="en-US"/>
        </w:rPr>
      </w:pPr>
      <w:r w:rsidRPr="001F7CD1">
        <w:rPr>
          <w:rFonts w:cs="Times New Roman"/>
          <w:bCs/>
          <w:sz w:val="24"/>
          <w:szCs w:val="24"/>
          <w:lang w:val="vi-VN"/>
        </w:rPr>
        <w:t>+ Họ mang tình yêu Tổ quốc, lý tưởng cao đẹp, tinh thần chiến đấu dũng cảm, anh hùng nhưng vẫn giữ tâm hồn dịu dàng, giàu tình yêu thương, giàu tình nghia, luôn khao khát cuộc sống bình yên, hạnh phúc gia đình giản dị.</w:t>
      </w:r>
    </w:p>
    <w:p w14:paraId="6A329DF5" w14:textId="1F3A1F2D" w:rsidR="00DC52AA" w:rsidRPr="001F7CD1" w:rsidRDefault="00DC52AA" w:rsidP="00DC52AA">
      <w:pPr>
        <w:spacing w:before="60" w:after="60"/>
        <w:rPr>
          <w:rFonts w:cs="Times New Roman"/>
          <w:bCs/>
          <w:sz w:val="24"/>
          <w:szCs w:val="24"/>
          <w:lang w:val="en-US"/>
        </w:rPr>
      </w:pPr>
      <w:r w:rsidRPr="001F7CD1">
        <w:rPr>
          <w:rFonts w:cs="Times New Roman"/>
          <w:b/>
          <w:bCs/>
          <w:sz w:val="24"/>
          <w:szCs w:val="24"/>
          <w:lang w:val="vi-VN"/>
        </w:rPr>
        <w:t>Câu 4.</w:t>
      </w:r>
      <w:r w:rsidRPr="001F7CD1">
        <w:rPr>
          <w:rFonts w:cs="Times New Roman"/>
          <w:bCs/>
          <w:sz w:val="24"/>
          <w:szCs w:val="24"/>
          <w:lang w:val="vi-VN"/>
        </w:rPr>
        <w:t xml:space="preserve"> Nêu tác dụng của việc sử dụng dấu chấm lửng (dấu ba chấm </w:t>
      </w:r>
      <w:r w:rsidR="00301397" w:rsidRPr="001F7CD1">
        <w:rPr>
          <w:rFonts w:cs="Times New Roman"/>
          <w:bCs/>
          <w:sz w:val="24"/>
          <w:szCs w:val="24"/>
          <w:lang w:val="vi-VN"/>
        </w:rPr>
        <w:t>“</w:t>
      </w:r>
      <w:r w:rsidRPr="001F7CD1">
        <w:rPr>
          <w:rFonts w:cs="Times New Roman"/>
          <w:bCs/>
          <w:sz w:val="24"/>
          <w:szCs w:val="24"/>
          <w:lang w:val="vi-VN"/>
        </w:rPr>
        <w:t>…</w:t>
      </w:r>
      <w:r w:rsidR="00301397" w:rsidRPr="001F7CD1">
        <w:rPr>
          <w:rFonts w:cs="Times New Roman"/>
          <w:bCs/>
          <w:sz w:val="24"/>
          <w:szCs w:val="24"/>
          <w:lang w:val="vi-VN"/>
        </w:rPr>
        <w:t>”</w:t>
      </w:r>
      <w:r w:rsidRPr="001F7CD1">
        <w:rPr>
          <w:rFonts w:cs="Times New Roman"/>
          <w:bCs/>
          <w:sz w:val="24"/>
          <w:szCs w:val="24"/>
          <w:lang w:val="vi-VN"/>
        </w:rPr>
        <w:t>) nhiều lần trong văn bản trên.</w:t>
      </w:r>
    </w:p>
    <w:p w14:paraId="6284DCEF" w14:textId="77777777" w:rsidR="000B677A" w:rsidRPr="001F7CD1" w:rsidRDefault="000B677A" w:rsidP="000B677A">
      <w:pPr>
        <w:spacing w:before="60" w:after="60"/>
        <w:rPr>
          <w:rFonts w:cs="Times New Roman"/>
          <w:bCs/>
          <w:sz w:val="24"/>
          <w:szCs w:val="24"/>
          <w:lang w:val="vi-VN"/>
        </w:rPr>
      </w:pPr>
      <w:r w:rsidRPr="001F7CD1">
        <w:rPr>
          <w:rFonts w:cs="Times New Roman"/>
          <w:bCs/>
          <w:sz w:val="24"/>
          <w:szCs w:val="24"/>
          <w:lang w:val="vi-VN"/>
        </w:rPr>
        <w:t>Tác dụng của việc sử dụng nhiều lần sử dụng dấu chấm lửng (ba chấm) trong văn bản:</w:t>
      </w:r>
    </w:p>
    <w:p w14:paraId="1E1CB7B6" w14:textId="77777777" w:rsidR="000B677A" w:rsidRPr="001F7CD1" w:rsidRDefault="000B677A" w:rsidP="000B677A">
      <w:pPr>
        <w:spacing w:before="60" w:after="60"/>
        <w:rPr>
          <w:rFonts w:cs="Times New Roman"/>
          <w:bCs/>
          <w:sz w:val="24"/>
          <w:szCs w:val="24"/>
          <w:lang w:val="vi-VN"/>
        </w:rPr>
      </w:pPr>
      <w:r w:rsidRPr="001F7CD1">
        <w:rPr>
          <w:rFonts w:cs="Times New Roman"/>
          <w:bCs/>
          <w:sz w:val="24"/>
          <w:szCs w:val="24"/>
          <w:lang w:val="vi-VN"/>
        </w:rPr>
        <w:t>- Dấu chấm lửng (ba chấm) trong lời của người kể chuyện, là một nhân chứng chiến tranh, thể hiện những khoảng ngừng, khoảng ngắt, khoảng lặng giữa lời nói.</w:t>
      </w:r>
    </w:p>
    <w:p w14:paraId="4EC07065" w14:textId="77777777" w:rsidR="000B677A" w:rsidRPr="001F7CD1" w:rsidRDefault="000B677A" w:rsidP="000B677A">
      <w:pPr>
        <w:spacing w:before="60" w:after="60"/>
        <w:rPr>
          <w:rFonts w:cs="Times New Roman"/>
          <w:bCs/>
          <w:spacing w:val="-4"/>
          <w:sz w:val="24"/>
          <w:szCs w:val="24"/>
          <w:lang w:val="vi-VN"/>
        </w:rPr>
      </w:pPr>
      <w:r w:rsidRPr="001F7CD1">
        <w:rPr>
          <w:rFonts w:cs="Times New Roman"/>
          <w:bCs/>
          <w:spacing w:val="-4"/>
          <w:sz w:val="24"/>
          <w:szCs w:val="24"/>
          <w:lang w:val="vi-VN"/>
        </w:rPr>
        <w:t>- Thể hiện rõ thái độ, tâm trạng của người kể xúc động, nghẹn ngào, đau buồn, thương cảm, xót xa.</w:t>
      </w:r>
    </w:p>
    <w:p w14:paraId="4C6C0660" w14:textId="47A4C422" w:rsidR="000B677A" w:rsidRPr="001F7CD1" w:rsidRDefault="000B677A" w:rsidP="000B677A">
      <w:pPr>
        <w:spacing w:before="60" w:after="60"/>
        <w:rPr>
          <w:rFonts w:cs="Times New Roman"/>
          <w:bCs/>
          <w:sz w:val="24"/>
          <w:szCs w:val="24"/>
          <w:lang w:val="en-US"/>
        </w:rPr>
      </w:pPr>
      <w:r w:rsidRPr="001F7CD1">
        <w:rPr>
          <w:rFonts w:cs="Times New Roman"/>
          <w:bCs/>
          <w:sz w:val="24"/>
          <w:szCs w:val="24"/>
          <w:lang w:val="vi-VN"/>
        </w:rPr>
        <w:t>- Tạo nhịp văn đứt đoạn, thể hiện chân thật lời kể và tâm trạng; giọng văn bi ai, thống thiết, trầm lắng; tạo khoảng trống khơi gợi cảm xúc, suy tư, sự đồng cảm cùa người đọc với người kể và câu chuyện kể.</w:t>
      </w:r>
    </w:p>
    <w:p w14:paraId="32E2AD7A" w14:textId="77777777" w:rsidR="00DC52AA" w:rsidRPr="001F7CD1" w:rsidRDefault="00DC52AA" w:rsidP="00DC52AA">
      <w:pPr>
        <w:spacing w:before="60" w:after="60"/>
        <w:rPr>
          <w:rFonts w:cs="Times New Roman"/>
          <w:bCs/>
          <w:sz w:val="24"/>
          <w:szCs w:val="24"/>
          <w:lang w:val="vi-VN"/>
        </w:rPr>
      </w:pPr>
      <w:r w:rsidRPr="001F7CD1">
        <w:rPr>
          <w:rFonts w:cs="Times New Roman"/>
          <w:b/>
          <w:bCs/>
          <w:sz w:val="24"/>
          <w:szCs w:val="24"/>
          <w:lang w:val="vi-VN"/>
        </w:rPr>
        <w:t>Câu 5.</w:t>
      </w:r>
      <w:r w:rsidRPr="001F7CD1">
        <w:rPr>
          <w:rFonts w:cs="Times New Roman"/>
          <w:bCs/>
          <w:sz w:val="24"/>
          <w:szCs w:val="24"/>
          <w:lang w:val="vi-VN"/>
        </w:rPr>
        <w:t xml:space="preserve"> Câu nói: </w:t>
      </w:r>
      <w:r w:rsidRPr="001F7CD1">
        <w:rPr>
          <w:rFonts w:cs="Times New Roman"/>
          <w:bCs/>
          <w:i/>
          <w:iCs/>
          <w:sz w:val="24"/>
          <w:szCs w:val="24"/>
          <w:lang w:val="vi-VN"/>
        </w:rPr>
        <w:t>Chúng tôi gồm năm người, những cô gái Konakovo. Nhưng tôi là người duy nhất trở về bên mẹ…</w:t>
      </w:r>
      <w:r w:rsidRPr="001F7CD1">
        <w:rPr>
          <w:rFonts w:cs="Times New Roman"/>
          <w:bCs/>
          <w:sz w:val="24"/>
          <w:szCs w:val="24"/>
          <w:lang w:val="vi-VN"/>
        </w:rPr>
        <w:t xml:space="preserve"> thể hiện nỗi niềm, tâm trạng gì của người kể chuyện? Điều đó gợi cho anh/ chị suy nghĩ gì? </w:t>
      </w:r>
    </w:p>
    <w:p w14:paraId="41CDAE2C" w14:textId="77777777" w:rsidR="00F8022A" w:rsidRPr="001F7CD1" w:rsidRDefault="00F8022A" w:rsidP="00B4220E">
      <w:pPr>
        <w:spacing w:before="60" w:after="60"/>
        <w:rPr>
          <w:rFonts w:cs="Times New Roman"/>
          <w:bCs/>
          <w:sz w:val="24"/>
          <w:szCs w:val="24"/>
        </w:rPr>
      </w:pPr>
    </w:p>
    <w:p w14:paraId="3AD9597E" w14:textId="6CE1179D" w:rsidR="00327D08" w:rsidRPr="001F7CD1" w:rsidRDefault="00327D08" w:rsidP="00327D08">
      <w:pPr>
        <w:spacing w:before="60" w:after="60"/>
        <w:rPr>
          <w:rFonts w:cs="Times New Roman"/>
          <w:b/>
          <w:bCs/>
          <w:sz w:val="24"/>
          <w:szCs w:val="24"/>
          <w:lang w:val="en-US"/>
        </w:rPr>
      </w:pPr>
      <w:r w:rsidRPr="001F7CD1">
        <w:rPr>
          <w:rFonts w:cs="Times New Roman"/>
          <w:b/>
          <w:bCs/>
          <w:sz w:val="24"/>
          <w:szCs w:val="24"/>
          <w:lang w:val="en-US"/>
        </w:rPr>
        <w:t>ĐỀ 2</w:t>
      </w:r>
    </w:p>
    <w:p w14:paraId="0A232F06" w14:textId="2F827543" w:rsidR="00327D08" w:rsidRPr="001F7CD1" w:rsidRDefault="00327D08" w:rsidP="00327D08">
      <w:pPr>
        <w:spacing w:before="60" w:after="60"/>
        <w:rPr>
          <w:rFonts w:cs="Times New Roman"/>
          <w:b/>
          <w:bCs/>
          <w:sz w:val="24"/>
          <w:szCs w:val="24"/>
          <w:lang w:val="vi-VN"/>
        </w:rPr>
      </w:pPr>
      <w:r w:rsidRPr="001F7CD1">
        <w:rPr>
          <w:rFonts w:cs="Times New Roman"/>
          <w:b/>
          <w:bCs/>
          <w:sz w:val="24"/>
          <w:szCs w:val="24"/>
          <w:lang w:val="en-US"/>
        </w:rPr>
        <w:t>Đọc văn bản sau</w:t>
      </w:r>
      <w:r w:rsidRPr="001F7CD1">
        <w:rPr>
          <w:rFonts w:cs="Times New Roman"/>
          <w:b/>
          <w:bCs/>
          <w:sz w:val="24"/>
          <w:szCs w:val="24"/>
          <w:lang w:val="vi-VN"/>
        </w:rPr>
        <w:t>:</w:t>
      </w:r>
    </w:p>
    <w:p w14:paraId="02CFB474" w14:textId="77777777" w:rsidR="00327D08" w:rsidRPr="001F7CD1" w:rsidRDefault="00327D08" w:rsidP="00327D08">
      <w:pPr>
        <w:spacing w:before="60" w:after="60"/>
        <w:rPr>
          <w:rFonts w:cs="Times New Roman"/>
          <w:bCs/>
          <w:i/>
          <w:sz w:val="24"/>
          <w:szCs w:val="24"/>
          <w:lang w:val="en-US"/>
        </w:rPr>
      </w:pPr>
      <w:r w:rsidRPr="001F7CD1">
        <w:rPr>
          <w:rFonts w:cs="Times New Roman"/>
          <w:bCs/>
          <w:i/>
          <w:sz w:val="24"/>
          <w:szCs w:val="24"/>
          <w:lang w:val="en-US"/>
        </w:rPr>
        <w:t xml:space="preserve">Ngày 26 tháng 8, chi đội Giải phóng quân đầu tiên tiến vào Thủ đô, giữa tiếng reo mừng dậy đất của đồng bào. Các nam, nữ chiến sĩ lần đầu mặc quần áo đồng phục, chân bước chưa đều, nước da phần lớn tái sạm, nhưng tràn đầy khí thế chiến thắng của một đoàn quân dày dạn trong chiến đấu, mang đến cho đồng bào niềm tin, đã có một chỗ dựa vững chắc bên cạnh đội ngũ vũ trang của hàng ngàn chiến sĩ tự vệ của Thủ đô. Bác từ Tân Trào về Hà Nội. Chúng tôi ra đón Bác tại làng Phú Thượng. Bác còn yếu sau trận sốt nặng vừa qua, vẫn giản dị với bộ quần áo vải vàng cũ và đôi giày vải. Đến 30 tháng 8, trên cả nước, chính quyền đã về tay nhân dân, trừ một đôi nơi bọn phản động Quốc dân đảng gây khó khăn như ở Vĩnh Yên. </w:t>
      </w:r>
    </w:p>
    <w:p w14:paraId="754A6D40" w14:textId="77777777" w:rsidR="00327D08" w:rsidRPr="001F7CD1" w:rsidRDefault="00327D08" w:rsidP="00327D08">
      <w:pPr>
        <w:spacing w:before="60" w:after="60"/>
        <w:rPr>
          <w:rFonts w:cs="Times New Roman"/>
          <w:bCs/>
          <w:i/>
          <w:sz w:val="24"/>
          <w:szCs w:val="24"/>
          <w:lang w:val="en-US"/>
        </w:rPr>
      </w:pPr>
      <w:r w:rsidRPr="001F7CD1">
        <w:rPr>
          <w:rFonts w:cs="Times New Roman"/>
          <w:bCs/>
          <w:i/>
          <w:sz w:val="24"/>
          <w:szCs w:val="24"/>
          <w:lang w:val="en-US"/>
        </w:rPr>
        <w:tab/>
        <w:t xml:space="preserve">Ngày mồng 2 tháng 9, Bác ra mắt trước mấy chục vạn đồng bào Thủ đô tại quảng trường Ba Đình với bản Tuyên ngôn độc lập lịch sử. Nước Việt Nam dân chủ cộng hòa ra đời. Cờ cách mạng nền đỏ sao vàng trở thành cờ của Tổ quốc. Hà Nội trở thành Thủ đô của nước Việt Nam độc lập. Đội quân Giải phóng Việt Nam, sau ngày cách mạng thành công, đã xuất hiện trên khắp các miền của đất nước. </w:t>
      </w:r>
    </w:p>
    <w:p w14:paraId="434E2969" w14:textId="77777777" w:rsidR="00327D08" w:rsidRPr="001F7CD1" w:rsidRDefault="00327D08" w:rsidP="00327D08">
      <w:pPr>
        <w:spacing w:before="60" w:after="60"/>
        <w:rPr>
          <w:rFonts w:cs="Times New Roman"/>
          <w:bCs/>
          <w:i/>
          <w:sz w:val="24"/>
          <w:szCs w:val="24"/>
          <w:lang w:val="en-US"/>
        </w:rPr>
      </w:pPr>
      <w:r w:rsidRPr="001F7CD1">
        <w:rPr>
          <w:rFonts w:cs="Times New Roman"/>
          <w:bCs/>
          <w:i/>
          <w:sz w:val="24"/>
          <w:szCs w:val="24"/>
          <w:lang w:val="en-US"/>
        </w:rPr>
        <w:tab/>
        <w:t xml:space="preserve">Bên cạnh những chiến sĩ Cứu quốc quân, Việt Nam tuyên truyền Giải phóng quân, Du kích Ba Tơ và hàng vạn chiến sĩ tự vệ, du kích của phong trào cách mạng tại khắp các chiến khu, đã có thêm hàng trăm ngàn thanh niên tình nguyện đứng dưới cờ làm người chiến sĩ bảo vệ Tổ quốc. Ngày vui chưa đến hẳn, cuộc chiến đấu gian khổ còn phải dài lâu. Phía Bắc, quân Tầu Tưởng tiến vào Việt Nam. Nguyễn Hải Thần bám theo đoàn quân phù thũng đang rêu rao 13 điều thảo phạt, định dâng đất nước ta cho bọn Quốc dân đảng Trung Hoa. </w:t>
      </w:r>
    </w:p>
    <w:p w14:paraId="289786F9" w14:textId="77777777" w:rsidR="00327D08" w:rsidRPr="001F7CD1" w:rsidRDefault="00327D08" w:rsidP="00327D08">
      <w:pPr>
        <w:spacing w:before="60" w:after="60"/>
        <w:rPr>
          <w:rFonts w:cs="Times New Roman"/>
          <w:bCs/>
          <w:i/>
          <w:sz w:val="24"/>
          <w:szCs w:val="24"/>
          <w:lang w:val="en-US"/>
        </w:rPr>
      </w:pPr>
      <w:r w:rsidRPr="001F7CD1">
        <w:rPr>
          <w:rFonts w:cs="Times New Roman"/>
          <w:bCs/>
          <w:i/>
          <w:sz w:val="24"/>
          <w:szCs w:val="24"/>
          <w:lang w:val="en-US"/>
        </w:rPr>
        <w:tab/>
        <w:t>Miền Nam, thực dân Pháp bám gót sau quân Anh, đã trở lại Sài Gòn. Tiếng súng xâm lược lại nổ. Cuộc kháng chiến thần thánh của nhân dân miền Nam đã bắt đầu. Các chiến sĩ Giải phóng quân ở miền Nam, những người con yêu của khởi nghĩa Nam Kỳ, của Cách mạng tháng Tám đã đứng ở hàng đầu cùng nhân dân, với những chiếc gậy tầm vông vát nhọn, kiên quyết thực hiện lời thề của người chiến sĩ Giải phóng quân: Chiến đấu đến giọt máu cuối cùng để tiêu diệt bọn xâm lược... Không một chút nghỉ ngơi, những chiến sĩ Giải phóng quân ở miền Bắc, lại cùng hàng ngàn thanh niên ưu tú lên đường tiếp tục cuộc Nam tiến.</w:t>
      </w:r>
    </w:p>
    <w:p w14:paraId="5821D287" w14:textId="5DFD491A" w:rsidR="00327D08" w:rsidRPr="001F7CD1" w:rsidRDefault="00327D08" w:rsidP="00327D08">
      <w:pPr>
        <w:spacing w:before="60" w:after="60"/>
        <w:rPr>
          <w:rFonts w:cs="Times New Roman"/>
          <w:bCs/>
          <w:i/>
          <w:sz w:val="24"/>
          <w:szCs w:val="24"/>
          <w:lang w:val="en-US"/>
        </w:rPr>
      </w:pPr>
      <w:r w:rsidRPr="001F7CD1">
        <w:rPr>
          <w:rFonts w:cs="Times New Roman"/>
          <w:bCs/>
          <w:i/>
          <w:sz w:val="24"/>
          <w:szCs w:val="24"/>
          <w:lang w:val="en-US"/>
        </w:rPr>
        <w:t xml:space="preserve">Cuộc Nam tiến lần này đã khác hẳn, không còn là vài trung đội hoặc mấy chục người đi lén lút trong rừng sâu, giữa đêm khuya, mà đây là những đoàn tàu dài dằng dặc, chật ních những chiến sĩ, đi giữa tiếng hoan hô và hàng vạn cánh tay vẫy chào của đồng bào. </w:t>
      </w:r>
      <w:r w:rsidR="00301397" w:rsidRPr="001F7CD1">
        <w:rPr>
          <w:rFonts w:cs="Times New Roman"/>
          <w:bCs/>
          <w:i/>
          <w:sz w:val="24"/>
          <w:szCs w:val="24"/>
          <w:lang w:val="en-US"/>
        </w:rPr>
        <w:t>“</w:t>
      </w:r>
      <w:r w:rsidRPr="001F7CD1">
        <w:rPr>
          <w:rFonts w:cs="Times New Roman"/>
          <w:bCs/>
          <w:i/>
          <w:sz w:val="24"/>
          <w:szCs w:val="24"/>
          <w:lang w:val="en-US"/>
        </w:rPr>
        <w:t xml:space="preserve">Nam Bộ là thịt của thịt Việt </w:t>
      </w:r>
      <w:r w:rsidRPr="001F7CD1">
        <w:rPr>
          <w:rFonts w:cs="Times New Roman"/>
          <w:bCs/>
          <w:i/>
          <w:sz w:val="24"/>
          <w:szCs w:val="24"/>
          <w:lang w:val="en-US"/>
        </w:rPr>
        <w:lastRenderedPageBreak/>
        <w:t>Nam, là máu của máu Việt Nam</w:t>
      </w:r>
      <w:r w:rsidR="00301397" w:rsidRPr="001F7CD1">
        <w:rPr>
          <w:rFonts w:cs="Times New Roman"/>
          <w:bCs/>
          <w:i/>
          <w:sz w:val="24"/>
          <w:szCs w:val="24"/>
          <w:lang w:val="en-US"/>
        </w:rPr>
        <w:t>”</w:t>
      </w:r>
      <w:r w:rsidRPr="001F7CD1">
        <w:rPr>
          <w:rFonts w:cs="Times New Roman"/>
          <w:bCs/>
          <w:i/>
          <w:sz w:val="24"/>
          <w:szCs w:val="24"/>
          <w:lang w:val="en-US"/>
        </w:rPr>
        <w:t xml:space="preserve">, lời nói của Bác Hồ luôn luôn vang dội bên tai mọi người. Kẻ thù đụng vào Nam Bộ là đụng đến lẽ sống còn của toàn dân Việt Nam, xúc phạm đến tình cảm thiêng liêng của mỗi người dân Việt Nam. </w:t>
      </w:r>
    </w:p>
    <w:p w14:paraId="2496573E" w14:textId="77777777" w:rsidR="00327D08" w:rsidRPr="001F7CD1" w:rsidRDefault="00327D08" w:rsidP="00327D08">
      <w:pPr>
        <w:spacing w:before="60" w:after="60"/>
        <w:rPr>
          <w:rFonts w:cs="Times New Roman"/>
          <w:bCs/>
          <w:i/>
          <w:sz w:val="24"/>
          <w:szCs w:val="24"/>
          <w:lang w:val="en-US"/>
        </w:rPr>
      </w:pPr>
      <w:r w:rsidRPr="001F7CD1">
        <w:rPr>
          <w:rFonts w:cs="Times New Roman"/>
          <w:bCs/>
          <w:i/>
          <w:sz w:val="24"/>
          <w:szCs w:val="24"/>
          <w:lang w:val="en-US"/>
        </w:rPr>
        <w:tab/>
        <w:t>Quân thù đã trở lại. Cuộc chiến đấu của nhân dân ta ở miền Nam đã bắt đầu. Đồng bào miền Bắc và đồng bào cả nước quyết không thể ngồi yên trên khắp miền Bắc, những người nông dân tạm gác tay cày, những thanh niên học sinh tạm xếp sách vở, nô nức tòng quân, xin tiếp tục lên đường Nam tiến. Trong cuộc chiến đấu lâu dài, bền bỉ của Đảng ta và nhân dân ta mấy chục năm qua, cuộc chiến đấu của Giải phóng quân Việt Nam, sau này là Quân đội nhân dân Việt Nam, khi đó mới chỉ là bắt đầu.</w:t>
      </w:r>
    </w:p>
    <w:p w14:paraId="369DA2F7" w14:textId="5E50E2C7" w:rsidR="00327D08" w:rsidRPr="001F7CD1" w:rsidRDefault="00327D08" w:rsidP="00F86DCF">
      <w:pPr>
        <w:spacing w:before="60" w:after="60"/>
        <w:ind w:firstLine="0"/>
        <w:jc w:val="right"/>
        <w:rPr>
          <w:rFonts w:cs="Times New Roman"/>
          <w:bCs/>
          <w:sz w:val="24"/>
          <w:szCs w:val="24"/>
          <w:lang w:val="en-US"/>
        </w:rPr>
      </w:pPr>
      <w:r w:rsidRPr="001F7CD1">
        <w:rPr>
          <w:rFonts w:cs="Times New Roman"/>
          <w:bCs/>
          <w:sz w:val="24"/>
          <w:szCs w:val="24"/>
          <w:lang w:val="en-US"/>
        </w:rPr>
        <w:t xml:space="preserve">(Võ Nguyên Giáp, </w:t>
      </w:r>
      <w:r w:rsidRPr="001F7CD1">
        <w:rPr>
          <w:rFonts w:cs="Times New Roman"/>
          <w:bCs/>
          <w:i/>
          <w:iCs/>
          <w:sz w:val="24"/>
          <w:szCs w:val="24"/>
          <w:lang w:val="en-US"/>
        </w:rPr>
        <w:t>Từ nhân dân mà ra</w:t>
      </w:r>
      <w:r w:rsidRPr="001F7CD1">
        <w:rPr>
          <w:rFonts w:cs="Times New Roman"/>
          <w:bCs/>
          <w:sz w:val="24"/>
          <w:szCs w:val="24"/>
          <w:lang w:val="en-US"/>
        </w:rPr>
        <w:t>, in trong Hồi kí cách mạng, NXB Giáo dục, 1970, tr198-199)</w:t>
      </w:r>
    </w:p>
    <w:p w14:paraId="5881B578" w14:textId="77777777" w:rsidR="00327D08" w:rsidRPr="001F7CD1" w:rsidRDefault="00327D08" w:rsidP="00327D08">
      <w:pPr>
        <w:spacing w:before="60" w:after="60"/>
        <w:rPr>
          <w:rFonts w:cs="Times New Roman"/>
          <w:b/>
          <w:bCs/>
          <w:sz w:val="24"/>
          <w:szCs w:val="24"/>
          <w:lang w:val="en-US"/>
        </w:rPr>
      </w:pPr>
      <w:r w:rsidRPr="001F7CD1">
        <w:rPr>
          <w:rFonts w:cs="Times New Roman"/>
          <w:b/>
          <w:bCs/>
          <w:sz w:val="24"/>
          <w:szCs w:val="24"/>
          <w:lang w:val="en-US"/>
        </w:rPr>
        <w:t xml:space="preserve">Trả lời các câu hỏi từ 1 đến 5: </w:t>
      </w:r>
    </w:p>
    <w:p w14:paraId="031BB156" w14:textId="77777777" w:rsidR="00327D08" w:rsidRPr="001F7CD1" w:rsidRDefault="00327D08" w:rsidP="00327D08">
      <w:pPr>
        <w:spacing w:before="60" w:after="60"/>
        <w:rPr>
          <w:rFonts w:cs="Times New Roman"/>
          <w:bCs/>
          <w:sz w:val="24"/>
          <w:szCs w:val="24"/>
          <w:lang w:val="vi-VN"/>
        </w:rPr>
      </w:pPr>
      <w:r w:rsidRPr="001F7CD1">
        <w:rPr>
          <w:rFonts w:cs="Times New Roman"/>
          <w:b/>
          <w:bCs/>
          <w:sz w:val="24"/>
          <w:szCs w:val="24"/>
          <w:lang w:val="en-US"/>
        </w:rPr>
        <w:t>Câu 1.</w:t>
      </w:r>
      <w:r w:rsidRPr="001F7CD1">
        <w:rPr>
          <w:rFonts w:cs="Times New Roman"/>
          <w:bCs/>
          <w:sz w:val="24"/>
          <w:szCs w:val="24"/>
          <w:lang w:val="en-US"/>
        </w:rPr>
        <w:t xml:space="preserve"> Đoạn văn</w:t>
      </w:r>
      <w:r w:rsidRPr="001F7CD1">
        <w:rPr>
          <w:rFonts w:cs="Times New Roman"/>
          <w:bCs/>
          <w:sz w:val="24"/>
          <w:szCs w:val="24"/>
          <w:lang w:val="vi-VN"/>
        </w:rPr>
        <w:t xml:space="preserve"> đầu tiên của văn bản nhắc đến sự kiện lịch sử gì</w:t>
      </w:r>
      <w:r w:rsidRPr="001F7CD1">
        <w:rPr>
          <w:rFonts w:cs="Times New Roman"/>
          <w:bCs/>
          <w:sz w:val="24"/>
          <w:szCs w:val="24"/>
          <w:lang w:val="en-US"/>
        </w:rPr>
        <w:t>?</w:t>
      </w:r>
      <w:r w:rsidRPr="001F7CD1">
        <w:rPr>
          <w:rFonts w:cs="Times New Roman"/>
          <w:bCs/>
          <w:sz w:val="24"/>
          <w:szCs w:val="24"/>
          <w:lang w:val="vi-VN"/>
        </w:rPr>
        <w:t xml:space="preserve"> Ai là người kể lại?</w:t>
      </w:r>
    </w:p>
    <w:p w14:paraId="586EE391" w14:textId="77777777" w:rsidR="00327D08" w:rsidRPr="001F7CD1" w:rsidRDefault="00327D08" w:rsidP="00327D08">
      <w:pPr>
        <w:spacing w:before="60" w:after="60"/>
        <w:rPr>
          <w:rFonts w:cs="Times New Roman"/>
          <w:bCs/>
          <w:sz w:val="24"/>
          <w:szCs w:val="24"/>
          <w:lang w:val="vi-VN"/>
        </w:rPr>
      </w:pPr>
      <w:r w:rsidRPr="001F7CD1">
        <w:rPr>
          <w:rFonts w:cs="Times New Roman"/>
          <w:b/>
          <w:bCs/>
          <w:sz w:val="24"/>
          <w:szCs w:val="24"/>
          <w:lang w:val="en-US"/>
        </w:rPr>
        <w:t>Câu 2.</w:t>
      </w:r>
      <w:r w:rsidRPr="001F7CD1">
        <w:rPr>
          <w:rFonts w:cs="Times New Roman"/>
          <w:bCs/>
          <w:sz w:val="24"/>
          <w:szCs w:val="24"/>
          <w:lang w:val="en-US"/>
        </w:rPr>
        <w:t xml:space="preserve"> Dẫn</w:t>
      </w:r>
      <w:r w:rsidRPr="001F7CD1">
        <w:rPr>
          <w:rFonts w:cs="Times New Roman"/>
          <w:bCs/>
          <w:sz w:val="24"/>
          <w:szCs w:val="24"/>
          <w:lang w:val="vi-VN"/>
        </w:rPr>
        <w:t xml:space="preserve"> ra câu văn cho thấy rõ nhất tình cảm của tác giả với miền Nam tổ quốc. Câu văn ấy mang màu sắc trang trọng hay thân mật? Vì sao?</w:t>
      </w:r>
    </w:p>
    <w:p w14:paraId="311D1BC7" w14:textId="77777777" w:rsidR="00327D08" w:rsidRPr="001F7CD1" w:rsidRDefault="00327D08" w:rsidP="00327D08">
      <w:pPr>
        <w:spacing w:before="60" w:after="60"/>
        <w:rPr>
          <w:rFonts w:cs="Times New Roman"/>
          <w:bCs/>
          <w:sz w:val="24"/>
          <w:szCs w:val="24"/>
          <w:lang w:val="vi-VN"/>
        </w:rPr>
      </w:pPr>
      <w:r w:rsidRPr="001F7CD1">
        <w:rPr>
          <w:rFonts w:cs="Times New Roman"/>
          <w:b/>
          <w:bCs/>
          <w:sz w:val="24"/>
          <w:szCs w:val="24"/>
          <w:lang w:val="en-US"/>
        </w:rPr>
        <w:t>Câu 3.</w:t>
      </w:r>
      <w:r w:rsidRPr="001F7CD1">
        <w:rPr>
          <w:rFonts w:cs="Times New Roman"/>
          <w:bCs/>
          <w:sz w:val="24"/>
          <w:szCs w:val="24"/>
          <w:lang w:val="en-US"/>
        </w:rPr>
        <w:t xml:space="preserve"> Tính</w:t>
      </w:r>
      <w:r w:rsidRPr="001F7CD1">
        <w:rPr>
          <w:rFonts w:cs="Times New Roman"/>
          <w:bCs/>
          <w:sz w:val="24"/>
          <w:szCs w:val="24"/>
          <w:lang w:val="vi-VN"/>
        </w:rPr>
        <w:t xml:space="preserve"> xác thực của thể hồi kí được thể hiện qua những yếu tố nào của văn bản?</w:t>
      </w:r>
    </w:p>
    <w:p w14:paraId="44BF7390" w14:textId="1C81550C" w:rsidR="00327D08" w:rsidRPr="001F7CD1" w:rsidRDefault="00327D08" w:rsidP="00327D08">
      <w:pPr>
        <w:spacing w:before="60" w:after="60"/>
        <w:rPr>
          <w:rFonts w:cs="Times New Roman"/>
          <w:bCs/>
          <w:sz w:val="24"/>
          <w:szCs w:val="24"/>
          <w:lang w:val="vi-VN"/>
        </w:rPr>
      </w:pPr>
      <w:r w:rsidRPr="001F7CD1">
        <w:rPr>
          <w:rFonts w:cs="Times New Roman"/>
          <w:b/>
          <w:bCs/>
          <w:sz w:val="24"/>
          <w:szCs w:val="24"/>
          <w:lang w:val="en-US"/>
        </w:rPr>
        <w:t xml:space="preserve">Câu 4. </w:t>
      </w:r>
      <w:r w:rsidRPr="001F7CD1">
        <w:rPr>
          <w:rFonts w:cs="Times New Roman"/>
          <w:bCs/>
          <w:sz w:val="24"/>
          <w:szCs w:val="24"/>
          <w:lang w:val="en-US"/>
        </w:rPr>
        <w:t>Anh</w:t>
      </w:r>
      <w:r w:rsidRPr="001F7CD1">
        <w:rPr>
          <w:rFonts w:cs="Times New Roman"/>
          <w:bCs/>
          <w:sz w:val="24"/>
          <w:szCs w:val="24"/>
          <w:lang w:val="vi-VN"/>
        </w:rPr>
        <w:t xml:space="preserve">/chị hiểu thế nào về nhan đề của đoạn trích hồi kí: </w:t>
      </w:r>
      <w:r w:rsidR="00301397" w:rsidRPr="001F7CD1">
        <w:rPr>
          <w:rFonts w:cs="Times New Roman"/>
          <w:bCs/>
          <w:sz w:val="24"/>
          <w:szCs w:val="24"/>
          <w:lang w:val="vi-VN"/>
        </w:rPr>
        <w:t>“</w:t>
      </w:r>
      <w:r w:rsidRPr="001F7CD1">
        <w:rPr>
          <w:rFonts w:cs="Times New Roman"/>
          <w:bCs/>
          <w:i/>
          <w:iCs/>
          <w:sz w:val="24"/>
          <w:szCs w:val="24"/>
          <w:lang w:val="vi-VN"/>
        </w:rPr>
        <w:t>Từ nhân dân mà ra</w:t>
      </w:r>
      <w:r w:rsidR="00301397" w:rsidRPr="001F7CD1">
        <w:rPr>
          <w:rFonts w:cs="Times New Roman"/>
          <w:bCs/>
          <w:sz w:val="24"/>
          <w:szCs w:val="24"/>
          <w:lang w:val="vi-VN"/>
        </w:rPr>
        <w:t>”</w:t>
      </w:r>
      <w:r w:rsidRPr="001F7CD1">
        <w:rPr>
          <w:rFonts w:cs="Times New Roman"/>
          <w:bCs/>
          <w:sz w:val="24"/>
          <w:szCs w:val="24"/>
          <w:lang w:val="vi-VN"/>
        </w:rPr>
        <w:t>?</w:t>
      </w:r>
    </w:p>
    <w:p w14:paraId="7FC14615" w14:textId="77777777" w:rsidR="00327D08" w:rsidRPr="001F7CD1" w:rsidRDefault="00327D08" w:rsidP="00327D08">
      <w:pPr>
        <w:spacing w:before="60" w:after="60"/>
        <w:rPr>
          <w:rFonts w:cs="Times New Roman"/>
          <w:bCs/>
          <w:sz w:val="24"/>
          <w:szCs w:val="24"/>
          <w:lang w:val="en-US"/>
        </w:rPr>
      </w:pPr>
      <w:r w:rsidRPr="001F7CD1">
        <w:rPr>
          <w:rFonts w:cs="Times New Roman"/>
          <w:b/>
          <w:bCs/>
          <w:sz w:val="24"/>
          <w:szCs w:val="24"/>
          <w:lang w:val="en-US"/>
        </w:rPr>
        <w:t>Câu 5.</w:t>
      </w:r>
      <w:r w:rsidRPr="001F7CD1">
        <w:rPr>
          <w:rFonts w:cs="Times New Roman"/>
          <w:bCs/>
          <w:sz w:val="24"/>
          <w:szCs w:val="24"/>
          <w:lang w:val="en-US"/>
        </w:rPr>
        <w:t xml:space="preserve"> Từ đoạn trích trên, anh/chị có nhận xét gì về con người của đồng chí Tổng tư lệnh?</w:t>
      </w:r>
    </w:p>
    <w:p w14:paraId="4D1AA2AE" w14:textId="77777777" w:rsidR="005571C4" w:rsidRPr="001F7CD1" w:rsidRDefault="005571C4" w:rsidP="005571C4">
      <w:pPr>
        <w:spacing w:before="60" w:after="60"/>
        <w:rPr>
          <w:rFonts w:cs="Times New Roman"/>
          <w:b/>
          <w:bCs/>
          <w:sz w:val="24"/>
          <w:szCs w:val="24"/>
          <w:lang w:val="en-US"/>
        </w:rPr>
      </w:pPr>
      <w:r w:rsidRPr="001F7CD1">
        <w:rPr>
          <w:rFonts w:cs="Times New Roman"/>
          <w:b/>
          <w:bCs/>
          <w:sz w:val="24"/>
          <w:szCs w:val="24"/>
          <w:lang w:val="en-US"/>
        </w:rPr>
        <w:t>Phần II. Làm văn (6,0 điểm)</w:t>
      </w:r>
    </w:p>
    <w:p w14:paraId="11DFCB79" w14:textId="77777777" w:rsidR="005571C4" w:rsidRPr="001F7CD1" w:rsidRDefault="005571C4" w:rsidP="005571C4">
      <w:pPr>
        <w:spacing w:before="60" w:after="60"/>
        <w:rPr>
          <w:rFonts w:cs="Times New Roman"/>
          <w:b/>
          <w:bCs/>
          <w:sz w:val="24"/>
          <w:szCs w:val="24"/>
          <w:lang w:val="en-US"/>
        </w:rPr>
      </w:pPr>
      <w:r w:rsidRPr="001F7CD1">
        <w:rPr>
          <w:rFonts w:cs="Times New Roman"/>
          <w:b/>
          <w:bCs/>
          <w:sz w:val="24"/>
          <w:szCs w:val="24"/>
          <w:lang w:val="en-US"/>
        </w:rPr>
        <w:t>Câu 1. (2,0 điểm)</w:t>
      </w:r>
    </w:p>
    <w:p w14:paraId="518DA7C3" w14:textId="77777777" w:rsidR="005571C4" w:rsidRPr="001F7CD1" w:rsidRDefault="005571C4" w:rsidP="005571C4">
      <w:pPr>
        <w:spacing w:before="60" w:after="60"/>
        <w:rPr>
          <w:rFonts w:cs="Times New Roman"/>
          <w:bCs/>
          <w:sz w:val="24"/>
          <w:szCs w:val="24"/>
          <w:lang w:val="vi-VN"/>
        </w:rPr>
      </w:pPr>
      <w:r w:rsidRPr="001F7CD1">
        <w:rPr>
          <w:rFonts w:cs="Times New Roman"/>
          <w:bCs/>
          <w:sz w:val="24"/>
          <w:szCs w:val="24"/>
          <w:lang w:val="en-US"/>
        </w:rPr>
        <w:t xml:space="preserve">Viết đoạn văn nghị luận (khoảng 200 chữ) phân tích, đánh giá </w:t>
      </w:r>
      <w:r w:rsidRPr="001F7CD1">
        <w:rPr>
          <w:rFonts w:cs="Times New Roman"/>
          <w:b/>
          <w:bCs/>
          <w:sz w:val="24"/>
          <w:szCs w:val="24"/>
          <w:lang w:val="en-US"/>
        </w:rPr>
        <w:t>thủ</w:t>
      </w:r>
      <w:r w:rsidRPr="001F7CD1">
        <w:rPr>
          <w:rFonts w:cs="Times New Roman"/>
          <w:b/>
          <w:bCs/>
          <w:sz w:val="24"/>
          <w:szCs w:val="24"/>
          <w:lang w:val="vi-VN"/>
        </w:rPr>
        <w:t xml:space="preserve"> pháp trần thuật </w:t>
      </w:r>
      <w:r w:rsidRPr="001F7CD1">
        <w:rPr>
          <w:rFonts w:cs="Times New Roman"/>
          <w:bCs/>
          <w:sz w:val="24"/>
          <w:szCs w:val="24"/>
          <w:lang w:val="en-US"/>
        </w:rPr>
        <w:t xml:space="preserve">trong đoạn trích </w:t>
      </w:r>
      <w:r w:rsidRPr="001F7CD1">
        <w:rPr>
          <w:rFonts w:cs="Times New Roman"/>
          <w:b/>
          <w:bCs/>
          <w:sz w:val="24"/>
          <w:szCs w:val="24"/>
          <w:lang w:val="en-US"/>
        </w:rPr>
        <w:t>hồi kí</w:t>
      </w:r>
      <w:r w:rsidRPr="001F7CD1">
        <w:rPr>
          <w:rFonts w:cs="Times New Roman"/>
          <w:bCs/>
          <w:sz w:val="24"/>
          <w:szCs w:val="24"/>
          <w:lang w:val="en-US"/>
        </w:rPr>
        <w:t xml:space="preserve"> </w:t>
      </w:r>
      <w:r w:rsidRPr="001F7CD1">
        <w:rPr>
          <w:rFonts w:cs="Times New Roman"/>
          <w:bCs/>
          <w:sz w:val="24"/>
          <w:szCs w:val="24"/>
          <w:lang w:val="vi-VN"/>
        </w:rPr>
        <w:t xml:space="preserve">phần Đọc hiểu. </w:t>
      </w:r>
    </w:p>
    <w:p w14:paraId="48EFDFAB" w14:textId="77777777" w:rsidR="005571C4" w:rsidRPr="001F7CD1" w:rsidRDefault="005571C4" w:rsidP="005571C4">
      <w:pPr>
        <w:spacing w:before="60" w:after="60"/>
        <w:rPr>
          <w:rFonts w:cs="Times New Roman"/>
          <w:bCs/>
          <w:sz w:val="24"/>
          <w:szCs w:val="24"/>
          <w:lang w:val="en-US"/>
        </w:rPr>
      </w:pPr>
      <w:r w:rsidRPr="001F7CD1">
        <w:rPr>
          <w:rFonts w:cs="Times New Roman"/>
          <w:bCs/>
          <w:sz w:val="24"/>
          <w:szCs w:val="24"/>
          <w:lang w:val="en-US"/>
        </w:rPr>
        <w:t>Xác định được các ý phù hợp để làm rõ vấn đề nghị luận, sau đây là một số gợi ý:</w:t>
      </w:r>
    </w:p>
    <w:p w14:paraId="35648B92" w14:textId="77777777" w:rsidR="005571C4" w:rsidRPr="001F7CD1" w:rsidRDefault="005571C4" w:rsidP="005571C4">
      <w:pPr>
        <w:spacing w:before="60" w:after="60"/>
        <w:rPr>
          <w:rFonts w:cs="Times New Roman"/>
          <w:b/>
          <w:bCs/>
          <w:sz w:val="24"/>
          <w:szCs w:val="24"/>
          <w:lang w:val="vi-VN"/>
        </w:rPr>
      </w:pPr>
      <w:r w:rsidRPr="001F7CD1">
        <w:rPr>
          <w:rFonts w:cs="Times New Roman"/>
          <w:b/>
          <w:bCs/>
          <w:sz w:val="24"/>
          <w:szCs w:val="24"/>
          <w:lang w:val="en-US"/>
        </w:rPr>
        <w:t>1. Giới</w:t>
      </w:r>
      <w:r w:rsidRPr="001F7CD1">
        <w:rPr>
          <w:rFonts w:cs="Times New Roman"/>
          <w:b/>
          <w:bCs/>
          <w:sz w:val="24"/>
          <w:szCs w:val="24"/>
          <w:lang w:val="vi-VN"/>
        </w:rPr>
        <w:t xml:space="preserve"> thiệu vấn đề</w:t>
      </w:r>
    </w:p>
    <w:p w14:paraId="6D4B41D1" w14:textId="77777777" w:rsidR="005571C4" w:rsidRPr="001F7CD1" w:rsidRDefault="005571C4" w:rsidP="005571C4">
      <w:pPr>
        <w:spacing w:before="60" w:after="60"/>
        <w:rPr>
          <w:rFonts w:cs="Times New Roman"/>
          <w:bCs/>
          <w:sz w:val="24"/>
          <w:szCs w:val="24"/>
          <w:lang w:val="en-US"/>
        </w:rPr>
      </w:pPr>
      <w:r w:rsidRPr="001F7CD1">
        <w:rPr>
          <w:rFonts w:cs="Times New Roman"/>
          <w:bCs/>
          <w:sz w:val="24"/>
          <w:szCs w:val="24"/>
          <w:lang w:val="en-US"/>
        </w:rPr>
        <w:t>- Hồi kí là thể loại văn xuôi phi hư cấu, ghi chép những sự việc xảy ra trong quá khứ gây ấn tượng sâu đậm cho người viết.</w:t>
      </w:r>
    </w:p>
    <w:p w14:paraId="7B28F0B3" w14:textId="0FDA3FA3" w:rsidR="005571C4" w:rsidRPr="001F7CD1" w:rsidRDefault="005571C4" w:rsidP="005571C4">
      <w:pPr>
        <w:spacing w:before="60" w:after="60"/>
        <w:rPr>
          <w:rFonts w:cs="Times New Roman"/>
          <w:bCs/>
          <w:spacing w:val="-6"/>
          <w:sz w:val="24"/>
          <w:szCs w:val="24"/>
          <w:lang w:val="en-US"/>
        </w:rPr>
      </w:pPr>
      <w:r w:rsidRPr="001F7CD1">
        <w:rPr>
          <w:rFonts w:cs="Times New Roman"/>
          <w:bCs/>
          <w:spacing w:val="-6"/>
          <w:sz w:val="24"/>
          <w:szCs w:val="24"/>
          <w:lang w:val="en-US"/>
        </w:rPr>
        <w:t>- Thủ</w:t>
      </w:r>
      <w:r w:rsidRPr="001F7CD1">
        <w:rPr>
          <w:rFonts w:cs="Times New Roman"/>
          <w:bCs/>
          <w:spacing w:val="-6"/>
          <w:sz w:val="24"/>
          <w:szCs w:val="24"/>
          <w:lang w:val="vi-VN"/>
        </w:rPr>
        <w:t xml:space="preserve"> pháp trần thuật </w:t>
      </w:r>
      <w:r w:rsidRPr="001F7CD1">
        <w:rPr>
          <w:rFonts w:cs="Times New Roman"/>
          <w:bCs/>
          <w:spacing w:val="-6"/>
          <w:sz w:val="24"/>
          <w:szCs w:val="24"/>
          <w:lang w:val="en-US"/>
        </w:rPr>
        <w:t xml:space="preserve">làm nên giá trị cho tác phẩm hồi kí </w:t>
      </w:r>
      <w:r w:rsidR="00301397" w:rsidRPr="001F7CD1">
        <w:rPr>
          <w:rFonts w:cs="Times New Roman"/>
          <w:bCs/>
          <w:spacing w:val="-6"/>
          <w:sz w:val="24"/>
          <w:szCs w:val="24"/>
          <w:lang w:val="en-US"/>
        </w:rPr>
        <w:t>“</w:t>
      </w:r>
      <w:r w:rsidRPr="001F7CD1">
        <w:rPr>
          <w:rFonts w:cs="Times New Roman"/>
          <w:bCs/>
          <w:spacing w:val="-6"/>
          <w:sz w:val="24"/>
          <w:szCs w:val="24"/>
          <w:lang w:val="en-US"/>
        </w:rPr>
        <w:t>Từ nhân dân mà ra</w:t>
      </w:r>
      <w:r w:rsidR="00301397" w:rsidRPr="001F7CD1">
        <w:rPr>
          <w:rFonts w:cs="Times New Roman"/>
          <w:bCs/>
          <w:spacing w:val="-6"/>
          <w:sz w:val="24"/>
          <w:szCs w:val="24"/>
          <w:lang w:val="en-US"/>
        </w:rPr>
        <w:t>”</w:t>
      </w:r>
      <w:r w:rsidRPr="001F7CD1">
        <w:rPr>
          <w:rFonts w:cs="Times New Roman"/>
          <w:bCs/>
          <w:spacing w:val="-6"/>
          <w:sz w:val="24"/>
          <w:szCs w:val="24"/>
          <w:lang w:val="en-US"/>
        </w:rPr>
        <w:t xml:space="preserve"> của Võ Nguyên Giáp.</w:t>
      </w:r>
    </w:p>
    <w:p w14:paraId="6CA6F3F1" w14:textId="77777777" w:rsidR="005571C4" w:rsidRPr="001F7CD1" w:rsidRDefault="005571C4" w:rsidP="005571C4">
      <w:pPr>
        <w:spacing w:before="60" w:after="60"/>
        <w:rPr>
          <w:rFonts w:cs="Times New Roman"/>
          <w:b/>
          <w:bCs/>
          <w:sz w:val="24"/>
          <w:szCs w:val="24"/>
          <w:lang w:val="vi-VN"/>
        </w:rPr>
      </w:pPr>
      <w:r w:rsidRPr="001F7CD1">
        <w:rPr>
          <w:rFonts w:cs="Times New Roman"/>
          <w:b/>
          <w:bCs/>
          <w:sz w:val="24"/>
          <w:szCs w:val="24"/>
          <w:lang w:val="en-US"/>
        </w:rPr>
        <w:t>2. Giải</w:t>
      </w:r>
      <w:r w:rsidRPr="001F7CD1">
        <w:rPr>
          <w:rFonts w:cs="Times New Roman"/>
          <w:b/>
          <w:bCs/>
          <w:sz w:val="24"/>
          <w:szCs w:val="24"/>
          <w:lang w:val="vi-VN"/>
        </w:rPr>
        <w:t xml:space="preserve"> quyết vấn đề</w:t>
      </w:r>
    </w:p>
    <w:p w14:paraId="5BE95A90" w14:textId="77777777" w:rsidR="005571C4" w:rsidRPr="001F7CD1" w:rsidRDefault="005571C4" w:rsidP="005571C4">
      <w:pPr>
        <w:spacing w:before="60" w:after="60"/>
        <w:rPr>
          <w:rFonts w:cs="Times New Roman"/>
          <w:bCs/>
          <w:sz w:val="24"/>
          <w:szCs w:val="24"/>
          <w:lang w:val="vi-VN"/>
        </w:rPr>
      </w:pPr>
      <w:r w:rsidRPr="001F7CD1">
        <w:rPr>
          <w:rFonts w:cs="Times New Roman"/>
          <w:bCs/>
          <w:sz w:val="24"/>
          <w:szCs w:val="24"/>
          <w:lang w:val="en-US"/>
        </w:rPr>
        <w:t>- Thủ</w:t>
      </w:r>
      <w:r w:rsidRPr="001F7CD1">
        <w:rPr>
          <w:rFonts w:cs="Times New Roman"/>
          <w:bCs/>
          <w:sz w:val="24"/>
          <w:szCs w:val="24"/>
          <w:lang w:val="vi-VN"/>
        </w:rPr>
        <w:t xml:space="preserve"> pháp trần thuật: </w:t>
      </w:r>
    </w:p>
    <w:p w14:paraId="22442373" w14:textId="77777777" w:rsidR="005571C4" w:rsidRPr="001F7CD1" w:rsidRDefault="005571C4" w:rsidP="005571C4">
      <w:pPr>
        <w:spacing w:before="60" w:after="60"/>
        <w:rPr>
          <w:rFonts w:cs="Times New Roman"/>
          <w:bCs/>
          <w:sz w:val="24"/>
          <w:szCs w:val="24"/>
          <w:lang w:val="en-US"/>
        </w:rPr>
      </w:pPr>
      <w:r w:rsidRPr="001F7CD1">
        <w:rPr>
          <w:rFonts w:cs="Times New Roman"/>
          <w:bCs/>
          <w:sz w:val="24"/>
          <w:szCs w:val="24"/>
          <w:lang w:val="vi-VN"/>
        </w:rPr>
        <w:t>+ Đ</w:t>
      </w:r>
      <w:r w:rsidRPr="001F7CD1">
        <w:rPr>
          <w:rFonts w:cs="Times New Roman"/>
          <w:bCs/>
          <w:sz w:val="24"/>
          <w:szCs w:val="24"/>
          <w:lang w:val="en-US"/>
        </w:rPr>
        <w:t>ược thể hiện qua việc tác giả lần lượt kể các sự kiện diễn ra</w:t>
      </w:r>
      <w:r w:rsidRPr="001F7CD1">
        <w:rPr>
          <w:rFonts w:cs="Times New Roman"/>
          <w:bCs/>
          <w:sz w:val="24"/>
          <w:szCs w:val="24"/>
          <w:lang w:val="vi-VN"/>
        </w:rPr>
        <w:t xml:space="preserve">: </w:t>
      </w:r>
      <w:r w:rsidRPr="001F7CD1">
        <w:rPr>
          <w:rFonts w:cs="Times New Roman"/>
          <w:bCs/>
          <w:sz w:val="24"/>
          <w:szCs w:val="24"/>
          <w:lang w:val="en-US"/>
        </w:rPr>
        <w:t xml:space="preserve"> Tác giả kể lại sự kiện trọng đại của lịch sử dân tộc: Bác Hồ đọc bản Tuyên ngôn Độc lập.</w:t>
      </w:r>
    </w:p>
    <w:p w14:paraId="2B10C427" w14:textId="77777777" w:rsidR="005571C4" w:rsidRPr="001F7CD1" w:rsidRDefault="005571C4" w:rsidP="005571C4">
      <w:pPr>
        <w:spacing w:before="60" w:after="60"/>
        <w:rPr>
          <w:rFonts w:cs="Times New Roman"/>
          <w:bCs/>
          <w:sz w:val="24"/>
          <w:szCs w:val="24"/>
          <w:lang w:val="en-US"/>
        </w:rPr>
      </w:pPr>
      <w:r w:rsidRPr="001F7CD1">
        <w:rPr>
          <w:rFonts w:cs="Times New Roman"/>
          <w:bCs/>
          <w:sz w:val="24"/>
          <w:szCs w:val="24"/>
          <w:lang w:val="en-US"/>
        </w:rPr>
        <w:t>+ Thời gian, sự kiện chính xác, cụ thể (ngày 26/8; ngày 2/9…)</w:t>
      </w:r>
    </w:p>
    <w:p w14:paraId="3D41C9AF" w14:textId="77777777" w:rsidR="005571C4" w:rsidRPr="001F7CD1" w:rsidRDefault="005571C4" w:rsidP="005571C4">
      <w:pPr>
        <w:spacing w:before="60" w:after="60"/>
        <w:rPr>
          <w:rFonts w:cs="Times New Roman"/>
          <w:bCs/>
          <w:sz w:val="24"/>
          <w:szCs w:val="24"/>
          <w:lang w:val="en-US"/>
        </w:rPr>
      </w:pPr>
      <w:r w:rsidRPr="001F7CD1">
        <w:rPr>
          <w:rFonts w:cs="Times New Roman"/>
          <w:bCs/>
          <w:sz w:val="24"/>
          <w:szCs w:val="24"/>
          <w:lang w:val="en-US"/>
        </w:rPr>
        <w:t xml:space="preserve">+ Những nhân vật trong hồi kí trực tiếp tham gia kháng chiến: </w:t>
      </w:r>
    </w:p>
    <w:p w14:paraId="1FE31D49" w14:textId="77777777" w:rsidR="005571C4" w:rsidRPr="001F7CD1" w:rsidRDefault="005571C4" w:rsidP="005571C4">
      <w:pPr>
        <w:spacing w:before="60" w:after="60"/>
        <w:rPr>
          <w:rFonts w:cs="Times New Roman"/>
          <w:bCs/>
          <w:sz w:val="24"/>
          <w:szCs w:val="24"/>
          <w:lang w:val="en-US"/>
        </w:rPr>
      </w:pPr>
      <w:r w:rsidRPr="001F7CD1">
        <w:rPr>
          <w:rFonts w:cs="Times New Roman"/>
          <w:bCs/>
          <w:sz w:val="24"/>
          <w:szCs w:val="24"/>
          <w:lang w:val="en-US"/>
        </w:rPr>
        <w:t>Phía ta: Bác Hồ, Võ Nguyên Giáp, đồng bào miền Bắc, đồng bào cả nước, chiến sĩ Cứu quốc quân, Việt Nam tuyên truyền Giải phóng quân, Du kích Ba Tơ và hàng vạn chiến sĩ tự vệ, du kích … Phía địch: giặc Tầu, giặc Pháp, quân đội Anh…</w:t>
      </w:r>
    </w:p>
    <w:p w14:paraId="66E743C5" w14:textId="77777777" w:rsidR="005571C4" w:rsidRPr="001F7CD1" w:rsidRDefault="005571C4" w:rsidP="005571C4">
      <w:pPr>
        <w:spacing w:before="60" w:after="60"/>
        <w:rPr>
          <w:rFonts w:cs="Times New Roman"/>
          <w:bCs/>
          <w:sz w:val="24"/>
          <w:szCs w:val="24"/>
          <w:lang w:val="vi-VN"/>
        </w:rPr>
      </w:pPr>
      <w:r w:rsidRPr="001F7CD1">
        <w:rPr>
          <w:rFonts w:cs="Times New Roman"/>
          <w:bCs/>
          <w:sz w:val="24"/>
          <w:szCs w:val="24"/>
          <w:lang w:val="en-US"/>
        </w:rPr>
        <w:t>- Thủ pháp trần thuật được kết hợp với tính phi hư cấu, các sự kiện được lồng ghép với</w:t>
      </w:r>
      <w:r w:rsidRPr="001F7CD1">
        <w:rPr>
          <w:rFonts w:cs="Times New Roman"/>
          <w:bCs/>
          <w:sz w:val="24"/>
          <w:szCs w:val="24"/>
          <w:lang w:val="vi-VN"/>
        </w:rPr>
        <w:t xml:space="preserve"> nhận định, đánh giá; có sự bộc lộ cảm xúc qua nhận xét của tác giả.</w:t>
      </w:r>
    </w:p>
    <w:p w14:paraId="511FDCFE" w14:textId="77777777" w:rsidR="005571C4" w:rsidRPr="001F7CD1" w:rsidRDefault="005571C4" w:rsidP="005571C4">
      <w:pPr>
        <w:spacing w:before="60" w:after="60"/>
        <w:rPr>
          <w:rFonts w:cs="Times New Roman"/>
          <w:bCs/>
          <w:sz w:val="24"/>
          <w:szCs w:val="24"/>
          <w:lang w:val="vi-VN"/>
        </w:rPr>
      </w:pPr>
      <w:r w:rsidRPr="001F7CD1">
        <w:rPr>
          <w:rFonts w:cs="Times New Roman"/>
          <w:bCs/>
          <w:sz w:val="24"/>
          <w:szCs w:val="24"/>
          <w:lang w:val="en-US"/>
        </w:rPr>
        <w:t>Sự kết hợp này giúp câu chuyện trở nên chân thực</w:t>
      </w:r>
      <w:r w:rsidRPr="001F7CD1">
        <w:rPr>
          <w:rFonts w:cs="Times New Roman"/>
          <w:bCs/>
          <w:sz w:val="24"/>
          <w:szCs w:val="24"/>
          <w:lang w:val="vi-VN"/>
        </w:rPr>
        <w:t xml:space="preserve">, gợi mở suy ngẫm của đọc giả, khơi gợi tình yêu, ý thức và trách nhiệm với đất nước. </w:t>
      </w:r>
    </w:p>
    <w:p w14:paraId="4E6DE2DA" w14:textId="77777777" w:rsidR="005571C4" w:rsidRPr="001F7CD1" w:rsidRDefault="005571C4" w:rsidP="005571C4">
      <w:pPr>
        <w:spacing w:before="60" w:after="60"/>
        <w:rPr>
          <w:rFonts w:cs="Times New Roman"/>
          <w:b/>
          <w:bCs/>
          <w:sz w:val="24"/>
          <w:szCs w:val="24"/>
          <w:lang w:val="vi-VN"/>
        </w:rPr>
      </w:pPr>
      <w:r w:rsidRPr="001F7CD1">
        <w:rPr>
          <w:rFonts w:cs="Times New Roman"/>
          <w:b/>
          <w:bCs/>
          <w:sz w:val="24"/>
          <w:szCs w:val="24"/>
          <w:lang w:val="en-US"/>
        </w:rPr>
        <w:t>3. Đánh</w:t>
      </w:r>
      <w:r w:rsidRPr="001F7CD1">
        <w:rPr>
          <w:rFonts w:cs="Times New Roman"/>
          <w:b/>
          <w:bCs/>
          <w:sz w:val="24"/>
          <w:szCs w:val="24"/>
          <w:lang w:val="vi-VN"/>
        </w:rPr>
        <w:t xml:space="preserve"> giá</w:t>
      </w:r>
    </w:p>
    <w:p w14:paraId="2AFBAF8F" w14:textId="68A49238" w:rsidR="00F8022A" w:rsidRPr="001F7CD1" w:rsidRDefault="005571C4" w:rsidP="005571C4">
      <w:pPr>
        <w:spacing w:before="60" w:after="60"/>
        <w:rPr>
          <w:rFonts w:cs="Times New Roman"/>
          <w:bCs/>
          <w:sz w:val="24"/>
          <w:szCs w:val="24"/>
        </w:rPr>
      </w:pPr>
      <w:r w:rsidRPr="001F7CD1">
        <w:rPr>
          <w:rFonts w:cs="Times New Roman"/>
          <w:bCs/>
          <w:sz w:val="24"/>
          <w:szCs w:val="24"/>
          <w:lang w:val="en-US"/>
        </w:rPr>
        <w:t>Thủ</w:t>
      </w:r>
      <w:r w:rsidRPr="001F7CD1">
        <w:rPr>
          <w:rFonts w:cs="Times New Roman"/>
          <w:bCs/>
          <w:sz w:val="24"/>
          <w:szCs w:val="24"/>
          <w:lang w:val="vi-VN"/>
        </w:rPr>
        <w:t xml:space="preserve"> pháp trần thuật </w:t>
      </w:r>
      <w:r w:rsidRPr="001F7CD1">
        <w:rPr>
          <w:rFonts w:cs="Times New Roman"/>
          <w:bCs/>
          <w:sz w:val="24"/>
          <w:szCs w:val="24"/>
          <w:lang w:val="en-US"/>
        </w:rPr>
        <w:t>làm nên</w:t>
      </w:r>
      <w:r w:rsidRPr="001F7CD1">
        <w:rPr>
          <w:rFonts w:cs="Times New Roman"/>
          <w:bCs/>
          <w:sz w:val="24"/>
          <w:szCs w:val="24"/>
          <w:lang w:val="vi-VN"/>
        </w:rPr>
        <w:t xml:space="preserve"> sự kết hợp giữa tính phi hư cầu và</w:t>
      </w:r>
      <w:r w:rsidRPr="001F7CD1">
        <w:rPr>
          <w:rFonts w:cs="Times New Roman"/>
          <w:bCs/>
          <w:sz w:val="24"/>
          <w:szCs w:val="24"/>
          <w:lang w:val="en-US"/>
        </w:rPr>
        <w:t xml:space="preserve"> tính hư cấu của thể loại kí</w:t>
      </w:r>
    </w:p>
    <w:p w14:paraId="2971DD2D" w14:textId="77777777" w:rsidR="00F8022A" w:rsidRPr="001F7CD1" w:rsidRDefault="00F8022A" w:rsidP="00B4220E">
      <w:pPr>
        <w:spacing w:before="60" w:after="60"/>
        <w:rPr>
          <w:rFonts w:cs="Times New Roman"/>
          <w:bCs/>
          <w:sz w:val="24"/>
          <w:szCs w:val="24"/>
        </w:rPr>
      </w:pPr>
    </w:p>
    <w:p w14:paraId="65634CD1" w14:textId="77777777" w:rsidR="00FF13C8" w:rsidRPr="001F7CD1" w:rsidRDefault="00FF13C8" w:rsidP="00B4220E">
      <w:pPr>
        <w:spacing w:before="60" w:after="60"/>
        <w:rPr>
          <w:rFonts w:cs="Times New Roman"/>
          <w:b/>
          <w:sz w:val="24"/>
          <w:szCs w:val="24"/>
        </w:rPr>
      </w:pPr>
      <w:r w:rsidRPr="001F7CD1">
        <w:rPr>
          <w:rFonts w:cs="Times New Roman"/>
          <w:b/>
          <w:sz w:val="24"/>
          <w:szCs w:val="24"/>
        </w:rPr>
        <w:br w:type="page"/>
      </w:r>
    </w:p>
    <w:p w14:paraId="532D0FD4" w14:textId="44F77C2B" w:rsidR="00F8022A" w:rsidRPr="001F7CD1" w:rsidRDefault="00FB19FE" w:rsidP="00B4220E">
      <w:pPr>
        <w:spacing w:before="60" w:after="60"/>
        <w:rPr>
          <w:rFonts w:cs="Times New Roman"/>
          <w:b/>
          <w:sz w:val="24"/>
          <w:szCs w:val="24"/>
        </w:rPr>
      </w:pPr>
      <w:r w:rsidRPr="001F7CD1">
        <w:rPr>
          <w:rFonts w:cs="Times New Roman"/>
          <w:b/>
          <w:sz w:val="24"/>
          <w:szCs w:val="24"/>
        </w:rPr>
        <w:lastRenderedPageBreak/>
        <w:t>ĐỀ 3</w:t>
      </w:r>
    </w:p>
    <w:p w14:paraId="2A5BFA4C" w14:textId="77777777" w:rsidR="00D877A4" w:rsidRPr="001F7CD1" w:rsidRDefault="00D877A4" w:rsidP="00D877A4">
      <w:pPr>
        <w:spacing w:before="60" w:after="60"/>
        <w:rPr>
          <w:rFonts w:cs="Times New Roman"/>
          <w:b/>
          <w:bCs/>
          <w:sz w:val="24"/>
          <w:szCs w:val="24"/>
          <w:lang w:val="vi-VN"/>
        </w:rPr>
      </w:pPr>
      <w:r w:rsidRPr="001F7CD1">
        <w:rPr>
          <w:rFonts w:cs="Times New Roman"/>
          <w:b/>
          <w:bCs/>
          <w:sz w:val="24"/>
          <w:szCs w:val="24"/>
          <w:lang w:val="vi-VN"/>
        </w:rPr>
        <w:t>Đọc đoạn trích sau:</w:t>
      </w:r>
    </w:p>
    <w:p w14:paraId="259E03D6" w14:textId="77777777" w:rsidR="00D877A4" w:rsidRPr="001F7CD1" w:rsidRDefault="00D877A4" w:rsidP="007D7D30">
      <w:pPr>
        <w:spacing w:before="60" w:after="60"/>
        <w:jc w:val="center"/>
        <w:rPr>
          <w:rFonts w:cs="Times New Roman"/>
          <w:b/>
          <w:bCs/>
          <w:sz w:val="24"/>
          <w:szCs w:val="24"/>
          <w:lang w:val="vi-VN"/>
        </w:rPr>
      </w:pPr>
      <w:r w:rsidRPr="001F7CD1">
        <w:rPr>
          <w:rFonts w:cs="Times New Roman"/>
          <w:b/>
          <w:bCs/>
          <w:sz w:val="24"/>
          <w:szCs w:val="24"/>
          <w:lang w:val="vi-VN"/>
        </w:rPr>
        <w:t>KĨ NGHỆ LẤY TÂY</w:t>
      </w:r>
    </w:p>
    <w:p w14:paraId="3A05F47F" w14:textId="77777777" w:rsidR="00D877A4" w:rsidRPr="001F7CD1" w:rsidRDefault="00D877A4" w:rsidP="00D877A4">
      <w:pPr>
        <w:spacing w:before="60" w:after="60"/>
        <w:rPr>
          <w:rFonts w:cs="Times New Roman"/>
          <w:b/>
          <w:sz w:val="24"/>
          <w:szCs w:val="24"/>
          <w:lang w:val="vi-VN"/>
        </w:rPr>
      </w:pPr>
      <w:r w:rsidRPr="001F7CD1">
        <w:rPr>
          <w:rFonts w:cs="Times New Roman"/>
          <w:b/>
          <w:sz w:val="24"/>
          <w:szCs w:val="24"/>
          <w:lang w:val="vi-VN"/>
        </w:rPr>
        <w:t>Chương III. Mày không muốn nhận tao làm chồng</w:t>
      </w:r>
    </w:p>
    <w:p w14:paraId="1181781E"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Bà này tên ở khai sinh là gì không rõ; cái xã hội các me ở Thị Cầu cứ gọi là bà Kiểm Lâm thì tôi cũng đành cứ gọi là bà Kiểm Lâm.</w:t>
      </w:r>
    </w:p>
    <w:p w14:paraId="2EE9D16B"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Bà ta đã sẵn lòng kéo ghế mời tôi, mặc dầu lúc ấy đã quá mười một giờ.</w:t>
      </w:r>
    </w:p>
    <w:p w14:paraId="5B13CA64"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Tại sao người làm báo xưa nay vẫn bị người ta chế là kẻ đi bới móc để tống tiền, mà khi nghe xong chức nghiệp với mục đích của tôi, bà Kiểm Lâm đã không nghi ngại gì cả?</w:t>
      </w:r>
    </w:p>
    <w:p w14:paraId="214833F9"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Ngồi ở giường, hai tay thấm bông vào một bát dấm rồi đập vào cổ, má, trán, mũi, bà cứ kể lể các chuyện của bà một cách dễ dàng và thực thà khiến tôi cảm động rồi kính phục một người có can đảm nói những cái cũng chẳng sang trọng gì mà chẳng sợ ai khinh.</w:t>
      </w:r>
    </w:p>
    <w:p w14:paraId="69FEA288"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 Hạng người chúng tôi là hạng bỏ đi, ông ạ. Dù xã hội không khinh chăng nữa, chúng tôi cũng đã tự biết phận mình. Bây giờ, nghèo hèn, tôi cũng chẳng còn sợ ai cười, chỉ cố chí làm giầu để sau này có thể ở ác được lại với những kẻ đã khinh mình tôi mà thôi. Nhưng mà cứ phú quý giật lùi ông ạ. Xuất thân lấy chồng xi-vin</w:t>
      </w:r>
      <w:r w:rsidRPr="001F7CD1">
        <w:rPr>
          <w:rFonts w:cs="Times New Roman"/>
          <w:i/>
          <w:sz w:val="24"/>
          <w:szCs w:val="24"/>
          <w:vertAlign w:val="superscript"/>
          <w:lang w:val="vi-VN"/>
        </w:rPr>
        <w:t>(1)</w:t>
      </w:r>
      <w:r w:rsidRPr="001F7CD1">
        <w:rPr>
          <w:rFonts w:cs="Times New Roman"/>
          <w:i/>
          <w:sz w:val="24"/>
          <w:szCs w:val="24"/>
          <w:lang w:val="vi-VN"/>
        </w:rPr>
        <w:t xml:space="preserve"> hẳn hoi. Sau chồng về Tây, phải giang hồ lưu lạc, lâm đến cảnh đi lấy chồng cô-lô-nhần</w:t>
      </w:r>
      <w:r w:rsidRPr="001F7CD1">
        <w:rPr>
          <w:rFonts w:cs="Times New Roman"/>
          <w:i/>
          <w:sz w:val="24"/>
          <w:szCs w:val="24"/>
          <w:vertAlign w:val="superscript"/>
          <w:lang w:val="vi-VN"/>
        </w:rPr>
        <w:t>(2)</w:t>
      </w:r>
      <w:r w:rsidRPr="001F7CD1">
        <w:rPr>
          <w:rFonts w:cs="Times New Roman"/>
          <w:i/>
          <w:sz w:val="24"/>
          <w:szCs w:val="24"/>
          <w:lang w:val="vi-VN"/>
        </w:rPr>
        <w:t>. Bây giờ thì đến với các anh lính lê dương cũng không xong. Xưa kia, giữa lúc đương xuân, nào có phải đâu tôi không lấy nổi một tấm chồng ta danh giá!</w:t>
      </w:r>
    </w:p>
    <w:p w14:paraId="68AE3BC2" w14:textId="091592D1"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 xml:space="preserve">Hỡi bạn độc giả! Con đường </w:t>
      </w:r>
      <w:r w:rsidR="00301397" w:rsidRPr="001F7CD1">
        <w:rPr>
          <w:rFonts w:cs="Times New Roman"/>
          <w:i/>
          <w:sz w:val="24"/>
          <w:szCs w:val="24"/>
          <w:lang w:val="vi-VN"/>
        </w:rPr>
        <w:t>“</w:t>
      </w:r>
      <w:r w:rsidRPr="001F7CD1">
        <w:rPr>
          <w:rFonts w:cs="Times New Roman"/>
          <w:i/>
          <w:sz w:val="24"/>
          <w:szCs w:val="24"/>
          <w:lang w:val="vi-VN"/>
        </w:rPr>
        <w:t>công danh</w:t>
      </w:r>
      <w:r w:rsidR="00301397" w:rsidRPr="001F7CD1">
        <w:rPr>
          <w:rFonts w:cs="Times New Roman"/>
          <w:i/>
          <w:sz w:val="24"/>
          <w:szCs w:val="24"/>
          <w:lang w:val="vi-VN"/>
        </w:rPr>
        <w:t>”</w:t>
      </w:r>
      <w:r w:rsidRPr="001F7CD1">
        <w:rPr>
          <w:rFonts w:cs="Times New Roman"/>
          <w:i/>
          <w:sz w:val="24"/>
          <w:szCs w:val="24"/>
          <w:lang w:val="vi-VN"/>
        </w:rPr>
        <w:t xml:space="preserve"> của những thợ đàn bà trong kỹ nghệ lấy Tây này thật là gập ghềnh, khuất khúc lầy lội và quanh co. Phái đàn ông ta, không ai lại có thể đỗ cử nhân trước, rồi đỗ thành chung sau, rồi đỗ sơ học sau cùng. Nhưng cái công danh của một người đàn bà đi lấy Tây có thể ví như thế được đấy. Vì mỗi một người chồng </w:t>
      </w:r>
      <w:r w:rsidR="00D11BBF" w:rsidRPr="001F7CD1">
        <w:rPr>
          <w:rFonts w:cs="Times New Roman"/>
          <w:i/>
          <w:sz w:val="24"/>
          <w:szCs w:val="24"/>
          <w:lang w:val="vi-VN"/>
        </w:rPr>
        <w:t>-</w:t>
      </w:r>
      <w:r w:rsidRPr="001F7CD1">
        <w:rPr>
          <w:rFonts w:cs="Times New Roman"/>
          <w:i/>
          <w:sz w:val="24"/>
          <w:szCs w:val="24"/>
          <w:lang w:val="vi-VN"/>
        </w:rPr>
        <w:t xml:space="preserve"> nói đúng ra, mỗi một đời chồng </w:t>
      </w:r>
      <w:r w:rsidR="00D11BBF" w:rsidRPr="001F7CD1">
        <w:rPr>
          <w:rFonts w:cs="Times New Roman"/>
          <w:i/>
          <w:sz w:val="24"/>
          <w:szCs w:val="24"/>
          <w:lang w:val="vi-VN"/>
        </w:rPr>
        <w:t>-</w:t>
      </w:r>
      <w:r w:rsidRPr="001F7CD1">
        <w:rPr>
          <w:rFonts w:cs="Times New Roman"/>
          <w:i/>
          <w:sz w:val="24"/>
          <w:szCs w:val="24"/>
          <w:lang w:val="vi-VN"/>
        </w:rPr>
        <w:t xml:space="preserve"> cũng có giá trị như một cái giấy chứng chỉ để tiện việc kiếm chồng, nghĩa là sinh nhai.</w:t>
      </w:r>
    </w:p>
    <w:p w14:paraId="7F376115"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Bà Kiểm Lâm đã lâu không dám về thăm bố mẹ giàu ở làng. Phải, cứ thế, trước kia làm gì chẳng lấy được người chồng hẳn hoi. Con gái một nhà quyền thế vì lắm của, lại đẹp, như thế ai dám bảo ế chồng. Ngay bây giờ, cái mặt phong trần của bà cũng vẫn còn phảng phất những nét đẹp hồi xuân xưa. Bà ta có thể hưởng một cuộc đời bình tĩnh.</w:t>
      </w:r>
    </w:p>
    <w:p w14:paraId="0A945A25"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Khốn nỗi sự đau khổ của loài người đã muốn rằng bà ta lại đa tình, đã có một quả tim đáng quý vì biết thổn thức trước một sự đáng yêu. Trong lúc đương xuân và còn hưởng mọi sự giàu sang, cô gái trẻ đã yêu một người. Gia cảnh đôi bên không cân nhau, việc dạm hỏi không thành, người đàn bà đã đau khổ. Thế rồi… một buổi chiều… Một bức thư tuyệt mệnh!</w:t>
      </w:r>
    </w:p>
    <w:p w14:paraId="7852E620"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 Không, tôi đã nghĩ: chẳng tội gì mà quyên sinh! Chỉ cốt để bố mẹ tưởng là mình chết rồi thì thôi, có muốn thương cũng không thương được nữa. Thế rồi thì là cái đời giang hồ.</w:t>
      </w:r>
    </w:p>
    <w:p w14:paraId="1F534BAB" w14:textId="0E014B29"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 xml:space="preserve">Bà Kiểm lâm gục đầu xuống bàn một lúc lâu. Tôi tưởng bà ta khóc. Nhưng khi bà ta ngẩng lên, nét mặt chỉ thoáng mấy nét bơ thờ… Một người đáng thương làm sao! Cái quả tim đã già cằn rồi, bây giờ không còn thổn thức được nữa. Cô thiếu nữ đa cảm khi xưa nay đã đến nỗi hoá ra một </w:t>
      </w:r>
      <w:r w:rsidR="00301397" w:rsidRPr="001F7CD1">
        <w:rPr>
          <w:rFonts w:cs="Times New Roman"/>
          <w:i/>
          <w:sz w:val="24"/>
          <w:szCs w:val="24"/>
          <w:lang w:val="vi-VN"/>
        </w:rPr>
        <w:t>“</w:t>
      </w:r>
      <w:r w:rsidRPr="001F7CD1">
        <w:rPr>
          <w:rFonts w:cs="Times New Roman"/>
          <w:i/>
          <w:sz w:val="24"/>
          <w:szCs w:val="24"/>
          <w:lang w:val="vi-VN"/>
        </w:rPr>
        <w:t>con quái vật</w:t>
      </w:r>
      <w:r w:rsidR="00301397" w:rsidRPr="001F7CD1">
        <w:rPr>
          <w:rFonts w:cs="Times New Roman"/>
          <w:i/>
          <w:sz w:val="24"/>
          <w:szCs w:val="24"/>
          <w:lang w:val="vi-VN"/>
        </w:rPr>
        <w:t>”</w:t>
      </w:r>
      <w:r w:rsidRPr="001F7CD1">
        <w:rPr>
          <w:rFonts w:cs="Times New Roman"/>
          <w:i/>
          <w:sz w:val="24"/>
          <w:szCs w:val="24"/>
          <w:lang w:val="vi-VN"/>
        </w:rPr>
        <w:t xml:space="preserve"> trên đời!</w:t>
      </w:r>
    </w:p>
    <w:p w14:paraId="598AA447"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Vì rằng một người đàn bà hết nước mắt có thể gọi là một con quái vật được.</w:t>
      </w:r>
    </w:p>
    <w:p w14:paraId="36CD2ABC"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 Thế câu chuyện xảy ra vừa rồi thì nguyên do bởi đâu?</w:t>
      </w:r>
    </w:p>
    <w:p w14:paraId="77ED3A32"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 À, tại nó chứ không phải tại tôi chút nào cả. Vẫn hay chúng tôi lấy họ là vì tiền chứ không bao giờ vì tình nhưng họ cũng nhiều khi quá lắm. Có khi sẵn tiền, họ tìm đến bọn trẻ hơn mình. Hết tiền lại đòi quay về, làm thế nào mình có thể ừ được?</w:t>
      </w:r>
    </w:p>
    <w:p w14:paraId="62DE9071"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 Không có lẽ người lính lê dương nào cũng lại thế cả?</w:t>
      </w:r>
    </w:p>
    <w:p w14:paraId="0F5817B2"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 Phải, cũng có nhiều anh trung hậu lắm chứ. Nhưng cái số tôi nó thế, chỉ gặp những đồ không ra gì mà thôi. Làm thế nào? Anh chàng vừa rồi là một người Đức đấy. Mà ở nước anh ta, anh ta là quân giết người rồi bỏ xứ sở ra đi. Chao ôi! Ông bảo chúng tôi có gan không? Ngủ với cả những quân đã giết người! Mặt nó đẹp đẽ thế mà linh hồn nó rất xấu.</w:t>
      </w:r>
    </w:p>
    <w:p w14:paraId="4191B692"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Giọng nói của bà Kiểm Lâm khẽ dần… Bà hầu như châu đầu vào tôi.</w:t>
      </w:r>
    </w:p>
    <w:p w14:paraId="0E15CDA4"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Một đêm kia, bác lính lê dương đã khêu to ngọn đèn cúi xuống nhìn kỹ vợ và hỏi:</w:t>
      </w:r>
    </w:p>
    <w:p w14:paraId="757ED4CE"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lastRenderedPageBreak/>
        <w:t>- Tao đẹp lắm phải không?</w:t>
      </w:r>
    </w:p>
    <w:p w14:paraId="1DB6E6F0"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 Đẹp thật.</w:t>
      </w:r>
    </w:p>
    <w:p w14:paraId="0CC641A8"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 Thế mà tao xưa kia đã giết một người!</w:t>
      </w:r>
    </w:p>
    <w:p w14:paraId="2CD193E9"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 Đừng nói dối!</w:t>
      </w:r>
    </w:p>
    <w:p w14:paraId="7F242F3A"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 Nói dối à? Mày có muốn biết rõ cái độc ác của tao không?</w:t>
      </w:r>
    </w:p>
    <w:p w14:paraId="2A34BF41"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Thế là bác lính lê dương nghiến răng, cau mặt lại nhìn vợ trừng trừng. Cái mặt đẹp trai bỗng chốc hoá ra mặt một kẻ đầu trâu mặt ngựa, trông rất ghê gớm. Bà Kiểm Lâm đã sợ hãi, rú lên một tiếng rồi quay đi.</w:t>
      </w:r>
    </w:p>
    <w:p w14:paraId="4499EBC4"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 Ông có đời nào tin được rằng một người đẹp đẽ, có thể khiến mình đến say mê mà bỗng chốc làm mình sợ hãi được không? Tôi, tôi đã thấy một cái mặt… một cái mặt… hai cái mặt như thế đấy!</w:t>
      </w:r>
    </w:p>
    <w:p w14:paraId="5FF69F29"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Đến đây, bà trỏ ba đứa con ngồi ở giường ngây ra nghe chuyện từ nãy mà rằng:</w:t>
      </w:r>
    </w:p>
    <w:p w14:paraId="1344C363"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 Từ lần ấy, tôi cứ nơm nớp sợ rằng có một ngày, nổi ghen lên, anh ta sẽ giết chết ba đứa con của ba chồng cũ của tôi. Tội gì bây giờ sẵn có cớ bỏ, tôi lại không cự tuyệt!</w:t>
      </w:r>
    </w:p>
    <w:p w14:paraId="5008581F"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12 giờ. Gió thổi mạnh nhưng mà may không mưa. Tôi đứng lên, xin một lần sau sẽ đến. Tiễn tôi ra khỏi cửa, bà Kiểm Lâm lại thêm rằng:</w:t>
      </w:r>
    </w:p>
    <w:p w14:paraId="6B298F13"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 Ông chớ tưởng tôi cạn tàu ráo máng với người ta quá. Dẫu rằng để cho mình bị đánh đập, tôi cũng là người khôn. Nếu cứ nhận, có phen họ giết mình. Vì rằng lấy chồng là vì tiền, như thế họ tha thứ mình được…Nếu tôi ừ thì biết đâu họ chẳng giết tôi chứ không phải chỉ có đánh!</w:t>
      </w:r>
    </w:p>
    <w:p w14:paraId="3462C8BC" w14:textId="77777777" w:rsidR="00D877A4" w:rsidRPr="001F7CD1" w:rsidRDefault="00D877A4" w:rsidP="00D877A4">
      <w:pPr>
        <w:spacing w:before="60" w:after="60"/>
        <w:rPr>
          <w:rFonts w:cs="Times New Roman"/>
          <w:i/>
          <w:sz w:val="24"/>
          <w:szCs w:val="24"/>
          <w:lang w:val="vi-VN"/>
        </w:rPr>
      </w:pPr>
      <w:r w:rsidRPr="001F7CD1">
        <w:rPr>
          <w:rFonts w:cs="Times New Roman"/>
          <w:i/>
          <w:sz w:val="24"/>
          <w:szCs w:val="24"/>
          <w:lang w:val="vi-VN"/>
        </w:rPr>
        <w:t>Mới hay có thể có những kẻ nghĩ sâu xa khác thường!</w:t>
      </w:r>
    </w:p>
    <w:p w14:paraId="4CBB9F73" w14:textId="77777777" w:rsidR="00D877A4" w:rsidRPr="001F7CD1" w:rsidRDefault="00D877A4" w:rsidP="00FF13C8">
      <w:pPr>
        <w:spacing w:before="60" w:after="60"/>
        <w:jc w:val="right"/>
        <w:rPr>
          <w:rFonts w:cs="Times New Roman"/>
          <w:sz w:val="24"/>
          <w:szCs w:val="24"/>
          <w:lang w:val="vi-VN"/>
        </w:rPr>
      </w:pPr>
      <w:r w:rsidRPr="001F7CD1">
        <w:rPr>
          <w:rFonts w:cs="Times New Roman"/>
          <w:sz w:val="24"/>
          <w:szCs w:val="24"/>
          <w:lang w:val="vi-VN"/>
        </w:rPr>
        <w:t>(</w:t>
      </w:r>
      <w:r w:rsidRPr="001F7CD1">
        <w:rPr>
          <w:rFonts w:cs="Times New Roman"/>
          <w:i/>
          <w:sz w:val="24"/>
          <w:szCs w:val="24"/>
          <w:lang w:val="vi-VN"/>
        </w:rPr>
        <w:t>Vũ Trọng Phụng, phóng sự</w:t>
      </w:r>
      <w:r w:rsidRPr="001F7CD1">
        <w:rPr>
          <w:rFonts w:cs="Times New Roman"/>
          <w:sz w:val="24"/>
          <w:szCs w:val="24"/>
          <w:lang w:val="vi-VN"/>
        </w:rPr>
        <w:t>, tập I, NXB Văn học 2016, tr.558-561)</w:t>
      </w:r>
    </w:p>
    <w:p w14:paraId="54E0DFBC" w14:textId="77777777" w:rsidR="00D877A4" w:rsidRPr="001F7CD1" w:rsidRDefault="00D877A4" w:rsidP="00D877A4">
      <w:pPr>
        <w:spacing w:before="60" w:after="60"/>
        <w:rPr>
          <w:rFonts w:cs="Times New Roman"/>
          <w:b/>
          <w:sz w:val="24"/>
          <w:szCs w:val="24"/>
          <w:lang w:val="vi-VN"/>
        </w:rPr>
      </w:pPr>
      <w:r w:rsidRPr="001F7CD1">
        <w:rPr>
          <w:rFonts w:cs="Times New Roman"/>
          <w:b/>
          <w:sz w:val="24"/>
          <w:szCs w:val="24"/>
          <w:lang w:val="vi-VN"/>
        </w:rPr>
        <w:t xml:space="preserve">Chú thích: </w:t>
      </w:r>
    </w:p>
    <w:p w14:paraId="51F40AC9" w14:textId="77777777" w:rsidR="00D877A4" w:rsidRPr="001F7CD1" w:rsidRDefault="00D877A4" w:rsidP="00D877A4">
      <w:pPr>
        <w:spacing w:before="60" w:after="60"/>
        <w:rPr>
          <w:rFonts w:cs="Times New Roman"/>
          <w:sz w:val="24"/>
          <w:szCs w:val="24"/>
          <w:lang w:val="vi-VN"/>
        </w:rPr>
      </w:pPr>
      <w:r w:rsidRPr="001F7CD1">
        <w:rPr>
          <w:rFonts w:cs="Times New Roman"/>
          <w:sz w:val="24"/>
          <w:szCs w:val="24"/>
          <w:lang w:val="vi-VN"/>
        </w:rPr>
        <w:t xml:space="preserve">(1). Xi-vin: Dân sự </w:t>
      </w:r>
    </w:p>
    <w:p w14:paraId="1A4E928B" w14:textId="77777777" w:rsidR="00D877A4" w:rsidRPr="001F7CD1" w:rsidRDefault="00D877A4" w:rsidP="00D877A4">
      <w:pPr>
        <w:spacing w:before="60" w:after="60"/>
        <w:rPr>
          <w:rFonts w:cs="Times New Roman"/>
          <w:sz w:val="24"/>
          <w:szCs w:val="24"/>
          <w:lang w:val="vi-VN"/>
        </w:rPr>
      </w:pPr>
      <w:r w:rsidRPr="001F7CD1">
        <w:rPr>
          <w:rFonts w:cs="Times New Roman"/>
          <w:sz w:val="24"/>
          <w:szCs w:val="24"/>
          <w:lang w:val="vi-VN"/>
        </w:rPr>
        <w:t xml:space="preserve">(2). Cô-lô-nhần: Lính thuộc địa </w:t>
      </w:r>
    </w:p>
    <w:p w14:paraId="5358A9F3" w14:textId="77777777" w:rsidR="00D877A4" w:rsidRPr="001F7CD1" w:rsidRDefault="00D877A4" w:rsidP="00D877A4">
      <w:pPr>
        <w:spacing w:before="60" w:after="60"/>
        <w:rPr>
          <w:rFonts w:cs="Times New Roman"/>
          <w:b/>
          <w:sz w:val="24"/>
          <w:szCs w:val="24"/>
          <w:lang w:val="vi-VN"/>
        </w:rPr>
      </w:pPr>
      <w:r w:rsidRPr="001F7CD1">
        <w:rPr>
          <w:rFonts w:cs="Times New Roman"/>
          <w:b/>
          <w:sz w:val="24"/>
          <w:szCs w:val="24"/>
          <w:lang w:val="vi-VN"/>
        </w:rPr>
        <w:t>Thực hiện các yêu cầu:</w:t>
      </w:r>
    </w:p>
    <w:p w14:paraId="0B7CA5C0" w14:textId="77777777" w:rsidR="00D877A4" w:rsidRPr="001F7CD1" w:rsidRDefault="00D877A4" w:rsidP="00D877A4">
      <w:pPr>
        <w:spacing w:before="60" w:after="60"/>
        <w:rPr>
          <w:rFonts w:cs="Times New Roman"/>
          <w:sz w:val="24"/>
          <w:szCs w:val="24"/>
          <w:lang w:val="vi-VN"/>
        </w:rPr>
      </w:pPr>
      <w:r w:rsidRPr="001F7CD1">
        <w:rPr>
          <w:rFonts w:cs="Times New Roman"/>
          <w:b/>
          <w:sz w:val="24"/>
          <w:szCs w:val="24"/>
          <w:lang w:val="vi-VN"/>
        </w:rPr>
        <w:t>Câu 1.</w:t>
      </w:r>
      <w:r w:rsidRPr="001F7CD1">
        <w:rPr>
          <w:rFonts w:cs="Times New Roman"/>
          <w:sz w:val="24"/>
          <w:szCs w:val="24"/>
          <w:lang w:val="vi-VN"/>
        </w:rPr>
        <w:t xml:space="preserve"> Đoạn phóng sự trên viết về vấn đề gì?</w:t>
      </w:r>
    </w:p>
    <w:p w14:paraId="47EF5B64" w14:textId="77777777" w:rsidR="00D877A4" w:rsidRPr="001F7CD1" w:rsidRDefault="00D877A4" w:rsidP="00D877A4">
      <w:pPr>
        <w:spacing w:before="60" w:after="60"/>
        <w:rPr>
          <w:rFonts w:cs="Times New Roman"/>
          <w:sz w:val="24"/>
          <w:szCs w:val="24"/>
          <w:lang w:val="vi-VN"/>
        </w:rPr>
      </w:pPr>
      <w:r w:rsidRPr="001F7CD1">
        <w:rPr>
          <w:rFonts w:cs="Times New Roman"/>
          <w:b/>
          <w:sz w:val="24"/>
          <w:szCs w:val="24"/>
          <w:lang w:val="vi-VN"/>
        </w:rPr>
        <w:t>Câu 2</w:t>
      </w:r>
      <w:r w:rsidRPr="001F7CD1">
        <w:rPr>
          <w:rFonts w:cs="Times New Roman"/>
          <w:sz w:val="24"/>
          <w:szCs w:val="24"/>
          <w:lang w:val="vi-VN"/>
        </w:rPr>
        <w:t xml:space="preserve">. Chỉ ra một số biện pháp đặc trưng của thể loại phóng sự được Vũ Trọng Phụng sử dụng trong đoạn trích. </w:t>
      </w:r>
    </w:p>
    <w:p w14:paraId="4491DE59" w14:textId="77777777" w:rsidR="00D877A4" w:rsidRPr="001F7CD1" w:rsidRDefault="00D877A4" w:rsidP="00D877A4">
      <w:pPr>
        <w:spacing w:before="60" w:after="60"/>
        <w:rPr>
          <w:rFonts w:cs="Times New Roman"/>
          <w:b/>
          <w:sz w:val="24"/>
          <w:szCs w:val="24"/>
          <w:lang w:val="vi-VN"/>
        </w:rPr>
      </w:pPr>
      <w:r w:rsidRPr="001F7CD1">
        <w:rPr>
          <w:rFonts w:cs="Times New Roman"/>
          <w:b/>
          <w:sz w:val="24"/>
          <w:szCs w:val="24"/>
          <w:lang w:val="vi-VN"/>
        </w:rPr>
        <w:t xml:space="preserve">Câu 3. </w:t>
      </w:r>
      <w:r w:rsidRPr="001F7CD1">
        <w:rPr>
          <w:rFonts w:cs="Times New Roman"/>
          <w:sz w:val="24"/>
          <w:szCs w:val="24"/>
          <w:lang w:val="vi-VN"/>
        </w:rPr>
        <w:t xml:space="preserve">Hình tượng nhân vật me Tây Kiểm Lâm hiện lên như thế nào qua đoạn phóng sự? </w:t>
      </w:r>
    </w:p>
    <w:p w14:paraId="2B0BE010" w14:textId="77777777" w:rsidR="00D877A4" w:rsidRPr="001F7CD1" w:rsidRDefault="00D877A4" w:rsidP="00D877A4">
      <w:pPr>
        <w:spacing w:before="60" w:after="60"/>
        <w:rPr>
          <w:rFonts w:cs="Times New Roman"/>
          <w:sz w:val="24"/>
          <w:szCs w:val="24"/>
          <w:lang w:val="vi-VN"/>
        </w:rPr>
      </w:pPr>
      <w:r w:rsidRPr="001F7CD1">
        <w:rPr>
          <w:rFonts w:cs="Times New Roman"/>
          <w:b/>
          <w:sz w:val="24"/>
          <w:szCs w:val="24"/>
          <w:lang w:val="vi-VN"/>
        </w:rPr>
        <w:t>Câu 4.</w:t>
      </w:r>
      <w:r w:rsidRPr="001F7CD1">
        <w:rPr>
          <w:rFonts w:cs="Times New Roman"/>
          <w:sz w:val="24"/>
          <w:szCs w:val="24"/>
          <w:lang w:val="vi-VN"/>
        </w:rPr>
        <w:t xml:space="preserve"> Nhận xét về thái độ và sự đánh giá của người viết trong đoạn trích. </w:t>
      </w:r>
    </w:p>
    <w:p w14:paraId="71EC1EC9" w14:textId="723837B6" w:rsidR="00FB19FE" w:rsidRPr="001F7CD1" w:rsidRDefault="00D877A4" w:rsidP="00D877A4">
      <w:pPr>
        <w:spacing w:before="60" w:after="60"/>
        <w:rPr>
          <w:rFonts w:cs="Times New Roman"/>
          <w:sz w:val="24"/>
          <w:szCs w:val="24"/>
          <w:lang w:val="en-US"/>
        </w:rPr>
      </w:pPr>
      <w:r w:rsidRPr="001F7CD1">
        <w:rPr>
          <w:rFonts w:cs="Times New Roman"/>
          <w:b/>
          <w:sz w:val="24"/>
          <w:szCs w:val="24"/>
          <w:lang w:val="vi-VN"/>
        </w:rPr>
        <w:t>Câu 5.</w:t>
      </w:r>
      <w:r w:rsidRPr="001F7CD1">
        <w:rPr>
          <w:rFonts w:cs="Times New Roman"/>
          <w:sz w:val="24"/>
          <w:szCs w:val="24"/>
          <w:lang w:val="vi-VN"/>
        </w:rPr>
        <w:t xml:space="preserve"> Sử dụng kiến thức về lịch sử, bối cảnh xã hội Việt Nam giai đoạn đầu thế kỉ XX để lí giải vì sao một bộ phận phụ nữ Việt Nam lại lựa chọn con đường </w:t>
      </w:r>
      <w:r w:rsidR="00301397" w:rsidRPr="001F7CD1">
        <w:rPr>
          <w:rFonts w:cs="Times New Roman"/>
          <w:sz w:val="24"/>
          <w:szCs w:val="24"/>
          <w:lang w:val="vi-VN"/>
        </w:rPr>
        <w:t>“</w:t>
      </w:r>
      <w:r w:rsidRPr="001F7CD1">
        <w:rPr>
          <w:rFonts w:cs="Times New Roman"/>
          <w:sz w:val="24"/>
          <w:szCs w:val="24"/>
          <w:lang w:val="vi-VN"/>
        </w:rPr>
        <w:t>lấy Tây</w:t>
      </w:r>
      <w:r w:rsidR="00301397" w:rsidRPr="001F7CD1">
        <w:rPr>
          <w:rFonts w:cs="Times New Roman"/>
          <w:sz w:val="24"/>
          <w:szCs w:val="24"/>
          <w:lang w:val="vi-VN"/>
        </w:rPr>
        <w:t>”</w:t>
      </w:r>
      <w:r w:rsidRPr="001F7CD1">
        <w:rPr>
          <w:rFonts w:cs="Times New Roman"/>
          <w:sz w:val="24"/>
          <w:szCs w:val="24"/>
          <w:lang w:val="vi-VN"/>
        </w:rPr>
        <w:t xml:space="preserve"> để làm </w:t>
      </w:r>
      <w:r w:rsidR="00301397" w:rsidRPr="001F7CD1">
        <w:rPr>
          <w:rFonts w:cs="Times New Roman"/>
          <w:sz w:val="24"/>
          <w:szCs w:val="24"/>
          <w:lang w:val="vi-VN"/>
        </w:rPr>
        <w:t>“</w:t>
      </w:r>
      <w:r w:rsidRPr="001F7CD1">
        <w:rPr>
          <w:rFonts w:cs="Times New Roman"/>
          <w:sz w:val="24"/>
          <w:szCs w:val="24"/>
          <w:lang w:val="vi-VN"/>
        </w:rPr>
        <w:t>kế sinh nhai</w:t>
      </w:r>
      <w:r w:rsidR="00301397" w:rsidRPr="001F7CD1">
        <w:rPr>
          <w:rFonts w:cs="Times New Roman"/>
          <w:sz w:val="24"/>
          <w:szCs w:val="24"/>
          <w:lang w:val="vi-VN"/>
        </w:rPr>
        <w:t>”</w:t>
      </w:r>
      <w:r w:rsidRPr="001F7CD1">
        <w:rPr>
          <w:rFonts w:cs="Times New Roman"/>
          <w:sz w:val="24"/>
          <w:szCs w:val="24"/>
          <w:lang w:val="vi-VN"/>
        </w:rPr>
        <w:t>?</w:t>
      </w:r>
    </w:p>
    <w:p w14:paraId="1D1BB90E" w14:textId="77777777" w:rsidR="00D27F09" w:rsidRPr="001F7CD1" w:rsidRDefault="00D27F09" w:rsidP="00D27F09">
      <w:pPr>
        <w:spacing w:before="60" w:after="60"/>
        <w:rPr>
          <w:rFonts w:cs="Times New Roman"/>
          <w:b/>
          <w:sz w:val="24"/>
          <w:szCs w:val="24"/>
          <w:u w:val="single"/>
          <w:lang w:val="vi-VN"/>
        </w:rPr>
      </w:pPr>
      <w:r w:rsidRPr="001F7CD1">
        <w:rPr>
          <w:rFonts w:cs="Times New Roman"/>
          <w:b/>
          <w:sz w:val="24"/>
          <w:szCs w:val="24"/>
          <w:u w:val="single"/>
          <w:lang w:val="vi-VN"/>
        </w:rPr>
        <w:t>GỢI Ý</w:t>
      </w:r>
    </w:p>
    <w:p w14:paraId="4B971F28" w14:textId="77777777" w:rsidR="00D27F09" w:rsidRPr="001F7CD1" w:rsidRDefault="00D27F09" w:rsidP="00D27F09">
      <w:pPr>
        <w:spacing w:before="60" w:after="60"/>
        <w:rPr>
          <w:rFonts w:cs="Times New Roman"/>
          <w:sz w:val="24"/>
          <w:szCs w:val="24"/>
          <w:lang w:val="vi-VN"/>
        </w:rPr>
      </w:pPr>
      <w:r w:rsidRPr="001F7CD1">
        <w:rPr>
          <w:rFonts w:cs="Times New Roman"/>
          <w:b/>
          <w:sz w:val="24"/>
          <w:szCs w:val="24"/>
          <w:lang w:val="vi-VN"/>
        </w:rPr>
        <w:t>Câu 1.</w:t>
      </w:r>
      <w:r w:rsidRPr="001F7CD1">
        <w:rPr>
          <w:rFonts w:cs="Times New Roman"/>
          <w:sz w:val="24"/>
          <w:szCs w:val="24"/>
          <w:lang w:val="vi-VN"/>
        </w:rPr>
        <w:t xml:space="preserve"> Vấn đề được đặt ra trong đoạn phóng sự trên là:</w:t>
      </w:r>
    </w:p>
    <w:p w14:paraId="7F932FE6" w14:textId="394E21E6" w:rsidR="00D27F09" w:rsidRPr="001F7CD1" w:rsidRDefault="00D27F09" w:rsidP="00D27F09">
      <w:pPr>
        <w:spacing w:before="60" w:after="60"/>
        <w:rPr>
          <w:rFonts w:cs="Times New Roman"/>
          <w:sz w:val="24"/>
          <w:szCs w:val="24"/>
          <w:lang w:val="vi-VN"/>
        </w:rPr>
      </w:pPr>
      <w:r w:rsidRPr="001F7CD1">
        <w:rPr>
          <w:rFonts w:cs="Times New Roman"/>
          <w:sz w:val="24"/>
          <w:szCs w:val="24"/>
          <w:lang w:val="vi-VN"/>
        </w:rPr>
        <w:t xml:space="preserve">Cuộc đời làm vợ bất đắc dĩ cho bọn Tây của bà Kiểm Lâm và của một bộ phận không nhỏ phụ nữ Việt Nam </w:t>
      </w:r>
    </w:p>
    <w:p w14:paraId="4CA179BF" w14:textId="77777777" w:rsidR="00D27F09" w:rsidRPr="001F7CD1" w:rsidRDefault="00D27F09" w:rsidP="00D27F09">
      <w:pPr>
        <w:spacing w:before="60" w:after="60"/>
        <w:rPr>
          <w:rFonts w:cs="Times New Roman"/>
          <w:sz w:val="24"/>
          <w:szCs w:val="24"/>
          <w:lang w:val="vi-VN"/>
        </w:rPr>
      </w:pPr>
      <w:r w:rsidRPr="001F7CD1">
        <w:rPr>
          <w:rFonts w:cs="Times New Roman"/>
          <w:b/>
          <w:sz w:val="24"/>
          <w:szCs w:val="24"/>
          <w:lang w:val="vi-VN"/>
        </w:rPr>
        <w:t>Câu 2</w:t>
      </w:r>
      <w:r w:rsidRPr="001F7CD1">
        <w:rPr>
          <w:rFonts w:cs="Times New Roman"/>
          <w:sz w:val="24"/>
          <w:szCs w:val="24"/>
          <w:lang w:val="vi-VN"/>
        </w:rPr>
        <w:t xml:space="preserve">. Một số biện pháp đặc trưng của thể loại phóng sự được Vũ Trọng Phụng sử dụng trong đoạn trích là: </w:t>
      </w:r>
    </w:p>
    <w:p w14:paraId="69C88381" w14:textId="715DDF21" w:rsidR="00D27F09" w:rsidRPr="001F7CD1" w:rsidRDefault="00D27F09" w:rsidP="00D27F09">
      <w:pPr>
        <w:spacing w:before="60" w:after="60"/>
        <w:rPr>
          <w:rFonts w:cs="Times New Roman"/>
          <w:sz w:val="24"/>
          <w:szCs w:val="24"/>
          <w:lang w:val="vi-VN"/>
        </w:rPr>
      </w:pPr>
      <w:r w:rsidRPr="001F7CD1">
        <w:rPr>
          <w:rFonts w:cs="Times New Roman"/>
          <w:sz w:val="24"/>
          <w:szCs w:val="24"/>
          <w:lang w:val="vi-VN"/>
        </w:rPr>
        <w:t xml:space="preserve">- Thủ pháp trần thuật: Kể lại cuộc gặp gỡ giữa nhân vật </w:t>
      </w:r>
      <w:r w:rsidR="00301397" w:rsidRPr="001F7CD1">
        <w:rPr>
          <w:rFonts w:cs="Times New Roman"/>
          <w:sz w:val="24"/>
          <w:szCs w:val="24"/>
          <w:lang w:val="vi-VN"/>
        </w:rPr>
        <w:t>“</w:t>
      </w:r>
      <w:r w:rsidRPr="001F7CD1">
        <w:rPr>
          <w:rFonts w:cs="Times New Roman"/>
          <w:sz w:val="24"/>
          <w:szCs w:val="24"/>
          <w:lang w:val="vi-VN"/>
        </w:rPr>
        <w:t>tôi</w:t>
      </w:r>
      <w:r w:rsidR="00301397" w:rsidRPr="001F7CD1">
        <w:rPr>
          <w:rFonts w:cs="Times New Roman"/>
          <w:sz w:val="24"/>
          <w:szCs w:val="24"/>
          <w:lang w:val="vi-VN"/>
        </w:rPr>
        <w:t>”</w:t>
      </w:r>
      <w:r w:rsidRPr="001F7CD1">
        <w:rPr>
          <w:rFonts w:cs="Times New Roman"/>
          <w:sz w:val="24"/>
          <w:szCs w:val="24"/>
          <w:lang w:val="vi-VN"/>
        </w:rPr>
        <w:t xml:space="preserve"> và bà Kiểm Lâm; câu chuyện về cuộc đời bà Kiểm Lâm; cuộc đối thoại giữa bà Kiểm Lâm với chồng là lính lê dương.</w:t>
      </w:r>
    </w:p>
    <w:p w14:paraId="4C69D403" w14:textId="77777777" w:rsidR="00D27F09" w:rsidRPr="001F7CD1" w:rsidRDefault="00D27F09" w:rsidP="00D27F09">
      <w:pPr>
        <w:spacing w:before="60" w:after="60"/>
        <w:rPr>
          <w:rFonts w:cs="Times New Roman"/>
          <w:i/>
          <w:sz w:val="24"/>
          <w:szCs w:val="24"/>
          <w:lang w:val="vi-VN"/>
        </w:rPr>
      </w:pPr>
      <w:r w:rsidRPr="001F7CD1">
        <w:rPr>
          <w:rFonts w:cs="Times New Roman"/>
          <w:sz w:val="24"/>
          <w:szCs w:val="24"/>
          <w:lang w:val="vi-VN"/>
        </w:rPr>
        <w:t xml:space="preserve">- Thủ pháp tả: dáng vẻ ngoại hình, hành động, cử chỉ của bà Kiểm Lâm như: </w:t>
      </w:r>
      <w:r w:rsidRPr="001F7CD1">
        <w:rPr>
          <w:rFonts w:cs="Times New Roman"/>
          <w:i/>
          <w:sz w:val="24"/>
          <w:szCs w:val="24"/>
          <w:lang w:val="vi-VN"/>
        </w:rPr>
        <w:t xml:space="preserve">cái mặt phong trần của bà cũng vẫn còn phảng phất những nét đẹp hồi xuân xưa; </w:t>
      </w:r>
      <w:r w:rsidRPr="001F7CD1">
        <w:rPr>
          <w:rFonts w:cs="Times New Roman"/>
          <w:sz w:val="24"/>
          <w:szCs w:val="24"/>
          <w:lang w:val="vi-VN"/>
        </w:rPr>
        <w:t xml:space="preserve">gương mặt đáng sợ của tên lính lê dương </w:t>
      </w:r>
      <w:r w:rsidRPr="001F7CD1">
        <w:rPr>
          <w:rFonts w:cs="Times New Roman"/>
          <w:i/>
          <w:sz w:val="24"/>
          <w:szCs w:val="24"/>
          <w:lang w:val="vi-VN"/>
        </w:rPr>
        <w:t>nghiến răng, cau mặt lại nhìn vợ trừng trừng. Cái mặt đẹp trai bỗng chốc hoá ra mặt một kẻ đầu trâu mặt ngựa, trông rất ghê gớm…</w:t>
      </w:r>
    </w:p>
    <w:p w14:paraId="12F7635D" w14:textId="10CCA871" w:rsidR="00D27F09" w:rsidRPr="001F7CD1" w:rsidRDefault="00D27F09" w:rsidP="00D27F09">
      <w:pPr>
        <w:spacing w:before="60" w:after="60"/>
        <w:rPr>
          <w:rFonts w:cs="Times New Roman"/>
          <w:i/>
          <w:sz w:val="24"/>
          <w:szCs w:val="24"/>
          <w:lang w:val="vi-VN"/>
        </w:rPr>
      </w:pPr>
      <w:r w:rsidRPr="001F7CD1">
        <w:rPr>
          <w:rFonts w:cs="Times New Roman"/>
          <w:sz w:val="24"/>
          <w:szCs w:val="24"/>
          <w:lang w:val="vi-VN"/>
        </w:rPr>
        <w:t xml:space="preserve">- Thủ pháp bình: những lời bình của nhân vật </w:t>
      </w:r>
      <w:r w:rsidR="00301397" w:rsidRPr="001F7CD1">
        <w:rPr>
          <w:rFonts w:cs="Times New Roman"/>
          <w:sz w:val="24"/>
          <w:szCs w:val="24"/>
          <w:lang w:val="vi-VN"/>
        </w:rPr>
        <w:t>“</w:t>
      </w:r>
      <w:r w:rsidRPr="001F7CD1">
        <w:rPr>
          <w:rFonts w:cs="Times New Roman"/>
          <w:sz w:val="24"/>
          <w:szCs w:val="24"/>
          <w:lang w:val="vi-VN"/>
        </w:rPr>
        <w:t>tôi</w:t>
      </w:r>
      <w:r w:rsidR="00301397" w:rsidRPr="001F7CD1">
        <w:rPr>
          <w:rFonts w:cs="Times New Roman"/>
          <w:sz w:val="24"/>
          <w:szCs w:val="24"/>
          <w:lang w:val="vi-VN"/>
        </w:rPr>
        <w:t>”</w:t>
      </w:r>
      <w:r w:rsidRPr="001F7CD1">
        <w:rPr>
          <w:rFonts w:cs="Times New Roman"/>
          <w:sz w:val="24"/>
          <w:szCs w:val="24"/>
          <w:lang w:val="vi-VN"/>
        </w:rPr>
        <w:t xml:space="preserve"> về cuộc đời, con đường lấy chồng Tây của những me Tây: </w:t>
      </w:r>
      <w:r w:rsidRPr="001F7CD1">
        <w:rPr>
          <w:rFonts w:cs="Times New Roman"/>
          <w:i/>
          <w:sz w:val="24"/>
          <w:szCs w:val="24"/>
          <w:lang w:val="vi-VN"/>
        </w:rPr>
        <w:t xml:space="preserve">Hỡi bạn độc giả! Con đường </w:t>
      </w:r>
      <w:r w:rsidR="00301397" w:rsidRPr="001F7CD1">
        <w:rPr>
          <w:rFonts w:cs="Times New Roman"/>
          <w:i/>
          <w:sz w:val="24"/>
          <w:szCs w:val="24"/>
          <w:lang w:val="vi-VN"/>
        </w:rPr>
        <w:t>“</w:t>
      </w:r>
      <w:r w:rsidRPr="001F7CD1">
        <w:rPr>
          <w:rFonts w:cs="Times New Roman"/>
          <w:i/>
          <w:sz w:val="24"/>
          <w:szCs w:val="24"/>
          <w:lang w:val="vi-VN"/>
        </w:rPr>
        <w:t>công danh</w:t>
      </w:r>
      <w:r w:rsidR="00301397" w:rsidRPr="001F7CD1">
        <w:rPr>
          <w:rFonts w:cs="Times New Roman"/>
          <w:i/>
          <w:sz w:val="24"/>
          <w:szCs w:val="24"/>
          <w:lang w:val="vi-VN"/>
        </w:rPr>
        <w:t>”</w:t>
      </w:r>
      <w:r w:rsidRPr="001F7CD1">
        <w:rPr>
          <w:rFonts w:cs="Times New Roman"/>
          <w:i/>
          <w:sz w:val="24"/>
          <w:szCs w:val="24"/>
          <w:lang w:val="vi-VN"/>
        </w:rPr>
        <w:t xml:space="preserve"> của những thợ đàn bà trong kỹ nghệ lấy Tây này thật là gập ghềnh, khuất khúc lầy lội và quanh co … nghĩa là sinh nhai; </w:t>
      </w:r>
      <w:r w:rsidRPr="001F7CD1">
        <w:rPr>
          <w:rFonts w:cs="Times New Roman"/>
          <w:sz w:val="24"/>
          <w:szCs w:val="24"/>
          <w:lang w:val="vi-VN"/>
        </w:rPr>
        <w:t xml:space="preserve">về những suy nghĩ, tính cách của những me Tây: </w:t>
      </w:r>
      <w:r w:rsidRPr="001F7CD1">
        <w:rPr>
          <w:rFonts w:cs="Times New Roman"/>
          <w:i/>
          <w:sz w:val="24"/>
          <w:szCs w:val="24"/>
          <w:lang w:val="vi-VN"/>
        </w:rPr>
        <w:t>Mới hay có thể có những kẻ nghĩ sâu xa khác thường!</w:t>
      </w:r>
    </w:p>
    <w:p w14:paraId="37ABAC52" w14:textId="77777777" w:rsidR="00D27F09" w:rsidRPr="001F7CD1" w:rsidRDefault="00D27F09" w:rsidP="00D27F09">
      <w:pPr>
        <w:spacing w:before="60" w:after="60"/>
        <w:rPr>
          <w:rFonts w:cs="Times New Roman"/>
          <w:sz w:val="24"/>
          <w:szCs w:val="24"/>
          <w:lang w:val="vi-VN"/>
        </w:rPr>
      </w:pPr>
      <w:r w:rsidRPr="001F7CD1">
        <w:rPr>
          <w:rFonts w:cs="Times New Roman"/>
          <w:b/>
          <w:sz w:val="24"/>
          <w:szCs w:val="24"/>
          <w:lang w:val="vi-VN"/>
        </w:rPr>
        <w:lastRenderedPageBreak/>
        <w:t xml:space="preserve">Câu 3. </w:t>
      </w:r>
      <w:r w:rsidRPr="001F7CD1">
        <w:rPr>
          <w:rFonts w:cs="Times New Roman"/>
          <w:sz w:val="24"/>
          <w:szCs w:val="24"/>
          <w:lang w:val="vi-VN"/>
        </w:rPr>
        <w:t xml:space="preserve">Hình tượng nhân vật me Tây Kiểm Lâm hiện lên qua đoạn phóng sự là: </w:t>
      </w:r>
    </w:p>
    <w:p w14:paraId="4FFE8ED8" w14:textId="77777777" w:rsidR="00D27F09" w:rsidRPr="001F7CD1" w:rsidRDefault="00D27F09" w:rsidP="00D27F09">
      <w:pPr>
        <w:spacing w:before="60" w:after="60"/>
        <w:rPr>
          <w:rFonts w:cs="Times New Roman"/>
          <w:sz w:val="24"/>
          <w:szCs w:val="24"/>
          <w:lang w:val="vi-VN"/>
        </w:rPr>
      </w:pPr>
      <w:r w:rsidRPr="001F7CD1">
        <w:rPr>
          <w:rFonts w:cs="Times New Roman"/>
          <w:sz w:val="24"/>
          <w:szCs w:val="24"/>
          <w:lang w:val="vi-VN"/>
        </w:rPr>
        <w:t xml:space="preserve">- Là người phụ nữ đẹp, có xuất thân danh giá nhưng số phận, cuộc đời bất hạnh nhiều trắc trở, chông gai: </w:t>
      </w:r>
    </w:p>
    <w:p w14:paraId="73BAD220" w14:textId="77777777" w:rsidR="00D27F09" w:rsidRPr="001F7CD1" w:rsidRDefault="00D27F09" w:rsidP="00D27F09">
      <w:pPr>
        <w:spacing w:before="60" w:after="60"/>
        <w:rPr>
          <w:rFonts w:cs="Times New Roman"/>
          <w:sz w:val="24"/>
          <w:szCs w:val="24"/>
          <w:lang w:val="vi-VN"/>
        </w:rPr>
      </w:pPr>
      <w:r w:rsidRPr="001F7CD1">
        <w:rPr>
          <w:rFonts w:cs="Times New Roman"/>
          <w:sz w:val="24"/>
          <w:szCs w:val="24"/>
          <w:lang w:val="vi-VN"/>
        </w:rPr>
        <w:t xml:space="preserve">+ Yêu một người không môn đăng hộ đối, việc dạm hỏi không thành nên bỏ nhà ra đi sống đời giang hồ. </w:t>
      </w:r>
    </w:p>
    <w:p w14:paraId="611C17C6" w14:textId="77777777" w:rsidR="00D27F09" w:rsidRPr="001F7CD1" w:rsidRDefault="00D27F09" w:rsidP="00D27F09">
      <w:pPr>
        <w:spacing w:before="60" w:after="60"/>
        <w:rPr>
          <w:rFonts w:cs="Times New Roman"/>
          <w:sz w:val="24"/>
          <w:szCs w:val="24"/>
          <w:lang w:val="vi-VN"/>
        </w:rPr>
      </w:pPr>
      <w:r w:rsidRPr="001F7CD1">
        <w:rPr>
          <w:rFonts w:cs="Times New Roman"/>
          <w:sz w:val="24"/>
          <w:szCs w:val="24"/>
          <w:lang w:val="vi-VN"/>
        </w:rPr>
        <w:t xml:space="preserve">+ Lấy chồng dân sự nhưng sau chồng về Tây nên lưu lạc rồi lấy chồng là lính thuộc địa; sau đó phải lấy cả lính lê dương. </w:t>
      </w:r>
    </w:p>
    <w:p w14:paraId="0DC8F467" w14:textId="77777777" w:rsidR="00D27F09" w:rsidRPr="001F7CD1" w:rsidRDefault="00D27F09" w:rsidP="00D27F09">
      <w:pPr>
        <w:spacing w:before="60" w:after="60"/>
        <w:rPr>
          <w:rFonts w:cs="Times New Roman"/>
          <w:sz w:val="24"/>
          <w:szCs w:val="24"/>
          <w:lang w:val="vi-VN"/>
        </w:rPr>
      </w:pPr>
      <w:r w:rsidRPr="001F7CD1">
        <w:rPr>
          <w:rFonts w:cs="Times New Roman"/>
          <w:sz w:val="24"/>
          <w:szCs w:val="24"/>
          <w:lang w:val="vi-VN"/>
        </w:rPr>
        <w:t xml:space="preserve">+ Người chồng lính lê dương lại là một kẻ giết người và vì sợ chồng nổi cơn ghen mà giết chết ba đứa con của ba chồng cũ nên tiếp tục bỏ chồng và sống với ba đứa con. </w:t>
      </w:r>
    </w:p>
    <w:p w14:paraId="7154D55A" w14:textId="77777777" w:rsidR="00D27F09" w:rsidRPr="001F7CD1" w:rsidRDefault="00D27F09" w:rsidP="00D27F09">
      <w:pPr>
        <w:spacing w:before="60" w:after="60"/>
        <w:rPr>
          <w:rFonts w:cs="Times New Roman"/>
          <w:sz w:val="24"/>
          <w:szCs w:val="24"/>
          <w:lang w:val="vi-VN"/>
        </w:rPr>
      </w:pPr>
      <w:r w:rsidRPr="001F7CD1">
        <w:rPr>
          <w:rFonts w:cs="Times New Roman"/>
          <w:sz w:val="24"/>
          <w:szCs w:val="24"/>
          <w:lang w:val="vi-VN"/>
        </w:rPr>
        <w:t xml:space="preserve">- Đó là người phụ nữ từng trải, thấu hiểu lẽ đời, thẳng thắn, khao khát cuộc sống giàu có, và có những suy nghĩ sâu sắc. </w:t>
      </w:r>
    </w:p>
    <w:p w14:paraId="5E89D7E7" w14:textId="77777777" w:rsidR="00D27F09" w:rsidRPr="001F7CD1" w:rsidRDefault="00D27F09" w:rsidP="00D27F09">
      <w:pPr>
        <w:spacing w:before="60" w:after="60"/>
        <w:rPr>
          <w:rFonts w:cs="Times New Roman"/>
          <w:i/>
          <w:sz w:val="24"/>
          <w:szCs w:val="24"/>
          <w:lang w:val="vi-VN"/>
        </w:rPr>
      </w:pPr>
      <w:r w:rsidRPr="001F7CD1">
        <w:rPr>
          <w:rFonts w:cs="Times New Roman"/>
          <w:sz w:val="24"/>
          <w:szCs w:val="24"/>
          <w:lang w:val="vi-VN"/>
        </w:rPr>
        <w:t xml:space="preserve">+ Ý thức được thân phận, vị trí của bản thân trong xã hội: </w:t>
      </w:r>
      <w:r w:rsidRPr="001F7CD1">
        <w:rPr>
          <w:rFonts w:cs="Times New Roman"/>
          <w:i/>
          <w:sz w:val="24"/>
          <w:szCs w:val="24"/>
          <w:lang w:val="vi-VN"/>
        </w:rPr>
        <w:t xml:space="preserve">Hạng người chúng tôi là hạng bỏ đi, ông ạ. Dù xã hội không khinh chăng nữa, chúng tôi cũng đã tự biết phận mình. </w:t>
      </w:r>
    </w:p>
    <w:p w14:paraId="692C9CA5" w14:textId="77777777" w:rsidR="00D27F09" w:rsidRPr="001F7CD1" w:rsidRDefault="00D27F09" w:rsidP="00D27F09">
      <w:pPr>
        <w:spacing w:before="60" w:after="60"/>
        <w:rPr>
          <w:rFonts w:cs="Times New Roman"/>
          <w:i/>
          <w:sz w:val="24"/>
          <w:szCs w:val="24"/>
          <w:lang w:val="vi-VN"/>
        </w:rPr>
      </w:pPr>
      <w:r w:rsidRPr="001F7CD1">
        <w:rPr>
          <w:rFonts w:cs="Times New Roman"/>
          <w:sz w:val="24"/>
          <w:szCs w:val="24"/>
          <w:lang w:val="vi-VN"/>
        </w:rPr>
        <w:t xml:space="preserve">+ Mong muốn làm giàu: </w:t>
      </w:r>
      <w:r w:rsidRPr="001F7CD1">
        <w:rPr>
          <w:rFonts w:cs="Times New Roman"/>
          <w:i/>
          <w:sz w:val="24"/>
          <w:szCs w:val="24"/>
          <w:lang w:val="vi-VN"/>
        </w:rPr>
        <w:t xml:space="preserve">Bây giờ, nghèo hèn, tôi cũng chẳng còn sợ ai cười, chỉ cố chí làm giầu để sau này có thể ở ác được lại với những kẻ đã khinh mình tôi mà thôi. </w:t>
      </w:r>
    </w:p>
    <w:p w14:paraId="6F825D13" w14:textId="77777777" w:rsidR="00D27F09" w:rsidRPr="001F7CD1" w:rsidRDefault="00D27F09" w:rsidP="00D27F09">
      <w:pPr>
        <w:spacing w:before="60" w:after="60"/>
        <w:rPr>
          <w:rFonts w:cs="Times New Roman"/>
          <w:i/>
          <w:sz w:val="24"/>
          <w:szCs w:val="24"/>
          <w:lang w:val="vi-VN"/>
        </w:rPr>
      </w:pPr>
      <w:r w:rsidRPr="001F7CD1">
        <w:rPr>
          <w:rFonts w:cs="Times New Roman"/>
          <w:b/>
          <w:sz w:val="24"/>
          <w:szCs w:val="24"/>
          <w:lang w:val="vi-VN"/>
        </w:rPr>
        <w:t xml:space="preserve">+ </w:t>
      </w:r>
      <w:r w:rsidRPr="001F7CD1">
        <w:rPr>
          <w:rFonts w:cs="Times New Roman"/>
          <w:sz w:val="24"/>
          <w:szCs w:val="24"/>
          <w:lang w:val="vi-VN"/>
        </w:rPr>
        <w:t>Quan tâm, lo lắng đến sự an toàn của bản thân và các con:</w:t>
      </w:r>
      <w:r w:rsidRPr="001F7CD1">
        <w:rPr>
          <w:rFonts w:cs="Times New Roman"/>
          <w:b/>
          <w:sz w:val="24"/>
          <w:szCs w:val="24"/>
          <w:lang w:val="vi-VN"/>
        </w:rPr>
        <w:t xml:space="preserve"> </w:t>
      </w:r>
      <w:r w:rsidRPr="001F7CD1">
        <w:rPr>
          <w:rFonts w:cs="Times New Roman"/>
          <w:i/>
          <w:sz w:val="24"/>
          <w:szCs w:val="24"/>
          <w:lang w:val="vi-VN"/>
        </w:rPr>
        <w:t>tôi cứ nơm nớp sợ rằng có một ngày, nổi ghen lên, anh ta sẽ giết chết ba đứa con của ba chồng cũ của tôi. Tội gì bây giờ sẵn có cớ bỏ, tôi lại không cự tuyệt!</w:t>
      </w:r>
    </w:p>
    <w:p w14:paraId="77399AC2" w14:textId="77777777" w:rsidR="00D27F09" w:rsidRPr="001F7CD1" w:rsidRDefault="00D27F09" w:rsidP="00D27F09">
      <w:pPr>
        <w:spacing w:before="60" w:after="60"/>
        <w:rPr>
          <w:rFonts w:cs="Times New Roman"/>
          <w:sz w:val="24"/>
          <w:szCs w:val="24"/>
          <w:lang w:val="vi-VN"/>
        </w:rPr>
      </w:pPr>
      <w:r w:rsidRPr="001F7CD1">
        <w:rPr>
          <w:rFonts w:cs="Times New Roman"/>
          <w:b/>
          <w:sz w:val="24"/>
          <w:szCs w:val="24"/>
          <w:lang w:val="vi-VN"/>
        </w:rPr>
        <w:t>Câu 4.</w:t>
      </w:r>
      <w:r w:rsidRPr="001F7CD1">
        <w:rPr>
          <w:rFonts w:cs="Times New Roman"/>
          <w:sz w:val="24"/>
          <w:szCs w:val="24"/>
          <w:lang w:val="vi-VN"/>
        </w:rPr>
        <w:t xml:space="preserve"> Nhận xét về thái độ, sự đánh giá của người viết:</w:t>
      </w:r>
    </w:p>
    <w:p w14:paraId="77F3043A" w14:textId="77777777" w:rsidR="00D27F09" w:rsidRPr="001F7CD1" w:rsidRDefault="00D27F09" w:rsidP="00D27F09">
      <w:pPr>
        <w:spacing w:before="60" w:after="60"/>
        <w:rPr>
          <w:rFonts w:cs="Times New Roman"/>
          <w:sz w:val="24"/>
          <w:szCs w:val="24"/>
          <w:lang w:val="vi-VN"/>
        </w:rPr>
      </w:pPr>
      <w:r w:rsidRPr="001F7CD1">
        <w:rPr>
          <w:rFonts w:cs="Times New Roman"/>
          <w:sz w:val="24"/>
          <w:szCs w:val="24"/>
          <w:lang w:val="vi-VN"/>
        </w:rPr>
        <w:t>- Đoạn trích đã thể hiện thái độ và sự đánh giá của người viết:</w:t>
      </w:r>
    </w:p>
    <w:p w14:paraId="40F619BC" w14:textId="77777777" w:rsidR="00D27F09" w:rsidRPr="001F7CD1" w:rsidRDefault="00D27F09" w:rsidP="00D27F09">
      <w:pPr>
        <w:spacing w:before="60" w:after="60"/>
        <w:rPr>
          <w:rFonts w:cs="Times New Roman"/>
          <w:sz w:val="24"/>
          <w:szCs w:val="24"/>
          <w:lang w:val="vi-VN"/>
        </w:rPr>
      </w:pPr>
      <w:r w:rsidRPr="001F7CD1">
        <w:rPr>
          <w:rFonts w:cs="Times New Roman"/>
          <w:sz w:val="24"/>
          <w:szCs w:val="24"/>
          <w:lang w:val="vi-VN"/>
        </w:rPr>
        <w:t>+ Thái độ của người viết là: Sự thấu hiểu, đồng cảm, xót thương và cho số phận, cuộc đời của me Tây Kiểm Tây cũng những người phụ nữ me Tây khác. Họ thực chất cũng chỉ là nạn nhân của xã hội đương thời. Là sự trân trọng cá tính thẳng thắn, can đảm, lối sống tình nghĩa của những người phụ nữ bị xã hội khinh thường, vùi dập xuống tận bùn đen. Đó còn là thái độ mỉa mai, lên án, tố cáo xã hội phong kiến nửa thực dân với đầy bất công, ngang trái đã buộc những người phụ nữ phải kiếm sống bằng những nghề oái oăm.</w:t>
      </w:r>
    </w:p>
    <w:p w14:paraId="3C461418" w14:textId="00C941F5" w:rsidR="00D27F09" w:rsidRPr="001F7CD1" w:rsidRDefault="00D27F09" w:rsidP="00D27F09">
      <w:pPr>
        <w:spacing w:before="60" w:after="60"/>
        <w:rPr>
          <w:rFonts w:cs="Times New Roman"/>
          <w:i/>
          <w:sz w:val="24"/>
          <w:szCs w:val="24"/>
          <w:lang w:val="vi-VN"/>
        </w:rPr>
      </w:pPr>
      <w:r w:rsidRPr="001F7CD1">
        <w:rPr>
          <w:rFonts w:cs="Times New Roman"/>
          <w:sz w:val="24"/>
          <w:szCs w:val="24"/>
          <w:lang w:val="vi-VN"/>
        </w:rPr>
        <w:t xml:space="preserve">+ Sự đánh giá của người viết về nghề </w:t>
      </w:r>
      <w:r w:rsidR="00301397" w:rsidRPr="001F7CD1">
        <w:rPr>
          <w:rFonts w:cs="Times New Roman"/>
          <w:sz w:val="24"/>
          <w:szCs w:val="24"/>
          <w:lang w:val="vi-VN"/>
        </w:rPr>
        <w:t>“</w:t>
      </w:r>
      <w:r w:rsidRPr="001F7CD1">
        <w:rPr>
          <w:rFonts w:cs="Times New Roman"/>
          <w:sz w:val="24"/>
          <w:szCs w:val="24"/>
          <w:lang w:val="vi-VN"/>
        </w:rPr>
        <w:t>lấy Tây</w:t>
      </w:r>
      <w:r w:rsidR="00301397" w:rsidRPr="001F7CD1">
        <w:rPr>
          <w:rFonts w:cs="Times New Roman"/>
          <w:sz w:val="24"/>
          <w:szCs w:val="24"/>
          <w:lang w:val="vi-VN"/>
        </w:rPr>
        <w:t>”</w:t>
      </w:r>
      <w:r w:rsidRPr="001F7CD1">
        <w:rPr>
          <w:rFonts w:cs="Times New Roman"/>
          <w:sz w:val="24"/>
          <w:szCs w:val="24"/>
          <w:lang w:val="vi-VN"/>
        </w:rPr>
        <w:t xml:space="preserve"> là nghề </w:t>
      </w:r>
      <w:r w:rsidRPr="001F7CD1">
        <w:rPr>
          <w:rFonts w:cs="Times New Roman"/>
          <w:i/>
          <w:sz w:val="24"/>
          <w:szCs w:val="24"/>
          <w:lang w:val="vi-VN"/>
        </w:rPr>
        <w:t xml:space="preserve">gập ghềnh, khuất khúc lầy lội và quanh co </w:t>
      </w:r>
      <w:r w:rsidRPr="001F7CD1">
        <w:rPr>
          <w:rFonts w:cs="Times New Roman"/>
          <w:sz w:val="24"/>
          <w:szCs w:val="24"/>
          <w:lang w:val="vi-VN"/>
        </w:rPr>
        <w:t xml:space="preserve">và những me Tây vốn là những cô gái đa cảm, xuất thân danh giá, có lòng can đảm, có những </w:t>
      </w:r>
      <w:r w:rsidRPr="001F7CD1">
        <w:rPr>
          <w:rFonts w:cs="Times New Roman"/>
          <w:i/>
          <w:sz w:val="24"/>
          <w:szCs w:val="24"/>
          <w:lang w:val="vi-VN"/>
        </w:rPr>
        <w:t>nghĩ sâu xa khác thường!</w:t>
      </w:r>
    </w:p>
    <w:p w14:paraId="677DAB8B" w14:textId="77777777" w:rsidR="00D27F09" w:rsidRPr="001F7CD1" w:rsidRDefault="00D27F09" w:rsidP="00D27F09">
      <w:pPr>
        <w:spacing w:before="60" w:after="60"/>
        <w:rPr>
          <w:rFonts w:cs="Times New Roman"/>
          <w:sz w:val="24"/>
          <w:szCs w:val="24"/>
          <w:lang w:val="vi-VN"/>
        </w:rPr>
      </w:pPr>
      <w:r w:rsidRPr="001F7CD1">
        <w:rPr>
          <w:rFonts w:cs="Times New Roman"/>
          <w:sz w:val="24"/>
          <w:szCs w:val="24"/>
          <w:lang w:val="vi-VN"/>
        </w:rPr>
        <w:t xml:space="preserve">- Nhận xét: Đó là thái độ chân thành, nghiêm túc của tác giả khi muốn tìm hiểu sự thực về cuộc đời, số phận của những người phụ nữ me Tây thời đó. Từ đó nhà văn có cái nhìn, sự đánh giá trung thực, đúng đắn, chính xác, phản ánh sự thực về thực trạng xã hội đương thời, cùng số phận bất hạnh của những me Tây. </w:t>
      </w:r>
    </w:p>
    <w:p w14:paraId="5B2AD0A1" w14:textId="0DBA9E14" w:rsidR="00D27F09" w:rsidRPr="001F7CD1" w:rsidRDefault="00D27F09" w:rsidP="00D27F09">
      <w:pPr>
        <w:spacing w:before="60" w:after="60"/>
        <w:rPr>
          <w:rFonts w:cs="Times New Roman"/>
          <w:sz w:val="24"/>
          <w:szCs w:val="24"/>
          <w:lang w:val="vi-VN"/>
        </w:rPr>
      </w:pPr>
      <w:r w:rsidRPr="001F7CD1">
        <w:rPr>
          <w:rFonts w:cs="Times New Roman"/>
          <w:b/>
          <w:sz w:val="24"/>
          <w:szCs w:val="24"/>
          <w:lang w:val="vi-VN"/>
        </w:rPr>
        <w:t>Câu 5.</w:t>
      </w:r>
      <w:r w:rsidRPr="001F7CD1">
        <w:rPr>
          <w:rFonts w:cs="Times New Roman"/>
          <w:sz w:val="24"/>
          <w:szCs w:val="24"/>
          <w:lang w:val="vi-VN"/>
        </w:rPr>
        <w:t xml:space="preserve"> Thực trạng một bộ phận phụ nữ Việt Nam lựa chọn con đường </w:t>
      </w:r>
      <w:r w:rsidR="00301397" w:rsidRPr="001F7CD1">
        <w:rPr>
          <w:rFonts w:cs="Times New Roman"/>
          <w:sz w:val="24"/>
          <w:szCs w:val="24"/>
          <w:lang w:val="vi-VN"/>
        </w:rPr>
        <w:t>“</w:t>
      </w:r>
      <w:r w:rsidRPr="001F7CD1">
        <w:rPr>
          <w:rFonts w:cs="Times New Roman"/>
          <w:sz w:val="24"/>
          <w:szCs w:val="24"/>
          <w:lang w:val="vi-VN"/>
        </w:rPr>
        <w:t>lấy Tây</w:t>
      </w:r>
      <w:r w:rsidR="00301397" w:rsidRPr="001F7CD1">
        <w:rPr>
          <w:rFonts w:cs="Times New Roman"/>
          <w:sz w:val="24"/>
          <w:szCs w:val="24"/>
          <w:lang w:val="vi-VN"/>
        </w:rPr>
        <w:t>”</w:t>
      </w:r>
      <w:r w:rsidRPr="001F7CD1">
        <w:rPr>
          <w:rFonts w:cs="Times New Roman"/>
          <w:sz w:val="24"/>
          <w:szCs w:val="24"/>
          <w:lang w:val="vi-VN"/>
        </w:rPr>
        <w:t xml:space="preserve"> để làm </w:t>
      </w:r>
      <w:r w:rsidR="00301397" w:rsidRPr="001F7CD1">
        <w:rPr>
          <w:rFonts w:cs="Times New Roman"/>
          <w:sz w:val="24"/>
          <w:szCs w:val="24"/>
          <w:lang w:val="vi-VN"/>
        </w:rPr>
        <w:t>“</w:t>
      </w:r>
      <w:r w:rsidRPr="001F7CD1">
        <w:rPr>
          <w:rFonts w:cs="Times New Roman"/>
          <w:sz w:val="24"/>
          <w:szCs w:val="24"/>
          <w:lang w:val="vi-VN"/>
        </w:rPr>
        <w:t>kế sinh nhai</w:t>
      </w:r>
      <w:r w:rsidR="00301397" w:rsidRPr="001F7CD1">
        <w:rPr>
          <w:rFonts w:cs="Times New Roman"/>
          <w:sz w:val="24"/>
          <w:szCs w:val="24"/>
          <w:lang w:val="vi-VN"/>
        </w:rPr>
        <w:t>”</w:t>
      </w:r>
      <w:r w:rsidRPr="001F7CD1">
        <w:rPr>
          <w:rFonts w:cs="Times New Roman"/>
          <w:sz w:val="24"/>
          <w:szCs w:val="24"/>
          <w:lang w:val="vi-VN"/>
        </w:rPr>
        <w:t xml:space="preserve"> ở giai đoạn đầu thế kỉ XX là bởi:</w:t>
      </w:r>
    </w:p>
    <w:p w14:paraId="1492A83A" w14:textId="77777777" w:rsidR="00D27F09" w:rsidRPr="001F7CD1" w:rsidRDefault="00D27F09" w:rsidP="00D27F09">
      <w:pPr>
        <w:spacing w:before="60" w:after="60"/>
        <w:rPr>
          <w:rFonts w:cs="Times New Roman"/>
          <w:sz w:val="24"/>
          <w:szCs w:val="24"/>
          <w:lang w:val="vi-VN"/>
        </w:rPr>
      </w:pPr>
      <w:r w:rsidRPr="001F7CD1">
        <w:rPr>
          <w:rFonts w:cs="Times New Roman"/>
          <w:sz w:val="24"/>
          <w:szCs w:val="24"/>
          <w:lang w:val="vi-VN"/>
        </w:rPr>
        <w:t>- Đầu thế kỉ XX là giai đoạn thực dân Pháp đô hộ nước ta. Vì thế, nhiều người Pháp, lính lê dương, lính thuộc địa đã tới Việt Nam.</w:t>
      </w:r>
    </w:p>
    <w:p w14:paraId="594C7696" w14:textId="09D47CF5" w:rsidR="00D27F09" w:rsidRPr="001F7CD1" w:rsidRDefault="00D27F09" w:rsidP="00D27F09">
      <w:pPr>
        <w:spacing w:before="60" w:after="60"/>
        <w:rPr>
          <w:rFonts w:cs="Times New Roman"/>
          <w:sz w:val="24"/>
          <w:szCs w:val="24"/>
          <w:lang w:val="vi-VN"/>
        </w:rPr>
      </w:pPr>
      <w:r w:rsidRPr="001F7CD1">
        <w:rPr>
          <w:rFonts w:cs="Times New Roman"/>
          <w:sz w:val="24"/>
          <w:szCs w:val="24"/>
          <w:lang w:val="vi-VN"/>
        </w:rPr>
        <w:t xml:space="preserve">- Sự đàn áp, bóc lột của thực dân Pháp đã đẩy cuộc sống của con người vào cơ cực, nghèo đói, khốn cùng vì thế nhiều phụ nữ đã chọn con đường lấy chồng Tây để làm </w:t>
      </w:r>
      <w:r w:rsidR="00301397" w:rsidRPr="001F7CD1">
        <w:rPr>
          <w:rFonts w:cs="Times New Roman"/>
          <w:sz w:val="24"/>
          <w:szCs w:val="24"/>
          <w:lang w:val="vi-VN"/>
        </w:rPr>
        <w:t>“</w:t>
      </w:r>
      <w:r w:rsidRPr="001F7CD1">
        <w:rPr>
          <w:rFonts w:cs="Times New Roman"/>
          <w:sz w:val="24"/>
          <w:szCs w:val="24"/>
          <w:lang w:val="vi-VN"/>
        </w:rPr>
        <w:t>kế sinh nhai</w:t>
      </w:r>
      <w:r w:rsidR="00301397" w:rsidRPr="001F7CD1">
        <w:rPr>
          <w:rFonts w:cs="Times New Roman"/>
          <w:sz w:val="24"/>
          <w:szCs w:val="24"/>
          <w:lang w:val="vi-VN"/>
        </w:rPr>
        <w:t>”</w:t>
      </w:r>
      <w:r w:rsidRPr="001F7CD1">
        <w:rPr>
          <w:rFonts w:cs="Times New Roman"/>
          <w:sz w:val="24"/>
          <w:szCs w:val="24"/>
          <w:lang w:val="vi-VN"/>
        </w:rPr>
        <w:t xml:space="preserve">. Thế nhưng con đường đó khiến họ gặp không ít rủi ro, đau đớn và bị xã hội khinh thường. </w:t>
      </w:r>
    </w:p>
    <w:p w14:paraId="06E8D1A5" w14:textId="77777777" w:rsidR="00D877A4" w:rsidRPr="001F7CD1" w:rsidRDefault="00D877A4" w:rsidP="00D877A4">
      <w:pPr>
        <w:spacing w:before="60" w:after="60"/>
        <w:rPr>
          <w:rFonts w:cs="Times New Roman"/>
          <w:sz w:val="24"/>
          <w:szCs w:val="24"/>
          <w:lang w:val="en-US"/>
        </w:rPr>
      </w:pPr>
    </w:p>
    <w:p w14:paraId="1D0B5D02" w14:textId="7A6C3D59" w:rsidR="000A3101" w:rsidRPr="001F7CD1" w:rsidRDefault="00951746" w:rsidP="00B4220E">
      <w:pPr>
        <w:spacing w:before="60" w:after="60"/>
        <w:rPr>
          <w:rFonts w:cs="Times New Roman"/>
          <w:b/>
          <w:sz w:val="24"/>
          <w:szCs w:val="24"/>
        </w:rPr>
      </w:pPr>
      <w:r w:rsidRPr="001F7CD1">
        <w:rPr>
          <w:rFonts w:cs="Times New Roman"/>
          <w:b/>
          <w:sz w:val="24"/>
          <w:szCs w:val="24"/>
        </w:rPr>
        <w:t>ĐỀ 4</w:t>
      </w:r>
    </w:p>
    <w:p w14:paraId="2DAF5E88" w14:textId="77777777" w:rsidR="00214057" w:rsidRPr="001F7CD1" w:rsidRDefault="00214057" w:rsidP="00214057">
      <w:pPr>
        <w:spacing w:before="60" w:after="60"/>
        <w:rPr>
          <w:rFonts w:cs="Times New Roman"/>
          <w:b/>
          <w:bCs/>
          <w:sz w:val="24"/>
          <w:szCs w:val="24"/>
          <w:lang w:val="vi-VN"/>
        </w:rPr>
      </w:pPr>
      <w:r w:rsidRPr="001F7CD1">
        <w:rPr>
          <w:rFonts w:cs="Times New Roman"/>
          <w:b/>
          <w:bCs/>
          <w:sz w:val="24"/>
          <w:szCs w:val="24"/>
          <w:lang w:val="vi-VN"/>
        </w:rPr>
        <w:t>Đọc đoạn trích sau:</w:t>
      </w:r>
    </w:p>
    <w:p w14:paraId="3BCA56E8"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 xml:space="preserve">     [...] Và lúc ấy là những lúc đầy tớ nói xấu chủ nhà.</w:t>
      </w:r>
    </w:p>
    <w:p w14:paraId="5C74D167"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Đấng sinh ra muôn loài cũng không bảo nổi những ông lang băm đừng nói khoác, những kẻ mắc bệnh hoa liễu đừng kêu rên, những anh bồi săm đừng khinh người như rác, ông sư chớ mơ màng thịt chó, và đầy tớ nhịn nói xấu chủ nhà.</w:t>
      </w:r>
    </w:p>
    <w:p w14:paraId="0892556E"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Thằng bé ho lao tả cảnh:</w:t>
      </w:r>
    </w:p>
    <w:p w14:paraId="70E41DD9" w14:textId="15BB6DAF"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lastRenderedPageBreak/>
        <w:t xml:space="preserve">- Lần đầu tôi đi ở đã gặp bước không may. Lúc mặc cả công, con mẹ chủ đã bằng lòng trả cho tôi mỗi tháng năm hào. Tôi phải gánh đầy ba bể nước, bổ hết hai mươi tạ củi. Nước gánh đầy bể rồi, củi chất chật bếp rồi là bà chủ kiếm chuyện chửi mắng suốt ngày cho mình không ở được nữa mà phải xin thôi. Lúc xin thôi nó kêu rằng </w:t>
      </w:r>
      <w:r w:rsidR="00301397" w:rsidRPr="001F7CD1">
        <w:rPr>
          <w:rFonts w:cs="Times New Roman"/>
          <w:bCs/>
          <w:i/>
          <w:iCs/>
          <w:sz w:val="24"/>
          <w:szCs w:val="24"/>
          <w:lang w:val="en-US"/>
        </w:rPr>
        <w:t>“</w:t>
      </w:r>
      <w:r w:rsidRPr="001F7CD1">
        <w:rPr>
          <w:rFonts w:cs="Times New Roman"/>
          <w:bCs/>
          <w:i/>
          <w:iCs/>
          <w:sz w:val="24"/>
          <w:szCs w:val="24"/>
          <w:lang w:val="vi-VN"/>
        </w:rPr>
        <w:t>tự nhiên không có chuyện gì</w:t>
      </w:r>
      <w:r w:rsidR="00301397" w:rsidRPr="001F7CD1">
        <w:rPr>
          <w:rFonts w:cs="Times New Roman"/>
          <w:bCs/>
          <w:i/>
          <w:iCs/>
          <w:sz w:val="24"/>
          <w:szCs w:val="24"/>
          <w:lang w:val="en-US"/>
        </w:rPr>
        <w:t>”</w:t>
      </w:r>
      <w:r w:rsidRPr="001F7CD1">
        <w:rPr>
          <w:rFonts w:cs="Times New Roman"/>
          <w:bCs/>
          <w:i/>
          <w:iCs/>
          <w:sz w:val="24"/>
          <w:szCs w:val="24"/>
          <w:lang w:val="vi-VN"/>
        </w:rPr>
        <w:t xml:space="preserve"> mà giở quẻ xin thôi thế là quân đi nếm cơm vạn kiếp cũng không khá được ! Cố nhiên nó không trả tiền công. Các bác ạ, các hạng chủ nhà đều như thế đấy. Lúc cần thì nó tìm người, lúc hết việc nó kiếm chuyện đuổi ra. Mà nó quỵt tiền công hết thẩy!</w:t>
      </w:r>
    </w:p>
    <w:p w14:paraId="7A59F335"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Tôi hỏi nó xem trong cái đời đi ở của nó, nó có những ngày sung sướng nào không.</w:t>
      </w:r>
    </w:p>
    <w:p w14:paraId="67D42F50"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 Chỉ có một lần. Năm ngoái tôi ở với một nhà vợ chồng trẻ tuổi. Chồng làm ông tham, không hôm nào là chịu về nhà ngủ trước 3 giờ đêm. Mỗi lần đi chơi khuya về, cậu ấy dặn tôi mở cửa xong là thế nào cũng phải đánh vỡ một cái chén hoặc một cái đĩa. Cậu ấy sai tôi phải làm để tôi có cớ đánh vỡ. Hễ thấy tôi làm đánh xoảng một cái là cậu ấy quát tháo ầm nhà lên. Ra oai thế để chặn họng vợ. Bà vợ cuối tháng mà trừ lương thì ông chồng dúi cho mà bù vào. Về sau bà vợ cũng đâm ra cờ bạc, cũng đi suốt ngày, gần đến lúc chồng đi làm về, dúi tiền cho tôi đi mua cơm, mua canh và các món xào ở hiệu cao lâu. Gặp những hôm có giỗ cũng thế, sai đi mua các món ăn hiệu, mua cả xôi, mua cả chè. Thành thử mình chỉ ngủ suốt ngày, chả phải làm gì cả. Thật làm với hạng chủ thế mới sướng.</w:t>
      </w:r>
    </w:p>
    <w:p w14:paraId="52280207"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Anh chàng trọc đầu vội cướp lời:</w:t>
      </w:r>
    </w:p>
    <w:p w14:paraId="63E2AAF2"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 Thế kể cũng đã sướng nhưng chưa bằng tôi. Khi ra tỉnh lần đầu, tôi đã được vào làm nhà một lão thầu khoán. Lúc đầu mặc cả thì là kéo xe, nhưng mà về sau xe cũng chả phải kéo mấy nữa. Chỉ có việc dắt chó đi rong chơi ngoài đường. Lão mua ba con chó Nhật Bản, mỗi con đáng giá trăm bạc cả, cho ăn toàn là những thịt bò với súp. Tôi chỉ suốt ngày tắm rửa cho chó mà thôi. Chỉ khổ một nỗi là thằng chủ có tính gàn, bắt mình lấy giấy bản chùi đít cho chó.</w:t>
      </w:r>
    </w:p>
    <w:p w14:paraId="09C4EF0B"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Thằng nhỏ ho lao hỏi vặn:</w:t>
      </w:r>
    </w:p>
    <w:p w14:paraId="63132667"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 Như thế thì đã nước gì mà sướng ?</w:t>
      </w:r>
    </w:p>
    <w:p w14:paraId="70B51A1A"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Anh ta để chúng tôi lấy làm lạ một lúc rồi nói tiếp:</w:t>
      </w:r>
    </w:p>
    <w:p w14:paraId="6EB74BBB"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 Vì ông chủ nuôi chó thì tử tế mà nuôi bố thì lại không tử tế. Ông cụ già thì ăn mặc quần áo nâu cũng như tôi, mà phải còm cõm làm thợ vườn suốt ngày. Một lần ông già tai ác ấy chửi tớ, đánh tớ. Tức quá, tớ nghĩ được một cách: đem cứt chó để lên đầu cái phản dưới bếp là chỗ của ông cụ ngủ. Thế là lão già trúng kế, tìm ngay xe điếu vụt cả ba con chó. Tớ lên mách chủ thì lão chủ tớ chửi tiên sư ông cụ, tức là chửi bố. Từ độ ấy trở đi thì chính tớ cũng chả cần đếm xỉa đến bố ông chủ là gì nữa. Các bác bảo như thế lại không sung sướng à?</w:t>
      </w:r>
    </w:p>
    <w:p w14:paraId="08E1418B"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Tôi hỏi:</w:t>
      </w:r>
    </w:p>
    <w:p w14:paraId="449C27AB"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 Thế sao không ở cái nhà ấy cho đến mãn kiếp ?</w:t>
      </w:r>
    </w:p>
    <w:p w14:paraId="35AAB179"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 Kìa, tôi đã nói là lão chủ sai tôi mang thuốc phiện lậu rồi không may bị bắt...</w:t>
      </w:r>
    </w:p>
    <w:p w14:paraId="70674D70"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w:t>
      </w:r>
    </w:p>
    <w:p w14:paraId="4612C3C3" w14:textId="6FA95AA2" w:rsidR="00214057" w:rsidRPr="001F7CD1" w:rsidRDefault="00214057" w:rsidP="00214057">
      <w:pPr>
        <w:spacing w:before="60" w:after="60"/>
        <w:rPr>
          <w:rFonts w:cs="Times New Roman"/>
          <w:bCs/>
          <w:i/>
          <w:iCs/>
          <w:sz w:val="24"/>
          <w:szCs w:val="24"/>
          <w:lang w:val="en-US"/>
        </w:rPr>
      </w:pPr>
      <w:bookmarkStart w:id="5" w:name="_Hlk173813602"/>
      <w:r w:rsidRPr="001F7CD1">
        <w:rPr>
          <w:rFonts w:cs="Times New Roman"/>
          <w:bCs/>
          <w:i/>
          <w:iCs/>
          <w:sz w:val="24"/>
          <w:szCs w:val="24"/>
          <w:lang w:val="vi-VN"/>
        </w:rPr>
        <w:t>Trước lúc đó vài giờ đồng hồ, tôi đã phải đứng tần ngần mà tự hỏi:</w:t>
      </w:r>
      <w:r w:rsidR="00BD661B" w:rsidRPr="001F7CD1">
        <w:rPr>
          <w:rFonts w:cs="Times New Roman"/>
          <w:bCs/>
          <w:i/>
          <w:iCs/>
          <w:sz w:val="24"/>
          <w:szCs w:val="24"/>
          <w:lang w:val="en-US"/>
        </w:rPr>
        <w:t xml:space="preserve"> </w:t>
      </w:r>
      <w:r w:rsidR="00301397" w:rsidRPr="001F7CD1">
        <w:rPr>
          <w:rFonts w:cs="Times New Roman"/>
          <w:bCs/>
          <w:i/>
          <w:iCs/>
          <w:sz w:val="24"/>
          <w:szCs w:val="24"/>
          <w:lang w:val="en-US"/>
        </w:rPr>
        <w:t>“</w:t>
      </w:r>
      <w:r w:rsidRPr="001F7CD1">
        <w:rPr>
          <w:rFonts w:cs="Times New Roman"/>
          <w:bCs/>
          <w:i/>
          <w:iCs/>
          <w:sz w:val="24"/>
          <w:szCs w:val="24"/>
          <w:lang w:val="vi-VN"/>
        </w:rPr>
        <w:t>Ta sẽ làm gì cái bọn này?</w:t>
      </w:r>
      <w:r w:rsidR="00301397" w:rsidRPr="001F7CD1">
        <w:rPr>
          <w:rFonts w:cs="Times New Roman"/>
          <w:bCs/>
          <w:i/>
          <w:iCs/>
          <w:sz w:val="24"/>
          <w:szCs w:val="24"/>
          <w:lang w:val="en-US"/>
        </w:rPr>
        <w:t>”</w:t>
      </w:r>
    </w:p>
    <w:p w14:paraId="58ECF644" w14:textId="6190589E"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 xml:space="preserve">Bây giờ tôi lại phải tần ngần tự hỏi: </w:t>
      </w:r>
      <w:r w:rsidR="00301397" w:rsidRPr="001F7CD1">
        <w:rPr>
          <w:rFonts w:cs="Times New Roman"/>
          <w:bCs/>
          <w:i/>
          <w:iCs/>
          <w:sz w:val="24"/>
          <w:szCs w:val="24"/>
          <w:lang w:val="en-US"/>
        </w:rPr>
        <w:t>“</w:t>
      </w:r>
      <w:r w:rsidRPr="001F7CD1">
        <w:rPr>
          <w:rFonts w:cs="Times New Roman"/>
          <w:bCs/>
          <w:i/>
          <w:iCs/>
          <w:sz w:val="24"/>
          <w:szCs w:val="24"/>
          <w:lang w:val="vi-VN"/>
        </w:rPr>
        <w:t>Ta sẽ làm gì những câu chuyện ấy?</w:t>
      </w:r>
      <w:r w:rsidR="00301397" w:rsidRPr="001F7CD1">
        <w:rPr>
          <w:rFonts w:cs="Times New Roman"/>
          <w:bCs/>
          <w:i/>
          <w:iCs/>
          <w:sz w:val="24"/>
          <w:szCs w:val="24"/>
          <w:lang w:val="en-US"/>
        </w:rPr>
        <w:t>”</w:t>
      </w:r>
      <w:r w:rsidRPr="001F7CD1">
        <w:rPr>
          <w:rFonts w:cs="Times New Roman"/>
          <w:bCs/>
          <w:i/>
          <w:iCs/>
          <w:sz w:val="24"/>
          <w:szCs w:val="24"/>
          <w:lang w:val="vi-VN"/>
        </w:rPr>
        <w:t>.</w:t>
      </w:r>
    </w:p>
    <w:p w14:paraId="15B07429"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Thật vậy, những câu chuyện ấy thật là lạ lùng, thật là không ai có thể tưởng là có thật được, thật là nhơ bẩn, thật là chướng tai.</w:t>
      </w:r>
    </w:p>
    <w:bookmarkEnd w:id="5"/>
    <w:p w14:paraId="2D64FA20"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Một thằng nhỏ không biết thêu dệt như một nhà văn thì chuyện của một thằng nhỏ kể có thể tin là đúng chín mươi phần trăm sự thực.</w:t>
      </w:r>
    </w:p>
    <w:p w14:paraId="15DC5E11" w14:textId="77777777" w:rsidR="00214057" w:rsidRPr="001F7CD1" w:rsidRDefault="00214057" w:rsidP="00214057">
      <w:pPr>
        <w:spacing w:before="60" w:after="60"/>
        <w:rPr>
          <w:rFonts w:cs="Times New Roman"/>
          <w:bCs/>
          <w:i/>
          <w:iCs/>
          <w:spacing w:val="-6"/>
          <w:sz w:val="24"/>
          <w:szCs w:val="24"/>
          <w:lang w:val="vi-VN"/>
        </w:rPr>
      </w:pPr>
      <w:r w:rsidRPr="001F7CD1">
        <w:rPr>
          <w:rFonts w:cs="Times New Roman"/>
          <w:bCs/>
          <w:i/>
          <w:iCs/>
          <w:spacing w:val="-6"/>
          <w:sz w:val="24"/>
          <w:szCs w:val="24"/>
          <w:lang w:val="vi-VN"/>
        </w:rPr>
        <w:t>Mà đứng trước những sự thực không đáng viết lên mặt giấy, ta phải hãi hùng kinh ngạc về loài người.</w:t>
      </w:r>
    </w:p>
    <w:p w14:paraId="42116DBE"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Tiểu thuyết kể những điều mà loài người bảo là không có thật.</w:t>
      </w:r>
    </w:p>
    <w:p w14:paraId="31ABFB60"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Sự đời, trái lại, lại có những điều mà tiểu thuyết không dám tin.</w:t>
      </w:r>
    </w:p>
    <w:p w14:paraId="2DD75430"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t>Ấy thế rồi tôi đâm ra khinh hết cả loài người, vì tôi tin rằng không một ai trong bọn chúng ta lại trông rõ được thực trạng cuộc đời.</w:t>
      </w:r>
    </w:p>
    <w:p w14:paraId="38C585C3" w14:textId="77777777" w:rsidR="00214057" w:rsidRPr="001F7CD1" w:rsidRDefault="00214057" w:rsidP="00214057">
      <w:pPr>
        <w:spacing w:before="60" w:after="60"/>
        <w:rPr>
          <w:rFonts w:cs="Times New Roman"/>
          <w:bCs/>
          <w:i/>
          <w:iCs/>
          <w:sz w:val="24"/>
          <w:szCs w:val="24"/>
          <w:lang w:val="vi-VN"/>
        </w:rPr>
      </w:pPr>
      <w:r w:rsidRPr="001F7CD1">
        <w:rPr>
          <w:rFonts w:cs="Times New Roman"/>
          <w:bCs/>
          <w:i/>
          <w:iCs/>
          <w:sz w:val="24"/>
          <w:szCs w:val="24"/>
          <w:lang w:val="vi-VN"/>
        </w:rPr>
        <w:lastRenderedPageBreak/>
        <w:t>Thật vậy, bao nhiêu sách vở của loài người, cốt để dạy cho nhau biết mà thôi, vậy mà vẫn công toi cả. Những điều người ta dạy bảo nhau bằng sách ? Đó là những điều mơ hồ, những điều lầm lẫn, những sự văn chương. Văn chương là một sự, sự đời là một sự khác.</w:t>
      </w:r>
    </w:p>
    <w:p w14:paraId="0CA958E5" w14:textId="77777777" w:rsidR="00214057" w:rsidRPr="001F7CD1" w:rsidRDefault="00214057" w:rsidP="00214057">
      <w:pPr>
        <w:spacing w:before="60" w:after="60"/>
        <w:rPr>
          <w:rFonts w:cs="Times New Roman"/>
          <w:bCs/>
          <w:sz w:val="24"/>
          <w:szCs w:val="24"/>
          <w:lang w:val="vi-VN"/>
        </w:rPr>
      </w:pPr>
      <w:r w:rsidRPr="001F7CD1">
        <w:rPr>
          <w:rFonts w:cs="Times New Roman"/>
          <w:bCs/>
          <w:sz w:val="24"/>
          <w:szCs w:val="24"/>
          <w:lang w:val="vi-VN"/>
        </w:rPr>
        <w:t xml:space="preserve">(Trích </w:t>
      </w:r>
      <w:r w:rsidRPr="001F7CD1">
        <w:rPr>
          <w:rFonts w:cs="Times New Roman"/>
          <w:b/>
          <w:i/>
          <w:sz w:val="24"/>
          <w:szCs w:val="24"/>
          <w:lang w:val="vi-VN"/>
        </w:rPr>
        <w:t>Đầy tớ nói xấu chủ nhà</w:t>
      </w:r>
      <w:r w:rsidRPr="001F7CD1">
        <w:rPr>
          <w:rFonts w:cs="Times New Roman"/>
          <w:b/>
          <w:sz w:val="24"/>
          <w:szCs w:val="24"/>
          <w:lang w:val="vi-VN"/>
        </w:rPr>
        <w:t xml:space="preserve">, </w:t>
      </w:r>
      <w:r w:rsidRPr="001F7CD1">
        <w:rPr>
          <w:rFonts w:cs="Times New Roman"/>
          <w:b/>
          <w:i/>
          <w:iCs/>
          <w:sz w:val="24"/>
          <w:szCs w:val="24"/>
          <w:lang w:val="vi-VN"/>
        </w:rPr>
        <w:t>Cơm thầy cơm cô</w:t>
      </w:r>
      <w:r w:rsidRPr="001F7CD1">
        <w:rPr>
          <w:rFonts w:cs="Times New Roman"/>
          <w:bCs/>
          <w:i/>
          <w:iCs/>
          <w:sz w:val="24"/>
          <w:szCs w:val="24"/>
          <w:lang w:val="vi-VN"/>
        </w:rPr>
        <w:t xml:space="preserve">, </w:t>
      </w:r>
      <w:r w:rsidRPr="001F7CD1">
        <w:rPr>
          <w:rFonts w:cs="Times New Roman"/>
          <w:bCs/>
          <w:sz w:val="24"/>
          <w:szCs w:val="24"/>
          <w:lang w:val="vi-VN"/>
        </w:rPr>
        <w:t>Toàn tập Vũ Trọng Phụng - Phóng sự -  NXB Hội Nhà Văn.)</w:t>
      </w:r>
    </w:p>
    <w:p w14:paraId="57C3EE81" w14:textId="77777777" w:rsidR="00214057" w:rsidRPr="001F7CD1" w:rsidRDefault="00214057" w:rsidP="00214057">
      <w:pPr>
        <w:spacing w:before="60" w:after="60"/>
        <w:rPr>
          <w:rFonts w:cs="Times New Roman"/>
          <w:b/>
          <w:bCs/>
          <w:sz w:val="24"/>
          <w:szCs w:val="24"/>
          <w:lang w:val="vi-VN"/>
        </w:rPr>
      </w:pPr>
      <w:r w:rsidRPr="001F7CD1">
        <w:rPr>
          <w:rFonts w:cs="Times New Roman"/>
          <w:b/>
          <w:bCs/>
          <w:sz w:val="24"/>
          <w:szCs w:val="24"/>
          <w:lang w:val="vi-VN"/>
        </w:rPr>
        <w:t>Thực hiện các yêu cầu:</w:t>
      </w:r>
    </w:p>
    <w:p w14:paraId="12A1B63D" w14:textId="77777777" w:rsidR="00214057" w:rsidRPr="001F7CD1" w:rsidRDefault="00214057" w:rsidP="00214057">
      <w:pPr>
        <w:spacing w:before="60" w:after="60"/>
        <w:rPr>
          <w:rFonts w:cs="Times New Roman"/>
          <w:bCs/>
          <w:sz w:val="24"/>
          <w:szCs w:val="24"/>
          <w:lang w:val="vi-VN"/>
        </w:rPr>
      </w:pPr>
      <w:r w:rsidRPr="001F7CD1">
        <w:rPr>
          <w:rFonts w:cs="Times New Roman"/>
          <w:b/>
          <w:bCs/>
          <w:sz w:val="24"/>
          <w:szCs w:val="24"/>
          <w:lang w:val="vi-VN"/>
        </w:rPr>
        <w:t xml:space="preserve">Câu 1. </w:t>
      </w:r>
      <w:r w:rsidRPr="001F7CD1">
        <w:rPr>
          <w:rFonts w:cs="Times New Roman"/>
          <w:bCs/>
          <w:sz w:val="24"/>
          <w:szCs w:val="24"/>
          <w:lang w:val="vi-VN"/>
        </w:rPr>
        <w:t xml:space="preserve">Xác định hình thức trần thuật trong đoạn trích. </w:t>
      </w:r>
    </w:p>
    <w:p w14:paraId="60D900CC" w14:textId="77777777" w:rsidR="00214057" w:rsidRPr="001F7CD1" w:rsidRDefault="00214057" w:rsidP="00214057">
      <w:pPr>
        <w:spacing w:before="60" w:after="60"/>
        <w:rPr>
          <w:rFonts w:cs="Times New Roman"/>
          <w:bCs/>
          <w:sz w:val="24"/>
          <w:szCs w:val="24"/>
          <w:lang w:val="vi-VN"/>
        </w:rPr>
      </w:pPr>
      <w:r w:rsidRPr="001F7CD1">
        <w:rPr>
          <w:rFonts w:cs="Times New Roman"/>
          <w:b/>
          <w:bCs/>
          <w:sz w:val="24"/>
          <w:szCs w:val="24"/>
          <w:lang w:val="vi-VN"/>
        </w:rPr>
        <w:t>Câu 2.</w:t>
      </w:r>
      <w:r w:rsidRPr="001F7CD1">
        <w:rPr>
          <w:rFonts w:cs="Times New Roman"/>
          <w:bCs/>
          <w:sz w:val="24"/>
          <w:szCs w:val="24"/>
          <w:lang w:val="vi-VN"/>
        </w:rPr>
        <w:t xml:space="preserve"> Chỉ rõ hiện thực đời sống được nói đến trong đoạn phóng sự. </w:t>
      </w:r>
    </w:p>
    <w:p w14:paraId="00008C9F" w14:textId="77777777" w:rsidR="00214057" w:rsidRPr="001F7CD1" w:rsidRDefault="00214057" w:rsidP="00214057">
      <w:pPr>
        <w:spacing w:before="60" w:after="60"/>
        <w:rPr>
          <w:rFonts w:cs="Times New Roman"/>
          <w:bCs/>
          <w:spacing w:val="-4"/>
          <w:sz w:val="24"/>
          <w:szCs w:val="24"/>
          <w:lang w:val="vi-VN"/>
        </w:rPr>
      </w:pPr>
      <w:r w:rsidRPr="001F7CD1">
        <w:rPr>
          <w:rFonts w:cs="Times New Roman"/>
          <w:b/>
          <w:bCs/>
          <w:spacing w:val="-4"/>
          <w:sz w:val="24"/>
          <w:szCs w:val="24"/>
          <w:lang w:val="vi-VN"/>
        </w:rPr>
        <w:t xml:space="preserve">Câu 3. </w:t>
      </w:r>
      <w:r w:rsidRPr="001F7CD1">
        <w:rPr>
          <w:rFonts w:cs="Times New Roman"/>
          <w:bCs/>
          <w:spacing w:val="-4"/>
          <w:sz w:val="24"/>
          <w:szCs w:val="24"/>
          <w:lang w:val="vi-VN"/>
        </w:rPr>
        <w:t xml:space="preserve">Nêu tác dụng của những yếu tố bình luận ngoại đề được người viết sử dụng trong đoạn trích. </w:t>
      </w:r>
    </w:p>
    <w:p w14:paraId="301F6290" w14:textId="7A322583" w:rsidR="00214057" w:rsidRPr="001F7CD1" w:rsidRDefault="00214057" w:rsidP="00214057">
      <w:pPr>
        <w:spacing w:before="60" w:after="60"/>
        <w:rPr>
          <w:rFonts w:cs="Times New Roman"/>
          <w:bCs/>
          <w:sz w:val="24"/>
          <w:szCs w:val="24"/>
          <w:lang w:val="vi-VN"/>
        </w:rPr>
      </w:pPr>
      <w:r w:rsidRPr="001F7CD1">
        <w:rPr>
          <w:rFonts w:cs="Times New Roman"/>
          <w:b/>
          <w:bCs/>
          <w:sz w:val="24"/>
          <w:szCs w:val="24"/>
          <w:lang w:val="vi-VN"/>
        </w:rPr>
        <w:t xml:space="preserve">Câu 4. </w:t>
      </w:r>
      <w:r w:rsidRPr="001F7CD1">
        <w:rPr>
          <w:rFonts w:cs="Times New Roman"/>
          <w:bCs/>
          <w:sz w:val="24"/>
          <w:szCs w:val="24"/>
          <w:lang w:val="vi-VN"/>
        </w:rPr>
        <w:t xml:space="preserve">Nhận xét về hình tượng chủ thể trần thuật trong đoạn phóng sự trên. </w:t>
      </w:r>
    </w:p>
    <w:p w14:paraId="69026AED" w14:textId="3F150DFF" w:rsidR="00951746" w:rsidRPr="001F7CD1" w:rsidRDefault="00214057" w:rsidP="00214057">
      <w:pPr>
        <w:spacing w:before="60" w:after="60"/>
        <w:rPr>
          <w:rFonts w:cs="Times New Roman"/>
          <w:bCs/>
          <w:sz w:val="24"/>
          <w:szCs w:val="24"/>
          <w:lang w:val="en-US"/>
        </w:rPr>
      </w:pPr>
      <w:r w:rsidRPr="001F7CD1">
        <w:rPr>
          <w:rFonts w:cs="Times New Roman"/>
          <w:b/>
          <w:bCs/>
          <w:sz w:val="24"/>
          <w:szCs w:val="24"/>
          <w:lang w:val="vi-VN"/>
        </w:rPr>
        <w:t>Câu 5.</w:t>
      </w:r>
      <w:r w:rsidRPr="001F7CD1">
        <w:rPr>
          <w:rFonts w:cs="Times New Roman"/>
          <w:bCs/>
          <w:sz w:val="24"/>
          <w:szCs w:val="24"/>
          <w:lang w:val="vi-VN"/>
        </w:rPr>
        <w:t> Đoạn trích giúp anh/chị hiểu như thế nào về con người, xã hội Việt Nam thời kì trước năm 1945?</w:t>
      </w:r>
    </w:p>
    <w:p w14:paraId="7208A734" w14:textId="77777777" w:rsidR="001F00F3" w:rsidRPr="001F7CD1" w:rsidRDefault="001F00F3" w:rsidP="001F00F3">
      <w:pPr>
        <w:spacing w:before="60" w:after="60"/>
        <w:rPr>
          <w:rFonts w:cs="Times New Roman"/>
          <w:b/>
          <w:bCs/>
          <w:sz w:val="24"/>
          <w:szCs w:val="24"/>
          <w:u w:val="single"/>
          <w:lang w:val="vi-VN"/>
        </w:rPr>
      </w:pPr>
      <w:r w:rsidRPr="001F7CD1">
        <w:rPr>
          <w:rFonts w:cs="Times New Roman"/>
          <w:b/>
          <w:bCs/>
          <w:sz w:val="24"/>
          <w:szCs w:val="24"/>
          <w:u w:val="single"/>
          <w:lang w:val="vi-VN"/>
        </w:rPr>
        <w:t xml:space="preserve">GỢI Ý </w:t>
      </w:r>
    </w:p>
    <w:p w14:paraId="510367A2" w14:textId="04272833" w:rsidR="001F00F3" w:rsidRPr="001F7CD1" w:rsidRDefault="001F00F3" w:rsidP="001F00F3">
      <w:pPr>
        <w:spacing w:before="60" w:after="60"/>
        <w:rPr>
          <w:rFonts w:cs="Times New Roman"/>
          <w:bCs/>
          <w:sz w:val="24"/>
          <w:szCs w:val="24"/>
          <w:lang w:val="en-US"/>
        </w:rPr>
      </w:pPr>
      <w:r w:rsidRPr="001F7CD1">
        <w:rPr>
          <w:rFonts w:cs="Times New Roman"/>
          <w:b/>
          <w:bCs/>
          <w:sz w:val="24"/>
          <w:szCs w:val="24"/>
          <w:lang w:val="vi-VN"/>
        </w:rPr>
        <w:t xml:space="preserve">Câu 1: </w:t>
      </w:r>
      <w:r w:rsidRPr="001F7CD1">
        <w:rPr>
          <w:rFonts w:cs="Times New Roman"/>
          <w:bCs/>
          <w:sz w:val="24"/>
          <w:szCs w:val="24"/>
          <w:lang w:val="vi-VN"/>
        </w:rPr>
        <w:t xml:space="preserve">Hình thức trần thuật ngôi thứ nhất, xưng </w:t>
      </w:r>
      <w:r w:rsidR="00301397" w:rsidRPr="001F7CD1">
        <w:rPr>
          <w:rFonts w:cs="Times New Roman"/>
          <w:bCs/>
          <w:sz w:val="24"/>
          <w:szCs w:val="24"/>
          <w:lang w:val="vi-VN"/>
        </w:rPr>
        <w:t>“</w:t>
      </w:r>
      <w:r w:rsidRPr="001F7CD1">
        <w:rPr>
          <w:rFonts w:cs="Times New Roman"/>
          <w:bCs/>
          <w:sz w:val="24"/>
          <w:szCs w:val="24"/>
          <w:lang w:val="vi-VN"/>
        </w:rPr>
        <w:t>tôi</w:t>
      </w:r>
      <w:r w:rsidR="00301397" w:rsidRPr="001F7CD1">
        <w:rPr>
          <w:rFonts w:cs="Times New Roman"/>
          <w:bCs/>
          <w:sz w:val="24"/>
          <w:szCs w:val="24"/>
          <w:lang w:val="en-US"/>
        </w:rPr>
        <w:t>”</w:t>
      </w:r>
    </w:p>
    <w:p w14:paraId="0AAB8181" w14:textId="77777777" w:rsidR="001F00F3" w:rsidRPr="001F7CD1" w:rsidRDefault="001F00F3" w:rsidP="001F00F3">
      <w:pPr>
        <w:spacing w:before="60" w:after="60"/>
        <w:rPr>
          <w:rFonts w:cs="Times New Roman"/>
          <w:bCs/>
          <w:sz w:val="24"/>
          <w:szCs w:val="24"/>
          <w:lang w:val="vi-VN"/>
        </w:rPr>
      </w:pPr>
      <w:r w:rsidRPr="001F7CD1">
        <w:rPr>
          <w:rFonts w:cs="Times New Roman"/>
          <w:b/>
          <w:bCs/>
          <w:sz w:val="24"/>
          <w:szCs w:val="24"/>
          <w:lang w:val="vi-VN"/>
        </w:rPr>
        <w:t>Câu 2:</w:t>
      </w:r>
      <w:r w:rsidRPr="001F7CD1">
        <w:rPr>
          <w:rFonts w:cs="Times New Roman"/>
          <w:bCs/>
          <w:sz w:val="24"/>
          <w:szCs w:val="24"/>
          <w:lang w:val="vi-VN"/>
        </w:rPr>
        <w:t xml:space="preserve"> Hiện thực đời sống được nói đến trong đoạn phóng sự trên là: </w:t>
      </w:r>
    </w:p>
    <w:p w14:paraId="7093E88F" w14:textId="77777777" w:rsidR="001F00F3" w:rsidRPr="001F7CD1" w:rsidRDefault="001F00F3" w:rsidP="001F00F3">
      <w:pPr>
        <w:spacing w:before="60" w:after="60"/>
        <w:rPr>
          <w:rFonts w:cs="Times New Roman"/>
          <w:bCs/>
          <w:sz w:val="24"/>
          <w:szCs w:val="24"/>
          <w:lang w:val="vi-VN"/>
        </w:rPr>
      </w:pPr>
      <w:r w:rsidRPr="001F7CD1">
        <w:rPr>
          <w:rFonts w:cs="Times New Roman"/>
          <w:bCs/>
          <w:sz w:val="24"/>
          <w:szCs w:val="24"/>
          <w:lang w:val="vi-VN"/>
        </w:rPr>
        <w:t xml:space="preserve">- Những cảnh sống oái oăm, cơ cực của phận người đầy tớ và mối quan hệ không mấy tốt đẹp giữa những người đầy tớ với chủ nhà trong chế độ xã hội phong kiến nữa thực dân. </w:t>
      </w:r>
    </w:p>
    <w:p w14:paraId="754DA6B7" w14:textId="77777777" w:rsidR="001F00F3" w:rsidRPr="001F7CD1" w:rsidRDefault="001F00F3" w:rsidP="001F00F3">
      <w:pPr>
        <w:spacing w:before="60" w:after="60"/>
        <w:rPr>
          <w:rFonts w:cs="Times New Roman"/>
          <w:b/>
          <w:bCs/>
          <w:sz w:val="24"/>
          <w:szCs w:val="24"/>
          <w:lang w:val="vi-VN"/>
        </w:rPr>
      </w:pPr>
      <w:r w:rsidRPr="001F7CD1">
        <w:rPr>
          <w:rFonts w:cs="Times New Roman"/>
          <w:b/>
          <w:bCs/>
          <w:sz w:val="24"/>
          <w:szCs w:val="24"/>
          <w:lang w:val="vi-VN"/>
        </w:rPr>
        <w:t xml:space="preserve">Câu 3. </w:t>
      </w:r>
    </w:p>
    <w:p w14:paraId="3F01A28E" w14:textId="77777777" w:rsidR="001F00F3" w:rsidRPr="001F7CD1" w:rsidRDefault="001F00F3" w:rsidP="001F00F3">
      <w:pPr>
        <w:spacing w:before="60" w:after="60"/>
        <w:rPr>
          <w:rFonts w:cs="Times New Roman"/>
          <w:bCs/>
          <w:sz w:val="24"/>
          <w:szCs w:val="24"/>
          <w:lang w:val="vi-VN"/>
        </w:rPr>
      </w:pPr>
      <w:r w:rsidRPr="001F7CD1">
        <w:rPr>
          <w:rFonts w:cs="Times New Roman"/>
          <w:b/>
          <w:bCs/>
          <w:sz w:val="24"/>
          <w:szCs w:val="24"/>
          <w:lang w:val="vi-VN"/>
        </w:rPr>
        <w:t xml:space="preserve">- </w:t>
      </w:r>
      <w:r w:rsidRPr="001F7CD1">
        <w:rPr>
          <w:rFonts w:cs="Times New Roman"/>
          <w:bCs/>
          <w:sz w:val="24"/>
          <w:szCs w:val="24"/>
          <w:lang w:val="vi-VN"/>
        </w:rPr>
        <w:t xml:space="preserve">Trong đoạn trích, người viết đã sử dụng yếu tố bình luận ngoại đề là: </w:t>
      </w:r>
    </w:p>
    <w:p w14:paraId="3CC606F7" w14:textId="77777777" w:rsidR="001F00F3" w:rsidRPr="001F7CD1" w:rsidRDefault="001F00F3" w:rsidP="001F00F3">
      <w:pPr>
        <w:spacing w:before="60" w:after="60"/>
        <w:rPr>
          <w:rFonts w:cs="Times New Roman"/>
          <w:bCs/>
          <w:i/>
          <w:sz w:val="24"/>
          <w:szCs w:val="24"/>
          <w:lang w:val="vi-VN"/>
        </w:rPr>
      </w:pPr>
      <w:r w:rsidRPr="001F7CD1">
        <w:rPr>
          <w:rFonts w:cs="Times New Roman"/>
          <w:bCs/>
          <w:i/>
          <w:sz w:val="24"/>
          <w:szCs w:val="24"/>
          <w:lang w:val="vi-VN"/>
        </w:rPr>
        <w:t>Đấng sinh ra muôn loài cũng không bảo nổi những ông lang băm đừng nói khoác, những kẻ mắc bệnh hoa liễu đừng kêu rên, những anh bồi săm đừng khinh người như rác, ông sư chớ mơ màng thịt chó, và đầy tớ nhịn nói xấu chủ nhà.</w:t>
      </w:r>
    </w:p>
    <w:p w14:paraId="1406025B" w14:textId="77777777" w:rsidR="001F00F3" w:rsidRPr="001F7CD1" w:rsidRDefault="001F00F3" w:rsidP="001F00F3">
      <w:pPr>
        <w:spacing w:before="60" w:after="60"/>
        <w:rPr>
          <w:rFonts w:cs="Times New Roman"/>
          <w:bCs/>
          <w:i/>
          <w:sz w:val="24"/>
          <w:szCs w:val="24"/>
          <w:lang w:val="vi-VN"/>
        </w:rPr>
      </w:pPr>
      <w:r w:rsidRPr="001F7CD1">
        <w:rPr>
          <w:rFonts w:cs="Times New Roman"/>
          <w:bCs/>
          <w:i/>
          <w:sz w:val="24"/>
          <w:szCs w:val="24"/>
          <w:lang w:val="vi-VN"/>
        </w:rPr>
        <w:t>Thật vậy, những câu chuyện ấy thật là lạ lùng, thật là không ai có thể tưởng là có thật được, thật là nhơ bẩn, thật là chướng tai.</w:t>
      </w:r>
    </w:p>
    <w:p w14:paraId="4595219E" w14:textId="77777777" w:rsidR="001F00F3" w:rsidRPr="001F7CD1" w:rsidRDefault="001F00F3" w:rsidP="001F00F3">
      <w:pPr>
        <w:spacing w:before="60" w:after="60"/>
        <w:rPr>
          <w:rFonts w:cs="Times New Roman"/>
          <w:bCs/>
          <w:i/>
          <w:sz w:val="24"/>
          <w:szCs w:val="24"/>
          <w:lang w:val="vi-VN"/>
        </w:rPr>
      </w:pPr>
      <w:r w:rsidRPr="001F7CD1">
        <w:rPr>
          <w:rFonts w:cs="Times New Roman"/>
          <w:bCs/>
          <w:i/>
          <w:sz w:val="24"/>
          <w:szCs w:val="24"/>
          <w:lang w:val="vi-VN"/>
        </w:rPr>
        <w:t>Thật vậy, bao nhiêu sách vở của loài người, cốt để dạy cho nhau biết mà thôi, vậy mà vẫn công toi cả. Những điều người ta dạy bảo nhau bằng sách? Đó là những điều mơ hồ, những điều lầm lẫn, những sự văn chương. Văn chương là một sự, sự đời là một sự khác.</w:t>
      </w:r>
    </w:p>
    <w:p w14:paraId="05378BF6" w14:textId="77777777" w:rsidR="001F00F3" w:rsidRPr="001F7CD1" w:rsidRDefault="001F00F3" w:rsidP="001F00F3">
      <w:pPr>
        <w:spacing w:before="60" w:after="60"/>
        <w:rPr>
          <w:rFonts w:cs="Times New Roman"/>
          <w:bCs/>
          <w:sz w:val="24"/>
          <w:szCs w:val="24"/>
          <w:lang w:val="vi-VN"/>
        </w:rPr>
      </w:pPr>
      <w:r w:rsidRPr="001F7CD1">
        <w:rPr>
          <w:rFonts w:cs="Times New Roman"/>
          <w:bCs/>
          <w:sz w:val="24"/>
          <w:szCs w:val="24"/>
          <w:lang w:val="vi-VN"/>
        </w:rPr>
        <w:t xml:space="preserve">- Tác dụng của việc sử dụng yếu tố bình luận ngoại đề là: </w:t>
      </w:r>
    </w:p>
    <w:p w14:paraId="3F00FC83" w14:textId="77777777" w:rsidR="001F00F3" w:rsidRPr="001F7CD1" w:rsidRDefault="001F00F3" w:rsidP="001F00F3">
      <w:pPr>
        <w:spacing w:before="60" w:after="60"/>
        <w:rPr>
          <w:rFonts w:cs="Times New Roman"/>
          <w:bCs/>
          <w:sz w:val="24"/>
          <w:szCs w:val="24"/>
          <w:lang w:val="vi-VN"/>
        </w:rPr>
      </w:pPr>
      <w:r w:rsidRPr="001F7CD1">
        <w:rPr>
          <w:rFonts w:cs="Times New Roman"/>
          <w:bCs/>
          <w:sz w:val="24"/>
          <w:szCs w:val="24"/>
          <w:lang w:val="vi-VN"/>
        </w:rPr>
        <w:t xml:space="preserve">+ Nhấn mạnh hiện thực đời sống được người viết phơi bày trong đoạn phóng sự là những điều lạ lùng, chướng tai, nhơ bẩn. </w:t>
      </w:r>
    </w:p>
    <w:p w14:paraId="23E40482" w14:textId="3E016F16" w:rsidR="001F00F3" w:rsidRPr="001F7CD1" w:rsidRDefault="001F00F3" w:rsidP="001F00F3">
      <w:pPr>
        <w:spacing w:before="60" w:after="60"/>
        <w:rPr>
          <w:rFonts w:cs="Times New Roman"/>
          <w:bCs/>
          <w:sz w:val="24"/>
          <w:szCs w:val="24"/>
          <w:lang w:val="vi-VN"/>
        </w:rPr>
      </w:pPr>
      <w:r w:rsidRPr="001F7CD1">
        <w:rPr>
          <w:rFonts w:cs="Times New Roman"/>
          <w:bCs/>
          <w:sz w:val="24"/>
          <w:szCs w:val="24"/>
          <w:lang w:val="vi-VN"/>
        </w:rPr>
        <w:t xml:space="preserve">+ Bộc lộ suy nghĩ, thái độ, tâm trạng, cảm xúc và sự đánh giá của người viết trước hiện thực được nói tới. Đó là niềm trăn trở trước những vấn đề </w:t>
      </w:r>
      <w:r w:rsidR="00301397" w:rsidRPr="001F7CD1">
        <w:rPr>
          <w:rFonts w:cs="Times New Roman"/>
          <w:bCs/>
          <w:sz w:val="24"/>
          <w:szCs w:val="24"/>
          <w:lang w:val="vi-VN"/>
        </w:rPr>
        <w:t>“</w:t>
      </w:r>
      <w:r w:rsidRPr="001F7CD1">
        <w:rPr>
          <w:rFonts w:cs="Times New Roman"/>
          <w:bCs/>
          <w:sz w:val="24"/>
          <w:szCs w:val="24"/>
          <w:lang w:val="vi-VN"/>
        </w:rPr>
        <w:t>nổi cộm</w:t>
      </w:r>
      <w:r w:rsidR="00301397" w:rsidRPr="001F7CD1">
        <w:rPr>
          <w:rFonts w:cs="Times New Roman"/>
          <w:bCs/>
          <w:sz w:val="24"/>
          <w:szCs w:val="24"/>
          <w:lang w:val="vi-VN"/>
        </w:rPr>
        <w:t>”</w:t>
      </w:r>
      <w:r w:rsidRPr="001F7CD1">
        <w:rPr>
          <w:rFonts w:cs="Times New Roman"/>
          <w:bCs/>
          <w:sz w:val="24"/>
          <w:szCs w:val="24"/>
          <w:lang w:val="vi-VN"/>
        </w:rPr>
        <w:t xml:space="preserve"> trong cuộc sống, là thái độ mỉa mai, xót xa trước tình trạng suy đồi về đạo đức của một bộ phận người trong xã hội, là sự suy tư về mối quan hệ giữa sách vở, văn chương với cuộc đời. </w:t>
      </w:r>
    </w:p>
    <w:p w14:paraId="7D8DBDAC" w14:textId="575F4166" w:rsidR="001F00F3" w:rsidRPr="001F7CD1" w:rsidRDefault="001F00F3" w:rsidP="001F00F3">
      <w:pPr>
        <w:spacing w:before="60" w:after="60"/>
        <w:rPr>
          <w:rFonts w:cs="Times New Roman"/>
          <w:bCs/>
          <w:sz w:val="24"/>
          <w:szCs w:val="24"/>
          <w:lang w:val="vi-VN"/>
        </w:rPr>
      </w:pPr>
      <w:r w:rsidRPr="001F7CD1">
        <w:rPr>
          <w:rFonts w:cs="Times New Roman"/>
          <w:bCs/>
          <w:sz w:val="24"/>
          <w:szCs w:val="24"/>
          <w:lang w:val="vi-VN"/>
        </w:rPr>
        <w:t xml:space="preserve">+ Đồng thời góp phần tạo nên một phong cách nghệ thuật độc đáo trong nghệ thuật viết phóng sự của nhà văn, xứng đáng đưa Vũ Trọng Phụng lên vị trí là </w:t>
      </w:r>
      <w:r w:rsidR="00301397" w:rsidRPr="001F7CD1">
        <w:rPr>
          <w:rFonts w:cs="Times New Roman"/>
          <w:bCs/>
          <w:sz w:val="24"/>
          <w:szCs w:val="24"/>
          <w:lang w:val="vi-VN"/>
        </w:rPr>
        <w:t>“</w:t>
      </w:r>
      <w:r w:rsidRPr="001F7CD1">
        <w:rPr>
          <w:rFonts w:cs="Times New Roman"/>
          <w:bCs/>
          <w:sz w:val="24"/>
          <w:szCs w:val="24"/>
          <w:lang w:val="vi-VN"/>
        </w:rPr>
        <w:t>Ông Vua phóng sự đất Bắc</w:t>
      </w:r>
      <w:r w:rsidR="00301397" w:rsidRPr="001F7CD1">
        <w:rPr>
          <w:rFonts w:cs="Times New Roman"/>
          <w:bCs/>
          <w:sz w:val="24"/>
          <w:szCs w:val="24"/>
          <w:lang w:val="vi-VN"/>
        </w:rPr>
        <w:t>”</w:t>
      </w:r>
      <w:r w:rsidRPr="001F7CD1">
        <w:rPr>
          <w:rFonts w:cs="Times New Roman"/>
          <w:bCs/>
          <w:sz w:val="24"/>
          <w:szCs w:val="24"/>
          <w:lang w:val="vi-VN"/>
        </w:rPr>
        <w:t>.</w:t>
      </w:r>
    </w:p>
    <w:p w14:paraId="41B27681" w14:textId="77777777" w:rsidR="001F00F3" w:rsidRPr="001F7CD1" w:rsidRDefault="001F00F3" w:rsidP="001F00F3">
      <w:pPr>
        <w:spacing w:before="60" w:after="60"/>
        <w:rPr>
          <w:rFonts w:cs="Times New Roman"/>
          <w:bCs/>
          <w:sz w:val="24"/>
          <w:szCs w:val="24"/>
          <w:lang w:val="vi-VN"/>
        </w:rPr>
      </w:pPr>
      <w:r w:rsidRPr="001F7CD1">
        <w:rPr>
          <w:rFonts w:cs="Times New Roman"/>
          <w:b/>
          <w:bCs/>
          <w:sz w:val="24"/>
          <w:szCs w:val="24"/>
          <w:lang w:val="vi-VN"/>
        </w:rPr>
        <w:t>Câu 4:</w:t>
      </w:r>
      <w:r w:rsidRPr="001F7CD1">
        <w:rPr>
          <w:rFonts w:cs="Times New Roman"/>
          <w:bCs/>
          <w:sz w:val="24"/>
          <w:szCs w:val="24"/>
          <w:lang w:val="vi-VN"/>
        </w:rPr>
        <w:t xml:space="preserve"> </w:t>
      </w:r>
    </w:p>
    <w:p w14:paraId="767918FD" w14:textId="6355760F" w:rsidR="001F00F3" w:rsidRPr="001F7CD1" w:rsidRDefault="001F00F3" w:rsidP="001F00F3">
      <w:pPr>
        <w:spacing w:before="60" w:after="60"/>
        <w:rPr>
          <w:rFonts w:cs="Times New Roman"/>
          <w:bCs/>
          <w:sz w:val="24"/>
          <w:szCs w:val="24"/>
          <w:lang w:val="vi-VN"/>
        </w:rPr>
      </w:pPr>
      <w:r w:rsidRPr="001F7CD1">
        <w:rPr>
          <w:rFonts w:cs="Times New Roman"/>
          <w:bCs/>
          <w:sz w:val="24"/>
          <w:szCs w:val="24"/>
          <w:lang w:val="vi-VN"/>
        </w:rPr>
        <w:t xml:space="preserve">- Hình tượng chủ thể trần thuật trong đoạn phóng sự trên là nhân vật </w:t>
      </w:r>
      <w:r w:rsidR="00301397" w:rsidRPr="001F7CD1">
        <w:rPr>
          <w:rFonts w:cs="Times New Roman"/>
          <w:bCs/>
          <w:sz w:val="24"/>
          <w:szCs w:val="24"/>
          <w:lang w:val="vi-VN"/>
        </w:rPr>
        <w:t>“</w:t>
      </w:r>
      <w:r w:rsidRPr="001F7CD1">
        <w:rPr>
          <w:rFonts w:cs="Times New Roman"/>
          <w:bCs/>
          <w:sz w:val="24"/>
          <w:szCs w:val="24"/>
          <w:lang w:val="vi-VN"/>
        </w:rPr>
        <w:t>tôi</w:t>
      </w:r>
      <w:r w:rsidR="00301397" w:rsidRPr="001F7CD1">
        <w:rPr>
          <w:rFonts w:cs="Times New Roman"/>
          <w:bCs/>
          <w:sz w:val="24"/>
          <w:szCs w:val="24"/>
          <w:lang w:val="vi-VN"/>
        </w:rPr>
        <w:t>”</w:t>
      </w:r>
      <w:r w:rsidRPr="001F7CD1">
        <w:rPr>
          <w:rFonts w:cs="Times New Roman"/>
          <w:bCs/>
          <w:sz w:val="24"/>
          <w:szCs w:val="24"/>
          <w:lang w:val="vi-VN"/>
        </w:rPr>
        <w:t xml:space="preserve">. </w:t>
      </w:r>
    </w:p>
    <w:p w14:paraId="1EC091DB" w14:textId="21EE6EA6" w:rsidR="001F00F3" w:rsidRPr="001F7CD1" w:rsidRDefault="001F00F3" w:rsidP="001F00F3">
      <w:pPr>
        <w:spacing w:before="60" w:after="60"/>
        <w:rPr>
          <w:rFonts w:cs="Times New Roman"/>
          <w:bCs/>
          <w:sz w:val="24"/>
          <w:szCs w:val="24"/>
          <w:lang w:val="vi-VN"/>
        </w:rPr>
      </w:pPr>
      <w:r w:rsidRPr="001F7CD1">
        <w:rPr>
          <w:rFonts w:cs="Times New Roman"/>
          <w:bCs/>
          <w:sz w:val="24"/>
          <w:szCs w:val="24"/>
          <w:lang w:val="vi-VN"/>
        </w:rPr>
        <w:t xml:space="preserve">- Nhân vật </w:t>
      </w:r>
      <w:r w:rsidR="00301397" w:rsidRPr="001F7CD1">
        <w:rPr>
          <w:rFonts w:cs="Times New Roman"/>
          <w:bCs/>
          <w:sz w:val="24"/>
          <w:szCs w:val="24"/>
          <w:lang w:val="vi-VN"/>
        </w:rPr>
        <w:t>“</w:t>
      </w:r>
      <w:r w:rsidRPr="001F7CD1">
        <w:rPr>
          <w:rFonts w:cs="Times New Roman"/>
          <w:bCs/>
          <w:sz w:val="24"/>
          <w:szCs w:val="24"/>
          <w:lang w:val="vi-VN"/>
        </w:rPr>
        <w:t>tôi</w:t>
      </w:r>
      <w:r w:rsidR="00301397" w:rsidRPr="001F7CD1">
        <w:rPr>
          <w:rFonts w:cs="Times New Roman"/>
          <w:bCs/>
          <w:sz w:val="24"/>
          <w:szCs w:val="24"/>
          <w:lang w:val="vi-VN"/>
        </w:rPr>
        <w:t>”</w:t>
      </w:r>
      <w:r w:rsidRPr="001F7CD1">
        <w:rPr>
          <w:rFonts w:cs="Times New Roman"/>
          <w:bCs/>
          <w:sz w:val="24"/>
          <w:szCs w:val="24"/>
          <w:lang w:val="vi-VN"/>
        </w:rPr>
        <w:t xml:space="preserve"> hiện lên là người: </w:t>
      </w:r>
    </w:p>
    <w:p w14:paraId="5CA8406B" w14:textId="77777777" w:rsidR="001F00F3" w:rsidRPr="001F7CD1" w:rsidRDefault="001F00F3" w:rsidP="001F00F3">
      <w:pPr>
        <w:spacing w:before="60" w:after="60"/>
        <w:rPr>
          <w:rFonts w:cs="Times New Roman"/>
          <w:bCs/>
          <w:sz w:val="24"/>
          <w:szCs w:val="24"/>
          <w:lang w:val="vi-VN"/>
        </w:rPr>
      </w:pPr>
      <w:r w:rsidRPr="001F7CD1">
        <w:rPr>
          <w:rFonts w:cs="Times New Roman"/>
          <w:bCs/>
          <w:sz w:val="24"/>
          <w:szCs w:val="24"/>
          <w:lang w:val="vi-VN"/>
        </w:rPr>
        <w:t>+ Có vốn sống, vốn hiểu biết phong phú, am hiểu cuộc sống của tầng lớp nhân dân lao động mà tiêu biểu là những phận người đầy tớ.</w:t>
      </w:r>
    </w:p>
    <w:p w14:paraId="3DBC3C1C" w14:textId="4D65B7C8" w:rsidR="001F00F3" w:rsidRPr="001F7CD1" w:rsidRDefault="001F00F3" w:rsidP="001F00F3">
      <w:pPr>
        <w:spacing w:before="60" w:after="60"/>
        <w:rPr>
          <w:rFonts w:cs="Times New Roman"/>
          <w:bCs/>
          <w:sz w:val="24"/>
          <w:szCs w:val="24"/>
          <w:lang w:val="vi-VN"/>
        </w:rPr>
      </w:pPr>
      <w:r w:rsidRPr="001F7CD1">
        <w:rPr>
          <w:rFonts w:cs="Times New Roman"/>
          <w:bCs/>
          <w:sz w:val="24"/>
          <w:szCs w:val="24"/>
          <w:lang w:val="vi-VN"/>
        </w:rPr>
        <w:t xml:space="preserve"> + Đó còn là người trung thực, trách nhiệm, thẳng thắn, bản lĩnh sẵn sàng hóa thân vào kiếp sống tủi nhục của những phận </w:t>
      </w:r>
      <w:r w:rsidR="00301397" w:rsidRPr="001F7CD1">
        <w:rPr>
          <w:rFonts w:cs="Times New Roman"/>
          <w:bCs/>
          <w:sz w:val="24"/>
          <w:szCs w:val="24"/>
          <w:lang w:val="vi-VN"/>
        </w:rPr>
        <w:t>“</w:t>
      </w:r>
      <w:r w:rsidRPr="001F7CD1">
        <w:rPr>
          <w:rFonts w:cs="Times New Roman"/>
          <w:bCs/>
          <w:sz w:val="24"/>
          <w:szCs w:val="24"/>
          <w:lang w:val="vi-VN"/>
        </w:rPr>
        <w:t>cơm thầy cơm cô</w:t>
      </w:r>
      <w:r w:rsidR="00301397" w:rsidRPr="001F7CD1">
        <w:rPr>
          <w:rFonts w:cs="Times New Roman"/>
          <w:bCs/>
          <w:sz w:val="24"/>
          <w:szCs w:val="24"/>
          <w:lang w:val="vi-VN"/>
        </w:rPr>
        <w:t>”</w:t>
      </w:r>
      <w:r w:rsidRPr="001F7CD1">
        <w:rPr>
          <w:rFonts w:cs="Times New Roman"/>
          <w:bCs/>
          <w:sz w:val="24"/>
          <w:szCs w:val="24"/>
          <w:lang w:val="vi-VN"/>
        </w:rPr>
        <w:t xml:space="preserve"> để  ghi chép đầy đủ, chi tiết, chân thực về những cảnh đời </w:t>
      </w:r>
      <w:r w:rsidR="00301397" w:rsidRPr="001F7CD1">
        <w:rPr>
          <w:rFonts w:cs="Times New Roman"/>
          <w:bCs/>
          <w:sz w:val="24"/>
          <w:szCs w:val="24"/>
          <w:lang w:val="vi-VN"/>
        </w:rPr>
        <w:t>“</w:t>
      </w:r>
      <w:r w:rsidRPr="001F7CD1">
        <w:rPr>
          <w:rFonts w:cs="Times New Roman"/>
          <w:bCs/>
          <w:sz w:val="24"/>
          <w:szCs w:val="24"/>
          <w:lang w:val="vi-VN"/>
        </w:rPr>
        <w:t>chướng tai</w:t>
      </w:r>
      <w:r w:rsidR="00301397" w:rsidRPr="001F7CD1">
        <w:rPr>
          <w:rFonts w:cs="Times New Roman"/>
          <w:bCs/>
          <w:sz w:val="24"/>
          <w:szCs w:val="24"/>
          <w:lang w:val="vi-VN"/>
        </w:rPr>
        <w:t>”</w:t>
      </w:r>
      <w:r w:rsidRPr="001F7CD1">
        <w:rPr>
          <w:rFonts w:cs="Times New Roman"/>
          <w:bCs/>
          <w:sz w:val="24"/>
          <w:szCs w:val="24"/>
          <w:lang w:val="vi-VN"/>
        </w:rPr>
        <w:t xml:space="preserve">, cả những tính cách, suy nghĩ tiêu cực của những phận đầy tớ. </w:t>
      </w:r>
    </w:p>
    <w:p w14:paraId="795AE5F2" w14:textId="1B06A539" w:rsidR="001F00F3" w:rsidRPr="001F7CD1" w:rsidRDefault="001F00F3" w:rsidP="001F00F3">
      <w:pPr>
        <w:spacing w:before="60" w:after="60"/>
        <w:rPr>
          <w:rFonts w:cs="Times New Roman"/>
          <w:bCs/>
          <w:sz w:val="24"/>
          <w:szCs w:val="24"/>
          <w:lang w:val="vi-VN"/>
        </w:rPr>
      </w:pPr>
      <w:r w:rsidRPr="001F7CD1">
        <w:rPr>
          <w:rFonts w:cs="Times New Roman"/>
          <w:bCs/>
          <w:sz w:val="24"/>
          <w:szCs w:val="24"/>
          <w:lang w:val="vi-VN"/>
        </w:rPr>
        <w:t xml:space="preserve">+ Đó còn là nhà văn có tâm hồn tinh tế, nhạy cảm có tấm lòng nhân đạo sâu sắc, luôn trăn trở trước những vấn đề có tính chất </w:t>
      </w:r>
      <w:r w:rsidR="00301397" w:rsidRPr="001F7CD1">
        <w:rPr>
          <w:rFonts w:cs="Times New Roman"/>
          <w:bCs/>
          <w:sz w:val="24"/>
          <w:szCs w:val="24"/>
          <w:lang w:val="vi-VN"/>
        </w:rPr>
        <w:t>“</w:t>
      </w:r>
      <w:r w:rsidRPr="001F7CD1">
        <w:rPr>
          <w:rFonts w:cs="Times New Roman"/>
          <w:bCs/>
          <w:sz w:val="24"/>
          <w:szCs w:val="24"/>
          <w:lang w:val="vi-VN"/>
        </w:rPr>
        <w:t>nổi cộm</w:t>
      </w:r>
      <w:r w:rsidR="00301397" w:rsidRPr="001F7CD1">
        <w:rPr>
          <w:rFonts w:cs="Times New Roman"/>
          <w:bCs/>
          <w:sz w:val="24"/>
          <w:szCs w:val="24"/>
          <w:lang w:val="vi-VN"/>
        </w:rPr>
        <w:t>”</w:t>
      </w:r>
      <w:r w:rsidRPr="001F7CD1">
        <w:rPr>
          <w:rFonts w:cs="Times New Roman"/>
          <w:bCs/>
          <w:sz w:val="24"/>
          <w:szCs w:val="24"/>
          <w:lang w:val="vi-VN"/>
        </w:rPr>
        <w:t xml:space="preserve"> của con người, cuộc sống. </w:t>
      </w:r>
    </w:p>
    <w:p w14:paraId="15590F55" w14:textId="77777777" w:rsidR="001F00F3" w:rsidRPr="001F7CD1" w:rsidRDefault="001F00F3" w:rsidP="00214057">
      <w:pPr>
        <w:spacing w:before="60" w:after="60"/>
        <w:rPr>
          <w:rFonts w:cs="Times New Roman"/>
          <w:bCs/>
          <w:sz w:val="24"/>
          <w:szCs w:val="24"/>
          <w:lang w:val="en-US"/>
        </w:rPr>
      </w:pPr>
    </w:p>
    <w:p w14:paraId="52DD11BA" w14:textId="39053450" w:rsidR="00E9066A" w:rsidRPr="001F7CD1" w:rsidRDefault="00E9066A" w:rsidP="00214057">
      <w:pPr>
        <w:spacing w:before="60" w:after="60"/>
        <w:rPr>
          <w:rFonts w:cs="Times New Roman"/>
          <w:b/>
          <w:sz w:val="24"/>
          <w:szCs w:val="24"/>
          <w:lang w:val="en-US"/>
        </w:rPr>
      </w:pPr>
      <w:r w:rsidRPr="001F7CD1">
        <w:rPr>
          <w:rFonts w:cs="Times New Roman"/>
          <w:b/>
          <w:sz w:val="24"/>
          <w:szCs w:val="24"/>
          <w:lang w:val="en-US"/>
        </w:rPr>
        <w:lastRenderedPageBreak/>
        <w:t>ĐỀ 5</w:t>
      </w:r>
    </w:p>
    <w:p w14:paraId="568BB749" w14:textId="77777777" w:rsidR="00440701" w:rsidRPr="001F7CD1" w:rsidRDefault="00440701" w:rsidP="00440701">
      <w:pPr>
        <w:spacing w:before="60" w:after="60"/>
        <w:rPr>
          <w:rFonts w:cs="Times New Roman"/>
          <w:b/>
          <w:bCs/>
          <w:sz w:val="24"/>
          <w:szCs w:val="24"/>
          <w:lang w:val="vi-VN"/>
        </w:rPr>
      </w:pPr>
      <w:r w:rsidRPr="001F7CD1">
        <w:rPr>
          <w:rFonts w:cs="Times New Roman"/>
          <w:b/>
          <w:bCs/>
          <w:sz w:val="24"/>
          <w:szCs w:val="24"/>
          <w:lang w:val="vi-VN"/>
        </w:rPr>
        <w:t>Đọc văn bản:</w:t>
      </w:r>
    </w:p>
    <w:p w14:paraId="4903552B" w14:textId="77777777" w:rsidR="00440701" w:rsidRPr="001F7CD1" w:rsidRDefault="00440701" w:rsidP="00440701">
      <w:pPr>
        <w:spacing w:before="60" w:after="60"/>
        <w:rPr>
          <w:rFonts w:cs="Times New Roman"/>
          <w:bCs/>
          <w:i/>
          <w:sz w:val="24"/>
          <w:szCs w:val="24"/>
          <w:lang w:val="vi-VN"/>
        </w:rPr>
      </w:pPr>
      <w:r w:rsidRPr="001F7CD1">
        <w:rPr>
          <w:rFonts w:cs="Times New Roman"/>
          <w:bCs/>
          <w:i/>
          <w:sz w:val="24"/>
          <w:szCs w:val="24"/>
          <w:lang w:val="vi-VN"/>
        </w:rPr>
        <w:t>Nhà bác Cả Mão mọi ngày thường im phăng phắc, hôm nay bỗng nhiên linh đình như đám giỗ nhỏ. Dưới cầu ao, hai người đàn ông lực lưỡng đang châu đầu trên chiếc rổ thưa, tỉ mỉ nhổ từng sợi lông tơ cho một con gà trong rổ. Trên bờ</w:t>
      </w:r>
      <w:r w:rsidRPr="001F7CD1">
        <w:rPr>
          <w:rFonts w:cs="Times New Roman"/>
          <w:bCs/>
          <w:i/>
          <w:sz w:val="24"/>
          <w:szCs w:val="24"/>
          <w:lang w:val="en-US"/>
        </w:rPr>
        <w:t>,</w:t>
      </w:r>
      <w:r w:rsidRPr="001F7CD1">
        <w:rPr>
          <w:rFonts w:cs="Times New Roman"/>
          <w:bCs/>
          <w:i/>
          <w:sz w:val="24"/>
          <w:szCs w:val="24"/>
          <w:lang w:val="vi-VN"/>
        </w:rPr>
        <w:t xml:space="preserve"> con chó xóm bị trói bốn chân, nhe răng nằm trên vũng máu lênh láng. Cạnh nó, một nồi nước sôi khói bốc nghi ngút và bốn năm người, cũng hạng đàn ông lực lưỡng, kẻ cầm gáo múc nước, người cầm dao sắp sửa cạo lông. Từ cổng đến thềm, tấp nập những người đi lại. Tôi mới nhô vào đến sân, bác Cả lật đật chạy ra đón lên nhà trên với một bộ điệu vui vẻ. Ở gian bên kia, độ bảy tám ông ngổn ngang nằm vây một chiếc khay đèn thuốc phiện. Với những cặp môi thâm xịt và dài vều, và những chiếc quần cháo lòng, áo ba-đờ-xúa rách lòi khố tải, các ông ấy như muốn bảo cho tôi biết đây toàn là hạng kì dịch kiêm tín đồ của đức chúa Phù dung. Dãy phản bên này, hai bàn tổ tôm kế nhau. Bàn trong vang những tiếng ăn, tiếng phỗng, bàn ngoài đương ỏm tỏi cãi nhau về sự đánh thấp đánh cao. Chủ nhân lễ phép mời tôi vào ngồi trong chiếc tràng kỉ kê ở gian giữa, đối mặt với toà bàn thờ hương khói vắng tanh. Mấy ông trong bàn tổ tôm thi nhau nhìn tôi bằng nửa con mắt giữa khi vài ông ở bàn thuốc phiện lần lượt ngóc cổ như đàn rắn lửa. Rồi thì ai nấy lại cùng theo đuổi công việc của họ, người hút cứ hút, người đánh bài cứ đánh bài.</w:t>
      </w:r>
    </w:p>
    <w:p w14:paraId="1FE73C46" w14:textId="249AB7B9" w:rsidR="00440701" w:rsidRPr="001F7CD1" w:rsidRDefault="00440701" w:rsidP="00440701">
      <w:pPr>
        <w:spacing w:before="60" w:after="60"/>
        <w:rPr>
          <w:rFonts w:cs="Times New Roman"/>
          <w:bCs/>
          <w:i/>
          <w:sz w:val="24"/>
          <w:szCs w:val="24"/>
          <w:lang w:val="vi-VN"/>
        </w:rPr>
      </w:pPr>
      <w:r w:rsidRPr="001F7CD1">
        <w:rPr>
          <w:rFonts w:cs="Times New Roman"/>
          <w:bCs/>
          <w:i/>
          <w:sz w:val="24"/>
          <w:szCs w:val="24"/>
          <w:lang w:val="en-US"/>
        </w:rPr>
        <w:t>[...]</w:t>
      </w:r>
      <w:r w:rsidRPr="001F7CD1">
        <w:rPr>
          <w:rFonts w:cs="Times New Roman"/>
          <w:bCs/>
          <w:i/>
          <w:sz w:val="24"/>
          <w:szCs w:val="24"/>
          <w:lang w:val="vi-VN"/>
        </w:rPr>
        <w:t xml:space="preserve"> Hôm nay là ngày </w:t>
      </w:r>
      <w:r w:rsidR="00301397" w:rsidRPr="001F7CD1">
        <w:rPr>
          <w:rFonts w:cs="Times New Roman"/>
          <w:bCs/>
          <w:i/>
          <w:sz w:val="24"/>
          <w:szCs w:val="24"/>
          <w:lang w:val="vi-VN"/>
        </w:rPr>
        <w:t>“</w:t>
      </w:r>
      <w:r w:rsidRPr="001F7CD1">
        <w:rPr>
          <w:rFonts w:cs="Times New Roman"/>
          <w:bCs/>
          <w:i/>
          <w:sz w:val="24"/>
          <w:szCs w:val="24"/>
          <w:lang w:val="vi-VN"/>
        </w:rPr>
        <w:t>vào ngôi</w:t>
      </w:r>
      <w:r w:rsidR="00301397" w:rsidRPr="001F7CD1">
        <w:rPr>
          <w:rFonts w:cs="Times New Roman"/>
          <w:bCs/>
          <w:i/>
          <w:sz w:val="24"/>
          <w:szCs w:val="24"/>
          <w:lang w:val="vi-VN"/>
        </w:rPr>
        <w:t>”</w:t>
      </w:r>
      <w:r w:rsidRPr="001F7CD1">
        <w:rPr>
          <w:rFonts w:cs="Times New Roman"/>
          <w:bCs/>
          <w:i/>
          <w:sz w:val="24"/>
          <w:szCs w:val="24"/>
          <w:vertAlign w:val="superscript"/>
          <w:lang w:val="en-US"/>
        </w:rPr>
        <w:t>(*)</w:t>
      </w:r>
      <w:r w:rsidRPr="001F7CD1">
        <w:rPr>
          <w:rFonts w:cs="Times New Roman"/>
          <w:bCs/>
          <w:i/>
          <w:sz w:val="24"/>
          <w:szCs w:val="24"/>
          <w:lang w:val="vi-VN"/>
        </w:rPr>
        <w:t xml:space="preserve"> cho thằng con bác mới đẻ được ba tháng nay, bác vẫn mến tôi nên cố mời tôi sang chơi. Ở làng khác, vào ngôi chỉ là một lệ rất thường, người ta phí tổn độ vài ba chục, hay vài ba trăm quả cau là xong. Sao trong đám này lại có cỗ bàn linh đình, và sao ở trước mặt khách, ông chủ lại nói đến câu </w:t>
      </w:r>
      <w:r w:rsidR="00301397" w:rsidRPr="001F7CD1">
        <w:rPr>
          <w:rFonts w:cs="Times New Roman"/>
          <w:bCs/>
          <w:i/>
          <w:sz w:val="24"/>
          <w:szCs w:val="24"/>
          <w:lang w:val="vi-VN"/>
        </w:rPr>
        <w:t>“</w:t>
      </w:r>
      <w:r w:rsidRPr="001F7CD1">
        <w:rPr>
          <w:rFonts w:cs="Times New Roman"/>
          <w:bCs/>
          <w:i/>
          <w:sz w:val="24"/>
          <w:szCs w:val="24"/>
          <w:lang w:val="vi-VN"/>
        </w:rPr>
        <w:t>mừng cho nhà cháu</w:t>
      </w:r>
      <w:r w:rsidR="00301397" w:rsidRPr="001F7CD1">
        <w:rPr>
          <w:rFonts w:cs="Times New Roman"/>
          <w:bCs/>
          <w:i/>
          <w:sz w:val="24"/>
          <w:szCs w:val="24"/>
          <w:lang w:val="vi-VN"/>
        </w:rPr>
        <w:t>”</w:t>
      </w:r>
      <w:r w:rsidRPr="001F7CD1">
        <w:rPr>
          <w:rFonts w:cs="Times New Roman"/>
          <w:bCs/>
          <w:i/>
          <w:sz w:val="24"/>
          <w:szCs w:val="24"/>
          <w:lang w:val="vi-VN"/>
        </w:rPr>
        <w:t>?</w:t>
      </w:r>
    </w:p>
    <w:p w14:paraId="6C3CDA73" w14:textId="77777777" w:rsidR="00440701" w:rsidRPr="001F7CD1" w:rsidRDefault="00440701" w:rsidP="00440701">
      <w:pPr>
        <w:spacing w:before="60" w:after="60"/>
        <w:rPr>
          <w:rFonts w:cs="Times New Roman"/>
          <w:bCs/>
          <w:i/>
          <w:sz w:val="24"/>
          <w:szCs w:val="24"/>
          <w:lang w:val="vi-VN"/>
        </w:rPr>
      </w:pPr>
      <w:r w:rsidRPr="001F7CD1">
        <w:rPr>
          <w:rFonts w:cs="Times New Roman"/>
          <w:bCs/>
          <w:i/>
          <w:sz w:val="24"/>
          <w:szCs w:val="24"/>
          <w:lang w:val="en-US"/>
        </w:rPr>
        <w:t>[...]</w:t>
      </w:r>
      <w:r w:rsidRPr="001F7CD1">
        <w:rPr>
          <w:rFonts w:cs="Times New Roman"/>
          <w:bCs/>
          <w:i/>
          <w:sz w:val="24"/>
          <w:szCs w:val="24"/>
          <w:lang w:val="vi-VN"/>
        </w:rPr>
        <w:t xml:space="preserve"> Qua một tuần trà, bác Hai Thìn nhìn tôi và nói bằng giọng sung sướng:</w:t>
      </w:r>
    </w:p>
    <w:p w14:paraId="759564B0" w14:textId="77777777" w:rsidR="00440701" w:rsidRPr="001F7CD1" w:rsidRDefault="00440701" w:rsidP="00440701">
      <w:pPr>
        <w:spacing w:before="60" w:after="60"/>
        <w:rPr>
          <w:rFonts w:cs="Times New Roman"/>
          <w:bCs/>
          <w:i/>
          <w:sz w:val="24"/>
          <w:szCs w:val="24"/>
          <w:lang w:val="vi-VN"/>
        </w:rPr>
      </w:pPr>
      <w:r w:rsidRPr="001F7CD1">
        <w:rPr>
          <w:rFonts w:cs="Times New Roman"/>
          <w:bCs/>
          <w:i/>
          <w:sz w:val="24"/>
          <w:szCs w:val="24"/>
          <w:lang w:val="vi-VN"/>
        </w:rPr>
        <w:t>- Anh tôi lo công việc này cho cháu tất cả cũng hết đến trăm rưỡi bạc. Ấy là chúng tôi khôn khéo, xoay xở thì việc mới xong, người khác ở vào địa vị chúng tôi, dù có mấy trăm, vị tất đã lo nổi!</w:t>
      </w:r>
    </w:p>
    <w:p w14:paraId="7F4497F7" w14:textId="77777777" w:rsidR="00440701" w:rsidRPr="001F7CD1" w:rsidRDefault="00440701" w:rsidP="00440701">
      <w:pPr>
        <w:spacing w:before="60" w:after="60"/>
        <w:rPr>
          <w:rFonts w:cs="Times New Roman"/>
          <w:bCs/>
          <w:i/>
          <w:sz w:val="24"/>
          <w:szCs w:val="24"/>
          <w:lang w:val="vi-VN"/>
        </w:rPr>
      </w:pPr>
      <w:r w:rsidRPr="001F7CD1">
        <w:rPr>
          <w:rFonts w:cs="Times New Roman"/>
          <w:bCs/>
          <w:i/>
          <w:sz w:val="24"/>
          <w:szCs w:val="24"/>
          <w:lang w:val="vi-VN"/>
        </w:rPr>
        <w:t>Câu nói của bác khiến tôi hết sức ngạc nhiên:</w:t>
      </w:r>
    </w:p>
    <w:p w14:paraId="0586CB75" w14:textId="4B28B965" w:rsidR="00440701" w:rsidRPr="001F7CD1" w:rsidRDefault="00440701" w:rsidP="00440701">
      <w:pPr>
        <w:spacing w:before="60" w:after="60"/>
        <w:rPr>
          <w:rFonts w:cs="Times New Roman"/>
          <w:bCs/>
          <w:i/>
          <w:sz w:val="24"/>
          <w:szCs w:val="24"/>
          <w:lang w:val="vi-VN"/>
        </w:rPr>
      </w:pPr>
      <w:r w:rsidRPr="001F7CD1">
        <w:rPr>
          <w:rFonts w:cs="Times New Roman"/>
          <w:bCs/>
          <w:i/>
          <w:sz w:val="24"/>
          <w:szCs w:val="24"/>
          <w:lang w:val="vi-VN"/>
        </w:rPr>
        <w:t xml:space="preserve">- Sao nhà các ông hoang quá như vậy? Tôi thấy người ta </w:t>
      </w:r>
      <w:r w:rsidR="00301397" w:rsidRPr="001F7CD1">
        <w:rPr>
          <w:rFonts w:cs="Times New Roman"/>
          <w:bCs/>
          <w:i/>
          <w:sz w:val="24"/>
          <w:szCs w:val="24"/>
          <w:lang w:val="vi-VN"/>
        </w:rPr>
        <w:t>“</w:t>
      </w:r>
      <w:r w:rsidRPr="001F7CD1">
        <w:rPr>
          <w:rFonts w:cs="Times New Roman"/>
          <w:bCs/>
          <w:i/>
          <w:sz w:val="24"/>
          <w:szCs w:val="24"/>
          <w:lang w:val="vi-VN"/>
        </w:rPr>
        <w:t>vào ngôi</w:t>
      </w:r>
      <w:r w:rsidR="00301397" w:rsidRPr="001F7CD1">
        <w:rPr>
          <w:rFonts w:cs="Times New Roman"/>
          <w:bCs/>
          <w:i/>
          <w:sz w:val="24"/>
          <w:szCs w:val="24"/>
          <w:lang w:val="vi-VN"/>
        </w:rPr>
        <w:t>”</w:t>
      </w:r>
      <w:r w:rsidRPr="001F7CD1">
        <w:rPr>
          <w:rFonts w:cs="Times New Roman"/>
          <w:bCs/>
          <w:i/>
          <w:sz w:val="24"/>
          <w:szCs w:val="24"/>
          <w:lang w:val="vi-VN"/>
        </w:rPr>
        <w:t xml:space="preserve"> cho con chỉ tốn độ vài đồng bạc là cùng!</w:t>
      </w:r>
    </w:p>
    <w:p w14:paraId="1F37EA33" w14:textId="77777777" w:rsidR="00440701" w:rsidRPr="001F7CD1" w:rsidRDefault="00440701" w:rsidP="00440701">
      <w:pPr>
        <w:spacing w:before="60" w:after="60"/>
        <w:rPr>
          <w:rFonts w:cs="Times New Roman"/>
          <w:bCs/>
          <w:i/>
          <w:sz w:val="24"/>
          <w:szCs w:val="24"/>
          <w:lang w:val="vi-VN"/>
        </w:rPr>
      </w:pPr>
      <w:r w:rsidRPr="001F7CD1">
        <w:rPr>
          <w:rFonts w:cs="Times New Roman"/>
          <w:bCs/>
          <w:i/>
          <w:sz w:val="24"/>
          <w:szCs w:val="24"/>
          <w:lang w:val="vi-VN"/>
        </w:rPr>
        <w:t>Bác Hai xua tay và nói bằng giọng thì thầm:</w:t>
      </w:r>
    </w:p>
    <w:p w14:paraId="3F205DD3" w14:textId="706B60DB" w:rsidR="00440701" w:rsidRPr="001F7CD1" w:rsidRDefault="00440701" w:rsidP="00440701">
      <w:pPr>
        <w:spacing w:before="60" w:after="60"/>
        <w:rPr>
          <w:rFonts w:cs="Times New Roman"/>
          <w:bCs/>
          <w:i/>
          <w:sz w:val="24"/>
          <w:szCs w:val="24"/>
          <w:lang w:val="vi-VN"/>
        </w:rPr>
      </w:pPr>
      <w:r w:rsidRPr="001F7CD1">
        <w:rPr>
          <w:rFonts w:cs="Times New Roman"/>
          <w:bCs/>
          <w:i/>
          <w:sz w:val="24"/>
          <w:szCs w:val="24"/>
          <w:lang w:val="vi-VN"/>
        </w:rPr>
        <w:t xml:space="preserve">- Nào có phải hoang! Ông tính ở đời ai muốn mất tiền! Đó là sự bất đắc dĩ. Nói giấu gì ông, nhà tôi không phải gốc gác ở làng này. Ông thân chúng tôi ở vùng Nam lên đây sinh cơ lập nghiệp, rồi mới đẻ ra anh tôi và tôi. Thế là tới ở làng này, nhà tôi mới ở có hai đời. Theo lệ nhà quê, những người ngụ cư ba đời mới được </w:t>
      </w:r>
      <w:r w:rsidR="00301397" w:rsidRPr="001F7CD1">
        <w:rPr>
          <w:rFonts w:cs="Times New Roman"/>
          <w:bCs/>
          <w:i/>
          <w:sz w:val="24"/>
          <w:szCs w:val="24"/>
          <w:lang w:val="vi-VN"/>
        </w:rPr>
        <w:t>“</w:t>
      </w:r>
      <w:r w:rsidRPr="001F7CD1">
        <w:rPr>
          <w:rFonts w:cs="Times New Roman"/>
          <w:bCs/>
          <w:i/>
          <w:sz w:val="24"/>
          <w:szCs w:val="24"/>
          <w:lang w:val="vi-VN"/>
        </w:rPr>
        <w:t>thành tổ</w:t>
      </w:r>
      <w:r w:rsidR="00301397" w:rsidRPr="001F7CD1">
        <w:rPr>
          <w:rFonts w:cs="Times New Roman"/>
          <w:bCs/>
          <w:i/>
          <w:sz w:val="24"/>
          <w:szCs w:val="24"/>
          <w:lang w:val="vi-VN"/>
        </w:rPr>
        <w:t>”</w:t>
      </w:r>
      <w:r w:rsidRPr="001F7CD1">
        <w:rPr>
          <w:rFonts w:cs="Times New Roman"/>
          <w:bCs/>
          <w:i/>
          <w:sz w:val="24"/>
          <w:szCs w:val="24"/>
          <w:lang w:val="vi-VN"/>
        </w:rPr>
        <w:t>. Nghĩa là được ngang hàng với mọi người khác. Làng này lại ngặt hơn nữa, từ xưa đến giờ họ không cho một người ngoài nào nhập bạ. Vì thế, anh tôi và tôi cũng như ông thân chúng tôi, đều không có ngôi ở đình. Chắc ông cũng biết ở làng mà không có ngôi, thật là một sự nhục nhã.</w:t>
      </w:r>
    </w:p>
    <w:p w14:paraId="57BC4370" w14:textId="77777777" w:rsidR="00440701" w:rsidRPr="001F7CD1" w:rsidRDefault="00440701" w:rsidP="00440701">
      <w:pPr>
        <w:spacing w:before="60" w:after="60"/>
        <w:rPr>
          <w:rFonts w:cs="Times New Roman"/>
          <w:bCs/>
          <w:i/>
          <w:sz w:val="24"/>
          <w:szCs w:val="24"/>
          <w:lang w:val="vi-VN"/>
        </w:rPr>
      </w:pPr>
      <w:r w:rsidRPr="001F7CD1">
        <w:rPr>
          <w:rFonts w:cs="Times New Roman"/>
          <w:bCs/>
          <w:i/>
          <w:sz w:val="24"/>
          <w:szCs w:val="24"/>
          <w:lang w:val="vi-VN"/>
        </w:rPr>
        <w:t>- Người ta không nhận thì càng khỏi mất. Việc gì mà cực!</w:t>
      </w:r>
    </w:p>
    <w:p w14:paraId="6C740D15" w14:textId="77777777" w:rsidR="00440701" w:rsidRPr="001F7CD1" w:rsidRDefault="00440701" w:rsidP="00440701">
      <w:pPr>
        <w:spacing w:before="60" w:after="60"/>
        <w:rPr>
          <w:rFonts w:cs="Times New Roman"/>
          <w:bCs/>
          <w:i/>
          <w:sz w:val="24"/>
          <w:szCs w:val="24"/>
          <w:lang w:val="vi-VN"/>
        </w:rPr>
      </w:pPr>
      <w:r w:rsidRPr="001F7CD1">
        <w:rPr>
          <w:rFonts w:cs="Times New Roman"/>
          <w:bCs/>
          <w:i/>
          <w:sz w:val="24"/>
          <w:szCs w:val="24"/>
          <w:lang w:val="vi-VN"/>
        </w:rPr>
        <w:t>Tôi mỉm cười và đáp một câu khôi hài như vậy. Bác Hai vẫn nói một cách thật thà:</w:t>
      </w:r>
    </w:p>
    <w:p w14:paraId="3B26BFF6" w14:textId="0E51EC18" w:rsidR="00440701" w:rsidRPr="001F7CD1" w:rsidRDefault="00D11BBF" w:rsidP="00440701">
      <w:pPr>
        <w:spacing w:before="60" w:after="60"/>
        <w:rPr>
          <w:rFonts w:cs="Times New Roman"/>
          <w:bCs/>
          <w:i/>
          <w:sz w:val="24"/>
          <w:szCs w:val="24"/>
          <w:lang w:val="vi-VN"/>
        </w:rPr>
      </w:pPr>
      <w:r w:rsidRPr="001F7CD1">
        <w:rPr>
          <w:rFonts w:cs="Times New Roman"/>
          <w:bCs/>
          <w:i/>
          <w:sz w:val="24"/>
          <w:szCs w:val="24"/>
          <w:lang w:val="vi-VN"/>
        </w:rPr>
        <w:t>-</w:t>
      </w:r>
      <w:r w:rsidR="00440701" w:rsidRPr="001F7CD1">
        <w:rPr>
          <w:rFonts w:cs="Times New Roman"/>
          <w:bCs/>
          <w:i/>
          <w:sz w:val="24"/>
          <w:szCs w:val="24"/>
          <w:lang w:val="vi-VN"/>
        </w:rPr>
        <w:t xml:space="preserve"> Thế được còn nói gì nữa! Anh em chúng tôi, trời cho trong nhà cũng đủ bát ăn, mỗi người cũng có được con trâu cày và dăm mẫu ruộng. Thế mà không thể nộp được lệ làng cho cha và mẹ, tức là tiếng xấu để đời... Mỗi khi nghĩ lại những nông nỗi ấy, anh tôi và tôi tức chết người đi được. Trước đây, chúng tôi đã cố luồn lọt mấy ông đàn anh, để xin nhập bạ, nhưng mà bấy giờ hãy còn cụ Bá, cụ ấy nghiệt lắm, nhất định bảo nhà tôi đến ở làng này chưa được ba đời, không thể nhận lời. Chúng tôi đành phải cắn răng mà chịu. Bởi vậy lần này anh tôi sinh được mụn cháu, lại may gặp lúc cụ Bá đã mất, chúng tôi phải cố vào ngôi cho nó.</w:t>
      </w:r>
    </w:p>
    <w:p w14:paraId="589F1868" w14:textId="77777777" w:rsidR="00440701" w:rsidRPr="001F7CD1" w:rsidRDefault="00440701" w:rsidP="00440701">
      <w:pPr>
        <w:spacing w:before="60" w:after="60"/>
        <w:rPr>
          <w:rFonts w:cs="Times New Roman"/>
          <w:bCs/>
          <w:i/>
          <w:sz w:val="24"/>
          <w:szCs w:val="24"/>
          <w:lang w:val="vi-VN"/>
        </w:rPr>
      </w:pPr>
      <w:r w:rsidRPr="001F7CD1">
        <w:rPr>
          <w:rFonts w:cs="Times New Roman"/>
          <w:bCs/>
          <w:i/>
          <w:sz w:val="24"/>
          <w:szCs w:val="24"/>
          <w:lang w:val="vi-VN"/>
        </w:rPr>
        <w:t>- Nhưng mà các ông tiêu những món gì mà hết đến hơn trăm bạc</w:t>
      </w:r>
    </w:p>
    <w:p w14:paraId="6A783807" w14:textId="77777777" w:rsidR="00440701" w:rsidRPr="001F7CD1" w:rsidRDefault="00440701" w:rsidP="00440701">
      <w:pPr>
        <w:spacing w:before="60" w:after="60"/>
        <w:rPr>
          <w:rFonts w:cs="Times New Roman"/>
          <w:bCs/>
          <w:i/>
          <w:sz w:val="24"/>
          <w:szCs w:val="24"/>
          <w:lang w:val="vi-VN"/>
        </w:rPr>
      </w:pPr>
      <w:r w:rsidRPr="001F7CD1">
        <w:rPr>
          <w:rFonts w:cs="Times New Roman"/>
          <w:bCs/>
          <w:i/>
          <w:sz w:val="24"/>
          <w:szCs w:val="24"/>
          <w:lang w:val="vi-VN"/>
        </w:rPr>
        <w:t>Bác Hai càng hạ giọng xuống, sau khi liếc mắt ngó qua những người chung quanh:</w:t>
      </w:r>
    </w:p>
    <w:p w14:paraId="210A541D" w14:textId="77777777" w:rsidR="00440701" w:rsidRPr="001F7CD1" w:rsidRDefault="00440701" w:rsidP="00440701">
      <w:pPr>
        <w:spacing w:before="60" w:after="60"/>
        <w:rPr>
          <w:rFonts w:cs="Times New Roman"/>
          <w:bCs/>
          <w:i/>
          <w:sz w:val="24"/>
          <w:szCs w:val="24"/>
          <w:lang w:val="vi-VN"/>
        </w:rPr>
      </w:pPr>
      <w:r w:rsidRPr="001F7CD1">
        <w:rPr>
          <w:rFonts w:cs="Times New Roman"/>
          <w:bCs/>
          <w:i/>
          <w:sz w:val="24"/>
          <w:szCs w:val="24"/>
          <w:lang w:val="vi-VN"/>
        </w:rPr>
        <w:t>- Ông bảo những công việc ấy, nói bằng miệng không được ư? Phải mất tiền cả đấy! Cụ chưởng lễ ba chục, ông chánh hội hai chục, cụ lí trưởng mười lăm đồng, ông phó lí và ông phó hội mỗi người mười hai đồng, thư kí, trưởng bạ, mỗi người mươi đồng, hương trưởng, lí cựu, tộc biểu, trương tuần mỗi người năm đồng. Những số tiền ấy hết ngoài trăm đồng rồi. Lại còn ăn uống từ chiều hôm qua đến giờ...</w:t>
      </w:r>
    </w:p>
    <w:p w14:paraId="2449A1C5" w14:textId="600E0C02" w:rsidR="00440701" w:rsidRPr="001F7CD1" w:rsidRDefault="00440701" w:rsidP="00440701">
      <w:pPr>
        <w:spacing w:before="60" w:after="60"/>
        <w:rPr>
          <w:rFonts w:cs="Times New Roman"/>
          <w:bCs/>
          <w:i/>
          <w:sz w:val="24"/>
          <w:szCs w:val="24"/>
          <w:lang w:val="en-US"/>
        </w:rPr>
      </w:pPr>
      <w:r w:rsidRPr="001F7CD1">
        <w:rPr>
          <w:rFonts w:cs="Times New Roman"/>
          <w:bCs/>
          <w:i/>
          <w:sz w:val="24"/>
          <w:szCs w:val="24"/>
          <w:lang w:val="vi-VN"/>
        </w:rPr>
        <w:lastRenderedPageBreak/>
        <w:t>- Nếu đã mất tiền cho họ thì thôi bữa ăn uống được không? Bày vẽ làm gì cho tốn</w:t>
      </w:r>
      <w:r w:rsidR="00BD661B" w:rsidRPr="001F7CD1">
        <w:rPr>
          <w:rFonts w:cs="Times New Roman"/>
          <w:bCs/>
          <w:i/>
          <w:sz w:val="24"/>
          <w:szCs w:val="24"/>
          <w:lang w:val="en-US"/>
        </w:rPr>
        <w:t>!</w:t>
      </w:r>
    </w:p>
    <w:p w14:paraId="37CFD61D" w14:textId="77777777" w:rsidR="00440701" w:rsidRPr="001F7CD1" w:rsidRDefault="00440701" w:rsidP="00440701">
      <w:pPr>
        <w:spacing w:before="60" w:after="60"/>
        <w:rPr>
          <w:rFonts w:cs="Times New Roman"/>
          <w:bCs/>
          <w:i/>
          <w:sz w:val="24"/>
          <w:szCs w:val="24"/>
          <w:lang w:val="vi-VN"/>
        </w:rPr>
      </w:pPr>
      <w:r w:rsidRPr="001F7CD1">
        <w:rPr>
          <w:rFonts w:cs="Times New Roman"/>
          <w:bCs/>
          <w:i/>
          <w:sz w:val="24"/>
          <w:szCs w:val="24"/>
          <w:lang w:val="vi-VN"/>
        </w:rPr>
        <w:t>Bác Hai lắc đầu:</w:t>
      </w:r>
    </w:p>
    <w:p w14:paraId="3B55DE51" w14:textId="77777777" w:rsidR="00440701" w:rsidRPr="001F7CD1" w:rsidRDefault="00440701" w:rsidP="00440701">
      <w:pPr>
        <w:spacing w:before="60" w:after="60"/>
        <w:rPr>
          <w:rFonts w:cs="Times New Roman"/>
          <w:bCs/>
          <w:i/>
          <w:sz w:val="24"/>
          <w:szCs w:val="24"/>
          <w:lang w:val="vi-VN"/>
        </w:rPr>
      </w:pPr>
      <w:r w:rsidRPr="001F7CD1">
        <w:rPr>
          <w:rFonts w:cs="Times New Roman"/>
          <w:bCs/>
          <w:i/>
          <w:sz w:val="24"/>
          <w:szCs w:val="24"/>
          <w:lang w:val="vi-VN"/>
        </w:rPr>
        <w:t>- Không được ông ạ! Ở chốn thôn quê, ăn uống là sự đầu tiên, hễ không có ăn thì việc không thành. Lúc trước, anh tôi cũng nghĩ như ông, đã định chước sự ăn uống vì đã rắc tiền khắp mặt chức dịch. Nhưng ông chánh hội không nghe. Ông ấy nói rằng thế nào cũng phải đấm miệng cho các bô lão, và bọn trai đinh bò bướu một bữa. Nếu không họ sẽ phá ngang, tất nhiên sẽ có cản trở.</w:t>
      </w:r>
    </w:p>
    <w:p w14:paraId="683EA3B6" w14:textId="77777777" w:rsidR="00440701" w:rsidRPr="001F7CD1" w:rsidRDefault="00440701" w:rsidP="00440701">
      <w:pPr>
        <w:spacing w:before="60" w:after="60"/>
        <w:rPr>
          <w:rFonts w:cs="Times New Roman"/>
          <w:bCs/>
          <w:i/>
          <w:sz w:val="24"/>
          <w:szCs w:val="24"/>
          <w:lang w:val="vi-VN"/>
        </w:rPr>
      </w:pPr>
      <w:r w:rsidRPr="001F7CD1">
        <w:rPr>
          <w:rFonts w:cs="Times New Roman"/>
          <w:bCs/>
          <w:i/>
          <w:sz w:val="24"/>
          <w:szCs w:val="24"/>
          <w:lang w:val="vi-VN"/>
        </w:rPr>
        <w:t>Bác Hai ngừng lại một lát chờ cho một người ấy đi qua, rồi tiếp:</w:t>
      </w:r>
    </w:p>
    <w:p w14:paraId="461B7899" w14:textId="77777777" w:rsidR="00440701" w:rsidRPr="001F7CD1" w:rsidRDefault="00440701" w:rsidP="00440701">
      <w:pPr>
        <w:spacing w:before="60" w:after="60"/>
        <w:rPr>
          <w:rFonts w:cs="Times New Roman"/>
          <w:bCs/>
          <w:i/>
          <w:sz w:val="24"/>
          <w:szCs w:val="24"/>
          <w:lang w:val="vi-VN"/>
        </w:rPr>
      </w:pPr>
      <w:r w:rsidRPr="001F7CD1">
        <w:rPr>
          <w:rFonts w:cs="Times New Roman"/>
          <w:bCs/>
          <w:i/>
          <w:sz w:val="24"/>
          <w:szCs w:val="24"/>
          <w:lang w:val="vi-VN"/>
        </w:rPr>
        <w:t>- Một bữa ăn này, ít ra anh tôi cũng phải tiêu đến năm, sáu chục đồng. Vì kiêng tiếng làm thịt lợn, sợ rằng làng nước cho là hứng mỡ, nên mới đi chợ mua thịt. Sự thực, mua thịt lại quá giết lợn. Sáng ngày đi lấy vừa lòng lợn vừa thịt lợn tất cả mười một đồng bạc, đáng lẽ cũng đủ chan chát, nhưng cụ chưởng lễ thích ăn thịt cầy, nên ông lí trưởng bắt phải giết thêm con cầy. Chẳng nhẽ mời dân mời làng ăn uống trong nhà, ngoài đình lại khổng có gì. Bởi thế chúng tôi phải sửa cỗ xôi, con gà để ra lễ thờ.</w:t>
      </w:r>
    </w:p>
    <w:p w14:paraId="26EE6C9C" w14:textId="6704E0C1" w:rsidR="00440701" w:rsidRPr="001F7CD1" w:rsidRDefault="00440701" w:rsidP="00440701">
      <w:pPr>
        <w:spacing w:before="60" w:after="60"/>
        <w:rPr>
          <w:rFonts w:cs="Times New Roman"/>
          <w:bCs/>
          <w:i/>
          <w:sz w:val="24"/>
          <w:szCs w:val="24"/>
          <w:lang w:val="en-US"/>
        </w:rPr>
      </w:pPr>
      <w:r w:rsidRPr="001F7CD1">
        <w:rPr>
          <w:rFonts w:cs="Times New Roman"/>
          <w:bCs/>
          <w:i/>
          <w:sz w:val="24"/>
          <w:szCs w:val="24"/>
          <w:lang w:val="vi-VN"/>
        </w:rPr>
        <w:t xml:space="preserve">Bấy nhiêu món hết ngót hai chục rồi. Còn tiền rượu, tiền thuốc phiện, còn tiền cung đốn họ đánh tổ tôm. Ông đã biết rõ, mọi khi làng tôi có ai dám đánh </w:t>
      </w:r>
      <w:r w:rsidR="00301397" w:rsidRPr="001F7CD1">
        <w:rPr>
          <w:rFonts w:cs="Times New Roman"/>
          <w:bCs/>
          <w:i/>
          <w:sz w:val="24"/>
          <w:szCs w:val="24"/>
          <w:lang w:val="vi-VN"/>
        </w:rPr>
        <w:t>“</w:t>
      </w:r>
      <w:r w:rsidRPr="001F7CD1">
        <w:rPr>
          <w:rFonts w:cs="Times New Roman"/>
          <w:bCs/>
          <w:i/>
          <w:sz w:val="24"/>
          <w:szCs w:val="24"/>
          <w:lang w:val="vi-VN"/>
        </w:rPr>
        <w:t>góp một</w:t>
      </w:r>
      <w:r w:rsidR="00301397" w:rsidRPr="001F7CD1">
        <w:rPr>
          <w:rFonts w:cs="Times New Roman"/>
          <w:bCs/>
          <w:i/>
          <w:sz w:val="24"/>
          <w:szCs w:val="24"/>
          <w:lang w:val="vi-VN"/>
        </w:rPr>
        <w:t>”</w:t>
      </w:r>
      <w:r w:rsidRPr="001F7CD1">
        <w:rPr>
          <w:rFonts w:cs="Times New Roman"/>
          <w:bCs/>
          <w:i/>
          <w:sz w:val="24"/>
          <w:szCs w:val="24"/>
          <w:lang w:val="vi-VN"/>
        </w:rPr>
        <w:t xml:space="preserve">? Lớn lắm chỉ </w:t>
      </w:r>
      <w:r w:rsidR="00301397" w:rsidRPr="001F7CD1">
        <w:rPr>
          <w:rFonts w:cs="Times New Roman"/>
          <w:bCs/>
          <w:i/>
          <w:sz w:val="24"/>
          <w:szCs w:val="24"/>
          <w:lang w:val="vi-VN"/>
        </w:rPr>
        <w:t>“</w:t>
      </w:r>
      <w:r w:rsidRPr="001F7CD1">
        <w:rPr>
          <w:rFonts w:cs="Times New Roman"/>
          <w:bCs/>
          <w:i/>
          <w:sz w:val="24"/>
          <w:szCs w:val="24"/>
          <w:lang w:val="vi-VN"/>
        </w:rPr>
        <w:t>góp năm hào</w:t>
      </w:r>
      <w:r w:rsidR="00301397" w:rsidRPr="001F7CD1">
        <w:rPr>
          <w:rFonts w:cs="Times New Roman"/>
          <w:bCs/>
          <w:i/>
          <w:sz w:val="24"/>
          <w:szCs w:val="24"/>
          <w:lang w:val="vi-VN"/>
        </w:rPr>
        <w:t>”</w:t>
      </w:r>
      <w:r w:rsidRPr="001F7CD1">
        <w:rPr>
          <w:rFonts w:cs="Times New Roman"/>
          <w:bCs/>
          <w:i/>
          <w:sz w:val="24"/>
          <w:szCs w:val="24"/>
          <w:lang w:val="vi-VN"/>
        </w:rPr>
        <w:t>. Hôm nay vì tiền nhà chủ bỏ ra, được thì ăn, thua không phải trả, nên họ hò nhau đánh góp hai đồng. Rồi đấy ông xem, đến lúc đứng dậy, ai cũng thu hết, anh tôi đưa ra bao nhiêu mất hút bấy nhiêu, chẳng lấy lại được đồng nào hết... Lúc nãy tôi nói trăm rưỡi, còn là hà tiện, xong việc có lẽ hết hơn, chứ bấy nhiêu tiền không thể nào đủ.</w:t>
      </w:r>
      <w:r w:rsidRPr="001F7CD1">
        <w:rPr>
          <w:rFonts w:cs="Times New Roman"/>
          <w:bCs/>
          <w:i/>
          <w:sz w:val="24"/>
          <w:szCs w:val="24"/>
          <w:lang w:val="en-US"/>
        </w:rPr>
        <w:t>[...]</w:t>
      </w:r>
    </w:p>
    <w:p w14:paraId="23C96D26" w14:textId="77777777" w:rsidR="00440701" w:rsidRPr="001F7CD1" w:rsidRDefault="00440701" w:rsidP="00440701">
      <w:pPr>
        <w:spacing w:before="60" w:after="60"/>
        <w:rPr>
          <w:rFonts w:cs="Times New Roman"/>
          <w:bCs/>
          <w:i/>
          <w:sz w:val="24"/>
          <w:szCs w:val="24"/>
          <w:lang w:val="vi-VN"/>
        </w:rPr>
      </w:pPr>
      <w:r w:rsidRPr="001F7CD1">
        <w:rPr>
          <w:rFonts w:cs="Times New Roman"/>
          <w:bCs/>
          <w:i/>
          <w:sz w:val="24"/>
          <w:szCs w:val="24"/>
          <w:lang w:val="vi-VN"/>
        </w:rPr>
        <w:t>Cuộc ăn uống kéo dài mãi đến gần tối, nhưng không xảy ra sự gì nữa. Cách ba bữa sau, bác Cả Mão sang nhà tôi trọ, dạm bán cho ông chủ nhà một mẫu hai ruộng, lấy trăm đồng bạc để trang công nợ. Vui vẻ bác khoe với tôi:</w:t>
      </w:r>
    </w:p>
    <w:p w14:paraId="016D016E" w14:textId="77777777" w:rsidR="00440701" w:rsidRPr="001F7CD1" w:rsidRDefault="00440701" w:rsidP="00440701">
      <w:pPr>
        <w:spacing w:before="60" w:after="60"/>
        <w:rPr>
          <w:rFonts w:cs="Times New Roman"/>
          <w:bCs/>
          <w:i/>
          <w:sz w:val="24"/>
          <w:szCs w:val="24"/>
          <w:lang w:val="vi-VN"/>
        </w:rPr>
      </w:pPr>
      <w:r w:rsidRPr="001F7CD1">
        <w:rPr>
          <w:rFonts w:cs="Times New Roman"/>
          <w:bCs/>
          <w:i/>
          <w:sz w:val="24"/>
          <w:szCs w:val="24"/>
          <w:lang w:val="vi-VN"/>
        </w:rPr>
        <w:t>- Tất cả, tôi lo hết gần hai trăm. Của nhà có non một trăm, còn thì đều phải đi vay. Nhưng tôi cũng lấy làm hả. Từ nay trở đi, cháu đã có ngôi đình, chúng tôi sẽ được ăn miếng thịt phần việc làng của nó....</w:t>
      </w:r>
    </w:p>
    <w:p w14:paraId="4DDC9C65" w14:textId="6D874C7B" w:rsidR="00440701" w:rsidRPr="001F7CD1" w:rsidRDefault="00440701" w:rsidP="00105572">
      <w:pPr>
        <w:spacing w:before="60" w:after="60"/>
        <w:jc w:val="right"/>
        <w:rPr>
          <w:rFonts w:cs="Times New Roman"/>
          <w:bCs/>
          <w:sz w:val="24"/>
          <w:szCs w:val="24"/>
          <w:lang w:val="vi-VN"/>
        </w:rPr>
      </w:pPr>
      <w:r w:rsidRPr="001F7CD1">
        <w:rPr>
          <w:rFonts w:cs="Times New Roman"/>
          <w:bCs/>
          <w:sz w:val="24"/>
          <w:szCs w:val="24"/>
          <w:lang w:val="vi-VN"/>
        </w:rPr>
        <w:t> (</w:t>
      </w:r>
      <w:r w:rsidRPr="001F7CD1">
        <w:rPr>
          <w:rFonts w:cs="Times New Roman"/>
          <w:bCs/>
          <w:sz w:val="24"/>
          <w:szCs w:val="24"/>
          <w:lang w:val="en-US"/>
        </w:rPr>
        <w:t xml:space="preserve">Trích </w:t>
      </w:r>
      <w:r w:rsidR="00301397" w:rsidRPr="001F7CD1">
        <w:rPr>
          <w:rFonts w:cs="Times New Roman"/>
          <w:bCs/>
          <w:sz w:val="24"/>
          <w:szCs w:val="24"/>
          <w:lang w:val="en-US"/>
        </w:rPr>
        <w:t>“</w:t>
      </w:r>
      <w:r w:rsidRPr="001F7CD1">
        <w:rPr>
          <w:rFonts w:cs="Times New Roman"/>
          <w:b/>
          <w:bCs/>
          <w:i/>
          <w:sz w:val="24"/>
          <w:szCs w:val="24"/>
          <w:lang w:val="en-US"/>
        </w:rPr>
        <w:t>Một đám vào ngôi</w:t>
      </w:r>
      <w:r w:rsidR="00301397" w:rsidRPr="001F7CD1">
        <w:rPr>
          <w:rFonts w:cs="Times New Roman"/>
          <w:b/>
          <w:bCs/>
          <w:i/>
          <w:sz w:val="24"/>
          <w:szCs w:val="24"/>
          <w:lang w:val="en-US"/>
        </w:rPr>
        <w:t>”</w:t>
      </w:r>
      <w:r w:rsidRPr="001F7CD1">
        <w:rPr>
          <w:rFonts w:cs="Times New Roman"/>
          <w:b/>
          <w:bCs/>
          <w:i/>
          <w:sz w:val="24"/>
          <w:szCs w:val="24"/>
          <w:lang w:val="en-US"/>
        </w:rPr>
        <w:t>, Việc làn</w:t>
      </w:r>
      <w:r w:rsidRPr="001F7CD1">
        <w:rPr>
          <w:rFonts w:cs="Times New Roman"/>
          <w:b/>
          <w:bCs/>
          <w:sz w:val="24"/>
          <w:szCs w:val="24"/>
          <w:lang w:val="en-US"/>
        </w:rPr>
        <w:t xml:space="preserve">g, </w:t>
      </w:r>
      <w:r w:rsidRPr="001F7CD1">
        <w:rPr>
          <w:rFonts w:cs="Times New Roman"/>
          <w:b/>
          <w:bCs/>
          <w:sz w:val="24"/>
          <w:szCs w:val="24"/>
          <w:lang w:val="vi-VN"/>
        </w:rPr>
        <w:t>Ngô Tất Tố</w:t>
      </w:r>
      <w:r w:rsidRPr="001F7CD1">
        <w:rPr>
          <w:rFonts w:cs="Times New Roman"/>
          <w:bCs/>
          <w:sz w:val="24"/>
          <w:szCs w:val="24"/>
          <w:lang w:val="vi-VN"/>
        </w:rPr>
        <w:t>, NXB Văn học 2016)</w:t>
      </w:r>
    </w:p>
    <w:p w14:paraId="2368BAD1" w14:textId="62AE3ACF" w:rsidR="00440701" w:rsidRPr="001F7CD1" w:rsidRDefault="00440701" w:rsidP="00440701">
      <w:pPr>
        <w:spacing w:before="60" w:after="60"/>
        <w:rPr>
          <w:rFonts w:cs="Times New Roman"/>
          <w:bCs/>
          <w:sz w:val="24"/>
          <w:szCs w:val="24"/>
          <w:lang w:val="en-US"/>
        </w:rPr>
      </w:pPr>
      <w:r w:rsidRPr="001F7CD1">
        <w:rPr>
          <w:rFonts w:cs="Times New Roman"/>
          <w:bCs/>
          <w:sz w:val="24"/>
          <w:szCs w:val="24"/>
          <w:vertAlign w:val="superscript"/>
          <w:lang w:val="en-US"/>
        </w:rPr>
        <w:t>(*)</w:t>
      </w:r>
      <w:r w:rsidRPr="001F7CD1">
        <w:rPr>
          <w:rFonts w:cs="Times New Roman"/>
          <w:bCs/>
          <w:sz w:val="24"/>
          <w:szCs w:val="24"/>
          <w:lang w:val="en-US"/>
        </w:rPr>
        <w:t xml:space="preserve"> </w:t>
      </w:r>
      <w:r w:rsidRPr="001F7CD1">
        <w:rPr>
          <w:rFonts w:cs="Times New Roman"/>
          <w:bCs/>
          <w:i/>
          <w:sz w:val="24"/>
          <w:szCs w:val="24"/>
          <w:lang w:val="en-US"/>
        </w:rPr>
        <w:t>vào ngôi</w:t>
      </w:r>
      <w:r w:rsidRPr="001F7CD1">
        <w:rPr>
          <w:rFonts w:cs="Times New Roman"/>
          <w:bCs/>
          <w:sz w:val="24"/>
          <w:szCs w:val="24"/>
          <w:lang w:val="en-US"/>
        </w:rPr>
        <w:t xml:space="preserve">: Được hiểu là được công nhận là dân chính cư, ngang hàng với những người khác trong làng. Theo tục lệ ở nhiều làng quê Việt Nam thời xưa, những người từ làng khác chuyển đến ngụ cư ở một ngôi làng nào đó, nếu chưa sống quá ba đời thì không được </w:t>
      </w:r>
      <w:r w:rsidR="00301397" w:rsidRPr="001F7CD1">
        <w:rPr>
          <w:rFonts w:cs="Times New Roman"/>
          <w:bCs/>
          <w:sz w:val="24"/>
          <w:szCs w:val="24"/>
          <w:lang w:val="en-US"/>
        </w:rPr>
        <w:t>“</w:t>
      </w:r>
      <w:r w:rsidRPr="001F7CD1">
        <w:rPr>
          <w:rFonts w:cs="Times New Roman"/>
          <w:bCs/>
          <w:sz w:val="24"/>
          <w:szCs w:val="24"/>
          <w:lang w:val="en-US"/>
        </w:rPr>
        <w:t>vào ngôi</w:t>
      </w:r>
      <w:r w:rsidR="00301397" w:rsidRPr="001F7CD1">
        <w:rPr>
          <w:rFonts w:cs="Times New Roman"/>
          <w:bCs/>
          <w:sz w:val="24"/>
          <w:szCs w:val="24"/>
          <w:lang w:val="en-US"/>
        </w:rPr>
        <w:t>”</w:t>
      </w:r>
      <w:r w:rsidRPr="001F7CD1">
        <w:rPr>
          <w:rFonts w:cs="Times New Roman"/>
          <w:bCs/>
          <w:sz w:val="24"/>
          <w:szCs w:val="24"/>
          <w:lang w:val="en-US"/>
        </w:rPr>
        <w:t xml:space="preserve"> của làng, được </w:t>
      </w:r>
      <w:r w:rsidR="00301397" w:rsidRPr="001F7CD1">
        <w:rPr>
          <w:rFonts w:cs="Times New Roman"/>
          <w:bCs/>
          <w:sz w:val="24"/>
          <w:szCs w:val="24"/>
          <w:lang w:val="en-US"/>
        </w:rPr>
        <w:t>“</w:t>
      </w:r>
      <w:r w:rsidRPr="001F7CD1">
        <w:rPr>
          <w:rFonts w:cs="Times New Roman"/>
          <w:bCs/>
          <w:sz w:val="24"/>
          <w:szCs w:val="24"/>
          <w:lang w:val="en-US"/>
        </w:rPr>
        <w:t>thành tổ</w:t>
      </w:r>
      <w:r w:rsidR="00301397" w:rsidRPr="001F7CD1">
        <w:rPr>
          <w:rFonts w:cs="Times New Roman"/>
          <w:bCs/>
          <w:sz w:val="24"/>
          <w:szCs w:val="24"/>
          <w:lang w:val="en-US"/>
        </w:rPr>
        <w:t>”</w:t>
      </w:r>
      <w:r w:rsidRPr="001F7CD1">
        <w:rPr>
          <w:rFonts w:cs="Times New Roman"/>
          <w:bCs/>
          <w:sz w:val="24"/>
          <w:szCs w:val="24"/>
          <w:lang w:val="en-US"/>
        </w:rPr>
        <w:t xml:space="preserve"> </w:t>
      </w:r>
      <w:r w:rsidR="00D11BBF" w:rsidRPr="001F7CD1">
        <w:rPr>
          <w:rFonts w:cs="Times New Roman"/>
          <w:bCs/>
          <w:sz w:val="24"/>
          <w:szCs w:val="24"/>
          <w:lang w:val="en-US"/>
        </w:rPr>
        <w:t>-</w:t>
      </w:r>
      <w:r w:rsidRPr="001F7CD1">
        <w:rPr>
          <w:rFonts w:cs="Times New Roman"/>
          <w:bCs/>
          <w:sz w:val="24"/>
          <w:szCs w:val="24"/>
          <w:lang w:val="en-US"/>
        </w:rPr>
        <w:t xml:space="preserve"> nghĩa là được công nhận ngang hàng như những người khác. Mà thực ra chính người dân cũng sợ cái mác </w:t>
      </w:r>
      <w:r w:rsidR="00301397" w:rsidRPr="001F7CD1">
        <w:rPr>
          <w:rFonts w:cs="Times New Roman"/>
          <w:bCs/>
          <w:sz w:val="24"/>
          <w:szCs w:val="24"/>
          <w:lang w:val="en-US"/>
        </w:rPr>
        <w:t>“</w:t>
      </w:r>
      <w:r w:rsidRPr="001F7CD1">
        <w:rPr>
          <w:rFonts w:cs="Times New Roman"/>
          <w:bCs/>
          <w:sz w:val="24"/>
          <w:szCs w:val="24"/>
          <w:lang w:val="en-US"/>
        </w:rPr>
        <w:t>ngụ cư</w:t>
      </w:r>
      <w:r w:rsidR="00301397" w:rsidRPr="001F7CD1">
        <w:rPr>
          <w:rFonts w:cs="Times New Roman"/>
          <w:bCs/>
          <w:sz w:val="24"/>
          <w:szCs w:val="24"/>
          <w:lang w:val="en-US"/>
        </w:rPr>
        <w:t>”</w:t>
      </w:r>
      <w:r w:rsidRPr="001F7CD1">
        <w:rPr>
          <w:rFonts w:cs="Times New Roman"/>
          <w:bCs/>
          <w:sz w:val="24"/>
          <w:szCs w:val="24"/>
          <w:lang w:val="en-US"/>
        </w:rPr>
        <w:t xml:space="preserve">, không có ngôi ở làng chính là sự nhục nhã. Người ta sẽ sống mà không được xem là người, không được công nhận là cư dân làng đó, có cỗ cũng không được chia, lễ hội diễn ra thì họ chính là tầng lớp thấp kém nhất ở làng, phải khiêng chiêng trống. </w:t>
      </w:r>
    </w:p>
    <w:p w14:paraId="03D3A6FE" w14:textId="77777777" w:rsidR="00440701" w:rsidRPr="001F7CD1" w:rsidRDefault="00440701" w:rsidP="00440701">
      <w:pPr>
        <w:spacing w:before="60" w:after="60"/>
        <w:rPr>
          <w:rFonts w:cs="Times New Roman"/>
          <w:bCs/>
          <w:sz w:val="24"/>
          <w:szCs w:val="24"/>
          <w:lang w:val="en-US"/>
        </w:rPr>
      </w:pPr>
      <w:r w:rsidRPr="001F7CD1">
        <w:rPr>
          <w:rFonts w:cs="Times New Roman"/>
          <w:b/>
          <w:bCs/>
          <w:sz w:val="24"/>
          <w:szCs w:val="24"/>
          <w:lang w:val="en-US"/>
        </w:rPr>
        <w:t>Thực hiện các yêu cầu sau</w:t>
      </w:r>
      <w:r w:rsidRPr="001F7CD1">
        <w:rPr>
          <w:rFonts w:cs="Times New Roman"/>
          <w:bCs/>
          <w:sz w:val="24"/>
          <w:szCs w:val="24"/>
          <w:lang w:val="en-US"/>
        </w:rPr>
        <w:t>:</w:t>
      </w:r>
    </w:p>
    <w:p w14:paraId="69BA0130" w14:textId="77777777" w:rsidR="00440701" w:rsidRPr="001F7CD1" w:rsidRDefault="00440701" w:rsidP="00440701">
      <w:pPr>
        <w:spacing w:before="60" w:after="60"/>
        <w:rPr>
          <w:rFonts w:cs="Times New Roman"/>
          <w:bCs/>
          <w:sz w:val="24"/>
          <w:szCs w:val="24"/>
          <w:lang w:val="en-US"/>
        </w:rPr>
      </w:pPr>
      <w:r w:rsidRPr="001F7CD1">
        <w:rPr>
          <w:rFonts w:cs="Times New Roman"/>
          <w:b/>
          <w:bCs/>
          <w:sz w:val="24"/>
          <w:szCs w:val="24"/>
          <w:lang w:val="en-US"/>
        </w:rPr>
        <w:t>Câu 1.</w:t>
      </w:r>
      <w:r w:rsidRPr="001F7CD1">
        <w:rPr>
          <w:rFonts w:cs="Times New Roman"/>
          <w:bCs/>
          <w:sz w:val="24"/>
          <w:szCs w:val="24"/>
          <w:lang w:val="en-US"/>
        </w:rPr>
        <w:t xml:space="preserve"> Các sự việc trong văn bản được thuật lại theo trình tự nào?</w:t>
      </w:r>
    </w:p>
    <w:p w14:paraId="1FCC8101" w14:textId="77777777" w:rsidR="00440701" w:rsidRPr="001F7CD1" w:rsidRDefault="00440701" w:rsidP="00440701">
      <w:pPr>
        <w:spacing w:before="60" w:after="60"/>
        <w:rPr>
          <w:rFonts w:cs="Times New Roman"/>
          <w:bCs/>
          <w:sz w:val="24"/>
          <w:szCs w:val="24"/>
          <w:lang w:val="en-US"/>
        </w:rPr>
      </w:pPr>
      <w:r w:rsidRPr="001F7CD1">
        <w:rPr>
          <w:rFonts w:cs="Times New Roman"/>
          <w:b/>
          <w:bCs/>
          <w:sz w:val="24"/>
          <w:szCs w:val="24"/>
          <w:lang w:val="en-US"/>
        </w:rPr>
        <w:t>Câu 2.</w:t>
      </w:r>
      <w:r w:rsidRPr="001F7CD1">
        <w:rPr>
          <w:rFonts w:cs="Times New Roman"/>
          <w:bCs/>
          <w:sz w:val="24"/>
          <w:szCs w:val="24"/>
          <w:lang w:val="en-US"/>
        </w:rPr>
        <w:t xml:space="preserve"> Tính phi hư cấu của văn bản thể hiện qua những yếu tố nào? </w:t>
      </w:r>
    </w:p>
    <w:p w14:paraId="037DD2CB" w14:textId="77777777" w:rsidR="00440701" w:rsidRPr="001F7CD1" w:rsidRDefault="00440701" w:rsidP="00440701">
      <w:pPr>
        <w:spacing w:before="60" w:after="60"/>
        <w:rPr>
          <w:rFonts w:cs="Times New Roman"/>
          <w:bCs/>
          <w:sz w:val="24"/>
          <w:szCs w:val="24"/>
          <w:lang w:val="en-US"/>
        </w:rPr>
      </w:pPr>
      <w:r w:rsidRPr="001F7CD1">
        <w:rPr>
          <w:rFonts w:cs="Times New Roman"/>
          <w:b/>
          <w:bCs/>
          <w:sz w:val="24"/>
          <w:szCs w:val="24"/>
          <w:lang w:val="en-US"/>
        </w:rPr>
        <w:t>Câu 3.</w:t>
      </w:r>
      <w:r w:rsidRPr="001F7CD1">
        <w:rPr>
          <w:rFonts w:cs="Times New Roman"/>
          <w:bCs/>
          <w:sz w:val="24"/>
          <w:szCs w:val="24"/>
          <w:lang w:val="en-US"/>
        </w:rPr>
        <w:t xml:space="preserve"> Nhận xét về cách quan sát, ghi chép hiện thực cuả tác giả.</w:t>
      </w:r>
    </w:p>
    <w:p w14:paraId="0D0C578B" w14:textId="77777777" w:rsidR="00440701" w:rsidRPr="001F7CD1" w:rsidRDefault="00440701" w:rsidP="00440701">
      <w:pPr>
        <w:spacing w:before="60" w:after="60"/>
        <w:rPr>
          <w:rFonts w:cs="Times New Roman"/>
          <w:bCs/>
          <w:sz w:val="24"/>
          <w:szCs w:val="24"/>
          <w:lang w:val="en-US"/>
        </w:rPr>
      </w:pPr>
      <w:r w:rsidRPr="001F7CD1">
        <w:rPr>
          <w:rFonts w:cs="Times New Roman"/>
          <w:b/>
          <w:bCs/>
          <w:sz w:val="24"/>
          <w:szCs w:val="24"/>
          <w:lang w:val="en-US"/>
        </w:rPr>
        <w:t>Câu 4.</w:t>
      </w:r>
      <w:r w:rsidRPr="001F7CD1">
        <w:rPr>
          <w:rFonts w:cs="Times New Roman"/>
          <w:bCs/>
          <w:sz w:val="24"/>
          <w:szCs w:val="24"/>
          <w:lang w:val="en-US"/>
        </w:rPr>
        <w:t xml:space="preserve"> Nêu tác dụng của việc sử dụng ngôi kể thứ nhất trong bài phóng sự.</w:t>
      </w:r>
    </w:p>
    <w:p w14:paraId="0B730198" w14:textId="2D871FE7" w:rsidR="00E9066A" w:rsidRPr="001F7CD1" w:rsidRDefault="00440701" w:rsidP="00440701">
      <w:pPr>
        <w:spacing w:before="60" w:after="60"/>
        <w:rPr>
          <w:rFonts w:cs="Times New Roman"/>
          <w:bCs/>
          <w:sz w:val="24"/>
          <w:szCs w:val="24"/>
          <w:lang w:val="en-US"/>
        </w:rPr>
      </w:pPr>
      <w:r w:rsidRPr="001F7CD1">
        <w:rPr>
          <w:rFonts w:cs="Times New Roman"/>
          <w:b/>
          <w:bCs/>
          <w:sz w:val="24"/>
          <w:szCs w:val="24"/>
          <w:lang w:val="en-US"/>
        </w:rPr>
        <w:t>Câu 5.</w:t>
      </w:r>
      <w:r w:rsidRPr="001F7CD1">
        <w:rPr>
          <w:rFonts w:cs="Times New Roman"/>
          <w:bCs/>
          <w:sz w:val="24"/>
          <w:szCs w:val="24"/>
          <w:lang w:val="en-US"/>
        </w:rPr>
        <w:t xml:space="preserve"> Anh/Chị hãy nhận xét về tình cảm, thái độ của tác giả trong đoạn trích.</w:t>
      </w:r>
    </w:p>
    <w:p w14:paraId="72A50AC0" w14:textId="77777777" w:rsidR="00440701" w:rsidRPr="001F7CD1" w:rsidRDefault="00440701" w:rsidP="00440701">
      <w:pPr>
        <w:spacing w:before="60" w:after="60"/>
        <w:rPr>
          <w:rFonts w:cs="Times New Roman"/>
          <w:b/>
          <w:bCs/>
          <w:iCs/>
          <w:sz w:val="24"/>
          <w:szCs w:val="24"/>
          <w:u w:val="single"/>
          <w:lang w:val="da-DK"/>
        </w:rPr>
      </w:pPr>
      <w:r w:rsidRPr="001F7CD1">
        <w:rPr>
          <w:rFonts w:cs="Times New Roman"/>
          <w:b/>
          <w:bCs/>
          <w:iCs/>
          <w:sz w:val="24"/>
          <w:szCs w:val="24"/>
          <w:u w:val="single"/>
          <w:lang w:val="da-DK"/>
        </w:rPr>
        <w:t>GỢI Ý</w:t>
      </w:r>
    </w:p>
    <w:p w14:paraId="409A49C2" w14:textId="77777777" w:rsidR="00440701" w:rsidRPr="001F7CD1" w:rsidRDefault="00440701" w:rsidP="00440701">
      <w:pPr>
        <w:spacing w:before="60" w:after="60"/>
        <w:rPr>
          <w:rFonts w:cs="Times New Roman"/>
          <w:bCs/>
          <w:sz w:val="24"/>
          <w:szCs w:val="24"/>
          <w:lang w:val="en-US"/>
        </w:rPr>
      </w:pPr>
      <w:r w:rsidRPr="001F7CD1">
        <w:rPr>
          <w:rFonts w:cs="Times New Roman"/>
          <w:b/>
          <w:bCs/>
          <w:sz w:val="24"/>
          <w:szCs w:val="24"/>
          <w:lang w:val="en-US"/>
        </w:rPr>
        <w:t>Câu 1.</w:t>
      </w:r>
      <w:r w:rsidRPr="001F7CD1">
        <w:rPr>
          <w:rFonts w:cs="Times New Roman"/>
          <w:bCs/>
          <w:sz w:val="24"/>
          <w:szCs w:val="24"/>
          <w:lang w:val="en-US"/>
        </w:rPr>
        <w:t xml:space="preserve"> Các sự việc trong văn bản được thuật lại theo trình tự thời gian.</w:t>
      </w:r>
    </w:p>
    <w:p w14:paraId="7A0C616D" w14:textId="77777777" w:rsidR="00440701" w:rsidRPr="001F7CD1" w:rsidRDefault="00440701" w:rsidP="00440701">
      <w:pPr>
        <w:spacing w:before="60" w:after="60"/>
        <w:rPr>
          <w:rFonts w:cs="Times New Roman"/>
          <w:bCs/>
          <w:sz w:val="24"/>
          <w:szCs w:val="24"/>
          <w:lang w:val="en-US"/>
        </w:rPr>
      </w:pPr>
      <w:r w:rsidRPr="001F7CD1">
        <w:rPr>
          <w:rFonts w:cs="Times New Roman"/>
          <w:b/>
          <w:bCs/>
          <w:sz w:val="24"/>
          <w:szCs w:val="24"/>
          <w:lang w:val="en-US"/>
        </w:rPr>
        <w:t>Câu 2.</w:t>
      </w:r>
      <w:r w:rsidRPr="001F7CD1">
        <w:rPr>
          <w:rFonts w:cs="Times New Roman"/>
          <w:bCs/>
          <w:sz w:val="24"/>
          <w:szCs w:val="24"/>
          <w:lang w:val="en-US"/>
        </w:rPr>
        <w:t xml:space="preserve"> Tính phi hư cấu của văn bản thể hiện qua các yếu tố:</w:t>
      </w:r>
    </w:p>
    <w:p w14:paraId="48029D84" w14:textId="77777777" w:rsidR="00440701" w:rsidRPr="001F7CD1" w:rsidRDefault="00440701" w:rsidP="00440701">
      <w:pPr>
        <w:spacing w:before="60" w:after="60"/>
        <w:rPr>
          <w:rFonts w:cs="Times New Roman"/>
          <w:bCs/>
          <w:sz w:val="24"/>
          <w:szCs w:val="24"/>
          <w:lang w:val="en-US"/>
        </w:rPr>
      </w:pPr>
      <w:r w:rsidRPr="001F7CD1">
        <w:rPr>
          <w:rFonts w:cs="Times New Roman"/>
          <w:b/>
          <w:bCs/>
          <w:sz w:val="24"/>
          <w:szCs w:val="24"/>
          <w:lang w:val="en-US"/>
        </w:rPr>
        <w:t>-</w:t>
      </w:r>
      <w:r w:rsidRPr="001F7CD1">
        <w:rPr>
          <w:rFonts w:cs="Times New Roman"/>
          <w:bCs/>
          <w:sz w:val="24"/>
          <w:szCs w:val="24"/>
          <w:lang w:val="en-US"/>
        </w:rPr>
        <w:t xml:space="preserve"> Thời gian, địa điểm: diễn biến một đám vào ngôi ở gia đình bác Cả Mão, từ lúc chuẩn bị đến khi kết thúc.</w:t>
      </w:r>
    </w:p>
    <w:p w14:paraId="2761A1CD" w14:textId="57020005" w:rsidR="00440701" w:rsidRPr="001F7CD1" w:rsidRDefault="00440701" w:rsidP="00440701">
      <w:pPr>
        <w:spacing w:before="60" w:after="60"/>
        <w:rPr>
          <w:rFonts w:cs="Times New Roman"/>
          <w:bCs/>
          <w:sz w:val="24"/>
          <w:szCs w:val="24"/>
          <w:lang w:val="en-US"/>
        </w:rPr>
      </w:pPr>
      <w:r w:rsidRPr="001F7CD1">
        <w:rPr>
          <w:rFonts w:cs="Times New Roman"/>
          <w:b/>
          <w:bCs/>
          <w:sz w:val="24"/>
          <w:szCs w:val="24"/>
          <w:lang w:val="en-US"/>
        </w:rPr>
        <w:t>-</w:t>
      </w:r>
      <w:r w:rsidRPr="001F7CD1">
        <w:rPr>
          <w:rFonts w:cs="Times New Roman"/>
          <w:bCs/>
          <w:sz w:val="24"/>
          <w:szCs w:val="24"/>
          <w:lang w:val="en-US"/>
        </w:rPr>
        <w:t xml:space="preserve"> Sự kiện: Phản ánh lễ </w:t>
      </w:r>
      <w:r w:rsidR="00301397" w:rsidRPr="001F7CD1">
        <w:rPr>
          <w:rFonts w:cs="Times New Roman"/>
          <w:bCs/>
          <w:sz w:val="24"/>
          <w:szCs w:val="24"/>
          <w:lang w:val="en-US"/>
        </w:rPr>
        <w:t>“</w:t>
      </w:r>
      <w:r w:rsidRPr="001F7CD1">
        <w:rPr>
          <w:rFonts w:cs="Times New Roman"/>
          <w:bCs/>
          <w:sz w:val="24"/>
          <w:szCs w:val="24"/>
          <w:lang w:val="en-US"/>
        </w:rPr>
        <w:t>vào ngôi</w:t>
      </w:r>
      <w:r w:rsidR="00301397" w:rsidRPr="001F7CD1">
        <w:rPr>
          <w:rFonts w:cs="Times New Roman"/>
          <w:bCs/>
          <w:sz w:val="24"/>
          <w:szCs w:val="24"/>
          <w:lang w:val="en-US"/>
        </w:rPr>
        <w:t>”</w:t>
      </w:r>
      <w:r w:rsidRPr="001F7CD1">
        <w:rPr>
          <w:rFonts w:cs="Times New Roman"/>
          <w:bCs/>
          <w:sz w:val="24"/>
          <w:szCs w:val="24"/>
          <w:lang w:val="en-US"/>
        </w:rPr>
        <w:t xml:space="preserve"> </w:t>
      </w:r>
      <w:r w:rsidR="00D11BBF" w:rsidRPr="001F7CD1">
        <w:rPr>
          <w:rFonts w:cs="Times New Roman"/>
          <w:bCs/>
          <w:sz w:val="24"/>
          <w:szCs w:val="24"/>
          <w:lang w:val="en-US"/>
        </w:rPr>
        <w:t>-</w:t>
      </w:r>
      <w:r w:rsidRPr="001F7CD1">
        <w:rPr>
          <w:rFonts w:cs="Times New Roman"/>
          <w:bCs/>
          <w:sz w:val="24"/>
          <w:szCs w:val="24"/>
          <w:lang w:val="en-US"/>
        </w:rPr>
        <w:t xml:space="preserve"> một hủ tục có thật ở làng quê Việt Nam thời xưa ngôi. Người viết đã kể lại diễn biến, lí giải nguyên nhân, đưa ra các số liệu cụ thể về sự tốn kém của hủ tục này thông qua một đám vào ngôi ở một gia đình nông dân cụ thể.</w:t>
      </w:r>
    </w:p>
    <w:p w14:paraId="67890EEF" w14:textId="4690C617" w:rsidR="00440701" w:rsidRPr="001F7CD1" w:rsidRDefault="00440701" w:rsidP="00440701">
      <w:pPr>
        <w:spacing w:before="60" w:after="60"/>
        <w:rPr>
          <w:rFonts w:cs="Times New Roman"/>
          <w:bCs/>
          <w:sz w:val="24"/>
          <w:szCs w:val="24"/>
          <w:lang w:val="en-US"/>
        </w:rPr>
      </w:pPr>
      <w:r w:rsidRPr="001F7CD1">
        <w:rPr>
          <w:rFonts w:cs="Times New Roman"/>
          <w:b/>
          <w:bCs/>
          <w:sz w:val="24"/>
          <w:szCs w:val="24"/>
          <w:lang w:val="en-US"/>
        </w:rPr>
        <w:t>Câu 3.</w:t>
      </w:r>
      <w:r w:rsidRPr="001F7CD1">
        <w:rPr>
          <w:rFonts w:cs="Times New Roman"/>
          <w:bCs/>
          <w:sz w:val="24"/>
          <w:szCs w:val="24"/>
          <w:lang w:val="en-US"/>
        </w:rPr>
        <w:t xml:space="preserve"> Nhận xét về cách quan sát, ghi chép hiện thực c</w:t>
      </w:r>
      <w:r w:rsidR="00105572" w:rsidRPr="001F7CD1">
        <w:rPr>
          <w:rFonts w:cs="Times New Roman"/>
          <w:bCs/>
          <w:sz w:val="24"/>
          <w:szCs w:val="24"/>
          <w:lang w:val="en-US"/>
        </w:rPr>
        <w:t>ủa</w:t>
      </w:r>
      <w:r w:rsidRPr="001F7CD1">
        <w:rPr>
          <w:rFonts w:cs="Times New Roman"/>
          <w:bCs/>
          <w:sz w:val="24"/>
          <w:szCs w:val="24"/>
          <w:lang w:val="en-US"/>
        </w:rPr>
        <w:t xml:space="preserve"> tác giả:</w:t>
      </w:r>
    </w:p>
    <w:p w14:paraId="100EE262" w14:textId="1F4E2664" w:rsidR="00440701" w:rsidRPr="001F7CD1" w:rsidRDefault="00440701" w:rsidP="00440701">
      <w:pPr>
        <w:spacing w:before="60" w:after="60"/>
        <w:rPr>
          <w:rFonts w:cs="Times New Roman"/>
          <w:bCs/>
          <w:sz w:val="24"/>
          <w:szCs w:val="24"/>
          <w:lang w:val="en-US"/>
        </w:rPr>
      </w:pPr>
      <w:r w:rsidRPr="001F7CD1">
        <w:rPr>
          <w:rFonts w:cs="Times New Roman"/>
          <w:b/>
          <w:bCs/>
          <w:sz w:val="24"/>
          <w:szCs w:val="24"/>
          <w:lang w:val="en-US"/>
        </w:rPr>
        <w:lastRenderedPageBreak/>
        <w:t>-</w:t>
      </w:r>
      <w:r w:rsidRPr="001F7CD1">
        <w:rPr>
          <w:rFonts w:cs="Times New Roman"/>
          <w:bCs/>
          <w:sz w:val="24"/>
          <w:szCs w:val="24"/>
          <w:lang w:val="en-US"/>
        </w:rPr>
        <w:t xml:space="preserve"> Tác giả đã ghi chép tại chỗ, chi tiết và chân thực tất cả những cảnh tượng từ chuẩn bị, tiếp đón đến những tốn kém của gia chủ cho đám </w:t>
      </w:r>
      <w:r w:rsidR="00301397" w:rsidRPr="001F7CD1">
        <w:rPr>
          <w:rFonts w:cs="Times New Roman"/>
          <w:bCs/>
          <w:sz w:val="24"/>
          <w:szCs w:val="24"/>
          <w:lang w:val="en-US"/>
        </w:rPr>
        <w:t>“</w:t>
      </w:r>
      <w:r w:rsidRPr="001F7CD1">
        <w:rPr>
          <w:rFonts w:cs="Times New Roman"/>
          <w:bCs/>
          <w:sz w:val="24"/>
          <w:szCs w:val="24"/>
          <w:lang w:val="en-US"/>
        </w:rPr>
        <w:t>vào ngôi</w:t>
      </w:r>
      <w:r w:rsidR="00301397" w:rsidRPr="001F7CD1">
        <w:rPr>
          <w:rFonts w:cs="Times New Roman"/>
          <w:bCs/>
          <w:sz w:val="24"/>
          <w:szCs w:val="24"/>
          <w:lang w:val="en-US"/>
        </w:rPr>
        <w:t>”</w:t>
      </w:r>
      <w:r w:rsidRPr="001F7CD1">
        <w:rPr>
          <w:rFonts w:cs="Times New Roman"/>
          <w:bCs/>
          <w:sz w:val="24"/>
          <w:szCs w:val="24"/>
          <w:lang w:val="en-US"/>
        </w:rPr>
        <w:t>.</w:t>
      </w:r>
    </w:p>
    <w:p w14:paraId="260F913C" w14:textId="552A78F0" w:rsidR="00440701" w:rsidRPr="001F7CD1" w:rsidRDefault="00440701" w:rsidP="00440701">
      <w:pPr>
        <w:spacing w:before="60" w:after="60"/>
        <w:rPr>
          <w:rFonts w:cs="Times New Roman"/>
          <w:bCs/>
          <w:sz w:val="24"/>
          <w:szCs w:val="24"/>
          <w:lang w:val="en-US"/>
        </w:rPr>
      </w:pPr>
      <w:r w:rsidRPr="001F7CD1">
        <w:rPr>
          <w:rFonts w:cs="Times New Roman"/>
          <w:b/>
          <w:bCs/>
          <w:sz w:val="24"/>
          <w:szCs w:val="24"/>
          <w:lang w:val="en-US"/>
        </w:rPr>
        <w:t>-</w:t>
      </w:r>
      <w:r w:rsidRPr="001F7CD1">
        <w:rPr>
          <w:rFonts w:cs="Times New Roman"/>
          <w:bCs/>
          <w:sz w:val="24"/>
          <w:szCs w:val="24"/>
          <w:lang w:val="en-US"/>
        </w:rPr>
        <w:t xml:space="preserve"> Đặc biệt, thông qua việc xây dựng cuộc đối thoại giữa nhân vật </w:t>
      </w:r>
      <w:r w:rsidR="00301397" w:rsidRPr="001F7CD1">
        <w:rPr>
          <w:rFonts w:cs="Times New Roman"/>
          <w:bCs/>
          <w:sz w:val="24"/>
          <w:szCs w:val="24"/>
          <w:lang w:val="en-US"/>
        </w:rPr>
        <w:t>“</w:t>
      </w:r>
      <w:r w:rsidRPr="001F7CD1">
        <w:rPr>
          <w:rFonts w:cs="Times New Roman"/>
          <w:bCs/>
          <w:sz w:val="24"/>
          <w:szCs w:val="24"/>
          <w:lang w:val="en-US"/>
        </w:rPr>
        <w:t>tôi</w:t>
      </w:r>
      <w:r w:rsidR="00301397" w:rsidRPr="001F7CD1">
        <w:rPr>
          <w:rFonts w:cs="Times New Roman"/>
          <w:bCs/>
          <w:sz w:val="24"/>
          <w:szCs w:val="24"/>
          <w:lang w:val="en-US"/>
        </w:rPr>
        <w:t>”</w:t>
      </w:r>
      <w:r w:rsidRPr="001F7CD1">
        <w:rPr>
          <w:rFonts w:cs="Times New Roman"/>
          <w:bCs/>
          <w:sz w:val="24"/>
          <w:szCs w:val="24"/>
          <w:lang w:val="en-US"/>
        </w:rPr>
        <w:t xml:space="preserve"> và bác Hai Thìn, tác giả đã phơi bày hết hiện thực với những sự nhiêu khê của lệ làng và những khổ cực mà người dân phải gánh chịu.</w:t>
      </w:r>
    </w:p>
    <w:p w14:paraId="3E437726" w14:textId="77777777" w:rsidR="00440701" w:rsidRPr="001F7CD1" w:rsidRDefault="00440701" w:rsidP="00440701">
      <w:pPr>
        <w:spacing w:before="60" w:after="60"/>
        <w:rPr>
          <w:rFonts w:cs="Times New Roman"/>
          <w:bCs/>
          <w:sz w:val="24"/>
          <w:szCs w:val="24"/>
          <w:lang w:val="en-US"/>
        </w:rPr>
      </w:pPr>
      <w:r w:rsidRPr="001F7CD1">
        <w:rPr>
          <w:rFonts w:cs="Times New Roman"/>
          <w:b/>
          <w:bCs/>
          <w:sz w:val="24"/>
          <w:szCs w:val="24"/>
          <w:lang w:val="en-US"/>
        </w:rPr>
        <w:t>Câu 4.</w:t>
      </w:r>
      <w:r w:rsidRPr="001F7CD1">
        <w:rPr>
          <w:rFonts w:cs="Times New Roman"/>
          <w:bCs/>
          <w:sz w:val="24"/>
          <w:szCs w:val="24"/>
          <w:lang w:val="en-US"/>
        </w:rPr>
        <w:t xml:space="preserve"> Nêu tác dụng của việc sử dụng ngôi kể thứ nhất trong bài phóng sự:</w:t>
      </w:r>
    </w:p>
    <w:p w14:paraId="3D3ECA2A" w14:textId="77777777" w:rsidR="00440701" w:rsidRPr="001F7CD1" w:rsidRDefault="00440701" w:rsidP="00440701">
      <w:pPr>
        <w:spacing w:before="60" w:after="60"/>
        <w:rPr>
          <w:rFonts w:cs="Times New Roman"/>
          <w:bCs/>
          <w:sz w:val="24"/>
          <w:szCs w:val="24"/>
          <w:lang w:val="en-US"/>
        </w:rPr>
      </w:pPr>
      <w:r w:rsidRPr="001F7CD1">
        <w:rPr>
          <w:rFonts w:cs="Times New Roman"/>
          <w:bCs/>
          <w:sz w:val="24"/>
          <w:szCs w:val="24"/>
          <w:lang w:val="en-US"/>
        </w:rPr>
        <w:t>- Giúp đáp ứng tính xác thực, tin cậy của thông tin khi người kể chuyện đồng thời là người chứng kiến trực tiếp sự việc và kể lại.</w:t>
      </w:r>
    </w:p>
    <w:p w14:paraId="2CDE9389" w14:textId="5F2EC34D" w:rsidR="00440701" w:rsidRPr="001F7CD1" w:rsidRDefault="00440701" w:rsidP="00440701">
      <w:pPr>
        <w:spacing w:before="60" w:after="60"/>
        <w:rPr>
          <w:rFonts w:cs="Times New Roman"/>
          <w:bCs/>
          <w:sz w:val="24"/>
          <w:szCs w:val="24"/>
          <w:lang w:val="en-US"/>
        </w:rPr>
      </w:pPr>
      <w:r w:rsidRPr="001F7CD1">
        <w:rPr>
          <w:rFonts w:cs="Times New Roman"/>
          <w:bCs/>
          <w:sz w:val="24"/>
          <w:szCs w:val="24"/>
          <w:lang w:val="en-US"/>
        </w:rPr>
        <w:t xml:space="preserve">- Giúp cho tác giả dễ bộc lộ thái độ, đánh giá của mình trước hiện thực. Qua lời kể của người kể chuyện ngôi thứ nhất, tác giả bộc lộ thái độ phê phán đối với một </w:t>
      </w:r>
      <w:r w:rsidR="00301397" w:rsidRPr="001F7CD1">
        <w:rPr>
          <w:rFonts w:cs="Times New Roman"/>
          <w:bCs/>
          <w:sz w:val="24"/>
          <w:szCs w:val="24"/>
          <w:lang w:val="en-US"/>
        </w:rPr>
        <w:t>“</w:t>
      </w:r>
      <w:r w:rsidRPr="001F7CD1">
        <w:rPr>
          <w:rFonts w:cs="Times New Roman"/>
          <w:bCs/>
          <w:sz w:val="24"/>
          <w:szCs w:val="24"/>
          <w:lang w:val="en-US"/>
        </w:rPr>
        <w:t>việc làng</w:t>
      </w:r>
      <w:r w:rsidR="00301397" w:rsidRPr="001F7CD1">
        <w:rPr>
          <w:rFonts w:cs="Times New Roman"/>
          <w:bCs/>
          <w:sz w:val="24"/>
          <w:szCs w:val="24"/>
          <w:lang w:val="en-US"/>
        </w:rPr>
        <w:t>”</w:t>
      </w:r>
      <w:r w:rsidRPr="001F7CD1">
        <w:rPr>
          <w:rFonts w:cs="Times New Roman"/>
          <w:bCs/>
          <w:sz w:val="24"/>
          <w:szCs w:val="24"/>
          <w:lang w:val="en-US"/>
        </w:rPr>
        <w:t xml:space="preserve"> đầy phiền toái.</w:t>
      </w:r>
    </w:p>
    <w:p w14:paraId="71CEC648" w14:textId="77777777" w:rsidR="00440701" w:rsidRPr="001F7CD1" w:rsidRDefault="00440701" w:rsidP="00440701">
      <w:pPr>
        <w:spacing w:before="60" w:after="60"/>
        <w:rPr>
          <w:rFonts w:cs="Times New Roman"/>
          <w:bCs/>
          <w:sz w:val="24"/>
          <w:szCs w:val="24"/>
          <w:lang w:val="en-US"/>
        </w:rPr>
      </w:pPr>
      <w:r w:rsidRPr="001F7CD1">
        <w:rPr>
          <w:rFonts w:cs="Times New Roman"/>
          <w:b/>
          <w:bCs/>
          <w:sz w:val="24"/>
          <w:szCs w:val="24"/>
          <w:lang w:val="en-US"/>
        </w:rPr>
        <w:t>Câu 5.</w:t>
      </w:r>
      <w:r w:rsidRPr="001F7CD1">
        <w:rPr>
          <w:rFonts w:cs="Times New Roman"/>
          <w:bCs/>
          <w:sz w:val="24"/>
          <w:szCs w:val="24"/>
          <w:lang w:val="en-US"/>
        </w:rPr>
        <w:t xml:space="preserve"> Nhận xét về tình cảm, thái độ của tác giả trong đoạn trích:</w:t>
      </w:r>
    </w:p>
    <w:p w14:paraId="2499BE5B" w14:textId="360191B2" w:rsidR="00440701" w:rsidRPr="001F7CD1" w:rsidRDefault="00440701" w:rsidP="00440701">
      <w:pPr>
        <w:spacing w:before="60" w:after="60"/>
        <w:rPr>
          <w:rFonts w:cs="Times New Roman"/>
          <w:bCs/>
          <w:sz w:val="24"/>
          <w:szCs w:val="24"/>
          <w:lang w:val="en-US"/>
        </w:rPr>
      </w:pPr>
      <w:r w:rsidRPr="001F7CD1">
        <w:rPr>
          <w:rFonts w:cs="Times New Roman"/>
          <w:b/>
          <w:bCs/>
          <w:sz w:val="24"/>
          <w:szCs w:val="24"/>
          <w:lang w:val="en-US"/>
        </w:rPr>
        <w:t xml:space="preserve">- </w:t>
      </w:r>
      <w:r w:rsidRPr="001F7CD1">
        <w:rPr>
          <w:rFonts w:cs="Times New Roman"/>
          <w:bCs/>
          <w:sz w:val="24"/>
          <w:szCs w:val="24"/>
          <w:lang w:val="en-US"/>
        </w:rPr>
        <w:t xml:space="preserve">Tác giả thể hiện sự thương cảm trước hoàn cảnh của bác Cả Mão, vì để vào ngôi cho con, sau này con cái có thể ngẩng cao đầu với những người làng, không bị phân biệt dân ngụ cư </w:t>
      </w:r>
      <w:r w:rsidR="00D11BBF" w:rsidRPr="001F7CD1">
        <w:rPr>
          <w:rFonts w:cs="Times New Roman"/>
          <w:bCs/>
          <w:sz w:val="24"/>
          <w:szCs w:val="24"/>
          <w:lang w:val="en-US"/>
        </w:rPr>
        <w:t>-</w:t>
      </w:r>
      <w:r w:rsidRPr="001F7CD1">
        <w:rPr>
          <w:rFonts w:cs="Times New Roman"/>
          <w:bCs/>
          <w:sz w:val="24"/>
          <w:szCs w:val="24"/>
          <w:lang w:val="en-US"/>
        </w:rPr>
        <w:t xml:space="preserve"> chính cư mà bác đã phải bán ruộng để có tiền trang trải công nợ gần hai trăm đồng bạc lo công chuyện.</w:t>
      </w:r>
    </w:p>
    <w:p w14:paraId="392868D3" w14:textId="77777777" w:rsidR="00440701" w:rsidRPr="001F7CD1" w:rsidRDefault="00440701" w:rsidP="00440701">
      <w:pPr>
        <w:spacing w:before="60" w:after="60"/>
        <w:rPr>
          <w:rFonts w:cs="Times New Roman"/>
          <w:bCs/>
          <w:sz w:val="24"/>
          <w:szCs w:val="24"/>
          <w:lang w:val="en-US"/>
        </w:rPr>
      </w:pPr>
      <w:r w:rsidRPr="001F7CD1">
        <w:rPr>
          <w:rFonts w:cs="Times New Roman"/>
          <w:bCs/>
          <w:sz w:val="24"/>
          <w:szCs w:val="24"/>
          <w:lang w:val="en-US"/>
        </w:rPr>
        <w:t>- Đồng thời qua đó, tác giả cũng lên án, phê phán những hủ tục nhiêu khê, quái gở cùng bọn cường hào, chức dịch ở làng quê xưa đã lợi dụng những hủ tục lạc hậu ấy đã bóc lột người dân, khiến họ rơi vào cảnh cùng quẫn.</w:t>
      </w:r>
    </w:p>
    <w:p w14:paraId="032038B5" w14:textId="77777777" w:rsidR="00FB19FE" w:rsidRPr="001F7CD1" w:rsidRDefault="00FB19FE" w:rsidP="00B4220E">
      <w:pPr>
        <w:spacing w:before="60" w:after="60"/>
        <w:rPr>
          <w:rFonts w:cs="Times New Roman"/>
          <w:bCs/>
          <w:sz w:val="24"/>
          <w:szCs w:val="24"/>
        </w:rPr>
      </w:pPr>
    </w:p>
    <w:p w14:paraId="4F08FA24" w14:textId="77777777" w:rsidR="00A26737" w:rsidRPr="001F7CD1" w:rsidRDefault="00A26737" w:rsidP="00B4220E">
      <w:pPr>
        <w:spacing w:before="60" w:after="60"/>
        <w:rPr>
          <w:rFonts w:cs="Times New Roman"/>
          <w:bCs/>
          <w:sz w:val="24"/>
          <w:szCs w:val="24"/>
        </w:rPr>
      </w:pPr>
      <w:r w:rsidRPr="001F7CD1">
        <w:rPr>
          <w:rFonts w:cs="Times New Roman"/>
          <w:bCs/>
          <w:sz w:val="24"/>
          <w:szCs w:val="24"/>
        </w:rPr>
        <w:br w:type="page"/>
      </w:r>
    </w:p>
    <w:p w14:paraId="2A587CD7" w14:textId="77777777" w:rsidR="00904D87" w:rsidRPr="001F7CD1" w:rsidRDefault="00904D87" w:rsidP="00904D87">
      <w:pPr>
        <w:spacing w:before="60" w:after="60"/>
        <w:ind w:firstLine="0"/>
        <w:jc w:val="center"/>
        <w:rPr>
          <w:rFonts w:cs="Times New Roman"/>
          <w:b/>
          <w:szCs w:val="28"/>
          <w:u w:val="single"/>
        </w:rPr>
      </w:pPr>
      <w:r w:rsidRPr="001F7CD1">
        <w:rPr>
          <w:rFonts w:cs="Times New Roman"/>
          <w:b/>
          <w:szCs w:val="28"/>
          <w:u w:val="single"/>
        </w:rPr>
        <w:lastRenderedPageBreak/>
        <w:t>Bài 4:</w:t>
      </w:r>
    </w:p>
    <w:p w14:paraId="60E586B7" w14:textId="2B2BD81A" w:rsidR="00F8022A" w:rsidRPr="001F7CD1" w:rsidRDefault="00904D87" w:rsidP="00904D87">
      <w:pPr>
        <w:spacing w:before="60" w:after="60"/>
        <w:ind w:firstLine="0"/>
        <w:jc w:val="center"/>
        <w:rPr>
          <w:rFonts w:cs="Times New Roman"/>
          <w:b/>
          <w:szCs w:val="28"/>
        </w:rPr>
      </w:pPr>
      <w:r w:rsidRPr="001F7CD1">
        <w:rPr>
          <w:rFonts w:cs="Times New Roman"/>
          <w:b/>
          <w:szCs w:val="28"/>
        </w:rPr>
        <w:t xml:space="preserve">RÈN KĨ NĂNG ĐỌC HIỂU </w:t>
      </w:r>
      <w:r w:rsidR="00F8022A" w:rsidRPr="001F7CD1">
        <w:rPr>
          <w:rFonts w:cs="Times New Roman"/>
          <w:b/>
          <w:szCs w:val="28"/>
        </w:rPr>
        <w:t>VĂN BẢN KỊCH</w:t>
      </w:r>
    </w:p>
    <w:p w14:paraId="3167853D" w14:textId="77777777" w:rsidR="00F8022A" w:rsidRPr="001F7CD1" w:rsidRDefault="00F8022A" w:rsidP="00F8022A">
      <w:pPr>
        <w:spacing w:before="60" w:after="60"/>
        <w:rPr>
          <w:rFonts w:cs="Times New Roman"/>
          <w:b/>
          <w:bCs/>
          <w:sz w:val="24"/>
          <w:szCs w:val="24"/>
          <w:lang w:val="en-US"/>
        </w:rPr>
      </w:pPr>
      <w:r w:rsidRPr="001F7CD1">
        <w:rPr>
          <w:rFonts w:cs="Times New Roman"/>
          <w:b/>
          <w:bCs/>
          <w:sz w:val="24"/>
          <w:szCs w:val="24"/>
          <w:lang w:val="en-US"/>
        </w:rPr>
        <w:t>1. NHẬN BIẾT</w:t>
      </w:r>
    </w:p>
    <w:p w14:paraId="7CBBCBBE" w14:textId="636D4F4C" w:rsidR="00F8022A" w:rsidRPr="001F7CD1" w:rsidRDefault="00395737" w:rsidP="00F8022A">
      <w:pPr>
        <w:spacing w:before="60" w:after="60"/>
        <w:rPr>
          <w:rFonts w:cs="Times New Roman"/>
          <w:b/>
          <w:bCs/>
          <w:sz w:val="24"/>
          <w:szCs w:val="24"/>
          <w:lang w:val="en-US"/>
        </w:rPr>
      </w:pPr>
      <w:r w:rsidRPr="001F7CD1">
        <w:rPr>
          <w:rFonts w:cs="Times New Roman"/>
          <w:b/>
          <w:bCs/>
          <w:sz w:val="24"/>
          <w:szCs w:val="24"/>
          <w:lang w:val="en-US"/>
        </w:rPr>
        <w:t>1.</w:t>
      </w:r>
      <w:r w:rsidR="00F8022A" w:rsidRPr="001F7CD1">
        <w:rPr>
          <w:rFonts w:cs="Times New Roman"/>
          <w:b/>
          <w:bCs/>
          <w:sz w:val="24"/>
          <w:szCs w:val="24"/>
          <w:lang w:val="en-US"/>
        </w:rPr>
        <w:t>1</w:t>
      </w:r>
      <w:r w:rsidRPr="001F7CD1">
        <w:rPr>
          <w:rFonts w:cs="Times New Roman"/>
          <w:b/>
          <w:bCs/>
          <w:sz w:val="24"/>
          <w:szCs w:val="24"/>
          <w:lang w:val="en-US"/>
        </w:rPr>
        <w:t>.</w:t>
      </w:r>
      <w:r w:rsidR="00F8022A" w:rsidRPr="001F7CD1">
        <w:rPr>
          <w:rFonts w:cs="Times New Roman"/>
          <w:bCs/>
          <w:sz w:val="24"/>
          <w:szCs w:val="24"/>
          <w:lang w:val="en-US"/>
        </w:rPr>
        <w:t xml:space="preserve"> </w:t>
      </w:r>
      <w:r w:rsidR="00F8022A" w:rsidRPr="001F7CD1">
        <w:rPr>
          <w:rFonts w:cs="Times New Roman"/>
          <w:b/>
          <w:bCs/>
          <w:sz w:val="24"/>
          <w:szCs w:val="24"/>
          <w:lang w:val="en-US"/>
        </w:rPr>
        <w:t>Nhận biết cốt truyện</w:t>
      </w:r>
    </w:p>
    <w:p w14:paraId="4B84415E" w14:textId="48619FD5" w:rsidR="00F8022A" w:rsidRPr="001F7CD1" w:rsidRDefault="00395737" w:rsidP="00F8022A">
      <w:pPr>
        <w:spacing w:before="60" w:after="60"/>
        <w:rPr>
          <w:rFonts w:cs="Times New Roman"/>
          <w:sz w:val="24"/>
          <w:szCs w:val="24"/>
          <w:lang w:val="en-US"/>
        </w:rPr>
      </w:pPr>
      <w:r w:rsidRPr="001F7CD1">
        <w:rPr>
          <w:rFonts w:cs="Times New Roman"/>
          <w:sz w:val="24"/>
          <w:szCs w:val="24"/>
          <w:lang w:val="en-US"/>
        </w:rPr>
        <w:t xml:space="preserve">- </w:t>
      </w:r>
      <w:r w:rsidR="00F8022A" w:rsidRPr="001F7CD1">
        <w:rPr>
          <w:rFonts w:cs="Times New Roman"/>
          <w:sz w:val="24"/>
          <w:szCs w:val="24"/>
          <w:lang w:val="en-US"/>
        </w:rPr>
        <w:t>Đặc điểm nhận biết: căn cứ các sự việc chính trong đoạn trích.</w:t>
      </w:r>
    </w:p>
    <w:p w14:paraId="2BCC8B0A" w14:textId="2888738B" w:rsidR="00F8022A" w:rsidRPr="001F7CD1" w:rsidRDefault="00395737" w:rsidP="00F8022A">
      <w:pPr>
        <w:spacing w:before="60" w:after="60"/>
        <w:rPr>
          <w:rFonts w:cs="Times New Roman"/>
          <w:bCs/>
          <w:sz w:val="24"/>
          <w:szCs w:val="24"/>
          <w:lang w:val="en-US"/>
        </w:rPr>
      </w:pPr>
      <w:r w:rsidRPr="001F7CD1">
        <w:rPr>
          <w:rFonts w:cs="Times New Roman"/>
          <w:sz w:val="24"/>
          <w:szCs w:val="24"/>
          <w:lang w:val="en-US"/>
        </w:rPr>
        <w:t xml:space="preserve">- </w:t>
      </w:r>
      <w:r w:rsidR="00F8022A" w:rsidRPr="001F7CD1">
        <w:rPr>
          <w:rFonts w:cs="Times New Roman"/>
          <w:sz w:val="24"/>
          <w:szCs w:val="24"/>
          <w:lang w:val="en-US"/>
        </w:rPr>
        <w:t>Cách trả lời: Cốt truyện của văn bản/đoạn trích trên là… (kể lại ngắn gọn các sự việc chính theo trình tự thời gian hoặc trình</w:t>
      </w:r>
      <w:r w:rsidR="00F8022A" w:rsidRPr="001F7CD1">
        <w:rPr>
          <w:rFonts w:cs="Times New Roman"/>
          <w:bCs/>
          <w:sz w:val="24"/>
          <w:szCs w:val="24"/>
          <w:lang w:val="en-US"/>
        </w:rPr>
        <w:t xml:space="preserve"> tự sự việc trước - sau).</w:t>
      </w:r>
    </w:p>
    <w:p w14:paraId="2C22475D" w14:textId="04A59F8C" w:rsidR="00F8022A" w:rsidRPr="001F7CD1" w:rsidRDefault="00395737" w:rsidP="00F8022A">
      <w:pPr>
        <w:spacing w:before="60" w:after="60"/>
        <w:rPr>
          <w:rFonts w:cs="Times New Roman"/>
          <w:b/>
          <w:bCs/>
          <w:sz w:val="24"/>
          <w:szCs w:val="24"/>
          <w:lang w:val="en-US"/>
        </w:rPr>
      </w:pPr>
      <w:r w:rsidRPr="001F7CD1">
        <w:rPr>
          <w:rFonts w:cs="Times New Roman"/>
          <w:b/>
          <w:bCs/>
          <w:sz w:val="24"/>
          <w:szCs w:val="24"/>
          <w:lang w:val="en-US"/>
        </w:rPr>
        <w:t>1.</w:t>
      </w:r>
      <w:r w:rsidR="00F8022A" w:rsidRPr="001F7CD1">
        <w:rPr>
          <w:rFonts w:cs="Times New Roman"/>
          <w:b/>
          <w:bCs/>
          <w:sz w:val="24"/>
          <w:szCs w:val="24"/>
          <w:lang w:val="en-US"/>
        </w:rPr>
        <w:t>2</w:t>
      </w:r>
      <w:r w:rsidRPr="001F7CD1">
        <w:rPr>
          <w:rFonts w:cs="Times New Roman"/>
          <w:b/>
          <w:bCs/>
          <w:sz w:val="24"/>
          <w:szCs w:val="24"/>
          <w:lang w:val="en-US"/>
        </w:rPr>
        <w:t>.</w:t>
      </w:r>
      <w:r w:rsidR="00F8022A" w:rsidRPr="001F7CD1">
        <w:rPr>
          <w:rFonts w:cs="Times New Roman"/>
          <w:bCs/>
          <w:sz w:val="24"/>
          <w:szCs w:val="24"/>
          <w:lang w:val="en-US"/>
        </w:rPr>
        <w:t xml:space="preserve"> </w:t>
      </w:r>
      <w:r w:rsidR="00F8022A" w:rsidRPr="001F7CD1">
        <w:rPr>
          <w:rFonts w:cs="Times New Roman"/>
          <w:b/>
          <w:bCs/>
          <w:sz w:val="24"/>
          <w:szCs w:val="24"/>
          <w:lang w:val="en-US"/>
        </w:rPr>
        <w:t xml:space="preserve">Nhận biết nhân vật chính </w:t>
      </w:r>
    </w:p>
    <w:p w14:paraId="3A187F45" w14:textId="4F1A051E" w:rsidR="00F8022A" w:rsidRPr="001F7CD1" w:rsidRDefault="00395737" w:rsidP="00F8022A">
      <w:pPr>
        <w:spacing w:before="60" w:after="60"/>
        <w:rPr>
          <w:rFonts w:cs="Times New Roman"/>
          <w:sz w:val="24"/>
          <w:szCs w:val="24"/>
          <w:lang w:val="en-US"/>
        </w:rPr>
      </w:pPr>
      <w:r w:rsidRPr="001F7CD1">
        <w:rPr>
          <w:rFonts w:cs="Times New Roman"/>
          <w:sz w:val="24"/>
          <w:szCs w:val="24"/>
          <w:lang w:val="en-US"/>
        </w:rPr>
        <w:t xml:space="preserve">- </w:t>
      </w:r>
      <w:r w:rsidR="00F8022A" w:rsidRPr="001F7CD1">
        <w:rPr>
          <w:rFonts w:cs="Times New Roman"/>
          <w:sz w:val="24"/>
          <w:szCs w:val="24"/>
          <w:lang w:val="en-US"/>
        </w:rPr>
        <w:t>Đặc điểm nhận biết: căn cứ vào vai trò của nhân vật với cốt truyện và tần suất xuất hiện của nhân vật.</w:t>
      </w:r>
    </w:p>
    <w:p w14:paraId="58D754A7" w14:textId="10C75C46" w:rsidR="00F8022A" w:rsidRPr="001F7CD1" w:rsidRDefault="00395737" w:rsidP="00F8022A">
      <w:pPr>
        <w:spacing w:before="60" w:after="60"/>
        <w:rPr>
          <w:rFonts w:cs="Times New Roman"/>
          <w:bCs/>
          <w:sz w:val="24"/>
          <w:szCs w:val="24"/>
          <w:lang w:val="en-US"/>
        </w:rPr>
      </w:pPr>
      <w:r w:rsidRPr="001F7CD1">
        <w:rPr>
          <w:rFonts w:cs="Times New Roman"/>
          <w:sz w:val="24"/>
          <w:szCs w:val="24"/>
          <w:lang w:val="en-US"/>
        </w:rPr>
        <w:t xml:space="preserve">- </w:t>
      </w:r>
      <w:r w:rsidR="00F8022A" w:rsidRPr="001F7CD1">
        <w:rPr>
          <w:rFonts w:cs="Times New Roman"/>
          <w:sz w:val="24"/>
          <w:szCs w:val="24"/>
          <w:lang w:val="en-US"/>
        </w:rPr>
        <w:t>Cách trả lời: Nhân</w:t>
      </w:r>
      <w:r w:rsidR="00F8022A" w:rsidRPr="001F7CD1">
        <w:rPr>
          <w:rFonts w:cs="Times New Roman"/>
          <w:bCs/>
          <w:sz w:val="24"/>
          <w:szCs w:val="24"/>
          <w:lang w:val="en-US"/>
        </w:rPr>
        <w:t xml:space="preserve"> vật chính trong đoạn trích trên là: …</w:t>
      </w:r>
    </w:p>
    <w:p w14:paraId="00AFD8F1" w14:textId="60E66498" w:rsidR="00F8022A" w:rsidRPr="001F7CD1" w:rsidRDefault="00395737" w:rsidP="00F8022A">
      <w:pPr>
        <w:spacing w:before="60" w:after="60"/>
        <w:rPr>
          <w:rFonts w:cs="Times New Roman"/>
          <w:bCs/>
          <w:sz w:val="24"/>
          <w:szCs w:val="24"/>
          <w:lang w:val="en-US"/>
        </w:rPr>
      </w:pPr>
      <w:r w:rsidRPr="001F7CD1">
        <w:rPr>
          <w:rFonts w:cs="Times New Roman"/>
          <w:b/>
          <w:bCs/>
          <w:sz w:val="24"/>
          <w:szCs w:val="24"/>
          <w:lang w:val="en-US"/>
        </w:rPr>
        <w:t>1.3.</w:t>
      </w:r>
      <w:r w:rsidR="00F8022A" w:rsidRPr="001F7CD1">
        <w:rPr>
          <w:rFonts w:cs="Times New Roman"/>
          <w:bCs/>
          <w:sz w:val="24"/>
          <w:szCs w:val="24"/>
          <w:lang w:val="en-US"/>
        </w:rPr>
        <w:t xml:space="preserve"> </w:t>
      </w:r>
      <w:r w:rsidR="00F8022A" w:rsidRPr="001F7CD1">
        <w:rPr>
          <w:rFonts w:cs="Times New Roman"/>
          <w:b/>
          <w:bCs/>
          <w:sz w:val="24"/>
          <w:szCs w:val="24"/>
          <w:lang w:val="en-US"/>
        </w:rPr>
        <w:t>Xác định tình huống kịch</w:t>
      </w:r>
    </w:p>
    <w:p w14:paraId="75224128" w14:textId="79E0E59B" w:rsidR="00F8022A" w:rsidRPr="001F7CD1" w:rsidRDefault="00395737" w:rsidP="00F8022A">
      <w:pPr>
        <w:spacing w:before="60" w:after="60"/>
        <w:rPr>
          <w:rFonts w:cs="Times New Roman"/>
          <w:sz w:val="24"/>
          <w:szCs w:val="24"/>
          <w:lang w:val="en-US"/>
        </w:rPr>
      </w:pPr>
      <w:r w:rsidRPr="001F7CD1">
        <w:rPr>
          <w:rFonts w:cs="Times New Roman"/>
          <w:sz w:val="24"/>
          <w:szCs w:val="24"/>
          <w:lang w:val="en-US"/>
        </w:rPr>
        <w:t xml:space="preserve">- </w:t>
      </w:r>
      <w:r w:rsidR="00F8022A" w:rsidRPr="001F7CD1">
        <w:rPr>
          <w:rFonts w:cs="Times New Roman"/>
          <w:sz w:val="24"/>
          <w:szCs w:val="24"/>
          <w:lang w:val="en-US"/>
        </w:rPr>
        <w:t>Đặc điểm nhận biết: Căn cứ vào sự việc xảy ra trong đoạn trích.</w:t>
      </w:r>
    </w:p>
    <w:p w14:paraId="3E2A90CC" w14:textId="6DE08E74" w:rsidR="00F8022A" w:rsidRPr="001F7CD1" w:rsidRDefault="00395737" w:rsidP="00F8022A">
      <w:pPr>
        <w:spacing w:before="60" w:after="60"/>
        <w:rPr>
          <w:rFonts w:cs="Times New Roman"/>
          <w:sz w:val="24"/>
          <w:szCs w:val="24"/>
          <w:lang w:val="en-US"/>
        </w:rPr>
      </w:pPr>
      <w:r w:rsidRPr="001F7CD1">
        <w:rPr>
          <w:rFonts w:cs="Times New Roman"/>
          <w:sz w:val="24"/>
          <w:szCs w:val="24"/>
          <w:lang w:val="en-US"/>
        </w:rPr>
        <w:t xml:space="preserve">- </w:t>
      </w:r>
      <w:r w:rsidR="00F8022A" w:rsidRPr="001F7CD1">
        <w:rPr>
          <w:rFonts w:cs="Times New Roman"/>
          <w:sz w:val="24"/>
          <w:szCs w:val="24"/>
          <w:lang w:val="en-US"/>
        </w:rPr>
        <w:t>Cách trả lời: Tình huống kịch của đoạn trích là … (nêu tình huống: xảy ra với ai? xảy ra khi nào? sự việc là gì?).</w:t>
      </w:r>
    </w:p>
    <w:p w14:paraId="151BC767" w14:textId="01AE17E7" w:rsidR="00F8022A" w:rsidRPr="001F7CD1" w:rsidRDefault="00395737" w:rsidP="00F8022A">
      <w:pPr>
        <w:spacing w:before="60" w:after="60"/>
        <w:rPr>
          <w:rFonts w:cs="Times New Roman"/>
          <w:bCs/>
          <w:sz w:val="24"/>
          <w:szCs w:val="24"/>
          <w:lang w:val="en-US"/>
        </w:rPr>
      </w:pPr>
      <w:r w:rsidRPr="001F7CD1">
        <w:rPr>
          <w:rFonts w:cs="Times New Roman"/>
          <w:b/>
          <w:bCs/>
          <w:sz w:val="24"/>
          <w:szCs w:val="24"/>
          <w:lang w:val="en-US"/>
        </w:rPr>
        <w:t>1.4.</w:t>
      </w:r>
      <w:r w:rsidR="00F8022A" w:rsidRPr="001F7CD1">
        <w:rPr>
          <w:rFonts w:cs="Times New Roman"/>
          <w:bCs/>
          <w:sz w:val="24"/>
          <w:szCs w:val="24"/>
          <w:lang w:val="en-US"/>
        </w:rPr>
        <w:t xml:space="preserve"> </w:t>
      </w:r>
      <w:r w:rsidR="00F8022A" w:rsidRPr="001F7CD1">
        <w:rPr>
          <w:rFonts w:cs="Times New Roman"/>
          <w:b/>
          <w:bCs/>
          <w:sz w:val="24"/>
          <w:szCs w:val="24"/>
          <w:lang w:val="en-US"/>
        </w:rPr>
        <w:t>Xác định mâu thuẫn/xung đột kịch</w:t>
      </w:r>
    </w:p>
    <w:p w14:paraId="65BD85B9" w14:textId="14102514" w:rsidR="00F8022A" w:rsidRPr="001F7CD1" w:rsidRDefault="00395737" w:rsidP="00F8022A">
      <w:pPr>
        <w:spacing w:before="60" w:after="60"/>
        <w:rPr>
          <w:rFonts w:cs="Times New Roman"/>
          <w:sz w:val="24"/>
          <w:szCs w:val="24"/>
          <w:lang w:val="en-US"/>
        </w:rPr>
      </w:pPr>
      <w:r w:rsidRPr="001F7CD1">
        <w:rPr>
          <w:rFonts w:cs="Times New Roman"/>
          <w:sz w:val="24"/>
          <w:szCs w:val="24"/>
          <w:lang w:val="en-US"/>
        </w:rPr>
        <w:t xml:space="preserve">- </w:t>
      </w:r>
      <w:r w:rsidR="00F8022A" w:rsidRPr="001F7CD1">
        <w:rPr>
          <w:rFonts w:cs="Times New Roman"/>
          <w:sz w:val="24"/>
          <w:szCs w:val="24"/>
          <w:lang w:val="en-US"/>
        </w:rPr>
        <w:t>Đặc điểm nhận biết: Căn cứ vào sự mâu thuẫn giữa các nhân vật trong đoạn trích.</w:t>
      </w:r>
    </w:p>
    <w:p w14:paraId="32BFE9BE" w14:textId="0BAE7D0B" w:rsidR="00F8022A" w:rsidRPr="001F7CD1" w:rsidRDefault="00395737" w:rsidP="00F8022A">
      <w:pPr>
        <w:spacing w:before="60" w:after="60"/>
        <w:rPr>
          <w:rFonts w:cs="Times New Roman"/>
          <w:bCs/>
          <w:sz w:val="24"/>
          <w:szCs w:val="24"/>
          <w:lang w:val="en-US"/>
        </w:rPr>
      </w:pPr>
      <w:r w:rsidRPr="001F7CD1">
        <w:rPr>
          <w:rFonts w:cs="Times New Roman"/>
          <w:sz w:val="24"/>
          <w:szCs w:val="24"/>
          <w:lang w:val="en-US"/>
        </w:rPr>
        <w:t xml:space="preserve">- </w:t>
      </w:r>
      <w:r w:rsidR="00F8022A" w:rsidRPr="001F7CD1">
        <w:rPr>
          <w:rFonts w:cs="Times New Roman"/>
          <w:sz w:val="24"/>
          <w:szCs w:val="24"/>
          <w:lang w:val="en-US"/>
        </w:rPr>
        <w:t>Cách trả lời: Mâu thuẫn/Xung</w:t>
      </w:r>
      <w:r w:rsidR="00F8022A" w:rsidRPr="001F7CD1">
        <w:rPr>
          <w:rFonts w:cs="Times New Roman"/>
          <w:bCs/>
          <w:sz w:val="24"/>
          <w:szCs w:val="24"/>
          <w:lang w:val="en-US"/>
        </w:rPr>
        <w:t xml:space="preserve"> đột của đoạn trích là … (nêu xung đột).</w:t>
      </w:r>
    </w:p>
    <w:p w14:paraId="77B6E5FC" w14:textId="77777777" w:rsidR="00F8022A" w:rsidRPr="001F7CD1" w:rsidRDefault="00F8022A" w:rsidP="00F8022A">
      <w:pPr>
        <w:spacing w:before="60" w:after="60"/>
        <w:rPr>
          <w:rFonts w:cs="Times New Roman"/>
          <w:b/>
          <w:bCs/>
          <w:sz w:val="24"/>
          <w:szCs w:val="24"/>
          <w:lang w:val="en-US"/>
        </w:rPr>
      </w:pPr>
      <w:r w:rsidRPr="001F7CD1">
        <w:rPr>
          <w:rFonts w:cs="Times New Roman"/>
          <w:b/>
          <w:bCs/>
          <w:sz w:val="24"/>
          <w:szCs w:val="24"/>
          <w:lang w:val="en-US"/>
        </w:rPr>
        <w:t>2. THÔNG HIỂU</w:t>
      </w:r>
    </w:p>
    <w:p w14:paraId="10A6EA44" w14:textId="0ED7B5FD" w:rsidR="00F8022A" w:rsidRPr="001F7CD1" w:rsidRDefault="00395737" w:rsidP="00F8022A">
      <w:pPr>
        <w:spacing w:before="60" w:after="60"/>
        <w:rPr>
          <w:rFonts w:cs="Times New Roman"/>
          <w:bCs/>
          <w:sz w:val="24"/>
          <w:szCs w:val="24"/>
          <w:lang w:val="en-US"/>
        </w:rPr>
      </w:pPr>
      <w:r w:rsidRPr="001F7CD1">
        <w:rPr>
          <w:rFonts w:cs="Times New Roman"/>
          <w:b/>
          <w:bCs/>
          <w:sz w:val="24"/>
          <w:szCs w:val="24"/>
          <w:lang w:val="en-US"/>
        </w:rPr>
        <w:t>2.1.</w:t>
      </w:r>
      <w:r w:rsidR="00F8022A" w:rsidRPr="001F7CD1">
        <w:rPr>
          <w:rFonts w:cs="Times New Roman"/>
          <w:bCs/>
          <w:sz w:val="24"/>
          <w:szCs w:val="24"/>
          <w:lang w:val="en-US"/>
        </w:rPr>
        <w:t xml:space="preserve"> </w:t>
      </w:r>
      <w:r w:rsidR="00F8022A" w:rsidRPr="001F7CD1">
        <w:rPr>
          <w:rFonts w:cs="Times New Roman"/>
          <w:b/>
          <w:bCs/>
          <w:sz w:val="24"/>
          <w:szCs w:val="24"/>
          <w:lang w:val="en-US"/>
        </w:rPr>
        <w:t>Phân tích được ý nghĩa của xung đột kịch</w:t>
      </w:r>
    </w:p>
    <w:p w14:paraId="3A8B15B7" w14:textId="780B8458" w:rsidR="00F8022A" w:rsidRPr="001F7CD1" w:rsidRDefault="00395737" w:rsidP="00F8022A">
      <w:pPr>
        <w:spacing w:before="60" w:after="60"/>
        <w:rPr>
          <w:rFonts w:cs="Times New Roman"/>
          <w:bCs/>
          <w:sz w:val="24"/>
          <w:szCs w:val="24"/>
          <w:lang w:val="en-US"/>
        </w:rPr>
      </w:pPr>
      <w:r w:rsidRPr="001F7CD1">
        <w:rPr>
          <w:rFonts w:cs="Times New Roman"/>
          <w:bCs/>
          <w:sz w:val="24"/>
          <w:szCs w:val="24"/>
          <w:lang w:val="en-US"/>
        </w:rPr>
        <w:t>-</w:t>
      </w:r>
      <w:r w:rsidR="00F8022A" w:rsidRPr="001F7CD1">
        <w:rPr>
          <w:rFonts w:cs="Times New Roman"/>
          <w:bCs/>
          <w:sz w:val="24"/>
          <w:szCs w:val="24"/>
          <w:lang w:val="en-US"/>
        </w:rPr>
        <w:t xml:space="preserve"> Chỉ ra xung đột kịch.</w:t>
      </w:r>
    </w:p>
    <w:p w14:paraId="04CCCFA5" w14:textId="135B0790" w:rsidR="00F8022A" w:rsidRPr="001F7CD1" w:rsidRDefault="00395737" w:rsidP="00F8022A">
      <w:pPr>
        <w:spacing w:before="60" w:after="60"/>
        <w:rPr>
          <w:rFonts w:cs="Times New Roman"/>
          <w:bCs/>
          <w:sz w:val="24"/>
          <w:szCs w:val="24"/>
          <w:lang w:val="en-US"/>
        </w:rPr>
      </w:pPr>
      <w:r w:rsidRPr="001F7CD1">
        <w:rPr>
          <w:rFonts w:cs="Times New Roman"/>
          <w:bCs/>
          <w:sz w:val="24"/>
          <w:szCs w:val="24"/>
          <w:lang w:val="en-US"/>
        </w:rPr>
        <w:t>-</w:t>
      </w:r>
      <w:r w:rsidR="00F8022A" w:rsidRPr="001F7CD1">
        <w:rPr>
          <w:rFonts w:cs="Times New Roman"/>
          <w:bCs/>
          <w:sz w:val="24"/>
          <w:szCs w:val="24"/>
          <w:lang w:val="en-US"/>
        </w:rPr>
        <w:t xml:space="preserve"> Phân tích tác dụng của xung đột kịch: </w:t>
      </w:r>
    </w:p>
    <w:p w14:paraId="4046AF54" w14:textId="263DDFAE" w:rsidR="00F8022A" w:rsidRPr="001F7CD1" w:rsidRDefault="00F8022A" w:rsidP="00F8022A">
      <w:pPr>
        <w:spacing w:before="60" w:after="60"/>
        <w:rPr>
          <w:rFonts w:cs="Times New Roman"/>
          <w:bCs/>
          <w:sz w:val="24"/>
          <w:szCs w:val="24"/>
          <w:lang w:val="en-US"/>
        </w:rPr>
      </w:pPr>
      <w:r w:rsidRPr="001F7CD1">
        <w:rPr>
          <w:rFonts w:cs="Times New Roman"/>
          <w:bCs/>
          <w:sz w:val="24"/>
          <w:szCs w:val="24"/>
          <w:lang w:val="en-US"/>
        </w:rPr>
        <w:tab/>
        <w:t>+ Tạo kịch tính, hồi hộp, thu hút người đọc, người xem.</w:t>
      </w:r>
    </w:p>
    <w:p w14:paraId="7148D020" w14:textId="2EBACAD0" w:rsidR="00F8022A" w:rsidRPr="001F7CD1" w:rsidRDefault="00F8022A" w:rsidP="00395737">
      <w:pPr>
        <w:spacing w:before="60" w:after="60"/>
        <w:rPr>
          <w:rFonts w:cs="Times New Roman"/>
          <w:bCs/>
          <w:sz w:val="24"/>
          <w:szCs w:val="24"/>
          <w:lang w:val="en-US"/>
        </w:rPr>
      </w:pPr>
      <w:r w:rsidRPr="001F7CD1">
        <w:rPr>
          <w:rFonts w:cs="Times New Roman"/>
          <w:bCs/>
          <w:sz w:val="24"/>
          <w:szCs w:val="24"/>
          <w:lang w:val="en-US"/>
        </w:rPr>
        <w:tab/>
        <w:t>+ Góp phần thể hiện tính cách, phẩm chất nhân vật, phơi bày thực trạng đời sống.</w:t>
      </w:r>
    </w:p>
    <w:p w14:paraId="11654E0B" w14:textId="046D5FD1" w:rsidR="00F8022A" w:rsidRPr="001F7CD1" w:rsidRDefault="00395737" w:rsidP="00F8022A">
      <w:pPr>
        <w:spacing w:before="60" w:after="60"/>
        <w:rPr>
          <w:rFonts w:cs="Times New Roman"/>
          <w:b/>
          <w:bCs/>
          <w:sz w:val="24"/>
          <w:szCs w:val="24"/>
          <w:lang w:val="en-US"/>
        </w:rPr>
      </w:pPr>
      <w:r w:rsidRPr="001F7CD1">
        <w:rPr>
          <w:rFonts w:cs="Times New Roman"/>
          <w:b/>
          <w:bCs/>
          <w:sz w:val="24"/>
          <w:szCs w:val="24"/>
          <w:lang w:val="en-US"/>
        </w:rPr>
        <w:t>2.2.</w:t>
      </w:r>
      <w:r w:rsidR="00F8022A" w:rsidRPr="001F7CD1">
        <w:rPr>
          <w:rFonts w:cs="Times New Roman"/>
          <w:bCs/>
          <w:sz w:val="24"/>
          <w:szCs w:val="24"/>
          <w:lang w:val="en-US"/>
        </w:rPr>
        <w:t xml:space="preserve"> </w:t>
      </w:r>
      <w:r w:rsidR="00F8022A" w:rsidRPr="001F7CD1">
        <w:rPr>
          <w:rFonts w:cs="Times New Roman"/>
          <w:b/>
          <w:bCs/>
          <w:sz w:val="24"/>
          <w:szCs w:val="24"/>
          <w:lang w:val="en-US"/>
        </w:rPr>
        <w:t>Phân tích, đánh giá được đặc đặc điểm của nhân vật bi kịch</w:t>
      </w:r>
    </w:p>
    <w:p w14:paraId="37C7EE51" w14:textId="4DD40C6C" w:rsidR="00F8022A" w:rsidRPr="001F7CD1" w:rsidRDefault="00395737" w:rsidP="00F8022A">
      <w:pPr>
        <w:spacing w:before="60" w:after="60"/>
        <w:rPr>
          <w:rFonts w:cs="Times New Roman"/>
          <w:bCs/>
          <w:spacing w:val="-6"/>
          <w:sz w:val="24"/>
          <w:szCs w:val="24"/>
          <w:lang w:val="en-US"/>
        </w:rPr>
      </w:pPr>
      <w:r w:rsidRPr="001F7CD1">
        <w:rPr>
          <w:rFonts w:cs="Times New Roman"/>
          <w:bCs/>
          <w:spacing w:val="-6"/>
          <w:sz w:val="24"/>
          <w:szCs w:val="24"/>
          <w:lang w:val="en-US"/>
        </w:rPr>
        <w:t>-</w:t>
      </w:r>
      <w:r w:rsidR="00F8022A" w:rsidRPr="001F7CD1">
        <w:rPr>
          <w:rFonts w:cs="Times New Roman"/>
          <w:bCs/>
          <w:spacing w:val="-6"/>
          <w:sz w:val="24"/>
          <w:szCs w:val="24"/>
          <w:lang w:val="en-US"/>
        </w:rPr>
        <w:t xml:space="preserve"> Nêu đặc điểm của nhân vật cần phân tích (ngoại hình, hành động, ngôn ngữ, tính cách, phẩm chất).</w:t>
      </w:r>
    </w:p>
    <w:p w14:paraId="0C0E6B7A" w14:textId="5F6565EB" w:rsidR="00F8022A" w:rsidRPr="001F7CD1" w:rsidRDefault="00395737" w:rsidP="00F8022A">
      <w:pPr>
        <w:spacing w:before="60" w:after="60"/>
        <w:rPr>
          <w:rFonts w:cs="Times New Roman"/>
          <w:bCs/>
          <w:sz w:val="24"/>
          <w:szCs w:val="24"/>
          <w:lang w:val="en-US"/>
        </w:rPr>
      </w:pPr>
      <w:r w:rsidRPr="001F7CD1">
        <w:rPr>
          <w:rFonts w:cs="Times New Roman"/>
          <w:bCs/>
          <w:sz w:val="24"/>
          <w:szCs w:val="24"/>
          <w:lang w:val="en-US"/>
        </w:rPr>
        <w:t>-</w:t>
      </w:r>
      <w:r w:rsidR="00F8022A" w:rsidRPr="001F7CD1">
        <w:rPr>
          <w:rFonts w:cs="Times New Roman"/>
          <w:bCs/>
          <w:sz w:val="24"/>
          <w:szCs w:val="24"/>
          <w:lang w:val="en-US"/>
        </w:rPr>
        <w:t xml:space="preserve"> Phân tích, đánh giá đặc điểm của nhân vật: </w:t>
      </w:r>
    </w:p>
    <w:p w14:paraId="203DD6D4" w14:textId="5003D88A" w:rsidR="00F8022A" w:rsidRPr="001F7CD1" w:rsidRDefault="00F8022A" w:rsidP="00F8022A">
      <w:pPr>
        <w:spacing w:before="60" w:after="60"/>
        <w:rPr>
          <w:rFonts w:cs="Times New Roman"/>
          <w:bCs/>
          <w:sz w:val="24"/>
          <w:szCs w:val="24"/>
          <w:lang w:val="en-US"/>
        </w:rPr>
      </w:pPr>
      <w:r w:rsidRPr="001F7CD1">
        <w:rPr>
          <w:rFonts w:cs="Times New Roman"/>
          <w:bCs/>
          <w:sz w:val="24"/>
          <w:szCs w:val="24"/>
          <w:lang w:val="en-US"/>
        </w:rPr>
        <w:tab/>
        <w:t>+ Khẳng định bản chất của nhân vật.</w:t>
      </w:r>
    </w:p>
    <w:p w14:paraId="368E06D7" w14:textId="3E96FCC0" w:rsidR="00F8022A" w:rsidRPr="001F7CD1" w:rsidRDefault="00F8022A" w:rsidP="00395737">
      <w:pPr>
        <w:spacing w:before="60" w:after="60"/>
        <w:ind w:firstLine="720"/>
        <w:rPr>
          <w:rFonts w:cs="Times New Roman"/>
          <w:bCs/>
          <w:sz w:val="24"/>
          <w:szCs w:val="24"/>
          <w:lang w:val="en-US"/>
        </w:rPr>
      </w:pPr>
      <w:r w:rsidRPr="001F7CD1">
        <w:rPr>
          <w:rFonts w:cs="Times New Roman"/>
          <w:bCs/>
          <w:sz w:val="24"/>
          <w:szCs w:val="24"/>
          <w:lang w:val="en-US"/>
        </w:rPr>
        <w:t>+ Góp phần thể hiện chủ đề của văn bản, gửi gắm thông điệp tới người đọc, người xem, thể hiện tài năng của tác giả.</w:t>
      </w:r>
    </w:p>
    <w:p w14:paraId="01A946D8" w14:textId="11BD63BF" w:rsidR="00F8022A" w:rsidRPr="001F7CD1" w:rsidRDefault="00395737" w:rsidP="00F8022A">
      <w:pPr>
        <w:spacing w:before="60" w:after="60"/>
        <w:rPr>
          <w:rFonts w:cs="Times New Roman"/>
          <w:bCs/>
          <w:sz w:val="24"/>
          <w:szCs w:val="24"/>
          <w:lang w:val="en-US"/>
        </w:rPr>
      </w:pPr>
      <w:r w:rsidRPr="001F7CD1">
        <w:rPr>
          <w:rFonts w:cs="Times New Roman"/>
          <w:b/>
          <w:bCs/>
          <w:sz w:val="24"/>
          <w:szCs w:val="24"/>
          <w:lang w:val="en-US"/>
        </w:rPr>
        <w:t>2.3.</w:t>
      </w:r>
      <w:r w:rsidR="00F8022A" w:rsidRPr="001F7CD1">
        <w:rPr>
          <w:rFonts w:cs="Times New Roman"/>
          <w:bCs/>
          <w:sz w:val="24"/>
          <w:szCs w:val="24"/>
          <w:lang w:val="en-US"/>
        </w:rPr>
        <w:t xml:space="preserve"> </w:t>
      </w:r>
      <w:r w:rsidR="0053767F" w:rsidRPr="001F7CD1">
        <w:rPr>
          <w:rFonts w:cs="Times New Roman"/>
          <w:b/>
          <w:bCs/>
          <w:sz w:val="24"/>
          <w:szCs w:val="24"/>
          <w:lang w:val="en-US"/>
        </w:rPr>
        <w:t>Đánh giá</w:t>
      </w:r>
      <w:r w:rsidR="00F8022A" w:rsidRPr="001F7CD1">
        <w:rPr>
          <w:rFonts w:cs="Times New Roman"/>
          <w:b/>
          <w:bCs/>
          <w:sz w:val="24"/>
          <w:szCs w:val="24"/>
          <w:lang w:val="en-US"/>
        </w:rPr>
        <w:t xml:space="preserve"> thái độ của tác giả</w:t>
      </w:r>
    </w:p>
    <w:p w14:paraId="28C979D3" w14:textId="47519314" w:rsidR="00F8022A" w:rsidRPr="001F7CD1" w:rsidRDefault="00395737" w:rsidP="00F8022A">
      <w:pPr>
        <w:spacing w:before="60" w:after="60"/>
        <w:rPr>
          <w:rFonts w:cs="Times New Roman"/>
          <w:bCs/>
          <w:sz w:val="24"/>
          <w:szCs w:val="24"/>
          <w:lang w:val="en-US"/>
        </w:rPr>
      </w:pPr>
      <w:r w:rsidRPr="001F7CD1">
        <w:rPr>
          <w:rFonts w:cs="Times New Roman"/>
          <w:bCs/>
          <w:sz w:val="24"/>
          <w:szCs w:val="24"/>
          <w:lang w:val="en-US"/>
        </w:rPr>
        <w:t>-</w:t>
      </w:r>
      <w:r w:rsidR="00F8022A" w:rsidRPr="001F7CD1">
        <w:rPr>
          <w:rFonts w:cs="Times New Roman"/>
          <w:bCs/>
          <w:sz w:val="24"/>
          <w:szCs w:val="24"/>
          <w:lang w:val="en-US"/>
        </w:rPr>
        <w:t xml:space="preserve"> Chỉ ra thái độ của tác giả đối với vấn đề được nêu ra từ tác phẩm (đồng tình, trân trọng, ngợi ca; đả kích, lên án, tố cáo).</w:t>
      </w:r>
    </w:p>
    <w:p w14:paraId="1F01136E" w14:textId="31344B1E" w:rsidR="00F8022A" w:rsidRPr="001F7CD1" w:rsidRDefault="00395737" w:rsidP="00395737">
      <w:pPr>
        <w:spacing w:before="60" w:after="60"/>
        <w:rPr>
          <w:rFonts w:cs="Times New Roman"/>
          <w:bCs/>
          <w:sz w:val="24"/>
          <w:szCs w:val="24"/>
          <w:lang w:val="en-US"/>
        </w:rPr>
      </w:pPr>
      <w:r w:rsidRPr="001F7CD1">
        <w:rPr>
          <w:rFonts w:cs="Times New Roman"/>
          <w:bCs/>
          <w:sz w:val="24"/>
          <w:szCs w:val="24"/>
          <w:lang w:val="en-US"/>
        </w:rPr>
        <w:t>-</w:t>
      </w:r>
      <w:r w:rsidR="00F8022A" w:rsidRPr="001F7CD1">
        <w:rPr>
          <w:rFonts w:cs="Times New Roman"/>
          <w:bCs/>
          <w:sz w:val="24"/>
          <w:szCs w:val="24"/>
          <w:lang w:val="en-US"/>
        </w:rPr>
        <w:t xml:space="preserve"> Nhận xét về thái độ của tác giả: Đó là thái độ đúng đắn, góp phần định hướng cho lối sống, suy nghĩ, tư tưởng thẩm mĩ.</w:t>
      </w:r>
    </w:p>
    <w:p w14:paraId="075334B6" w14:textId="035FE001" w:rsidR="00F8022A" w:rsidRPr="001F7CD1" w:rsidRDefault="00F8022A" w:rsidP="00F8022A">
      <w:pPr>
        <w:spacing w:before="60" w:after="60"/>
        <w:rPr>
          <w:rFonts w:cs="Times New Roman"/>
          <w:b/>
          <w:bCs/>
          <w:sz w:val="24"/>
          <w:szCs w:val="24"/>
          <w:lang w:val="en-US"/>
        </w:rPr>
      </w:pPr>
      <w:r w:rsidRPr="001F7CD1">
        <w:rPr>
          <w:rFonts w:cs="Times New Roman"/>
          <w:b/>
          <w:bCs/>
          <w:sz w:val="24"/>
          <w:szCs w:val="24"/>
          <w:lang w:val="en-US"/>
        </w:rPr>
        <w:t>3. VẬN DỤNG</w:t>
      </w:r>
    </w:p>
    <w:p w14:paraId="43E56A77" w14:textId="2FA12A04"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Đánh giá tác động của văn bản đối với cách nhìn của bản thân về cuộc sống</w:t>
      </w:r>
    </w:p>
    <w:p w14:paraId="47DC0DD9" w14:textId="346D10EC" w:rsidR="00F8022A" w:rsidRPr="001F7CD1" w:rsidRDefault="00395737" w:rsidP="00F8022A">
      <w:pPr>
        <w:spacing w:before="60" w:after="60"/>
        <w:rPr>
          <w:rFonts w:cs="Times New Roman"/>
          <w:bCs/>
          <w:sz w:val="24"/>
          <w:szCs w:val="24"/>
          <w:lang w:val="en-US"/>
        </w:rPr>
      </w:pPr>
      <w:r w:rsidRPr="001F7CD1">
        <w:rPr>
          <w:rFonts w:cs="Times New Roman"/>
          <w:bCs/>
          <w:sz w:val="24"/>
          <w:szCs w:val="24"/>
          <w:lang w:val="en-US"/>
        </w:rPr>
        <w:t>-</w:t>
      </w:r>
      <w:r w:rsidR="00F8022A" w:rsidRPr="001F7CD1">
        <w:rPr>
          <w:rFonts w:cs="Times New Roman"/>
          <w:bCs/>
          <w:sz w:val="24"/>
          <w:szCs w:val="24"/>
          <w:lang w:val="en-US"/>
        </w:rPr>
        <w:t xml:space="preserve"> Chỉ ra vấn đề của đời sống được đặt ra trong văn bản.</w:t>
      </w:r>
    </w:p>
    <w:p w14:paraId="4C146639" w14:textId="2CD09D88" w:rsidR="00F8022A" w:rsidRPr="001F7CD1" w:rsidRDefault="00395737" w:rsidP="00D77F4E">
      <w:pPr>
        <w:spacing w:before="60" w:after="60"/>
        <w:rPr>
          <w:rFonts w:cs="Times New Roman"/>
          <w:bCs/>
          <w:sz w:val="24"/>
          <w:szCs w:val="24"/>
          <w:lang w:val="en-US"/>
        </w:rPr>
      </w:pPr>
      <w:r w:rsidRPr="001F7CD1">
        <w:rPr>
          <w:rFonts w:cs="Times New Roman"/>
          <w:bCs/>
          <w:sz w:val="24"/>
          <w:szCs w:val="24"/>
          <w:lang w:val="en-US"/>
        </w:rPr>
        <w:t>-</w:t>
      </w:r>
      <w:r w:rsidR="00F8022A" w:rsidRPr="001F7CD1">
        <w:rPr>
          <w:rFonts w:cs="Times New Roman"/>
          <w:bCs/>
          <w:sz w:val="24"/>
          <w:szCs w:val="24"/>
          <w:lang w:val="en-US"/>
        </w:rPr>
        <w:t xml:space="preserve"> Nêu tác động của vấn đề tới bản thân (giúp thay đổi quan niệm sống, cách nhìn nhận về con người và cuộc đời, bồi đắp tư tưởng, tình cảm, …).</w:t>
      </w:r>
    </w:p>
    <w:p w14:paraId="383DD47D" w14:textId="77777777" w:rsidR="00D77F4E" w:rsidRPr="001F7CD1" w:rsidRDefault="00D77F4E" w:rsidP="00D77F4E">
      <w:pPr>
        <w:spacing w:before="60" w:after="60"/>
        <w:ind w:firstLine="0"/>
        <w:rPr>
          <w:rFonts w:cs="Times New Roman"/>
          <w:bCs/>
          <w:sz w:val="24"/>
          <w:szCs w:val="24"/>
          <w:lang w:val="en-US"/>
        </w:rPr>
      </w:pPr>
    </w:p>
    <w:p w14:paraId="203B783C" w14:textId="77777777" w:rsidR="00D77F4E" w:rsidRPr="001F7CD1" w:rsidRDefault="00D77F4E" w:rsidP="00D77F4E">
      <w:pPr>
        <w:spacing w:before="60" w:after="60"/>
        <w:ind w:firstLine="0"/>
        <w:rPr>
          <w:rFonts w:cs="Times New Roman"/>
          <w:bCs/>
          <w:sz w:val="24"/>
          <w:szCs w:val="24"/>
          <w:lang w:val="en-US"/>
        </w:rPr>
      </w:pPr>
    </w:p>
    <w:p w14:paraId="77C25AD8" w14:textId="77777777" w:rsidR="00160985" w:rsidRPr="001F7CD1" w:rsidRDefault="00160985" w:rsidP="00F8022A">
      <w:pPr>
        <w:spacing w:before="60" w:after="60"/>
        <w:rPr>
          <w:rFonts w:cs="Times New Roman"/>
          <w:b/>
          <w:bCs/>
          <w:sz w:val="24"/>
          <w:szCs w:val="24"/>
          <w:lang w:val="en-US"/>
        </w:rPr>
      </w:pPr>
      <w:r w:rsidRPr="001F7CD1">
        <w:rPr>
          <w:rFonts w:cs="Times New Roman"/>
          <w:b/>
          <w:bCs/>
          <w:sz w:val="24"/>
          <w:szCs w:val="24"/>
          <w:lang w:val="en-US"/>
        </w:rPr>
        <w:br w:type="page"/>
      </w:r>
    </w:p>
    <w:p w14:paraId="45A27BFD" w14:textId="7623F5B2" w:rsidR="00F8022A" w:rsidRPr="001F7CD1" w:rsidRDefault="00F8022A" w:rsidP="00160985">
      <w:pPr>
        <w:spacing w:before="60" w:after="60"/>
        <w:jc w:val="center"/>
        <w:rPr>
          <w:rFonts w:cs="Times New Roman"/>
          <w:b/>
          <w:bCs/>
          <w:sz w:val="24"/>
          <w:szCs w:val="24"/>
          <w:lang w:val="en-US"/>
        </w:rPr>
      </w:pPr>
      <w:r w:rsidRPr="001F7CD1">
        <w:rPr>
          <w:rFonts w:cs="Times New Roman"/>
          <w:b/>
          <w:bCs/>
          <w:sz w:val="24"/>
          <w:szCs w:val="24"/>
          <w:lang w:val="en-US"/>
        </w:rPr>
        <w:lastRenderedPageBreak/>
        <w:t>VÍ DỤ MINH HỌA</w:t>
      </w:r>
    </w:p>
    <w:p w14:paraId="057B663D"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Vợ Trương Ba</w:t>
      </w:r>
      <w:r w:rsidRPr="001F7CD1">
        <w:rPr>
          <w:rFonts w:cs="Times New Roman"/>
          <w:bCs/>
          <w:sz w:val="24"/>
          <w:szCs w:val="24"/>
          <w:lang w:val="en-US"/>
        </w:rPr>
        <w:t>: Ông nhà tôi mất rồi!</w:t>
      </w:r>
    </w:p>
    <w:p w14:paraId="6A0DF704"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Đế Thích</w:t>
      </w:r>
      <w:r w:rsidRPr="001F7CD1">
        <w:rPr>
          <w:rFonts w:cs="Times New Roman"/>
          <w:bCs/>
          <w:sz w:val="24"/>
          <w:szCs w:val="24"/>
          <w:lang w:val="en-US"/>
        </w:rPr>
        <w:t>: (</w:t>
      </w:r>
      <w:r w:rsidRPr="001F7CD1">
        <w:rPr>
          <w:rFonts w:cs="Times New Roman"/>
          <w:bCs/>
          <w:i/>
          <w:sz w:val="24"/>
          <w:szCs w:val="24"/>
          <w:lang w:val="en-US"/>
        </w:rPr>
        <w:t>bàng hoàng</w:t>
      </w:r>
      <w:r w:rsidRPr="001F7CD1">
        <w:rPr>
          <w:rFonts w:cs="Times New Roman"/>
          <w:bCs/>
          <w:sz w:val="24"/>
          <w:szCs w:val="24"/>
          <w:lang w:val="en-US"/>
        </w:rPr>
        <w:t>) Trời, mất bao giờ? Tôi vừa đánh cờ với ông ấy hôm nọ cơ mà?</w:t>
      </w:r>
    </w:p>
    <w:p w14:paraId="34CA51E2"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Vợ Trương Ba</w:t>
      </w:r>
      <w:r w:rsidRPr="001F7CD1">
        <w:rPr>
          <w:rFonts w:cs="Times New Roman"/>
          <w:bCs/>
          <w:sz w:val="24"/>
          <w:szCs w:val="24"/>
          <w:lang w:val="en-US"/>
        </w:rPr>
        <w:t>: (</w:t>
      </w:r>
      <w:r w:rsidRPr="001F7CD1">
        <w:rPr>
          <w:rFonts w:cs="Times New Roman"/>
          <w:bCs/>
          <w:i/>
          <w:sz w:val="24"/>
          <w:szCs w:val="24"/>
          <w:lang w:val="en-US"/>
        </w:rPr>
        <w:t>ngờ ngợ nhìn Đế Thích</w:t>
      </w:r>
      <w:r w:rsidRPr="001F7CD1">
        <w:rPr>
          <w:rFonts w:cs="Times New Roman"/>
          <w:bCs/>
          <w:sz w:val="24"/>
          <w:szCs w:val="24"/>
          <w:lang w:val="en-US"/>
        </w:rPr>
        <w:t>) Ông… ông là…</w:t>
      </w:r>
    </w:p>
    <w:p w14:paraId="50B4277D"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Đế Thích</w:t>
      </w:r>
      <w:r w:rsidRPr="001F7CD1">
        <w:rPr>
          <w:rFonts w:cs="Times New Roman"/>
          <w:bCs/>
          <w:sz w:val="24"/>
          <w:szCs w:val="24"/>
          <w:lang w:val="en-US"/>
        </w:rPr>
        <w:t>: Tôi là ông lão hành khất cách đây hai tuần đã tới nhà đánh cờ với ông Trương Ba.</w:t>
      </w:r>
    </w:p>
    <w:p w14:paraId="2A5BBED4" w14:textId="77777777" w:rsidR="00F8022A" w:rsidRPr="001F7CD1" w:rsidRDefault="00F8022A" w:rsidP="00F8022A">
      <w:pPr>
        <w:spacing w:before="60" w:after="60"/>
        <w:rPr>
          <w:rFonts w:cs="Times New Roman"/>
          <w:bCs/>
          <w:spacing w:val="-8"/>
          <w:sz w:val="24"/>
          <w:szCs w:val="24"/>
          <w:lang w:val="en-US"/>
        </w:rPr>
      </w:pPr>
      <w:r w:rsidRPr="001F7CD1">
        <w:rPr>
          <w:rFonts w:cs="Times New Roman"/>
          <w:b/>
          <w:bCs/>
          <w:spacing w:val="-8"/>
          <w:sz w:val="24"/>
          <w:szCs w:val="24"/>
          <w:lang w:val="en-US"/>
        </w:rPr>
        <w:t xml:space="preserve">Vợ Trương Ba: </w:t>
      </w:r>
      <w:r w:rsidRPr="001F7CD1">
        <w:rPr>
          <w:rFonts w:cs="Times New Roman"/>
          <w:bCs/>
          <w:spacing w:val="-8"/>
          <w:sz w:val="24"/>
          <w:szCs w:val="24"/>
          <w:lang w:val="en-US"/>
        </w:rPr>
        <w:t>Tôi nhớ rồi! Thì đúng hôm ấy, ông vừa đi khỏi có một lát, thế là ông nhà tôi… (</w:t>
      </w:r>
      <w:r w:rsidRPr="001F7CD1">
        <w:rPr>
          <w:rFonts w:cs="Times New Roman"/>
          <w:bCs/>
          <w:i/>
          <w:spacing w:val="-8"/>
          <w:sz w:val="24"/>
          <w:szCs w:val="24"/>
          <w:lang w:val="en-US"/>
        </w:rPr>
        <w:t>khóc</w:t>
      </w:r>
      <w:r w:rsidRPr="001F7CD1">
        <w:rPr>
          <w:rFonts w:cs="Times New Roman"/>
          <w:bCs/>
          <w:spacing w:val="-8"/>
          <w:sz w:val="24"/>
          <w:szCs w:val="24"/>
          <w:lang w:val="en-US"/>
        </w:rPr>
        <w:t>).</w:t>
      </w:r>
    </w:p>
    <w:p w14:paraId="1CB48B62" w14:textId="77777777" w:rsidR="00F8022A" w:rsidRPr="001F7CD1" w:rsidRDefault="00F8022A" w:rsidP="00F8022A">
      <w:pPr>
        <w:spacing w:before="60" w:after="60"/>
        <w:rPr>
          <w:rFonts w:cs="Times New Roman"/>
          <w:bCs/>
          <w:spacing w:val="-4"/>
          <w:sz w:val="24"/>
          <w:szCs w:val="24"/>
          <w:lang w:val="en-US"/>
        </w:rPr>
      </w:pPr>
      <w:r w:rsidRPr="001F7CD1">
        <w:rPr>
          <w:rFonts w:cs="Times New Roman"/>
          <w:b/>
          <w:bCs/>
          <w:spacing w:val="-4"/>
          <w:sz w:val="24"/>
          <w:szCs w:val="24"/>
          <w:lang w:val="en-US"/>
        </w:rPr>
        <w:t>Đế Thích</w:t>
      </w:r>
      <w:r w:rsidRPr="001F7CD1">
        <w:rPr>
          <w:rFonts w:cs="Times New Roman"/>
          <w:bCs/>
          <w:spacing w:val="-4"/>
          <w:sz w:val="24"/>
          <w:szCs w:val="24"/>
          <w:lang w:val="en-US"/>
        </w:rPr>
        <w:t>: Không thể như thế được! Nguyên nhân vì đâu ông ấy mất? Sao ông ấy không gọi tôi?</w:t>
      </w:r>
    </w:p>
    <w:p w14:paraId="5553E333"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 xml:space="preserve">Vợ Trương Ba: </w:t>
      </w:r>
      <w:r w:rsidRPr="001F7CD1">
        <w:rPr>
          <w:rFonts w:cs="Times New Roman"/>
          <w:bCs/>
          <w:sz w:val="24"/>
          <w:szCs w:val="24"/>
          <w:lang w:val="en-US"/>
        </w:rPr>
        <w:t>Nào có biết nguyên do vì đâu! Ông ấy cũng chẳng kịp trối trăng gì, đang khỏe mạnh, vui vẻ, bỗng dưng… Nhưng tại sao ông lại ở đây?</w:t>
      </w:r>
    </w:p>
    <w:p w14:paraId="0E400900"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Đế Thích</w:t>
      </w:r>
      <w:r w:rsidRPr="001F7CD1">
        <w:rPr>
          <w:rFonts w:cs="Times New Roman"/>
          <w:bCs/>
          <w:sz w:val="24"/>
          <w:szCs w:val="24"/>
          <w:lang w:val="en-US"/>
        </w:rPr>
        <w:t>: Tôi ở trên này. Tôi là tiên Đế Thích, còn hai ông kia là Nam Tào, Bắc Đẩu, đều là quan nhà giời.</w:t>
      </w:r>
    </w:p>
    <w:p w14:paraId="49A606F0"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 xml:space="preserve">Vợ Trương Ba: </w:t>
      </w:r>
      <w:r w:rsidRPr="001F7CD1">
        <w:rPr>
          <w:rFonts w:cs="Times New Roman"/>
          <w:bCs/>
          <w:sz w:val="24"/>
          <w:szCs w:val="24"/>
          <w:lang w:val="en-US"/>
        </w:rPr>
        <w:t>Tiên à? Quan nhà giời à? Nam Tào, Bắc Đẩu à? Thế thì… (</w:t>
      </w:r>
      <w:r w:rsidRPr="001F7CD1">
        <w:rPr>
          <w:rFonts w:cs="Times New Roman"/>
          <w:bCs/>
          <w:i/>
          <w:sz w:val="24"/>
          <w:szCs w:val="24"/>
          <w:lang w:val="en-US"/>
        </w:rPr>
        <w:t>xăm xăm tiến đến trước mặt Nam Tào, Bắc Đẩu</w:t>
      </w:r>
      <w:r w:rsidRPr="001F7CD1">
        <w:rPr>
          <w:rFonts w:cs="Times New Roman"/>
          <w:bCs/>
          <w:sz w:val="24"/>
          <w:szCs w:val="24"/>
          <w:lang w:val="en-US"/>
        </w:rPr>
        <w:t>) Tôi đã lên được đến đây, tôi phải hỏi các người cho ra nhẽ: Tại sao chồng tôi phải chết, tại sao giời bắt chồng tôi phải chết? Ông ấy tốt là thế, hiền hậu là thế, sao các người nỡ… (</w:t>
      </w:r>
      <w:r w:rsidRPr="001F7CD1">
        <w:rPr>
          <w:rFonts w:cs="Times New Roman"/>
          <w:bCs/>
          <w:i/>
          <w:sz w:val="24"/>
          <w:szCs w:val="24"/>
          <w:lang w:val="en-US"/>
        </w:rPr>
        <w:t>quát to, tay vung cái liềm</w:t>
      </w:r>
      <w:r w:rsidRPr="001F7CD1">
        <w:rPr>
          <w:rFonts w:cs="Times New Roman"/>
          <w:bCs/>
          <w:sz w:val="24"/>
          <w:szCs w:val="24"/>
          <w:lang w:val="en-US"/>
        </w:rPr>
        <w:t>) Đồ độc ác! Đồ bất nhân! (</w:t>
      </w:r>
      <w:r w:rsidRPr="001F7CD1">
        <w:rPr>
          <w:rFonts w:cs="Times New Roman"/>
          <w:bCs/>
          <w:i/>
          <w:sz w:val="24"/>
          <w:szCs w:val="24"/>
          <w:lang w:val="en-US"/>
        </w:rPr>
        <w:t>Nam Tào, Bắc Đẩu sợ hãi lùi vào một góc</w:t>
      </w:r>
      <w:r w:rsidRPr="001F7CD1">
        <w:rPr>
          <w:rFonts w:cs="Times New Roman"/>
          <w:bCs/>
          <w:sz w:val="24"/>
          <w:szCs w:val="24"/>
          <w:lang w:val="en-US"/>
        </w:rPr>
        <w:t>) Các người phải trả lời tôi: Tại sao?</w:t>
      </w:r>
    </w:p>
    <w:p w14:paraId="0164F909"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Nam Tào</w:t>
      </w:r>
      <w:r w:rsidRPr="001F7CD1">
        <w:rPr>
          <w:rFonts w:cs="Times New Roman"/>
          <w:bCs/>
          <w:sz w:val="24"/>
          <w:szCs w:val="24"/>
          <w:lang w:val="en-US"/>
        </w:rPr>
        <w:t>: (</w:t>
      </w:r>
      <w:r w:rsidRPr="001F7CD1">
        <w:rPr>
          <w:rFonts w:cs="Times New Roman"/>
          <w:bCs/>
          <w:i/>
          <w:sz w:val="24"/>
          <w:szCs w:val="24"/>
          <w:lang w:val="en-US"/>
        </w:rPr>
        <w:t>lắp bắp</w:t>
      </w:r>
      <w:r w:rsidRPr="001F7CD1">
        <w:rPr>
          <w:rFonts w:cs="Times New Roman"/>
          <w:bCs/>
          <w:sz w:val="24"/>
          <w:szCs w:val="24"/>
          <w:lang w:val="en-US"/>
        </w:rPr>
        <w:t>) Kìa, ông Đế Thích, can bà ấy lại… Chúng tôi… Chúng tôi đâu có biết…</w:t>
      </w:r>
    </w:p>
    <w:p w14:paraId="19B28B90"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 xml:space="preserve">Đế Thích: </w:t>
      </w:r>
      <w:r w:rsidRPr="001F7CD1">
        <w:rPr>
          <w:rFonts w:cs="Times New Roman"/>
          <w:bCs/>
          <w:sz w:val="24"/>
          <w:szCs w:val="24"/>
          <w:lang w:val="en-US"/>
        </w:rPr>
        <w:t>(</w:t>
      </w:r>
      <w:r w:rsidRPr="001F7CD1">
        <w:rPr>
          <w:rFonts w:cs="Times New Roman"/>
          <w:bCs/>
          <w:i/>
          <w:sz w:val="24"/>
          <w:szCs w:val="24"/>
          <w:lang w:val="en-US"/>
        </w:rPr>
        <w:t>với Nam Tào, Bắc Đẩu</w:t>
      </w:r>
      <w:r w:rsidRPr="001F7CD1">
        <w:rPr>
          <w:rFonts w:cs="Times New Roman"/>
          <w:bCs/>
          <w:sz w:val="24"/>
          <w:szCs w:val="24"/>
          <w:lang w:val="en-US"/>
        </w:rPr>
        <w:t>) Nhưng các ông phải biết chứ, các ông giữ sổ Nam Tào mà… Các ông làm ăn thế nào thế? Tôi đâu ngờ! Ông Trương Ba ấy là người tử tế, tốt bụng, còn đang rất khỏe mạnh, phải sống được hai mươi năm nữa, nhưng ta đã…</w:t>
      </w:r>
    </w:p>
    <w:p w14:paraId="71A0DD1E" w14:textId="77777777" w:rsidR="00F8022A" w:rsidRPr="001F7CD1" w:rsidRDefault="00F8022A" w:rsidP="00F8022A">
      <w:pPr>
        <w:spacing w:before="60" w:after="60"/>
        <w:rPr>
          <w:rFonts w:cs="Times New Roman"/>
          <w:b/>
          <w:bCs/>
          <w:sz w:val="24"/>
          <w:szCs w:val="24"/>
          <w:lang w:val="en-US"/>
        </w:rPr>
      </w:pPr>
      <w:r w:rsidRPr="001F7CD1">
        <w:rPr>
          <w:rFonts w:cs="Times New Roman"/>
          <w:b/>
          <w:bCs/>
          <w:sz w:val="24"/>
          <w:szCs w:val="24"/>
          <w:lang w:val="en-US"/>
        </w:rPr>
        <w:t xml:space="preserve">Nam Tào: </w:t>
      </w:r>
      <w:r w:rsidRPr="001F7CD1">
        <w:rPr>
          <w:rFonts w:cs="Times New Roman"/>
          <w:bCs/>
          <w:sz w:val="24"/>
          <w:szCs w:val="24"/>
          <w:lang w:val="en-US"/>
        </w:rPr>
        <w:t>Chết rồi, đúng là cái hôm… cái hôm… bác giục tôi nhanh lên để đến dinh Thái thượng dự tiệc… Thế là tôi nhắm mắt tôi gạch… Tại bác!</w:t>
      </w:r>
    </w:p>
    <w:p w14:paraId="434FAA04"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 xml:space="preserve">Bắc Đẩu: </w:t>
      </w:r>
      <w:r w:rsidRPr="001F7CD1">
        <w:rPr>
          <w:rFonts w:cs="Times New Roman"/>
          <w:bCs/>
          <w:sz w:val="24"/>
          <w:szCs w:val="24"/>
          <w:lang w:val="en-US"/>
        </w:rPr>
        <w:t>Sao lại tại tôi? Bác gạch chứ!</w:t>
      </w:r>
    </w:p>
    <w:p w14:paraId="623A4314"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 xml:space="preserve">Nam Tào: </w:t>
      </w:r>
      <w:r w:rsidRPr="001F7CD1">
        <w:rPr>
          <w:rFonts w:cs="Times New Roman"/>
          <w:bCs/>
          <w:sz w:val="24"/>
          <w:szCs w:val="24"/>
          <w:lang w:val="en-US"/>
        </w:rPr>
        <w:t>Tại bác thì có!</w:t>
      </w:r>
    </w:p>
    <w:p w14:paraId="702C381F"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Bắc Đẩu:</w:t>
      </w:r>
      <w:r w:rsidRPr="001F7CD1">
        <w:rPr>
          <w:rFonts w:cs="Times New Roman"/>
          <w:bCs/>
          <w:sz w:val="24"/>
          <w:szCs w:val="24"/>
          <w:lang w:val="en-US"/>
        </w:rPr>
        <w:t xml:space="preserve"> Tại bác, tại bác!</w:t>
      </w:r>
    </w:p>
    <w:p w14:paraId="6B71DFA4"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Đế Thích</w:t>
      </w:r>
      <w:r w:rsidRPr="001F7CD1">
        <w:rPr>
          <w:rFonts w:cs="Times New Roman"/>
          <w:bCs/>
          <w:sz w:val="24"/>
          <w:szCs w:val="24"/>
          <w:lang w:val="en-US"/>
        </w:rPr>
        <w:t>: (</w:t>
      </w:r>
      <w:r w:rsidRPr="001F7CD1">
        <w:rPr>
          <w:rFonts w:cs="Times New Roman"/>
          <w:bCs/>
          <w:i/>
          <w:sz w:val="24"/>
          <w:szCs w:val="24"/>
          <w:lang w:val="en-US"/>
        </w:rPr>
        <w:t>rên rỉ</w:t>
      </w:r>
      <w:r w:rsidRPr="001F7CD1">
        <w:rPr>
          <w:rFonts w:cs="Times New Roman"/>
          <w:bCs/>
          <w:sz w:val="24"/>
          <w:szCs w:val="24"/>
          <w:lang w:val="en-US"/>
        </w:rPr>
        <w:t>) Khốn khổ chưa, các ông làm ăn thế có chết người ta không! Tại hai ông, tại cả hai ông! Chỉ một cái gạch mà các ông làm người ta chết oan!</w:t>
      </w:r>
    </w:p>
    <w:p w14:paraId="0A9D8374" w14:textId="77777777" w:rsidR="00F8022A" w:rsidRPr="001F7CD1" w:rsidRDefault="00F8022A" w:rsidP="00F8022A">
      <w:pPr>
        <w:spacing w:before="60" w:after="60"/>
        <w:rPr>
          <w:rFonts w:cs="Times New Roman"/>
          <w:bCs/>
          <w:i/>
          <w:sz w:val="24"/>
          <w:szCs w:val="24"/>
          <w:lang w:val="en-US"/>
        </w:rPr>
      </w:pPr>
      <w:r w:rsidRPr="001F7CD1">
        <w:rPr>
          <w:rFonts w:cs="Times New Roman"/>
          <w:b/>
          <w:bCs/>
          <w:sz w:val="24"/>
          <w:szCs w:val="24"/>
          <w:lang w:val="en-US"/>
        </w:rPr>
        <w:t xml:space="preserve">Vợ Trương Ba: </w:t>
      </w:r>
      <w:r w:rsidRPr="001F7CD1">
        <w:rPr>
          <w:rFonts w:cs="Times New Roman"/>
          <w:bCs/>
          <w:sz w:val="24"/>
          <w:szCs w:val="24"/>
          <w:lang w:val="en-US"/>
        </w:rPr>
        <w:t>Các người bắt chồng tôi chết oan, các người phải làm cho chồng tôi sống lại, kẻo không xong với tôi! (</w:t>
      </w:r>
      <w:r w:rsidRPr="001F7CD1">
        <w:rPr>
          <w:rFonts w:cs="Times New Roman"/>
          <w:bCs/>
          <w:i/>
          <w:sz w:val="24"/>
          <w:szCs w:val="24"/>
          <w:lang w:val="en-US"/>
        </w:rPr>
        <w:t>xông đến Nam Tào, Bắc Đẩu, túm lấy ngực áo Nam Tào. Nam Tào vùng chạy, ngực áo rách xoạc).</w:t>
      </w:r>
    </w:p>
    <w:p w14:paraId="57C8A9C5"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Bắc Đẩu</w:t>
      </w:r>
      <w:r w:rsidRPr="001F7CD1">
        <w:rPr>
          <w:rFonts w:cs="Times New Roman"/>
          <w:bCs/>
          <w:sz w:val="24"/>
          <w:szCs w:val="24"/>
          <w:lang w:val="en-US"/>
        </w:rPr>
        <w:t>: Xin bà, xin bà… Bây giờ, việc đã lỡ rồi. Ông nhà có mất sớm thật, nhưng thiết nghĩ: đằng nào cũng thế thôi, người dưới trần ai cũng một lần chết…</w:t>
      </w:r>
    </w:p>
    <w:p w14:paraId="4825BFFC"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 xml:space="preserve">Vợ Trương Ba: </w:t>
      </w:r>
      <w:r w:rsidRPr="001F7CD1">
        <w:rPr>
          <w:rFonts w:cs="Times New Roman"/>
          <w:bCs/>
          <w:sz w:val="24"/>
          <w:szCs w:val="24"/>
          <w:lang w:val="en-US"/>
        </w:rPr>
        <w:t>Chết! Các ông có biết chết là thế nào không? Các ông đã phải mất người thân bao giờ chưa?</w:t>
      </w:r>
    </w:p>
    <w:p w14:paraId="6B430315"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Bắc Đẩu</w:t>
      </w:r>
      <w:r w:rsidRPr="001F7CD1">
        <w:rPr>
          <w:rFonts w:cs="Times New Roman"/>
          <w:bCs/>
          <w:sz w:val="24"/>
          <w:szCs w:val="24"/>
          <w:lang w:val="en-US"/>
        </w:rPr>
        <w:t>: Quả là… Chúng tôi là người cõi giời… Người cõi giời không ai phải chết…</w:t>
      </w:r>
    </w:p>
    <w:p w14:paraId="04DA22FC"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 xml:space="preserve">Vợ Trương Ba: </w:t>
      </w:r>
      <w:r w:rsidRPr="001F7CD1">
        <w:rPr>
          <w:rFonts w:cs="Times New Roman"/>
          <w:bCs/>
          <w:sz w:val="24"/>
          <w:szCs w:val="24"/>
          <w:lang w:val="en-US"/>
        </w:rPr>
        <w:t>Cho nên các ông làm sao hiểu được chết là thế nào? Một người đang sống, đang làm lụng, cười nói, vui buồn, hít thở khí trời, nhìn ngắm cây cối, đang ấm cúng giữa vợ con, nhà cửa, bạn bè thân thích, bỗng đùng một cái, không còn biết gì nữa, không nghe được bất kì lời nói của ai, không làm được thêm bất kì việc gì, không còn là gì hết, câm lặng, trống không, thân thể tan rữa trong đất lạnh tối tăm… Chao ôi, chồng tôi… Các ông bắt chồng tôi chết được, thì các ông cũng phải làm cho chồng tôi sống lại được! Trả chồng tôi đây!</w:t>
      </w:r>
    </w:p>
    <w:p w14:paraId="3F7CD5D2"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 xml:space="preserve">Nam Tào: </w:t>
      </w:r>
      <w:r w:rsidRPr="001F7CD1">
        <w:rPr>
          <w:rFonts w:cs="Times New Roman"/>
          <w:bCs/>
          <w:sz w:val="24"/>
          <w:szCs w:val="24"/>
          <w:lang w:val="en-US"/>
        </w:rPr>
        <w:t>Chúng tôi trót… lầm… Vâng, nếu ông nhà mới chết có ba ngày trở xuống thì chúng tôi còn có thể gọi hồn ông ấy về nhập lại vào xác được, nhưng đằng này đã hai tuần… Xác ông ấy đã hỏng rồi, chúng tôi không còn cách nào, đành chịu thôi… Bà hiểu cho…</w:t>
      </w:r>
    </w:p>
    <w:p w14:paraId="33239C93"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t xml:space="preserve">Vợ Trương Ba: </w:t>
      </w:r>
      <w:r w:rsidRPr="001F7CD1">
        <w:rPr>
          <w:rFonts w:cs="Times New Roman"/>
          <w:bCs/>
          <w:sz w:val="24"/>
          <w:szCs w:val="24"/>
          <w:lang w:val="en-US"/>
        </w:rPr>
        <w:t>(</w:t>
      </w:r>
      <w:r w:rsidRPr="001F7CD1">
        <w:rPr>
          <w:rFonts w:cs="Times New Roman"/>
          <w:bCs/>
          <w:i/>
          <w:sz w:val="24"/>
          <w:szCs w:val="24"/>
          <w:lang w:val="en-US"/>
        </w:rPr>
        <w:t>quát to</w:t>
      </w:r>
      <w:r w:rsidRPr="001F7CD1">
        <w:rPr>
          <w:rFonts w:cs="Times New Roman"/>
          <w:bCs/>
          <w:sz w:val="24"/>
          <w:szCs w:val="24"/>
          <w:lang w:val="en-US"/>
        </w:rPr>
        <w:t>) Tôi không biết! Các người phải làm cho chồng tôi sống lại! Tôi không để các người yên đâu! Giời gì mà bạc ác đến thế! (</w:t>
      </w:r>
      <w:r w:rsidRPr="001F7CD1">
        <w:rPr>
          <w:rFonts w:cs="Times New Roman"/>
          <w:bCs/>
          <w:i/>
          <w:sz w:val="24"/>
          <w:szCs w:val="24"/>
          <w:lang w:val="en-US"/>
        </w:rPr>
        <w:t>hất tung cái đôn, cầm lọ mực của Bắc Đẩu ném xuống bậc thềm</w:t>
      </w:r>
      <w:r w:rsidRPr="001F7CD1">
        <w:rPr>
          <w:rFonts w:cs="Times New Roman"/>
          <w:bCs/>
          <w:sz w:val="24"/>
          <w:szCs w:val="24"/>
          <w:lang w:val="en-US"/>
        </w:rPr>
        <w:t>) Bà sẽ phá tan cái cõi giời này của chúng mày, bà băm vằm mặt chúng mày ra!</w:t>
      </w:r>
    </w:p>
    <w:p w14:paraId="783A9196" w14:textId="77777777" w:rsidR="00F8022A" w:rsidRPr="001F7CD1" w:rsidRDefault="00F8022A" w:rsidP="00F8022A">
      <w:pPr>
        <w:spacing w:before="60" w:after="60"/>
        <w:rPr>
          <w:rFonts w:cs="Times New Roman"/>
          <w:bCs/>
          <w:sz w:val="24"/>
          <w:szCs w:val="24"/>
          <w:lang w:val="en-US"/>
        </w:rPr>
      </w:pPr>
      <w:r w:rsidRPr="001F7CD1">
        <w:rPr>
          <w:rFonts w:cs="Times New Roman"/>
          <w:b/>
          <w:bCs/>
          <w:sz w:val="24"/>
          <w:szCs w:val="24"/>
          <w:lang w:val="en-US"/>
        </w:rPr>
        <w:lastRenderedPageBreak/>
        <w:t>Nam Tào, Bắc Đẩu</w:t>
      </w:r>
      <w:r w:rsidRPr="001F7CD1">
        <w:rPr>
          <w:rFonts w:cs="Times New Roman"/>
          <w:bCs/>
          <w:sz w:val="24"/>
          <w:szCs w:val="24"/>
          <w:lang w:val="en-US"/>
        </w:rPr>
        <w:t>: (</w:t>
      </w:r>
      <w:r w:rsidRPr="001F7CD1">
        <w:rPr>
          <w:rFonts w:cs="Times New Roman"/>
          <w:bCs/>
          <w:i/>
          <w:sz w:val="24"/>
          <w:szCs w:val="24"/>
          <w:lang w:val="en-US"/>
        </w:rPr>
        <w:t>kinh hoàng</w:t>
      </w:r>
      <w:r w:rsidRPr="001F7CD1">
        <w:rPr>
          <w:rFonts w:cs="Times New Roman"/>
          <w:bCs/>
          <w:sz w:val="24"/>
          <w:szCs w:val="24"/>
          <w:lang w:val="en-US"/>
        </w:rPr>
        <w:t>) Ôi cha mẹ ơi! (</w:t>
      </w:r>
      <w:r w:rsidRPr="001F7CD1">
        <w:rPr>
          <w:rFonts w:cs="Times New Roman"/>
          <w:bCs/>
          <w:i/>
          <w:sz w:val="24"/>
          <w:szCs w:val="24"/>
          <w:lang w:val="en-US"/>
        </w:rPr>
        <w:t>Chạy nấp sau cái cột, líu cả lưỡi</w:t>
      </w:r>
      <w:r w:rsidRPr="001F7CD1">
        <w:rPr>
          <w:rFonts w:cs="Times New Roman"/>
          <w:bCs/>
          <w:sz w:val="24"/>
          <w:szCs w:val="24"/>
          <w:lang w:val="en-US"/>
        </w:rPr>
        <w:t>) Cứu chúng tôi với! Ông Đế Thích ơi!</w:t>
      </w:r>
    </w:p>
    <w:p w14:paraId="3C4D7912" w14:textId="10D1D67E" w:rsidR="006E1674" w:rsidRPr="001F7CD1" w:rsidRDefault="006E1674" w:rsidP="00F8022A">
      <w:pPr>
        <w:spacing w:before="60" w:after="60"/>
        <w:rPr>
          <w:rFonts w:cs="Times New Roman"/>
          <w:bCs/>
          <w:sz w:val="24"/>
          <w:szCs w:val="24"/>
          <w:lang w:val="en-US"/>
        </w:rPr>
      </w:pPr>
    </w:p>
    <w:tbl>
      <w:tblPr>
        <w:tblStyle w:val="TableGrid"/>
        <w:tblW w:w="0" w:type="auto"/>
        <w:tblLook w:val="04A0" w:firstRow="1" w:lastRow="0" w:firstColumn="1" w:lastColumn="0" w:noHBand="0" w:noVBand="1"/>
      </w:tblPr>
      <w:tblGrid>
        <w:gridCol w:w="4124"/>
        <w:gridCol w:w="5503"/>
      </w:tblGrid>
      <w:tr w:rsidR="00160985" w:rsidRPr="001F7CD1" w14:paraId="7086D183" w14:textId="77777777" w:rsidTr="005A39D8">
        <w:tc>
          <w:tcPr>
            <w:tcW w:w="4248" w:type="dxa"/>
          </w:tcPr>
          <w:p w14:paraId="5C15E7BE" w14:textId="77777777" w:rsidR="00160985" w:rsidRPr="001F7CD1" w:rsidRDefault="00160985" w:rsidP="005A39D8">
            <w:pPr>
              <w:spacing w:before="60" w:after="60"/>
              <w:jc w:val="center"/>
              <w:rPr>
                <w:rFonts w:ascii="Times New Roman" w:hAnsi="Times New Roman" w:cs="Times New Roman"/>
                <w:b/>
                <w:bCs/>
                <w:sz w:val="24"/>
                <w:szCs w:val="24"/>
                <w:lang w:val="en-US"/>
              </w:rPr>
            </w:pPr>
            <w:r w:rsidRPr="001F7CD1">
              <w:rPr>
                <w:rFonts w:ascii="Times New Roman" w:hAnsi="Times New Roman" w:cs="Times New Roman"/>
                <w:b/>
                <w:bCs/>
                <w:sz w:val="24"/>
                <w:szCs w:val="24"/>
                <w:lang w:val="en-US"/>
              </w:rPr>
              <w:t>Câu hỏi</w:t>
            </w:r>
          </w:p>
        </w:tc>
        <w:tc>
          <w:tcPr>
            <w:tcW w:w="5670" w:type="dxa"/>
          </w:tcPr>
          <w:p w14:paraId="4F6854B7" w14:textId="77777777" w:rsidR="00160985" w:rsidRPr="001F7CD1" w:rsidRDefault="00160985" w:rsidP="005A39D8">
            <w:pPr>
              <w:spacing w:before="60" w:after="60"/>
              <w:jc w:val="center"/>
              <w:rPr>
                <w:rFonts w:ascii="Times New Roman" w:hAnsi="Times New Roman" w:cs="Times New Roman"/>
                <w:b/>
                <w:bCs/>
                <w:sz w:val="24"/>
                <w:szCs w:val="24"/>
                <w:lang w:val="en-US"/>
              </w:rPr>
            </w:pPr>
            <w:r w:rsidRPr="001F7CD1">
              <w:rPr>
                <w:rFonts w:ascii="Times New Roman" w:hAnsi="Times New Roman" w:cs="Times New Roman"/>
                <w:b/>
                <w:bCs/>
                <w:sz w:val="24"/>
                <w:szCs w:val="24"/>
                <w:lang w:val="en-US"/>
              </w:rPr>
              <w:t>Trả lời</w:t>
            </w:r>
          </w:p>
        </w:tc>
      </w:tr>
      <w:tr w:rsidR="00160985" w:rsidRPr="001F7CD1" w14:paraId="1A9DA6EA" w14:textId="77777777" w:rsidTr="005A39D8">
        <w:tc>
          <w:tcPr>
            <w:tcW w:w="9918" w:type="dxa"/>
            <w:gridSpan w:val="2"/>
          </w:tcPr>
          <w:p w14:paraId="7F20710B" w14:textId="77777777" w:rsidR="00160985" w:rsidRPr="001F7CD1" w:rsidRDefault="00160985" w:rsidP="005A39D8">
            <w:pPr>
              <w:spacing w:before="60" w:after="60"/>
              <w:jc w:val="center"/>
              <w:rPr>
                <w:rFonts w:ascii="Times New Roman" w:hAnsi="Times New Roman" w:cs="Times New Roman"/>
                <w:bCs/>
                <w:sz w:val="24"/>
                <w:szCs w:val="24"/>
                <w:lang w:val="en-US"/>
              </w:rPr>
            </w:pPr>
            <w:r w:rsidRPr="001F7CD1">
              <w:rPr>
                <w:rFonts w:ascii="Times New Roman" w:hAnsi="Times New Roman" w:cs="Times New Roman"/>
                <w:b/>
                <w:bCs/>
                <w:sz w:val="24"/>
                <w:szCs w:val="24"/>
                <w:lang w:val="en-US"/>
              </w:rPr>
              <w:t>Nhận biết</w:t>
            </w:r>
          </w:p>
        </w:tc>
      </w:tr>
      <w:tr w:rsidR="00160985" w:rsidRPr="001F7CD1" w14:paraId="77AD9C3B" w14:textId="77777777" w:rsidTr="005A39D8">
        <w:tc>
          <w:tcPr>
            <w:tcW w:w="4248" w:type="dxa"/>
          </w:tcPr>
          <w:p w14:paraId="2D19127C" w14:textId="35B8B107" w:rsidR="00160985" w:rsidRPr="001F7CD1" w:rsidRDefault="00160985" w:rsidP="005A39D8">
            <w:pPr>
              <w:spacing w:before="60" w:after="60"/>
              <w:jc w:val="both"/>
              <w:rPr>
                <w:rFonts w:ascii="Times New Roman" w:hAnsi="Times New Roman" w:cs="Times New Roman"/>
                <w:b/>
                <w:bCs/>
                <w:sz w:val="24"/>
                <w:szCs w:val="24"/>
                <w:lang w:val="en-US"/>
              </w:rPr>
            </w:pPr>
            <w:r w:rsidRPr="001F7CD1">
              <w:rPr>
                <w:rFonts w:ascii="Times New Roman" w:hAnsi="Times New Roman" w:cs="Times New Roman"/>
                <w:b/>
                <w:bCs/>
                <w:sz w:val="24"/>
                <w:szCs w:val="24"/>
                <w:lang w:val="en-US"/>
              </w:rPr>
              <w:t xml:space="preserve">1. </w:t>
            </w:r>
            <w:r w:rsidRPr="001F7CD1">
              <w:rPr>
                <w:rFonts w:ascii="Times New Roman" w:hAnsi="Times New Roman" w:cs="Times New Roman"/>
                <w:bCs/>
                <w:sz w:val="24"/>
                <w:szCs w:val="24"/>
                <w:lang w:val="en-US"/>
              </w:rPr>
              <w:t xml:space="preserve">Xác định cốt truyện kịch </w:t>
            </w:r>
          </w:p>
        </w:tc>
        <w:tc>
          <w:tcPr>
            <w:tcW w:w="5670" w:type="dxa"/>
          </w:tcPr>
          <w:p w14:paraId="35E6F0B8" w14:textId="77777777" w:rsidR="00160985" w:rsidRPr="001F7CD1" w:rsidRDefault="00160985" w:rsidP="005A39D8">
            <w:pPr>
              <w:spacing w:before="60" w:after="60"/>
              <w:jc w:val="both"/>
              <w:rPr>
                <w:rFonts w:ascii="Times New Roman" w:hAnsi="Times New Roman" w:cs="Times New Roman"/>
                <w:b/>
                <w:bCs/>
                <w:sz w:val="24"/>
                <w:szCs w:val="24"/>
                <w:lang w:val="en-US"/>
              </w:rPr>
            </w:pPr>
            <w:r w:rsidRPr="001F7CD1">
              <w:rPr>
                <w:rFonts w:ascii="Times New Roman" w:hAnsi="Times New Roman" w:cs="Times New Roman"/>
                <w:bCs/>
                <w:sz w:val="24"/>
                <w:szCs w:val="24"/>
                <w:lang w:val="en-US"/>
              </w:rPr>
              <w:t>Cốt truyện trong đoạn trích trên là: Vợ Trương Ba thông báo cho Đế Thích về cái chết đột ngột của chồng mình mà không rõ lí do. Khi biết người đánh cờ với chồng mình là Đế Thích đồng thời gặp Nam Tào và Bắc Đẩu, bà Trương Ba giận dữ hỏi lí do và biết được vì hai ông này vội đi dự tiệc mà gạch nhầm tên ông Trương Ba trong sổ. Bà Trương Ba càng giận dữ bắt hai ông này phải làm cho chồng mình sống lại. Tuy nhiên vì ông Trương Ba đã chết hai tuần rồi nên không có cách nào cứu được. Nam Tào và Bắc Đẩu sợ hãi trước thái độ bà Trương Ba cầu cứu Đế Thích giúp.</w:t>
            </w:r>
          </w:p>
        </w:tc>
      </w:tr>
      <w:tr w:rsidR="00160985" w:rsidRPr="001F7CD1" w14:paraId="136D21CE" w14:textId="77777777" w:rsidTr="005A39D8">
        <w:tc>
          <w:tcPr>
            <w:tcW w:w="4248" w:type="dxa"/>
          </w:tcPr>
          <w:p w14:paraId="5A4F7805" w14:textId="29FEF98F" w:rsidR="00160985" w:rsidRPr="001F7CD1" w:rsidRDefault="00160985" w:rsidP="005A39D8">
            <w:pPr>
              <w:spacing w:before="60" w:after="60"/>
              <w:jc w:val="both"/>
              <w:rPr>
                <w:rFonts w:ascii="Times New Roman" w:hAnsi="Times New Roman" w:cs="Times New Roman"/>
                <w:b/>
                <w:bCs/>
                <w:sz w:val="24"/>
                <w:szCs w:val="24"/>
                <w:lang w:val="en-US"/>
              </w:rPr>
            </w:pPr>
            <w:r w:rsidRPr="001F7CD1">
              <w:rPr>
                <w:rFonts w:ascii="Times New Roman" w:hAnsi="Times New Roman" w:cs="Times New Roman"/>
                <w:b/>
                <w:bCs/>
                <w:sz w:val="24"/>
                <w:szCs w:val="24"/>
                <w:lang w:val="en-US"/>
              </w:rPr>
              <w:t xml:space="preserve">2. </w:t>
            </w:r>
            <w:r w:rsidRPr="001F7CD1">
              <w:rPr>
                <w:rFonts w:ascii="Times New Roman" w:hAnsi="Times New Roman" w:cs="Times New Roman"/>
                <w:bCs/>
                <w:sz w:val="24"/>
                <w:szCs w:val="24"/>
                <w:lang w:val="en-US"/>
              </w:rPr>
              <w:t xml:space="preserve">Xác định nhân vật chính </w:t>
            </w:r>
          </w:p>
        </w:tc>
        <w:tc>
          <w:tcPr>
            <w:tcW w:w="5670" w:type="dxa"/>
          </w:tcPr>
          <w:p w14:paraId="35BC49EF" w14:textId="77777777"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Nhân vật chính của đoạn trích là vợ Trương Ba.</w:t>
            </w:r>
          </w:p>
        </w:tc>
      </w:tr>
      <w:tr w:rsidR="00160985" w:rsidRPr="001F7CD1" w14:paraId="63840468" w14:textId="77777777" w:rsidTr="005A39D8">
        <w:tc>
          <w:tcPr>
            <w:tcW w:w="4248" w:type="dxa"/>
          </w:tcPr>
          <w:p w14:paraId="5CB6965A" w14:textId="096C175D"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
                <w:bCs/>
                <w:sz w:val="24"/>
                <w:szCs w:val="24"/>
                <w:lang w:val="en-US"/>
              </w:rPr>
              <w:t xml:space="preserve">3. </w:t>
            </w:r>
            <w:r w:rsidRPr="001F7CD1">
              <w:rPr>
                <w:rFonts w:ascii="Times New Roman" w:hAnsi="Times New Roman" w:cs="Times New Roman"/>
                <w:bCs/>
                <w:sz w:val="24"/>
                <w:szCs w:val="24"/>
                <w:lang w:val="en-US"/>
              </w:rPr>
              <w:t xml:space="preserve">Xác định tình huống kịch </w:t>
            </w:r>
          </w:p>
        </w:tc>
        <w:tc>
          <w:tcPr>
            <w:tcW w:w="5670" w:type="dxa"/>
          </w:tcPr>
          <w:p w14:paraId="63B2F593" w14:textId="77777777"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Tình huống kịch của đoạn trích là cuộc gặp gỡ bất ngờ giữa vợ Trương Ba với Đế Thích và Nam Tào, Bắc Đẩu.</w:t>
            </w:r>
          </w:p>
        </w:tc>
      </w:tr>
      <w:tr w:rsidR="00160985" w:rsidRPr="001F7CD1" w14:paraId="1189F347" w14:textId="77777777" w:rsidTr="005A39D8">
        <w:tc>
          <w:tcPr>
            <w:tcW w:w="4248" w:type="dxa"/>
          </w:tcPr>
          <w:p w14:paraId="5AA9FB39" w14:textId="12C8F8A5"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
                <w:bCs/>
                <w:sz w:val="24"/>
                <w:szCs w:val="24"/>
                <w:lang w:val="en-US"/>
              </w:rPr>
              <w:t xml:space="preserve">4. </w:t>
            </w:r>
            <w:r w:rsidRPr="001F7CD1">
              <w:rPr>
                <w:rFonts w:ascii="Times New Roman" w:hAnsi="Times New Roman" w:cs="Times New Roman"/>
                <w:bCs/>
                <w:sz w:val="24"/>
                <w:szCs w:val="24"/>
                <w:lang w:val="en-US"/>
              </w:rPr>
              <w:t xml:space="preserve">Xác định mâu thuẫn kịch </w:t>
            </w:r>
          </w:p>
        </w:tc>
        <w:tc>
          <w:tcPr>
            <w:tcW w:w="5670" w:type="dxa"/>
          </w:tcPr>
          <w:p w14:paraId="461793B2" w14:textId="77777777"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 xml:space="preserve">Mâu thuẫn kịch của đoạn trích trên là mâu thuẫn giữa thái độ trân trọng sự sống của vợ Trương Ba với thái độ vô tâm, vô trách nhiệm của Nam Tào và Bắc Đẩu. </w:t>
            </w:r>
          </w:p>
        </w:tc>
      </w:tr>
      <w:tr w:rsidR="00160985" w:rsidRPr="001F7CD1" w14:paraId="52E51DBD" w14:textId="77777777" w:rsidTr="005A39D8">
        <w:tc>
          <w:tcPr>
            <w:tcW w:w="9918" w:type="dxa"/>
            <w:gridSpan w:val="2"/>
          </w:tcPr>
          <w:p w14:paraId="74469593" w14:textId="77777777" w:rsidR="00160985" w:rsidRPr="001F7CD1" w:rsidRDefault="00160985" w:rsidP="005A39D8">
            <w:pPr>
              <w:spacing w:before="60" w:after="60"/>
              <w:jc w:val="center"/>
              <w:rPr>
                <w:rFonts w:ascii="Times New Roman" w:hAnsi="Times New Roman" w:cs="Times New Roman"/>
                <w:b/>
                <w:bCs/>
                <w:sz w:val="24"/>
                <w:szCs w:val="24"/>
                <w:lang w:val="en-US"/>
              </w:rPr>
            </w:pPr>
            <w:r w:rsidRPr="001F7CD1">
              <w:rPr>
                <w:rFonts w:ascii="Times New Roman" w:hAnsi="Times New Roman" w:cs="Times New Roman"/>
                <w:b/>
                <w:bCs/>
                <w:sz w:val="24"/>
                <w:szCs w:val="24"/>
                <w:lang w:val="en-US"/>
              </w:rPr>
              <w:t>Thông hiểu</w:t>
            </w:r>
          </w:p>
        </w:tc>
      </w:tr>
      <w:tr w:rsidR="00160985" w:rsidRPr="001F7CD1" w14:paraId="5A0B08B0" w14:textId="77777777" w:rsidTr="005A39D8">
        <w:tc>
          <w:tcPr>
            <w:tcW w:w="4248" w:type="dxa"/>
          </w:tcPr>
          <w:p w14:paraId="3AB2C6E2" w14:textId="77777777"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
                <w:bCs/>
                <w:sz w:val="24"/>
                <w:szCs w:val="24"/>
                <w:lang w:val="en-US"/>
              </w:rPr>
              <w:t xml:space="preserve">1. </w:t>
            </w:r>
            <w:r w:rsidRPr="001F7CD1">
              <w:rPr>
                <w:rFonts w:ascii="Times New Roman" w:hAnsi="Times New Roman" w:cs="Times New Roman"/>
                <w:bCs/>
                <w:sz w:val="24"/>
                <w:szCs w:val="24"/>
                <w:lang w:val="en-US"/>
              </w:rPr>
              <w:t>Việc tạo ra xung đột giữa vợ Trương Ba với Nam Tào, Bắc Đẩu có ý nghĩa gì?</w:t>
            </w:r>
          </w:p>
        </w:tc>
        <w:tc>
          <w:tcPr>
            <w:tcW w:w="5670" w:type="dxa"/>
          </w:tcPr>
          <w:p w14:paraId="7784A32A" w14:textId="77777777"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 xml:space="preserve">+ Xung đột giữa vợ Trương Ba với Nam Tào, Bắc Đẩu là xung đột giữa người bị oan và người gây ra nỗi oan ức: Nam Tào, Bắc Đẩu vì vội đi dự tiệc thiên đình mà vô tình gạch nhầm tên ông Trương Ba trong sổ làm cho ông đang khỏe mạnh tự nhiên chết oan uổng. </w:t>
            </w:r>
          </w:p>
          <w:p w14:paraId="36748502" w14:textId="77777777"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 Tác dụng của việc tạo ra xung đột:</w:t>
            </w:r>
          </w:p>
          <w:p w14:paraId="2F1F7638" w14:textId="77777777"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ab/>
              <w:t>++ Làm cho cốt truyện thêm kịch tính, hấp dẫn, thu hút người đọc, người xem, kích thích phát triển hành động kịch.</w:t>
            </w:r>
          </w:p>
          <w:p w14:paraId="650709AC" w14:textId="77777777"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ab/>
              <w:t>++ Nhấn mạnh sự vô tâm, tắc trách của Nam Tào, Bắc Đẩu trong thực hiện nhiệm vụ, vô tình gây ra nỗi oan uổng cho người lương thiện, qua đó phê phán thói làm việc thiếu trách nhiệm của những người có quyền.</w:t>
            </w:r>
          </w:p>
        </w:tc>
      </w:tr>
      <w:tr w:rsidR="00160985" w:rsidRPr="001F7CD1" w14:paraId="1616FC94" w14:textId="77777777" w:rsidTr="005A39D8">
        <w:tc>
          <w:tcPr>
            <w:tcW w:w="4248" w:type="dxa"/>
          </w:tcPr>
          <w:p w14:paraId="745935C8" w14:textId="77777777"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
                <w:bCs/>
                <w:sz w:val="24"/>
                <w:szCs w:val="24"/>
                <w:lang w:val="en-US"/>
              </w:rPr>
              <w:t>2.</w:t>
            </w:r>
            <w:r w:rsidRPr="001F7CD1">
              <w:rPr>
                <w:rFonts w:ascii="Times New Roman" w:hAnsi="Times New Roman" w:cs="Times New Roman"/>
                <w:bCs/>
                <w:sz w:val="24"/>
                <w:szCs w:val="24"/>
                <w:lang w:val="en-US"/>
              </w:rPr>
              <w:t xml:space="preserve"> Nhận xét về tính cách của vợ Trương Ba trong đoạn đối thoại với Nam Tào và Bắc Đẩu.</w:t>
            </w:r>
          </w:p>
          <w:p w14:paraId="1D711E70" w14:textId="77777777" w:rsidR="00160985" w:rsidRPr="001F7CD1" w:rsidRDefault="00160985" w:rsidP="005A39D8">
            <w:pPr>
              <w:spacing w:before="60" w:after="60"/>
              <w:jc w:val="both"/>
              <w:rPr>
                <w:rFonts w:ascii="Times New Roman" w:hAnsi="Times New Roman" w:cs="Times New Roman"/>
                <w:b/>
                <w:bCs/>
                <w:sz w:val="24"/>
                <w:szCs w:val="24"/>
                <w:lang w:val="en-US"/>
              </w:rPr>
            </w:pPr>
            <w:r w:rsidRPr="001F7CD1">
              <w:rPr>
                <w:rFonts w:ascii="Times New Roman" w:hAnsi="Times New Roman" w:cs="Times New Roman"/>
                <w:b/>
                <w:bCs/>
                <w:sz w:val="24"/>
                <w:szCs w:val="24"/>
                <w:lang w:val="en-US"/>
              </w:rPr>
              <w:tab/>
            </w:r>
          </w:p>
        </w:tc>
        <w:tc>
          <w:tcPr>
            <w:tcW w:w="5670" w:type="dxa"/>
          </w:tcPr>
          <w:p w14:paraId="17A96E01" w14:textId="77777777"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 Trong đoạn đối thoại với Nam Tào và Bắc Đẩu, vợ Trương Ba hiện lên là một người mạnh mẽ, quyết liệt đấu tranh để đòi lại sự công bằng.</w:t>
            </w:r>
          </w:p>
          <w:p w14:paraId="72E03F73" w14:textId="77777777"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 Đó là một nét tính cách phù hợp, cần thiết với nhân vật trong hoàn cảnh bị oan ức, chứng minh tình cảm yêu thương chân thành của vợ Trương Ba dành cho chồng, đồng thời cho thấy sự phản ứng này có tính chất tất yếu khi buộc phải đối diện với cái xấu xa của con người trong cuộc sống.</w:t>
            </w:r>
          </w:p>
          <w:p w14:paraId="59EDE27F" w14:textId="77777777" w:rsidR="003F3F4B" w:rsidRPr="001F7CD1" w:rsidRDefault="003F3F4B" w:rsidP="005A39D8">
            <w:pPr>
              <w:spacing w:before="60" w:after="60"/>
              <w:jc w:val="both"/>
              <w:rPr>
                <w:rFonts w:ascii="Times New Roman" w:hAnsi="Times New Roman" w:cs="Times New Roman"/>
                <w:bCs/>
                <w:sz w:val="24"/>
                <w:szCs w:val="24"/>
                <w:lang w:val="en-US"/>
              </w:rPr>
            </w:pPr>
          </w:p>
        </w:tc>
      </w:tr>
      <w:tr w:rsidR="00160985" w:rsidRPr="001F7CD1" w14:paraId="79A14549" w14:textId="77777777" w:rsidTr="005A39D8">
        <w:tc>
          <w:tcPr>
            <w:tcW w:w="9918" w:type="dxa"/>
            <w:gridSpan w:val="2"/>
          </w:tcPr>
          <w:p w14:paraId="0AE47676" w14:textId="77777777" w:rsidR="00160985" w:rsidRPr="001F7CD1" w:rsidRDefault="00160985" w:rsidP="005A39D8">
            <w:pPr>
              <w:spacing w:before="60" w:after="60"/>
              <w:jc w:val="center"/>
              <w:rPr>
                <w:rFonts w:ascii="Times New Roman" w:hAnsi="Times New Roman" w:cs="Times New Roman"/>
                <w:b/>
                <w:bCs/>
                <w:sz w:val="24"/>
                <w:szCs w:val="24"/>
                <w:lang w:val="en-US"/>
              </w:rPr>
            </w:pPr>
            <w:r w:rsidRPr="001F7CD1">
              <w:rPr>
                <w:rFonts w:ascii="Times New Roman" w:hAnsi="Times New Roman" w:cs="Times New Roman"/>
                <w:b/>
                <w:bCs/>
                <w:sz w:val="24"/>
                <w:szCs w:val="24"/>
                <w:lang w:val="en-US"/>
              </w:rPr>
              <w:lastRenderedPageBreak/>
              <w:t>Vận dụng</w:t>
            </w:r>
          </w:p>
        </w:tc>
      </w:tr>
      <w:tr w:rsidR="00160985" w:rsidRPr="001F7CD1" w14:paraId="59EB5B08" w14:textId="77777777" w:rsidTr="005A39D8">
        <w:tc>
          <w:tcPr>
            <w:tcW w:w="4248" w:type="dxa"/>
          </w:tcPr>
          <w:p w14:paraId="3AEBF91B" w14:textId="77777777"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
                <w:bCs/>
                <w:sz w:val="24"/>
                <w:szCs w:val="24"/>
                <w:lang w:val="en-US"/>
              </w:rPr>
              <w:t>1.</w:t>
            </w:r>
            <w:r w:rsidRPr="001F7CD1">
              <w:rPr>
                <w:rFonts w:ascii="Times New Roman" w:hAnsi="Times New Roman" w:cs="Times New Roman"/>
                <w:bCs/>
                <w:sz w:val="24"/>
                <w:szCs w:val="24"/>
                <w:lang w:val="en-US"/>
              </w:rPr>
              <w:t xml:space="preserve"> Thông điệp sâu sắc nhất anh/chị nhận được từ đoạn trích trên là gì? </w:t>
            </w:r>
          </w:p>
        </w:tc>
        <w:tc>
          <w:tcPr>
            <w:tcW w:w="5670" w:type="dxa"/>
          </w:tcPr>
          <w:p w14:paraId="09C056C1" w14:textId="77777777"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 Thông điệp sâu sắc nhất em nhận được từ đoạn trích là cần phải có tinh thần trách nhiệm cao trong công việc được giao.</w:t>
            </w:r>
          </w:p>
          <w:p w14:paraId="32CCEAB4" w14:textId="77777777"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 Thông điệp trên rất có ý nghĩa với em vì:</w:t>
            </w:r>
          </w:p>
          <w:p w14:paraId="7A54C4E4" w14:textId="77777777"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 Có tinh thần trách nhiệm trong công việc ta mới có thể toàn tâm, toàn ý làm việc, tránh được những sai sót nghiêm trọng và những hậu quả đáng tiếc.</w:t>
            </w:r>
          </w:p>
          <w:p w14:paraId="2112664D" w14:textId="77777777"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 Nếu không có tinh thần trách nhiệm trong công việc ta sẽ gây ra những sai lầm nghiêm trọng, thậm chí không thể khắc phục được, ảnh hưởng đến cuộc sống của bản thân và người khác.</w:t>
            </w:r>
          </w:p>
        </w:tc>
      </w:tr>
      <w:tr w:rsidR="00160985" w:rsidRPr="001F7CD1" w14:paraId="07572957" w14:textId="77777777" w:rsidTr="005A39D8">
        <w:tc>
          <w:tcPr>
            <w:tcW w:w="4248" w:type="dxa"/>
          </w:tcPr>
          <w:p w14:paraId="3510318D" w14:textId="77777777"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
                <w:bCs/>
                <w:sz w:val="24"/>
                <w:szCs w:val="24"/>
                <w:lang w:val="en-US"/>
              </w:rPr>
              <w:t xml:space="preserve">2. </w:t>
            </w:r>
            <w:r w:rsidRPr="001F7CD1">
              <w:rPr>
                <w:rFonts w:ascii="Times New Roman" w:hAnsi="Times New Roman" w:cs="Times New Roman"/>
                <w:bCs/>
                <w:sz w:val="24"/>
                <w:szCs w:val="24"/>
                <w:lang w:val="en-US"/>
              </w:rPr>
              <w:t xml:space="preserve">Từ cách làm việc của Nam Tào và Bắc Đẩu trong đoạn trích, anh/chị có suy nghĩ gì về tinh thần trách nhiệm của mỗi người trong công việc. </w:t>
            </w:r>
          </w:p>
        </w:tc>
        <w:tc>
          <w:tcPr>
            <w:tcW w:w="5670" w:type="dxa"/>
          </w:tcPr>
          <w:p w14:paraId="4949BA6D" w14:textId="77777777"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 Cách làm việc của Nam Tào, Bắc Đẩu: vô trách nhiệm, qua quýt cho xong, không quan tâm đến hậu quả.</w:t>
            </w:r>
          </w:p>
          <w:p w14:paraId="2C81B706" w14:textId="77777777" w:rsidR="00160985" w:rsidRPr="001F7CD1" w:rsidRDefault="00160985" w:rsidP="005A39D8">
            <w:pPr>
              <w:spacing w:before="60" w:after="6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 xml:space="preserve">- Suy nghĩ về tinh thần trách nhiệm của mỗi người trong cuộc sống: dù làm công việc gì cũng phải có tinh thần trách nhiệm cao, nếu không sẽ gây ra những hậu quả khôn lường. </w:t>
            </w:r>
          </w:p>
        </w:tc>
      </w:tr>
    </w:tbl>
    <w:p w14:paraId="782B54F7" w14:textId="77777777" w:rsidR="00F8022A" w:rsidRPr="001F7CD1" w:rsidRDefault="00F8022A" w:rsidP="00160985">
      <w:pPr>
        <w:spacing w:before="60" w:after="60"/>
        <w:ind w:firstLine="0"/>
        <w:rPr>
          <w:rFonts w:cs="Times New Roman"/>
          <w:bCs/>
          <w:sz w:val="24"/>
          <w:szCs w:val="24"/>
        </w:rPr>
      </w:pPr>
    </w:p>
    <w:p w14:paraId="04D5A5F4" w14:textId="13AEAFD3" w:rsidR="00C71C33" w:rsidRPr="001F7CD1" w:rsidRDefault="00C71C33" w:rsidP="00C71C33">
      <w:pPr>
        <w:spacing w:before="60" w:after="60"/>
        <w:ind w:firstLine="426"/>
        <w:rPr>
          <w:rFonts w:cs="Times New Roman"/>
          <w:b/>
          <w:sz w:val="24"/>
          <w:szCs w:val="24"/>
        </w:rPr>
      </w:pPr>
      <w:r w:rsidRPr="001F7CD1">
        <w:rPr>
          <w:rFonts w:cs="Times New Roman"/>
          <w:b/>
          <w:sz w:val="24"/>
          <w:szCs w:val="24"/>
        </w:rPr>
        <w:t>II. LUYỆN TẬP</w:t>
      </w:r>
    </w:p>
    <w:p w14:paraId="0A5318EE" w14:textId="3666A898" w:rsidR="00C71C33" w:rsidRPr="001F7CD1" w:rsidRDefault="00C71C33" w:rsidP="00C71C33">
      <w:pPr>
        <w:spacing w:before="60" w:after="60"/>
        <w:ind w:firstLine="426"/>
        <w:rPr>
          <w:rFonts w:cs="Times New Roman"/>
          <w:b/>
          <w:sz w:val="24"/>
          <w:szCs w:val="24"/>
        </w:rPr>
      </w:pPr>
      <w:r w:rsidRPr="001F7CD1">
        <w:rPr>
          <w:rFonts w:cs="Times New Roman"/>
          <w:b/>
          <w:sz w:val="24"/>
          <w:szCs w:val="24"/>
        </w:rPr>
        <w:t>ĐỀ 1</w:t>
      </w:r>
    </w:p>
    <w:p w14:paraId="424959E6" w14:textId="77777777" w:rsidR="00C71C33" w:rsidRPr="001F7CD1" w:rsidRDefault="00C71C33" w:rsidP="00C71C33">
      <w:pPr>
        <w:spacing w:before="60" w:after="60"/>
        <w:ind w:firstLine="426"/>
        <w:rPr>
          <w:rFonts w:cs="Times New Roman"/>
          <w:b/>
          <w:bCs/>
          <w:sz w:val="24"/>
          <w:szCs w:val="24"/>
          <w:lang w:val="en-US"/>
        </w:rPr>
      </w:pPr>
      <w:r w:rsidRPr="001F7CD1">
        <w:rPr>
          <w:rFonts w:cs="Times New Roman"/>
          <w:b/>
          <w:bCs/>
          <w:sz w:val="24"/>
          <w:szCs w:val="24"/>
          <w:lang w:val="en-US"/>
        </w:rPr>
        <w:t>Đọc văn bản sau:</w:t>
      </w:r>
    </w:p>
    <w:p w14:paraId="130A9BD5" w14:textId="77777777" w:rsidR="00C71C33" w:rsidRPr="001F7CD1" w:rsidRDefault="00C71C33" w:rsidP="00C71C33">
      <w:pPr>
        <w:spacing w:before="60" w:after="60"/>
        <w:ind w:firstLine="426"/>
        <w:rPr>
          <w:rFonts w:cs="Times New Roman"/>
          <w:b/>
          <w:bCs/>
          <w:sz w:val="24"/>
          <w:szCs w:val="24"/>
          <w:lang w:val="vi-VN"/>
        </w:rPr>
      </w:pPr>
      <w:r w:rsidRPr="001F7CD1">
        <w:rPr>
          <w:rFonts w:cs="Times New Roman"/>
          <w:b/>
          <w:bCs/>
          <w:sz w:val="24"/>
          <w:szCs w:val="24"/>
          <w:lang w:val="vi-VN"/>
        </w:rPr>
        <w:t>Cảnh I</w:t>
      </w:r>
    </w:p>
    <w:p w14:paraId="1908F49A" w14:textId="77777777"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Ông lão lòa, chị Cả Thuận, anh cả Thuận.</w:t>
      </w:r>
    </w:p>
    <w:p w14:paraId="079C7098" w14:textId="77777777"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w:t>
      </w:r>
    </w:p>
    <w:p w14:paraId="179836FC" w14:textId="75E17BF1"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 xml:space="preserve">ÔNG LÃO: </w:t>
      </w:r>
      <w:r w:rsidR="006C0A91" w:rsidRPr="001F7CD1">
        <w:rPr>
          <w:rFonts w:cs="Times New Roman"/>
          <w:bCs/>
          <w:sz w:val="24"/>
          <w:szCs w:val="24"/>
          <w:lang w:val="vi-VN"/>
        </w:rPr>
        <w:t>-</w:t>
      </w:r>
      <w:r w:rsidRPr="001F7CD1">
        <w:rPr>
          <w:rFonts w:cs="Times New Roman"/>
          <w:bCs/>
          <w:sz w:val="24"/>
          <w:szCs w:val="24"/>
          <w:lang w:val="vi-VN"/>
        </w:rPr>
        <w:t xml:space="preserve"> Thế chốc nữa lão Thông Xạ nó quay xe lại thì biết nói thế nào với nó đây? Thôi hai con nghe thầy, nên lánh mặt nó đi, cứ để thầy ở nhà một mình, thầy tìm cách khất khứa với nó, họa may nó thấy mù lòa, ốm yếu, nó có động lòng thương chăng…</w:t>
      </w:r>
    </w:p>
    <w:p w14:paraId="45822B20" w14:textId="0DEBFF1C" w:rsidR="00C71C33" w:rsidRPr="001F7CD1" w:rsidRDefault="00C71C33" w:rsidP="00C71C33">
      <w:pPr>
        <w:spacing w:before="60" w:after="60"/>
        <w:ind w:firstLine="426"/>
        <w:rPr>
          <w:rFonts w:cs="Times New Roman"/>
          <w:bCs/>
          <w:spacing w:val="-4"/>
          <w:sz w:val="24"/>
          <w:szCs w:val="24"/>
          <w:lang w:val="vi-VN"/>
        </w:rPr>
      </w:pPr>
      <w:r w:rsidRPr="001F7CD1">
        <w:rPr>
          <w:rFonts w:cs="Times New Roman"/>
          <w:bCs/>
          <w:spacing w:val="-4"/>
          <w:sz w:val="24"/>
          <w:szCs w:val="24"/>
          <w:lang w:val="vi-VN"/>
        </w:rPr>
        <w:t xml:space="preserve">CHỊ CẢ: </w:t>
      </w:r>
      <w:r w:rsidR="006C0A91" w:rsidRPr="001F7CD1">
        <w:rPr>
          <w:rFonts w:cs="Times New Roman"/>
          <w:bCs/>
          <w:spacing w:val="-4"/>
          <w:sz w:val="24"/>
          <w:szCs w:val="24"/>
          <w:lang w:val="vi-VN"/>
        </w:rPr>
        <w:t>-</w:t>
      </w:r>
      <w:r w:rsidRPr="001F7CD1">
        <w:rPr>
          <w:rFonts w:cs="Times New Roman"/>
          <w:bCs/>
          <w:spacing w:val="-4"/>
          <w:sz w:val="24"/>
          <w:szCs w:val="24"/>
          <w:lang w:val="vi-VN"/>
        </w:rPr>
        <w:t xml:space="preserve"> Lão ấy nó còn thương ai. Nếu nó có lòng thương người, nó đã chẳng xử với mình đến thế.</w:t>
      </w:r>
    </w:p>
    <w:p w14:paraId="2DBD52B4" w14:textId="5D7332DD" w:rsidR="00C71C33" w:rsidRPr="001F7CD1" w:rsidRDefault="00C71C33" w:rsidP="00C71C33">
      <w:pPr>
        <w:spacing w:before="60" w:after="60"/>
        <w:ind w:firstLine="426"/>
        <w:rPr>
          <w:rFonts w:cs="Times New Roman"/>
          <w:bCs/>
          <w:spacing w:val="-4"/>
          <w:sz w:val="24"/>
          <w:szCs w:val="24"/>
          <w:lang w:val="vi-VN"/>
        </w:rPr>
      </w:pPr>
      <w:r w:rsidRPr="001F7CD1">
        <w:rPr>
          <w:rFonts w:cs="Times New Roman"/>
          <w:bCs/>
          <w:spacing w:val="-4"/>
          <w:sz w:val="24"/>
          <w:szCs w:val="24"/>
          <w:lang w:val="vi-VN"/>
        </w:rPr>
        <w:t xml:space="preserve">ÔNG LÃO: </w:t>
      </w:r>
      <w:r w:rsidR="006C0A91" w:rsidRPr="001F7CD1">
        <w:rPr>
          <w:rFonts w:cs="Times New Roman"/>
          <w:bCs/>
          <w:spacing w:val="-4"/>
          <w:sz w:val="24"/>
          <w:szCs w:val="24"/>
          <w:lang w:val="vi-VN"/>
        </w:rPr>
        <w:t>-</w:t>
      </w:r>
      <w:r w:rsidRPr="001F7CD1">
        <w:rPr>
          <w:rFonts w:cs="Times New Roman"/>
          <w:bCs/>
          <w:spacing w:val="-4"/>
          <w:sz w:val="24"/>
          <w:szCs w:val="24"/>
          <w:lang w:val="vi-VN"/>
        </w:rPr>
        <w:t xml:space="preserve"> Chả hơn cả ba bố con ngồi trơ ra đây mà tiền không có trả nó, để điên tiết lên nó thẳng tay quăng đồ đạc ra đường hoặc gọi đội xếp thưa bắt hai chúng mày về bóp thì có phải khổ cả không…</w:t>
      </w:r>
    </w:p>
    <w:p w14:paraId="531A8254" w14:textId="0766D200"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 xml:space="preserve">CHỊ CẢ: </w:t>
      </w:r>
      <w:r w:rsidR="006C0A91" w:rsidRPr="001F7CD1">
        <w:rPr>
          <w:rFonts w:cs="Times New Roman"/>
          <w:bCs/>
          <w:sz w:val="24"/>
          <w:szCs w:val="24"/>
          <w:lang w:val="vi-VN"/>
        </w:rPr>
        <w:t>-</w:t>
      </w:r>
      <w:r w:rsidRPr="001F7CD1">
        <w:rPr>
          <w:rFonts w:cs="Times New Roman"/>
          <w:bCs/>
          <w:sz w:val="24"/>
          <w:szCs w:val="24"/>
          <w:lang w:val="vi-VN"/>
        </w:rPr>
        <w:t xml:space="preserve"> Nào, thế cậu định ra sao đây?</w:t>
      </w:r>
    </w:p>
    <w:p w14:paraId="3B06C089" w14:textId="35AEBE8A"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 xml:space="preserve">ANH CẢ: </w:t>
      </w:r>
      <w:r w:rsidR="006C0A91" w:rsidRPr="001F7CD1">
        <w:rPr>
          <w:rFonts w:cs="Times New Roman"/>
          <w:bCs/>
          <w:sz w:val="24"/>
          <w:szCs w:val="24"/>
          <w:lang w:val="vi-VN"/>
        </w:rPr>
        <w:t>-</w:t>
      </w:r>
      <w:r w:rsidRPr="001F7CD1">
        <w:rPr>
          <w:rFonts w:cs="Times New Roman"/>
          <w:bCs/>
          <w:sz w:val="24"/>
          <w:szCs w:val="24"/>
          <w:lang w:val="vi-VN"/>
        </w:rPr>
        <w:t xml:space="preserve"> Định à? Chỉ còn một sống một chết, muốn đằng nào thì muốn, chứ sống ngắc ngoải thì không nên sống. Bàn đến kế tránh mặt nó đi thì không xong rồi. Liệu có tránh được mãi không? Dẫu nó không thưa để mình phải vào bóp mà chỉ vứt đồ ra đường, thì tôi cũng không còn bụng dạ nào làm ăn gì nữa… Ruột gan tôi có phải sắt đá đâu? Giời ơi, nghĩ đến vợ đang dắt bố già lang thang đầu đường xó chợ mà vẫn thản nhiên đi làm cho thằng khác ăn, có là con vật không thương yêu ai, dại như chó thì mới thế được. Mà đi làm về thì ăn vào đâu? Không được ăn mà vẫn đi làm à? Đây này: tôi bây giờ chán cả mọi sự rồi, đi làm tôi cũng không thiết nữa. Phải biết thời buổi này mới được. Tôi mà vô gia cư, tất không thoát tù tội. Vợ tôi mà vô gia cư, tất không thoát được lục sì</w:t>
      </w:r>
      <w:r w:rsidRPr="001F7CD1">
        <w:rPr>
          <w:rFonts w:cs="Times New Roman"/>
          <w:bCs/>
          <w:sz w:val="24"/>
          <w:szCs w:val="24"/>
          <w:vertAlign w:val="superscript"/>
          <w:lang w:val="vi-VN"/>
        </w:rPr>
        <w:t>.</w:t>
      </w:r>
      <w:r w:rsidRPr="001F7CD1">
        <w:rPr>
          <w:rFonts w:cs="Times New Roman"/>
          <w:bCs/>
          <w:sz w:val="24"/>
          <w:szCs w:val="24"/>
          <w:lang w:val="vi-VN"/>
        </w:rPr>
        <w:t xml:space="preserve"> Ông mà vô gia cư, rồi người ta sẽ nhét ông vào bọn ăn mày ngoại ô. Sống ngắc ngoải thế này mà vẫn còn tưởng sống.</w:t>
      </w:r>
    </w:p>
    <w:p w14:paraId="0D151074" w14:textId="5A22C3CB"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 xml:space="preserve">CHỊ CẢ: </w:t>
      </w:r>
      <w:r w:rsidR="006C0A91" w:rsidRPr="001F7CD1">
        <w:rPr>
          <w:rFonts w:cs="Times New Roman"/>
          <w:bCs/>
          <w:sz w:val="24"/>
          <w:szCs w:val="24"/>
          <w:lang w:val="vi-VN"/>
        </w:rPr>
        <w:t>-</w:t>
      </w:r>
      <w:r w:rsidRPr="001F7CD1">
        <w:rPr>
          <w:rFonts w:cs="Times New Roman"/>
          <w:bCs/>
          <w:sz w:val="24"/>
          <w:szCs w:val="24"/>
          <w:lang w:val="vi-VN"/>
        </w:rPr>
        <w:t xml:space="preserve"> Nông nỗi đã thế này, chẳng nhẽ cứ để mặc nó muốn nghiêng thì nghiêng, muốn ngửa thì ngửa, đành bó tay chịu chết?</w:t>
      </w:r>
    </w:p>
    <w:p w14:paraId="7C24ECF5" w14:textId="77777777"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w:t>
      </w:r>
    </w:p>
    <w:p w14:paraId="2FA36366" w14:textId="536C8BE1"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 xml:space="preserve">ANH CẢ: </w:t>
      </w:r>
      <w:r w:rsidR="006C0A91" w:rsidRPr="001F7CD1">
        <w:rPr>
          <w:rFonts w:cs="Times New Roman"/>
          <w:bCs/>
          <w:sz w:val="24"/>
          <w:szCs w:val="24"/>
          <w:lang w:val="vi-VN"/>
        </w:rPr>
        <w:t>-</w:t>
      </w:r>
      <w:r w:rsidRPr="001F7CD1">
        <w:rPr>
          <w:rFonts w:cs="Times New Roman"/>
          <w:bCs/>
          <w:sz w:val="24"/>
          <w:szCs w:val="24"/>
          <w:lang w:val="vi-VN"/>
        </w:rPr>
        <w:t xml:space="preserve"> (…) Ăn ở hiền hậu mà cứ vận hạn mãi… Đến thế mà còn tin được Giời, Phật nữa à? (</w:t>
      </w:r>
      <w:r w:rsidRPr="001F7CD1">
        <w:rPr>
          <w:rFonts w:cs="Times New Roman"/>
          <w:bCs/>
          <w:i/>
          <w:iCs/>
          <w:sz w:val="24"/>
          <w:szCs w:val="24"/>
          <w:lang w:val="vi-VN"/>
        </w:rPr>
        <w:t>thất vọng</w:t>
      </w:r>
      <w:r w:rsidRPr="001F7CD1">
        <w:rPr>
          <w:rFonts w:cs="Times New Roman"/>
          <w:bCs/>
          <w:sz w:val="24"/>
          <w:szCs w:val="24"/>
          <w:lang w:val="vi-VN"/>
        </w:rPr>
        <w:t xml:space="preserve">). (…) Giời Phật, có để làm gì, hở? Có phải chỉ để làm bù nhìn mặc cho loài người chúng nó ăn thịt nhau, thằng nào xỏ lá, bất nhân, lắm ngón xoay tiền thì được vợ đẹp, con khôn, lên xe </w:t>
      </w:r>
      <w:r w:rsidRPr="001F7CD1">
        <w:rPr>
          <w:rFonts w:cs="Times New Roman"/>
          <w:bCs/>
          <w:sz w:val="24"/>
          <w:szCs w:val="24"/>
          <w:lang w:val="vi-VN"/>
        </w:rPr>
        <w:lastRenderedPageBreak/>
        <w:t>xuống ngựa; còn người hiền lành thật thà thì bị lợi dụng, bị đè nén, bị hắt hủi, kiếm chẳng đủ áo mặc cơm ăn có phải không? Có Giời, có Phật mà đến thế à? Không có Giời, Phật nào cả. Hoặc có Giời, có Phật nhưng Giời, Phật không đủ quyền phép thiêng liêng, không công minh, không đáng cho ai kính thờ! Bây giờ ấy à? Chỉ có đồng tiền là Giời, là Phật, chỉ có đồng tiền là đáng kính thờ vì nó sai khiến được mọi người, ai ai cũng phải kính thờ nó mới sống được. Lương tâm à? Còn thua đồng tiền! Luật pháp à? Chưa bằng đồng tiền! Giời Phật à? Còn kém đồng tiền!</w:t>
      </w:r>
    </w:p>
    <w:p w14:paraId="2A290537" w14:textId="77777777"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ÔNG LÃO: (</w:t>
      </w:r>
      <w:r w:rsidRPr="001F7CD1">
        <w:rPr>
          <w:rFonts w:cs="Times New Roman"/>
          <w:bCs/>
          <w:i/>
          <w:iCs/>
          <w:sz w:val="24"/>
          <w:szCs w:val="24"/>
          <w:lang w:val="vi-VN"/>
        </w:rPr>
        <w:t>không nói được nữa, chỉ kêu</w:t>
      </w:r>
      <w:r w:rsidRPr="001F7CD1">
        <w:rPr>
          <w:rFonts w:cs="Times New Roman"/>
          <w:bCs/>
          <w:sz w:val="24"/>
          <w:szCs w:val="24"/>
          <w:lang w:val="vi-VN"/>
        </w:rPr>
        <w:t>): Ôi giời ơi! Để tôi chết đi cho rảnh! Cho tôi chết đi!</w:t>
      </w:r>
    </w:p>
    <w:p w14:paraId="02B9DB90" w14:textId="3B2CD4CC"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CHỊ CẢ: (</w:t>
      </w:r>
      <w:r w:rsidRPr="001F7CD1">
        <w:rPr>
          <w:rFonts w:cs="Times New Roman"/>
          <w:bCs/>
          <w:i/>
          <w:iCs/>
          <w:sz w:val="24"/>
          <w:szCs w:val="24"/>
          <w:lang w:val="vi-VN"/>
        </w:rPr>
        <w:t>tất tả vào bếp, xách ra một chiếc chậu thau</w:t>
      </w:r>
      <w:r w:rsidRPr="001F7CD1">
        <w:rPr>
          <w:rFonts w:cs="Times New Roman"/>
          <w:bCs/>
          <w:sz w:val="24"/>
          <w:szCs w:val="24"/>
          <w:lang w:val="vi-VN"/>
        </w:rPr>
        <w:t xml:space="preserve">) </w:t>
      </w:r>
      <w:r w:rsidR="006C0A91" w:rsidRPr="001F7CD1">
        <w:rPr>
          <w:rFonts w:cs="Times New Roman"/>
          <w:bCs/>
          <w:sz w:val="24"/>
          <w:szCs w:val="24"/>
          <w:lang w:val="vi-VN"/>
        </w:rPr>
        <w:t>-</w:t>
      </w:r>
      <w:r w:rsidRPr="001F7CD1">
        <w:rPr>
          <w:rFonts w:cs="Times New Roman"/>
          <w:bCs/>
          <w:sz w:val="24"/>
          <w:szCs w:val="24"/>
          <w:lang w:val="vi-VN"/>
        </w:rPr>
        <w:t xml:space="preserve"> Cậu cứ ở nhà với thầy, tôi đi đằng này một lát.</w:t>
      </w:r>
    </w:p>
    <w:p w14:paraId="2F28C8DA" w14:textId="24B2646B"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 xml:space="preserve">ANH CẢ: </w:t>
      </w:r>
      <w:r w:rsidR="006C0A91" w:rsidRPr="001F7CD1">
        <w:rPr>
          <w:rFonts w:cs="Times New Roman"/>
          <w:bCs/>
          <w:sz w:val="24"/>
          <w:szCs w:val="24"/>
          <w:lang w:val="vi-VN"/>
        </w:rPr>
        <w:t>-</w:t>
      </w:r>
      <w:r w:rsidRPr="001F7CD1">
        <w:rPr>
          <w:rFonts w:cs="Times New Roman"/>
          <w:bCs/>
          <w:sz w:val="24"/>
          <w:szCs w:val="24"/>
          <w:lang w:val="vi-VN"/>
        </w:rPr>
        <w:t xml:space="preserve"> Định xách chậu đi đâu thế?</w:t>
      </w:r>
    </w:p>
    <w:p w14:paraId="4AAE2D1C" w14:textId="5D0E41B0"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 xml:space="preserve">CHỊ CẢ: </w:t>
      </w:r>
      <w:r w:rsidR="006C0A91" w:rsidRPr="001F7CD1">
        <w:rPr>
          <w:rFonts w:cs="Times New Roman"/>
          <w:bCs/>
          <w:sz w:val="24"/>
          <w:szCs w:val="24"/>
          <w:lang w:val="vi-VN"/>
        </w:rPr>
        <w:t>-</w:t>
      </w:r>
      <w:r w:rsidRPr="001F7CD1">
        <w:rPr>
          <w:rFonts w:cs="Times New Roman"/>
          <w:bCs/>
          <w:sz w:val="24"/>
          <w:szCs w:val="24"/>
          <w:lang w:val="vi-VN"/>
        </w:rPr>
        <w:t xml:space="preserve"> Để lại cho bác phó. Hôm nọ sang chơi, bác ta có ý muốn mua lại, bây giờ tôi đem sang lấy vài hào về mua bát cháo với lọ dầu cho thầy. Thầy bảo cồn ruột chắc chỉ vì đói quá.</w:t>
      </w:r>
    </w:p>
    <w:p w14:paraId="17057AD1" w14:textId="5F50AA80"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 xml:space="preserve">ANH CẢ: </w:t>
      </w:r>
      <w:r w:rsidR="006C0A91" w:rsidRPr="001F7CD1">
        <w:rPr>
          <w:rFonts w:cs="Times New Roman"/>
          <w:bCs/>
          <w:sz w:val="24"/>
          <w:szCs w:val="24"/>
          <w:lang w:val="vi-VN"/>
        </w:rPr>
        <w:t>-</w:t>
      </w:r>
      <w:r w:rsidRPr="001F7CD1">
        <w:rPr>
          <w:rFonts w:cs="Times New Roman"/>
          <w:bCs/>
          <w:sz w:val="24"/>
          <w:szCs w:val="24"/>
          <w:lang w:val="vi-VN"/>
        </w:rPr>
        <w:t xml:space="preserve"> Này, gượm! Người ta bảo đã mà lại. Lúc nãy tôi tạt chơi bên ấy rồi. Hiện bây giờ thằng bé con đang lên sởi, hai vợ chồng chạy thuốc đã méo mặt cả, mua bán gì? Chính tôi cũng còn nợ người ta năm hào mà chưa trả được, lúc nãy vào khất đấy…</w:t>
      </w:r>
    </w:p>
    <w:p w14:paraId="48457021" w14:textId="77777777"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CHỊ CẢ: (thất vọng đờ đẫn cả người, ra ngồi đắp chiếu cho bố).</w:t>
      </w:r>
    </w:p>
    <w:p w14:paraId="2AEB716A" w14:textId="7137381A"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ÔNG LÃO: (</w:t>
      </w:r>
      <w:r w:rsidRPr="001F7CD1">
        <w:rPr>
          <w:rFonts w:cs="Times New Roman"/>
          <w:bCs/>
          <w:i/>
          <w:iCs/>
          <w:sz w:val="24"/>
          <w:szCs w:val="24"/>
          <w:lang w:val="vi-VN"/>
        </w:rPr>
        <w:t>nằm trong chiếu, vẫn quằn quại kêu rên</w:t>
      </w:r>
      <w:r w:rsidRPr="001F7CD1">
        <w:rPr>
          <w:rFonts w:cs="Times New Roman"/>
          <w:bCs/>
          <w:sz w:val="24"/>
          <w:szCs w:val="24"/>
          <w:lang w:val="vi-VN"/>
        </w:rPr>
        <w:t xml:space="preserve">) </w:t>
      </w:r>
      <w:r w:rsidR="006C0A91" w:rsidRPr="001F7CD1">
        <w:rPr>
          <w:rFonts w:cs="Times New Roman"/>
          <w:bCs/>
          <w:sz w:val="24"/>
          <w:szCs w:val="24"/>
          <w:lang w:val="vi-VN"/>
        </w:rPr>
        <w:t>-</w:t>
      </w:r>
      <w:r w:rsidRPr="001F7CD1">
        <w:rPr>
          <w:rFonts w:cs="Times New Roman"/>
          <w:bCs/>
          <w:sz w:val="24"/>
          <w:szCs w:val="24"/>
          <w:lang w:val="vi-VN"/>
        </w:rPr>
        <w:t xml:space="preserve"> Ôi giời đất ơi, ôi giời đất ơi!</w:t>
      </w:r>
    </w:p>
    <w:p w14:paraId="256AB7AA" w14:textId="77777777"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ANH CẢ: (ứa nước mắt, vùng đứng lên rảo bước ra đến cửa, dừng chân ngẫm nghĩ một lát, quay lại nhìn ông bố, rồi đẩy tung cửa ra đi).</w:t>
      </w:r>
    </w:p>
    <w:p w14:paraId="0A14CB87" w14:textId="6133AF7C"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CHỊ CẢ: (</w:t>
      </w:r>
      <w:r w:rsidRPr="001F7CD1">
        <w:rPr>
          <w:rFonts w:cs="Times New Roman"/>
          <w:bCs/>
          <w:i/>
          <w:iCs/>
          <w:sz w:val="24"/>
          <w:szCs w:val="24"/>
          <w:lang w:val="vi-VN"/>
        </w:rPr>
        <w:t>đang gục mặt, ngẩng lên nhìn rồi hốt hoảng, vùng dậy chạy theo</w:t>
      </w:r>
      <w:r w:rsidRPr="001F7CD1">
        <w:rPr>
          <w:rFonts w:cs="Times New Roman"/>
          <w:bCs/>
          <w:sz w:val="24"/>
          <w:szCs w:val="24"/>
          <w:lang w:val="vi-VN"/>
        </w:rPr>
        <w:t xml:space="preserve">) </w:t>
      </w:r>
      <w:r w:rsidR="006C0A91" w:rsidRPr="001F7CD1">
        <w:rPr>
          <w:rFonts w:cs="Times New Roman"/>
          <w:bCs/>
          <w:sz w:val="24"/>
          <w:szCs w:val="24"/>
          <w:lang w:val="vi-VN"/>
        </w:rPr>
        <w:t>-</w:t>
      </w:r>
      <w:r w:rsidRPr="001F7CD1">
        <w:rPr>
          <w:rFonts w:cs="Times New Roman"/>
          <w:bCs/>
          <w:sz w:val="24"/>
          <w:szCs w:val="24"/>
          <w:lang w:val="vi-VN"/>
        </w:rPr>
        <w:t xml:space="preserve"> Giời ơi! Cậu lại định đi đâu…Cậu! Cậu…Giời ơi, thầy ơi thầy, rõ khổ chưa!</w:t>
      </w:r>
    </w:p>
    <w:p w14:paraId="5AD0BA8E" w14:textId="2B89E991"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ÔNG LÃO: (</w:t>
      </w:r>
      <w:r w:rsidRPr="001F7CD1">
        <w:rPr>
          <w:rFonts w:cs="Times New Roman"/>
          <w:bCs/>
          <w:i/>
          <w:iCs/>
          <w:sz w:val="24"/>
          <w:szCs w:val="24"/>
          <w:lang w:val="vi-VN"/>
        </w:rPr>
        <w:t>tung đống chiếu ra, lật đật ngồi lên gọi</w:t>
      </w:r>
      <w:r w:rsidRPr="001F7CD1">
        <w:rPr>
          <w:rFonts w:cs="Times New Roman"/>
          <w:bCs/>
          <w:sz w:val="24"/>
          <w:szCs w:val="24"/>
          <w:lang w:val="vi-VN"/>
        </w:rPr>
        <w:t xml:space="preserve">) </w:t>
      </w:r>
      <w:r w:rsidR="006C0A91" w:rsidRPr="001F7CD1">
        <w:rPr>
          <w:rFonts w:cs="Times New Roman"/>
          <w:bCs/>
          <w:sz w:val="24"/>
          <w:szCs w:val="24"/>
          <w:lang w:val="vi-VN"/>
        </w:rPr>
        <w:t>-</w:t>
      </w:r>
      <w:r w:rsidRPr="001F7CD1">
        <w:rPr>
          <w:rFonts w:cs="Times New Roman"/>
          <w:bCs/>
          <w:sz w:val="24"/>
          <w:szCs w:val="24"/>
          <w:lang w:val="vi-VN"/>
        </w:rPr>
        <w:t xml:space="preserve"> Ới cả! Ới Thuận!!! (</w:t>
      </w:r>
      <w:r w:rsidRPr="001F7CD1">
        <w:rPr>
          <w:rFonts w:cs="Times New Roman"/>
          <w:bCs/>
          <w:i/>
          <w:iCs/>
          <w:sz w:val="24"/>
          <w:szCs w:val="24"/>
          <w:lang w:val="vi-VN"/>
        </w:rPr>
        <w:t>vùng lên chạy ba bước, rồi lả người đi</w:t>
      </w:r>
      <w:r w:rsidRPr="001F7CD1">
        <w:rPr>
          <w:rFonts w:cs="Times New Roman"/>
          <w:bCs/>
          <w:sz w:val="24"/>
          <w:szCs w:val="24"/>
          <w:lang w:val="vi-VN"/>
        </w:rPr>
        <w:t>) con mau chạy theo gọi nó lại cho thầy (</w:t>
      </w:r>
      <w:r w:rsidRPr="001F7CD1">
        <w:rPr>
          <w:rFonts w:cs="Times New Roman"/>
          <w:bCs/>
          <w:i/>
          <w:iCs/>
          <w:sz w:val="24"/>
          <w:szCs w:val="24"/>
          <w:lang w:val="vi-VN"/>
        </w:rPr>
        <w:t>ngã gục xuống đất</w:t>
      </w:r>
      <w:r w:rsidRPr="001F7CD1">
        <w:rPr>
          <w:rFonts w:cs="Times New Roman"/>
          <w:bCs/>
          <w:sz w:val="24"/>
          <w:szCs w:val="24"/>
          <w:lang w:val="vi-VN"/>
        </w:rPr>
        <w:t>).</w:t>
      </w:r>
    </w:p>
    <w:p w14:paraId="1491C27D" w14:textId="702ECC09"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CHỊ CẢ: (</w:t>
      </w:r>
      <w:r w:rsidRPr="001F7CD1">
        <w:rPr>
          <w:rFonts w:cs="Times New Roman"/>
          <w:bCs/>
          <w:i/>
          <w:iCs/>
          <w:sz w:val="24"/>
          <w:szCs w:val="24"/>
          <w:lang w:val="vi-VN"/>
        </w:rPr>
        <w:t>nửa muốn chạy đi gọi chồng, nửa muốn lại nâng bố lên, luống cuống, sau cùng thì quay lại đỡ bố</w:t>
      </w:r>
      <w:r w:rsidRPr="001F7CD1">
        <w:rPr>
          <w:rFonts w:cs="Times New Roman"/>
          <w:bCs/>
          <w:sz w:val="24"/>
          <w:szCs w:val="24"/>
          <w:lang w:val="vi-VN"/>
        </w:rPr>
        <w:t xml:space="preserve">) </w:t>
      </w:r>
      <w:r w:rsidR="006C0A91" w:rsidRPr="001F7CD1">
        <w:rPr>
          <w:rFonts w:cs="Times New Roman"/>
          <w:bCs/>
          <w:sz w:val="24"/>
          <w:szCs w:val="24"/>
          <w:lang w:val="vi-VN"/>
        </w:rPr>
        <w:t>-</w:t>
      </w:r>
      <w:r w:rsidRPr="001F7CD1">
        <w:rPr>
          <w:rFonts w:cs="Times New Roman"/>
          <w:bCs/>
          <w:sz w:val="24"/>
          <w:szCs w:val="24"/>
          <w:lang w:val="vi-VN"/>
        </w:rPr>
        <w:t xml:space="preserve"> Thầy ơi, thầy ngã có đau không? Rõ khổ!</w:t>
      </w:r>
    </w:p>
    <w:p w14:paraId="36DEF447" w14:textId="77777777"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ÔNG LÃO: (</w:t>
      </w:r>
      <w:r w:rsidRPr="001F7CD1">
        <w:rPr>
          <w:rFonts w:cs="Times New Roman"/>
          <w:bCs/>
          <w:i/>
          <w:iCs/>
          <w:sz w:val="24"/>
          <w:szCs w:val="24"/>
          <w:lang w:val="vi-VN"/>
        </w:rPr>
        <w:t>khặc khừ, lắc đầu, lả đi</w:t>
      </w:r>
      <w:r w:rsidRPr="001F7CD1">
        <w:rPr>
          <w:rFonts w:cs="Times New Roman"/>
          <w:bCs/>
          <w:sz w:val="24"/>
          <w:szCs w:val="24"/>
          <w:lang w:val="vi-VN"/>
        </w:rPr>
        <w:t>)</w:t>
      </w:r>
    </w:p>
    <w:p w14:paraId="224E0A7B" w14:textId="77777777"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CHỊ CẢ: (tay run lẩy bẩy, hết sức dìu bố, dẫn lại chỗ chõng tre, để cho ông lão ngồi được yên rồi lả xuống cạnh đấy bất tỉnh nhân sự).</w:t>
      </w:r>
    </w:p>
    <w:p w14:paraId="26F4DD7D" w14:textId="77777777" w:rsidR="00C71C33" w:rsidRPr="001F7CD1" w:rsidRDefault="00C71C33" w:rsidP="00C71C33">
      <w:pPr>
        <w:spacing w:before="60" w:after="60"/>
        <w:ind w:firstLine="426"/>
        <w:rPr>
          <w:rFonts w:cs="Times New Roman"/>
          <w:bCs/>
          <w:sz w:val="24"/>
          <w:szCs w:val="24"/>
          <w:lang w:val="vi-VN"/>
        </w:rPr>
      </w:pPr>
      <w:r w:rsidRPr="001F7CD1">
        <w:rPr>
          <w:rFonts w:cs="Times New Roman"/>
          <w:bCs/>
          <w:sz w:val="24"/>
          <w:szCs w:val="24"/>
          <w:lang w:val="vi-VN"/>
        </w:rPr>
        <w:t xml:space="preserve">                   (Trích vở bi kịch nhân sinh </w:t>
      </w:r>
      <w:r w:rsidRPr="001F7CD1">
        <w:rPr>
          <w:rFonts w:cs="Times New Roman"/>
          <w:bCs/>
          <w:i/>
          <w:iCs/>
          <w:sz w:val="24"/>
          <w:szCs w:val="24"/>
          <w:lang w:val="vi-VN"/>
        </w:rPr>
        <w:t>Không một tiếng vang, </w:t>
      </w:r>
      <w:r w:rsidRPr="001F7CD1">
        <w:rPr>
          <w:rFonts w:cs="Times New Roman"/>
          <w:bCs/>
          <w:sz w:val="24"/>
          <w:szCs w:val="24"/>
          <w:lang w:val="vi-VN"/>
        </w:rPr>
        <w:t>Vũ Trọng Phụng, in trong</w:t>
      </w:r>
    </w:p>
    <w:p w14:paraId="1AE1BEDB" w14:textId="77777777" w:rsidR="00C71C33" w:rsidRPr="001F7CD1" w:rsidRDefault="00C71C33" w:rsidP="00C71C33">
      <w:pPr>
        <w:spacing w:before="60" w:after="60"/>
        <w:ind w:firstLine="426"/>
        <w:rPr>
          <w:rFonts w:cs="Times New Roman"/>
          <w:bCs/>
          <w:sz w:val="24"/>
          <w:szCs w:val="24"/>
          <w:lang w:val="vi-VN"/>
        </w:rPr>
      </w:pPr>
      <w:r w:rsidRPr="001F7CD1">
        <w:rPr>
          <w:rFonts w:cs="Times New Roman"/>
          <w:bCs/>
          <w:i/>
          <w:iCs/>
          <w:sz w:val="24"/>
          <w:szCs w:val="24"/>
          <w:lang w:val="vi-VN"/>
        </w:rPr>
        <w:t>Tổng tập văn học Việt Nam, </w:t>
      </w:r>
      <w:r w:rsidRPr="001F7CD1">
        <w:rPr>
          <w:rFonts w:cs="Times New Roman"/>
          <w:bCs/>
          <w:sz w:val="24"/>
          <w:szCs w:val="24"/>
          <w:lang w:val="vi-VN"/>
        </w:rPr>
        <w:t>tập 24, NXB Khoa học xã hội, Hà Nội, 2000, Tr.358-364)</w:t>
      </w:r>
    </w:p>
    <w:p w14:paraId="6163A51C" w14:textId="77777777" w:rsidR="00C71C33" w:rsidRPr="001F7CD1" w:rsidRDefault="00C71C33" w:rsidP="00C71C33">
      <w:pPr>
        <w:spacing w:before="60" w:after="60"/>
        <w:ind w:firstLine="426"/>
        <w:rPr>
          <w:rFonts w:cs="Times New Roman"/>
          <w:b/>
          <w:bCs/>
          <w:sz w:val="24"/>
          <w:szCs w:val="24"/>
          <w:lang w:val="vi-VN"/>
        </w:rPr>
      </w:pPr>
      <w:r w:rsidRPr="001F7CD1">
        <w:rPr>
          <w:rFonts w:cs="Times New Roman"/>
          <w:b/>
          <w:bCs/>
          <w:sz w:val="24"/>
          <w:szCs w:val="24"/>
          <w:lang w:val="vi-VN"/>
        </w:rPr>
        <w:t>Thực hiện các yêu cầu từ câu 1 đến câu 5 (trình bày ngắn gọn)</w:t>
      </w:r>
    </w:p>
    <w:p w14:paraId="46C1FCF0" w14:textId="63C22EEE" w:rsidR="00C71C33" w:rsidRPr="001F7CD1" w:rsidRDefault="00C71C33" w:rsidP="00C71C33">
      <w:pPr>
        <w:spacing w:before="60" w:after="60"/>
        <w:ind w:firstLine="426"/>
        <w:rPr>
          <w:rFonts w:cs="Times New Roman"/>
          <w:bCs/>
          <w:sz w:val="24"/>
          <w:szCs w:val="24"/>
          <w:lang w:val="en-US"/>
        </w:rPr>
      </w:pPr>
      <w:r w:rsidRPr="001F7CD1">
        <w:rPr>
          <w:rFonts w:cs="Times New Roman"/>
          <w:b/>
          <w:bCs/>
          <w:sz w:val="24"/>
          <w:szCs w:val="24"/>
          <w:lang w:val="vi-VN"/>
        </w:rPr>
        <w:t>Câu 1: </w:t>
      </w:r>
      <w:r w:rsidR="009B3EAD" w:rsidRPr="001F7CD1">
        <w:rPr>
          <w:rFonts w:cs="Times New Roman"/>
          <w:bCs/>
          <w:sz w:val="24"/>
          <w:szCs w:val="24"/>
          <w:lang w:val="en-US"/>
        </w:rPr>
        <w:t>Xác định các nhân vật kịch.</w:t>
      </w:r>
    </w:p>
    <w:p w14:paraId="1B114DE5" w14:textId="77777777" w:rsidR="00C71C33" w:rsidRPr="001F7CD1" w:rsidRDefault="00C71C33" w:rsidP="00C71C33">
      <w:pPr>
        <w:spacing w:before="60" w:after="60"/>
        <w:ind w:firstLine="426"/>
        <w:rPr>
          <w:rFonts w:cs="Times New Roman"/>
          <w:bCs/>
          <w:sz w:val="24"/>
          <w:szCs w:val="24"/>
          <w:lang w:val="vi-VN"/>
        </w:rPr>
      </w:pPr>
      <w:r w:rsidRPr="001F7CD1">
        <w:rPr>
          <w:rFonts w:cs="Times New Roman"/>
          <w:b/>
          <w:bCs/>
          <w:sz w:val="24"/>
          <w:szCs w:val="24"/>
          <w:lang w:val="vi-VN"/>
        </w:rPr>
        <w:t>Câu 2: </w:t>
      </w:r>
      <w:r w:rsidRPr="001F7CD1">
        <w:rPr>
          <w:rFonts w:cs="Times New Roman"/>
          <w:bCs/>
          <w:sz w:val="24"/>
          <w:szCs w:val="24"/>
          <w:lang w:val="vi-VN"/>
        </w:rPr>
        <w:t>Theo chị Cả thì lão Thông Xạ là người như thế nào?</w:t>
      </w:r>
    </w:p>
    <w:p w14:paraId="01E60158" w14:textId="77777777" w:rsidR="00C71C33" w:rsidRPr="001F7CD1" w:rsidRDefault="00C71C33" w:rsidP="00C71C33">
      <w:pPr>
        <w:spacing w:before="60" w:after="60"/>
        <w:ind w:firstLine="426"/>
        <w:rPr>
          <w:rFonts w:cs="Times New Roman"/>
          <w:bCs/>
          <w:sz w:val="24"/>
          <w:szCs w:val="24"/>
          <w:lang w:val="vi-VN"/>
        </w:rPr>
      </w:pPr>
      <w:r w:rsidRPr="001F7CD1">
        <w:rPr>
          <w:rFonts w:cs="Times New Roman"/>
          <w:b/>
          <w:bCs/>
          <w:sz w:val="24"/>
          <w:szCs w:val="24"/>
          <w:lang w:val="vi-VN"/>
        </w:rPr>
        <w:t>Câu 3: Nêu ngắn gọn nội dung của đoạn văn sau:</w:t>
      </w:r>
    </w:p>
    <w:p w14:paraId="6FCE3474" w14:textId="4D0F60DF" w:rsidR="00C71C33" w:rsidRPr="001F7CD1" w:rsidRDefault="00C71C33" w:rsidP="00C71C33">
      <w:pPr>
        <w:spacing w:before="60" w:after="60"/>
        <w:ind w:firstLine="426"/>
        <w:rPr>
          <w:rFonts w:cs="Times New Roman"/>
          <w:bCs/>
          <w:sz w:val="24"/>
          <w:szCs w:val="24"/>
          <w:lang w:val="en-US"/>
        </w:rPr>
      </w:pP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Ăn ở hiền hậu mà cứ vận hạn mãi. Đến thế mà còn tin được Giời, Phật nữa à? (</w:t>
      </w:r>
      <w:r w:rsidRPr="001F7CD1">
        <w:rPr>
          <w:rFonts w:cs="Times New Roman"/>
          <w:bCs/>
          <w:i/>
          <w:iCs/>
          <w:sz w:val="24"/>
          <w:szCs w:val="24"/>
          <w:lang w:val="vi-VN"/>
        </w:rPr>
        <w:t>thất vọng</w:t>
      </w:r>
      <w:r w:rsidRPr="001F7CD1">
        <w:rPr>
          <w:rFonts w:cs="Times New Roman"/>
          <w:bCs/>
          <w:sz w:val="24"/>
          <w:szCs w:val="24"/>
          <w:lang w:val="vi-VN"/>
        </w:rPr>
        <w:t>). (…) Giời Phật, có để làm gì, hở? Có phải chỉ để làm bù nhìn mặc cho loài người chúng nó ăn thịt nhau, thằng nào xỏ lá, bất nhân, lắm ngón xoay tiền thì được vợ đẹp, con khôn, lên xe xuống ngựa; còn người hiền lành thật thà thì bị lợi dụng, bị đè nén, bị hắt hủi, kiếm chẳng đủ áo mặc cơm ăn có phải không? Có Giời, có Phật mà đến thế à? Không có Giời, Phật nào cả. Hoặc có Giời, có Phật nhưng Giời, Phật không đủ quyền phép thiêng liêng, không công minh, không đáng cho ai kính thờ! Bây giờ ấy à? Chỉ có đồng tiền là Giời, là Phật, chỉ có đồng tiền là đáng kính thờ vì nó sai khiến được mọi người, ai ai cũng phải kính thờ nó mới sống được</w:t>
      </w:r>
      <w:r w:rsidR="00301397" w:rsidRPr="001F7CD1">
        <w:rPr>
          <w:rFonts w:cs="Times New Roman"/>
          <w:bCs/>
          <w:sz w:val="24"/>
          <w:szCs w:val="24"/>
          <w:lang w:val="vi-VN"/>
        </w:rPr>
        <w:t>”</w:t>
      </w:r>
      <w:r w:rsidRPr="001F7CD1">
        <w:rPr>
          <w:rFonts w:cs="Times New Roman"/>
          <w:bCs/>
          <w:sz w:val="24"/>
          <w:szCs w:val="24"/>
          <w:lang w:val="vi-VN"/>
        </w:rPr>
        <w:t xml:space="preserve">.  </w:t>
      </w:r>
    </w:p>
    <w:p w14:paraId="4CF2CE5E" w14:textId="2920BEF5" w:rsidR="009B3EAD" w:rsidRPr="001F7CD1" w:rsidRDefault="009B3EAD" w:rsidP="00C71C33">
      <w:pPr>
        <w:spacing w:before="60" w:after="60"/>
        <w:ind w:firstLine="426"/>
        <w:rPr>
          <w:rFonts w:cs="Times New Roman"/>
          <w:b/>
          <w:sz w:val="24"/>
          <w:szCs w:val="24"/>
          <w:lang w:val="en-US"/>
        </w:rPr>
      </w:pPr>
      <w:r w:rsidRPr="001F7CD1">
        <w:rPr>
          <w:rFonts w:cs="Times New Roman"/>
          <w:b/>
          <w:sz w:val="24"/>
          <w:szCs w:val="24"/>
          <w:lang w:val="en-US"/>
        </w:rPr>
        <w:t>=&gt; GỢI Ý</w:t>
      </w:r>
    </w:p>
    <w:p w14:paraId="1765D1A5" w14:textId="77777777" w:rsidR="009B3EAD" w:rsidRPr="001F7CD1" w:rsidRDefault="009B3EAD" w:rsidP="009B3EAD">
      <w:pPr>
        <w:spacing w:before="60" w:after="60"/>
        <w:ind w:firstLine="426"/>
        <w:rPr>
          <w:rFonts w:cs="Times New Roman"/>
          <w:bCs/>
          <w:sz w:val="24"/>
          <w:szCs w:val="24"/>
          <w:lang w:val="en-US"/>
        </w:rPr>
      </w:pPr>
      <w:r w:rsidRPr="001F7CD1">
        <w:rPr>
          <w:rFonts w:cs="Times New Roman"/>
          <w:bCs/>
          <w:sz w:val="24"/>
          <w:szCs w:val="24"/>
          <w:lang w:val="en-US"/>
        </w:rPr>
        <w:t>Nội dung của đoạn trích:</w:t>
      </w:r>
    </w:p>
    <w:p w14:paraId="382868E1" w14:textId="77777777" w:rsidR="009B3EAD" w:rsidRPr="001F7CD1" w:rsidRDefault="009B3EAD" w:rsidP="009B3EAD">
      <w:pPr>
        <w:spacing w:before="60" w:after="60"/>
        <w:ind w:firstLine="426"/>
        <w:rPr>
          <w:rFonts w:cs="Times New Roman"/>
          <w:bCs/>
          <w:sz w:val="24"/>
          <w:szCs w:val="24"/>
          <w:lang w:val="en-US"/>
        </w:rPr>
      </w:pPr>
      <w:r w:rsidRPr="001F7CD1">
        <w:rPr>
          <w:rFonts w:cs="Times New Roman"/>
          <w:bCs/>
          <w:sz w:val="24"/>
          <w:szCs w:val="24"/>
          <w:lang w:val="en-US"/>
        </w:rPr>
        <w:t>- Chỉ ra thực trạng bất công trong xã hội: những kẻ xỏ lá, bất nhân, lắm ngón, nhiều chiêu lại có tất cả; những người hiền lành, thật thà, tốt bụng thì bị đè đầu cưỡi cổ trở nên trắng tay.</w:t>
      </w:r>
    </w:p>
    <w:p w14:paraId="014C5396" w14:textId="77777777" w:rsidR="009B3EAD" w:rsidRPr="001F7CD1" w:rsidRDefault="009B3EAD" w:rsidP="009B3EAD">
      <w:pPr>
        <w:spacing w:before="60" w:after="60"/>
        <w:ind w:firstLine="426"/>
        <w:rPr>
          <w:rFonts w:cs="Times New Roman"/>
          <w:bCs/>
          <w:sz w:val="24"/>
          <w:szCs w:val="24"/>
          <w:lang w:val="en-US"/>
        </w:rPr>
      </w:pPr>
      <w:r w:rsidRPr="001F7CD1">
        <w:rPr>
          <w:rFonts w:cs="Times New Roman"/>
          <w:bCs/>
          <w:sz w:val="24"/>
          <w:szCs w:val="24"/>
          <w:lang w:val="en-US"/>
        </w:rPr>
        <w:t>- Con người sống vì đồng tiền, bất chấp luân lý, đạo đức, khiến cho những người lương thiện dần mất đi niềm tin về lẽ phải ở đời.</w:t>
      </w:r>
    </w:p>
    <w:p w14:paraId="54BF3BC8" w14:textId="74E51BB3" w:rsidR="00C71C33" w:rsidRPr="001F7CD1" w:rsidRDefault="00C71C33" w:rsidP="00C71C33">
      <w:pPr>
        <w:spacing w:before="60" w:after="60"/>
        <w:ind w:firstLine="426"/>
        <w:rPr>
          <w:rFonts w:cs="Times New Roman"/>
          <w:bCs/>
          <w:sz w:val="24"/>
          <w:szCs w:val="24"/>
          <w:lang w:val="vi-VN"/>
        </w:rPr>
      </w:pPr>
      <w:r w:rsidRPr="001F7CD1">
        <w:rPr>
          <w:rFonts w:cs="Times New Roman"/>
          <w:b/>
          <w:bCs/>
          <w:sz w:val="24"/>
          <w:szCs w:val="24"/>
          <w:lang w:val="vi-VN"/>
        </w:rPr>
        <w:lastRenderedPageBreak/>
        <w:t>Câu 4: </w:t>
      </w:r>
      <w:r w:rsidRPr="001F7CD1">
        <w:rPr>
          <w:rFonts w:cs="Times New Roman"/>
          <w:bCs/>
          <w:sz w:val="24"/>
          <w:szCs w:val="24"/>
          <w:lang w:val="vi-VN"/>
        </w:rPr>
        <w:t>Anh/ chị có đồng tình với quan điểm của nhân vật Cả Thuận: </w:t>
      </w:r>
      <w:r w:rsidRPr="001F7CD1">
        <w:rPr>
          <w:rFonts w:cs="Times New Roman"/>
          <w:bCs/>
          <w:i/>
          <w:iCs/>
          <w:sz w:val="24"/>
          <w:szCs w:val="24"/>
          <w:lang w:val="vi-VN"/>
        </w:rPr>
        <w:t>Lương tâm à? Còn thua đồng tiền! Luật pháp à? Chưa bằng đồng tiền! Giời Phật à? Còn kém đồng tiền! </w:t>
      </w:r>
      <w:r w:rsidRPr="001F7CD1">
        <w:rPr>
          <w:rFonts w:cs="Times New Roman"/>
          <w:bCs/>
          <w:sz w:val="24"/>
          <w:szCs w:val="24"/>
          <w:lang w:val="vi-VN"/>
        </w:rPr>
        <w:t xml:space="preserve">không? </w:t>
      </w:r>
      <w:r w:rsidR="0087294D" w:rsidRPr="001F7CD1">
        <w:rPr>
          <w:rFonts w:cs="Times New Roman"/>
          <w:bCs/>
          <w:sz w:val="24"/>
          <w:szCs w:val="24"/>
          <w:lang w:val="en-US"/>
        </w:rPr>
        <w:t>V</w:t>
      </w:r>
      <w:r w:rsidRPr="001F7CD1">
        <w:rPr>
          <w:rFonts w:cs="Times New Roman"/>
          <w:bCs/>
          <w:sz w:val="24"/>
          <w:szCs w:val="24"/>
          <w:lang w:val="vi-VN"/>
        </w:rPr>
        <w:t xml:space="preserve">ì sao? </w:t>
      </w:r>
    </w:p>
    <w:p w14:paraId="476538F4" w14:textId="77777777" w:rsidR="00C71C33" w:rsidRPr="001F7CD1" w:rsidRDefault="00C71C33" w:rsidP="00C71C33">
      <w:pPr>
        <w:spacing w:before="60" w:after="60"/>
        <w:ind w:firstLine="426"/>
        <w:rPr>
          <w:rFonts w:cs="Times New Roman"/>
          <w:bCs/>
          <w:sz w:val="24"/>
          <w:szCs w:val="24"/>
          <w:lang w:val="en-US"/>
        </w:rPr>
      </w:pPr>
      <w:r w:rsidRPr="001F7CD1">
        <w:rPr>
          <w:rFonts w:cs="Times New Roman"/>
          <w:b/>
          <w:bCs/>
          <w:sz w:val="24"/>
          <w:szCs w:val="24"/>
          <w:lang w:val="vi-VN"/>
        </w:rPr>
        <w:t xml:space="preserve">Câu 5: Qua đoạn trích, anh chị hãy </w:t>
      </w:r>
      <w:r w:rsidRPr="001F7CD1">
        <w:rPr>
          <w:rFonts w:cs="Times New Roman"/>
          <w:bCs/>
          <w:sz w:val="24"/>
          <w:szCs w:val="24"/>
          <w:lang w:val="vi-VN"/>
        </w:rPr>
        <w:t>nhận xét nghệ thuật viết kịch của Vũ Trọng Phụng.</w:t>
      </w:r>
    </w:p>
    <w:p w14:paraId="1A96A9F8" w14:textId="77777777" w:rsidR="00C71C33" w:rsidRPr="001F7CD1" w:rsidRDefault="00C71C33" w:rsidP="00C71C33">
      <w:pPr>
        <w:spacing w:before="60" w:after="60"/>
        <w:ind w:firstLine="426"/>
        <w:rPr>
          <w:rFonts w:cs="Times New Roman"/>
          <w:bCs/>
          <w:sz w:val="24"/>
          <w:szCs w:val="24"/>
        </w:rPr>
      </w:pPr>
    </w:p>
    <w:p w14:paraId="2A3EDF1B" w14:textId="07079B5B" w:rsidR="00512C7E" w:rsidRPr="001F7CD1" w:rsidRDefault="00512C7E" w:rsidP="00C71C33">
      <w:pPr>
        <w:spacing w:before="60" w:after="60"/>
        <w:ind w:firstLine="426"/>
        <w:rPr>
          <w:rFonts w:cs="Times New Roman"/>
          <w:b/>
          <w:sz w:val="24"/>
          <w:szCs w:val="24"/>
        </w:rPr>
      </w:pPr>
      <w:r w:rsidRPr="001F7CD1">
        <w:rPr>
          <w:rFonts w:cs="Times New Roman"/>
          <w:b/>
          <w:sz w:val="24"/>
          <w:szCs w:val="24"/>
        </w:rPr>
        <w:t>ĐỀ 2</w:t>
      </w:r>
    </w:p>
    <w:p w14:paraId="7E8C9CA7" w14:textId="29FE0D37" w:rsidR="00512C7E" w:rsidRPr="001F7CD1" w:rsidRDefault="00512C7E" w:rsidP="00512C7E">
      <w:pPr>
        <w:spacing w:before="60" w:after="60"/>
        <w:ind w:firstLine="426"/>
        <w:rPr>
          <w:rFonts w:cs="Times New Roman"/>
          <w:bCs/>
          <w:sz w:val="24"/>
          <w:szCs w:val="24"/>
          <w:lang w:val="vi-VN"/>
        </w:rPr>
      </w:pPr>
      <w:r w:rsidRPr="001F7CD1">
        <w:rPr>
          <w:rFonts w:cs="Times New Roman"/>
          <w:b/>
          <w:bCs/>
          <w:sz w:val="24"/>
          <w:szCs w:val="24"/>
          <w:lang w:val="vi-VN"/>
        </w:rPr>
        <w:t>Đọc văn bản sau: </w:t>
      </w:r>
    </w:p>
    <w:p w14:paraId="7362A89A" w14:textId="331439E6" w:rsidR="00512C7E" w:rsidRPr="001F7CD1" w:rsidRDefault="00512C7E" w:rsidP="00512C7E">
      <w:pPr>
        <w:spacing w:before="60" w:after="60"/>
        <w:ind w:firstLine="426"/>
        <w:rPr>
          <w:rFonts w:cs="Times New Roman"/>
          <w:bCs/>
          <w:i/>
          <w:sz w:val="24"/>
          <w:szCs w:val="24"/>
          <w:lang w:val="vi-VN"/>
        </w:rPr>
      </w:pPr>
      <w:r w:rsidRPr="001F7CD1">
        <w:rPr>
          <w:rFonts w:cs="Times New Roman"/>
          <w:bCs/>
          <w:sz w:val="24"/>
          <w:szCs w:val="24"/>
          <w:lang w:val="vi-VN"/>
        </w:rPr>
        <w:t>(Tóm tắt vở kịch: Vở kịch tái hiện bối cảnh cuộc sống khốn cùng của người dân trước Cách mạng tháng Tám. Nhà ông lão mù trước kia vốn thuộc bậc trung lưu, một trận hỏa hoạn xảy ra, khiến người vợ bị chết cháy, người chồng bị bỏng nặng, mù hai con mắt, gia đình tán gia bại sản. Ông lão mù và vợ chồng người con trai phải mướn nhà của lão Thông Xạ để ở, kiếm ăn độ nhật qua ngày. Do thiếu tiền thuê nhà nên lão Thông Xạ năm lần bảy lượt đến đòi nợ và dọa sẽ đuổi cả nhà ra đường nếu không trả đủ tiền. Ông lão mù hẹn khi con trai, con dâu đi làm về sẽ gắng trả. Nhưng người con trai đi làm bị cai ăn chặn tiền lương. Quẫn chí, anh liều đi ăn trộm để kiếm tiền bị cảnh sát bắt, con dâu bán bánh trên tàu bị nhân viên soát vé đổ mất hàng. Nhà hết gạo, mai giỗ bà mẹ chưa có gì để cúng cơm. Buổi tối, lão Thông Xạ trở lại</w:t>
      </w:r>
      <w:r w:rsidRPr="001F7CD1">
        <w:rPr>
          <w:rFonts w:cs="Times New Roman"/>
          <w:bCs/>
          <w:iCs/>
          <w:sz w:val="24"/>
          <w:szCs w:val="24"/>
          <w:lang w:val="vi-VN"/>
        </w:rPr>
        <w:t xml:space="preserve"> mặt đỏ gay những rượu, ngả nghiêng bước vào hỏi con trai ông lão và đòi tiền nhà, dọa nạt cho bố con ông lão vào đồn cảnh sát dù ông lão hết lời van xin. Ông lão mù thắt cổ tự vẫn. Cô con dâu nhìn bố thắt cổ đã ngã vật và va vào hòn đá người cha hay dùng đề chặn cửa nên chết theo).</w:t>
      </w:r>
    </w:p>
    <w:p w14:paraId="1819B5C3" w14:textId="77777777" w:rsidR="00512C7E" w:rsidRPr="001F7CD1" w:rsidRDefault="00512C7E" w:rsidP="00512C7E">
      <w:pPr>
        <w:spacing w:before="60" w:after="60"/>
        <w:ind w:firstLine="426"/>
        <w:jc w:val="center"/>
        <w:rPr>
          <w:rFonts w:cs="Times New Roman"/>
          <w:bCs/>
          <w:sz w:val="24"/>
          <w:szCs w:val="24"/>
          <w:lang w:val="vi-VN"/>
        </w:rPr>
      </w:pPr>
      <w:r w:rsidRPr="001F7CD1">
        <w:rPr>
          <w:rFonts w:cs="Times New Roman"/>
          <w:b/>
          <w:bCs/>
          <w:sz w:val="24"/>
          <w:szCs w:val="24"/>
          <w:lang w:val="vi-VN"/>
        </w:rPr>
        <w:t>HỒI THỨ BA</w:t>
      </w:r>
    </w:p>
    <w:p w14:paraId="2D5EB9D4" w14:textId="77777777" w:rsidR="00512C7E" w:rsidRPr="001F7CD1" w:rsidRDefault="00512C7E" w:rsidP="00512C7E">
      <w:pPr>
        <w:spacing w:before="60" w:after="60"/>
        <w:ind w:firstLine="426"/>
        <w:rPr>
          <w:rFonts w:cs="Times New Roman"/>
          <w:bCs/>
          <w:sz w:val="24"/>
          <w:szCs w:val="24"/>
          <w:lang w:val="vi-VN"/>
        </w:rPr>
      </w:pPr>
      <w:r w:rsidRPr="001F7CD1">
        <w:rPr>
          <w:rFonts w:cs="Times New Roman"/>
          <w:b/>
          <w:bCs/>
          <w:sz w:val="24"/>
          <w:szCs w:val="24"/>
          <w:lang w:val="vi-VN"/>
        </w:rPr>
        <w:t>Cảnh I</w:t>
      </w:r>
    </w:p>
    <w:p w14:paraId="260BD881" w14:textId="77777777" w:rsidR="00512C7E" w:rsidRPr="001F7CD1" w:rsidRDefault="00512C7E" w:rsidP="00512C7E">
      <w:pPr>
        <w:spacing w:before="60" w:after="60"/>
        <w:ind w:firstLine="426"/>
        <w:rPr>
          <w:rFonts w:cs="Times New Roman"/>
          <w:bCs/>
          <w:i/>
          <w:iCs/>
          <w:sz w:val="24"/>
          <w:szCs w:val="24"/>
          <w:lang w:val="vi-VN"/>
        </w:rPr>
      </w:pPr>
      <w:r w:rsidRPr="001F7CD1">
        <w:rPr>
          <w:rFonts w:cs="Times New Roman"/>
          <w:bCs/>
          <w:i/>
          <w:iCs/>
          <w:sz w:val="24"/>
          <w:szCs w:val="24"/>
          <w:lang w:val="vi-VN"/>
        </w:rPr>
        <w:t>[...]</w:t>
      </w:r>
    </w:p>
    <w:p w14:paraId="2F7D8237" w14:textId="64F9BF4E" w:rsidR="00512C7E" w:rsidRPr="001F7CD1" w:rsidRDefault="00512C7E" w:rsidP="00512C7E">
      <w:pPr>
        <w:spacing w:before="60" w:after="60"/>
        <w:ind w:firstLine="426"/>
        <w:rPr>
          <w:rFonts w:cs="Times New Roman"/>
          <w:bCs/>
          <w:sz w:val="24"/>
          <w:szCs w:val="24"/>
          <w:lang w:val="vi-VN"/>
        </w:rPr>
      </w:pPr>
      <w:r w:rsidRPr="001F7CD1">
        <w:rPr>
          <w:rFonts w:cs="Times New Roman"/>
          <w:bCs/>
          <w:sz w:val="24"/>
          <w:szCs w:val="24"/>
          <w:lang w:val="vi-VN"/>
        </w:rPr>
        <w:t>ÔNG LÃO: </w:t>
      </w:r>
      <w:r w:rsidR="006C0A91" w:rsidRPr="001F7CD1">
        <w:rPr>
          <w:rFonts w:cs="Times New Roman"/>
          <w:bCs/>
          <w:i/>
          <w:iCs/>
          <w:sz w:val="24"/>
          <w:szCs w:val="24"/>
          <w:lang w:val="vi-VN"/>
        </w:rPr>
        <w:t>-</w:t>
      </w:r>
      <w:r w:rsidRPr="001F7CD1">
        <w:rPr>
          <w:rFonts w:cs="Times New Roman"/>
          <w:bCs/>
          <w:i/>
          <w:iCs/>
          <w:sz w:val="24"/>
          <w:szCs w:val="24"/>
          <w:lang w:val="vi-VN"/>
        </w:rPr>
        <w:t xml:space="preserve"> Xin ông chớ vội nóng nảy, ông hãy để tôi được thưa chuyện hầu ông. Tôi vẫn biết rằng đã phải khất khứa với ông nhiều lần lắm rồi, nay dẫu có nói thực tình, tất cũng khó lòng để ông tin được nữa… Nhưng quả thật tình cảnh bố con nhà tôi khổ sở đến thế này là cùng…</w:t>
      </w:r>
    </w:p>
    <w:p w14:paraId="7CF9380A" w14:textId="4833C83A" w:rsidR="00512C7E" w:rsidRPr="001F7CD1" w:rsidRDefault="00512C7E" w:rsidP="00512C7E">
      <w:pPr>
        <w:spacing w:before="60" w:after="60"/>
        <w:ind w:firstLine="426"/>
        <w:rPr>
          <w:rFonts w:cs="Times New Roman"/>
          <w:bCs/>
          <w:sz w:val="24"/>
          <w:szCs w:val="24"/>
          <w:lang w:val="vi-VN"/>
        </w:rPr>
      </w:pPr>
      <w:r w:rsidRPr="001F7CD1">
        <w:rPr>
          <w:rFonts w:cs="Times New Roman"/>
          <w:bCs/>
          <w:sz w:val="24"/>
          <w:szCs w:val="24"/>
          <w:lang w:val="vi-VN"/>
        </w:rPr>
        <w:t>THÔNG XẠ: </w:t>
      </w:r>
      <w:r w:rsidR="006C0A91" w:rsidRPr="001F7CD1">
        <w:rPr>
          <w:rFonts w:cs="Times New Roman"/>
          <w:bCs/>
          <w:i/>
          <w:iCs/>
          <w:sz w:val="24"/>
          <w:szCs w:val="24"/>
          <w:lang w:val="vi-VN"/>
        </w:rPr>
        <w:t>-</w:t>
      </w:r>
      <w:r w:rsidRPr="001F7CD1">
        <w:rPr>
          <w:rFonts w:cs="Times New Roman"/>
          <w:bCs/>
          <w:i/>
          <w:iCs/>
          <w:sz w:val="24"/>
          <w:szCs w:val="24"/>
          <w:lang w:val="vi-VN"/>
        </w:rPr>
        <w:t xml:space="preserve"> Ôi chà! Việc gì mà phải lôi thôi… Còn ai lạ gì cái thói khất nợ?</w:t>
      </w:r>
    </w:p>
    <w:p w14:paraId="7FE7E372" w14:textId="48C8FB11" w:rsidR="00512C7E" w:rsidRPr="001F7CD1" w:rsidRDefault="00512C7E" w:rsidP="00512C7E">
      <w:pPr>
        <w:spacing w:before="60" w:after="60"/>
        <w:ind w:firstLine="426"/>
        <w:rPr>
          <w:rFonts w:cs="Times New Roman"/>
          <w:bCs/>
          <w:sz w:val="24"/>
          <w:szCs w:val="24"/>
          <w:lang w:val="vi-VN"/>
        </w:rPr>
      </w:pPr>
      <w:r w:rsidRPr="001F7CD1">
        <w:rPr>
          <w:rFonts w:cs="Times New Roman"/>
          <w:bCs/>
          <w:sz w:val="24"/>
          <w:szCs w:val="24"/>
          <w:lang w:val="vi-VN"/>
        </w:rPr>
        <w:t>ÔNG LÃO: </w:t>
      </w:r>
      <w:r w:rsidR="006C0A91" w:rsidRPr="001F7CD1">
        <w:rPr>
          <w:rFonts w:cs="Times New Roman"/>
          <w:bCs/>
          <w:i/>
          <w:iCs/>
          <w:sz w:val="24"/>
          <w:szCs w:val="24"/>
          <w:lang w:val="vi-VN"/>
        </w:rPr>
        <w:t>-</w:t>
      </w:r>
      <w:r w:rsidRPr="001F7CD1">
        <w:rPr>
          <w:rFonts w:cs="Times New Roman"/>
          <w:bCs/>
          <w:i/>
          <w:iCs/>
          <w:sz w:val="24"/>
          <w:szCs w:val="24"/>
          <w:lang w:val="vi-VN"/>
        </w:rPr>
        <w:t xml:space="preserve"> Nào phải có tiền mà dám trì hoãn, không trả hầu ông ngay đâu.</w:t>
      </w:r>
    </w:p>
    <w:p w14:paraId="7E0D8A84" w14:textId="02D783CC" w:rsidR="00512C7E" w:rsidRPr="001F7CD1" w:rsidRDefault="00512C7E" w:rsidP="00512C7E">
      <w:pPr>
        <w:spacing w:before="60" w:after="60"/>
        <w:ind w:firstLine="426"/>
        <w:rPr>
          <w:rFonts w:cs="Times New Roman"/>
          <w:bCs/>
          <w:sz w:val="24"/>
          <w:szCs w:val="24"/>
          <w:lang w:val="vi-VN"/>
        </w:rPr>
      </w:pPr>
      <w:r w:rsidRPr="001F7CD1">
        <w:rPr>
          <w:rFonts w:cs="Times New Roman"/>
          <w:bCs/>
          <w:sz w:val="24"/>
          <w:szCs w:val="24"/>
          <w:lang w:val="vi-VN"/>
        </w:rPr>
        <w:t>THÔNG XẠ: </w:t>
      </w:r>
      <w:r w:rsidR="006C0A91" w:rsidRPr="001F7CD1">
        <w:rPr>
          <w:rFonts w:cs="Times New Roman"/>
          <w:bCs/>
          <w:i/>
          <w:iCs/>
          <w:sz w:val="24"/>
          <w:szCs w:val="24"/>
          <w:lang w:val="vi-VN"/>
        </w:rPr>
        <w:t>-</w:t>
      </w:r>
      <w:r w:rsidRPr="001F7CD1">
        <w:rPr>
          <w:rFonts w:cs="Times New Roman"/>
          <w:bCs/>
          <w:i/>
          <w:iCs/>
          <w:sz w:val="24"/>
          <w:szCs w:val="24"/>
          <w:lang w:val="vi-VN"/>
        </w:rPr>
        <w:t xml:space="preserve"> Thế làm sao? Chưa được lĩnh tiền à? Sao mà lắm giọng thế?</w:t>
      </w:r>
    </w:p>
    <w:p w14:paraId="6887DEC4" w14:textId="77FDEF92" w:rsidR="00512C7E" w:rsidRPr="001F7CD1" w:rsidRDefault="00512C7E" w:rsidP="00512C7E">
      <w:pPr>
        <w:spacing w:before="60" w:after="60"/>
        <w:ind w:firstLine="426"/>
        <w:rPr>
          <w:rFonts w:cs="Times New Roman"/>
          <w:bCs/>
          <w:sz w:val="24"/>
          <w:szCs w:val="24"/>
          <w:lang w:val="vi-VN"/>
        </w:rPr>
      </w:pPr>
      <w:r w:rsidRPr="001F7CD1">
        <w:rPr>
          <w:rFonts w:cs="Times New Roman"/>
          <w:bCs/>
          <w:sz w:val="24"/>
          <w:szCs w:val="24"/>
          <w:lang w:val="vi-VN"/>
        </w:rPr>
        <w:t xml:space="preserve">ÔNG LÃO: </w:t>
      </w:r>
      <w:r w:rsidR="006C0A91" w:rsidRPr="001F7CD1">
        <w:rPr>
          <w:rFonts w:cs="Times New Roman"/>
          <w:bCs/>
          <w:sz w:val="24"/>
          <w:szCs w:val="24"/>
          <w:lang w:val="vi-VN"/>
        </w:rPr>
        <w:t>-</w:t>
      </w:r>
      <w:r w:rsidRPr="001F7CD1">
        <w:rPr>
          <w:rFonts w:cs="Times New Roman"/>
          <w:bCs/>
          <w:sz w:val="24"/>
          <w:szCs w:val="24"/>
          <w:lang w:val="vi-VN"/>
        </w:rPr>
        <w:t> </w:t>
      </w:r>
      <w:r w:rsidRPr="001F7CD1">
        <w:rPr>
          <w:rFonts w:cs="Times New Roman"/>
          <w:bCs/>
          <w:i/>
          <w:iCs/>
          <w:sz w:val="24"/>
          <w:szCs w:val="24"/>
          <w:lang w:val="vi-VN"/>
        </w:rPr>
        <w:t>Cháu được lĩnh tiền rồi nên lúc nãy tôi mới dám hẹn ông quay xe lại. Nhưng lúc cháu về tôi mới biết là lĩnh được đồng nào lại phải đưa ra cả để lễ cái ông cai trong sở…</w:t>
      </w:r>
    </w:p>
    <w:p w14:paraId="3F79E5F0" w14:textId="25297E34" w:rsidR="00512C7E" w:rsidRPr="001F7CD1" w:rsidRDefault="00512C7E" w:rsidP="00512C7E">
      <w:pPr>
        <w:spacing w:before="60" w:after="60"/>
        <w:ind w:firstLine="426"/>
        <w:rPr>
          <w:rFonts w:cs="Times New Roman"/>
          <w:bCs/>
          <w:sz w:val="24"/>
          <w:szCs w:val="24"/>
          <w:lang w:val="vi-VN"/>
        </w:rPr>
      </w:pPr>
      <w:r w:rsidRPr="001F7CD1">
        <w:rPr>
          <w:rFonts w:cs="Times New Roman"/>
          <w:bCs/>
          <w:sz w:val="24"/>
          <w:szCs w:val="24"/>
          <w:lang w:val="vi-VN"/>
        </w:rPr>
        <w:t xml:space="preserve">THÔNG XẠ: </w:t>
      </w:r>
      <w:r w:rsidR="006C0A91" w:rsidRPr="001F7CD1">
        <w:rPr>
          <w:rFonts w:cs="Times New Roman"/>
          <w:bCs/>
          <w:sz w:val="24"/>
          <w:szCs w:val="24"/>
          <w:lang w:val="vi-VN"/>
        </w:rPr>
        <w:t>-</w:t>
      </w:r>
      <w:r w:rsidRPr="001F7CD1">
        <w:rPr>
          <w:rFonts w:cs="Times New Roman"/>
          <w:bCs/>
          <w:sz w:val="24"/>
          <w:szCs w:val="24"/>
          <w:lang w:val="vi-VN"/>
        </w:rPr>
        <w:t> </w:t>
      </w:r>
      <w:r w:rsidRPr="001F7CD1">
        <w:rPr>
          <w:rFonts w:cs="Times New Roman"/>
          <w:bCs/>
          <w:i/>
          <w:iCs/>
          <w:sz w:val="24"/>
          <w:szCs w:val="24"/>
          <w:lang w:val="vi-VN"/>
        </w:rPr>
        <w:t>Thế nó đâu?</w:t>
      </w:r>
    </w:p>
    <w:p w14:paraId="4276EEC5" w14:textId="50729DF2" w:rsidR="00512C7E" w:rsidRPr="001F7CD1" w:rsidRDefault="00512C7E" w:rsidP="00512C7E">
      <w:pPr>
        <w:spacing w:before="60" w:after="60"/>
        <w:ind w:firstLine="426"/>
        <w:rPr>
          <w:rFonts w:cs="Times New Roman"/>
          <w:bCs/>
          <w:sz w:val="24"/>
          <w:szCs w:val="24"/>
          <w:lang w:val="vi-VN"/>
        </w:rPr>
      </w:pPr>
      <w:r w:rsidRPr="001F7CD1">
        <w:rPr>
          <w:rFonts w:cs="Times New Roman"/>
          <w:bCs/>
          <w:sz w:val="24"/>
          <w:szCs w:val="24"/>
          <w:lang w:val="vi-VN"/>
        </w:rPr>
        <w:t>ÔNG LÃO: </w:t>
      </w:r>
      <w:r w:rsidR="006C0A91" w:rsidRPr="001F7CD1">
        <w:rPr>
          <w:rFonts w:cs="Times New Roman"/>
          <w:bCs/>
          <w:i/>
          <w:iCs/>
          <w:sz w:val="24"/>
          <w:szCs w:val="24"/>
          <w:lang w:val="vi-VN"/>
        </w:rPr>
        <w:t>-</w:t>
      </w:r>
      <w:r w:rsidRPr="001F7CD1">
        <w:rPr>
          <w:rFonts w:cs="Times New Roman"/>
          <w:bCs/>
          <w:i/>
          <w:iCs/>
          <w:sz w:val="24"/>
          <w:szCs w:val="24"/>
          <w:lang w:val="vi-VN"/>
        </w:rPr>
        <w:t xml:space="preserve"> Tôi hỏi đến tiền nhà thì cháu vội tất tả ra đi, dễ thường đi vay mượn quanh quẩn mấy người trong sở cháu làm…</w:t>
      </w:r>
    </w:p>
    <w:p w14:paraId="67B2D973" w14:textId="32356047" w:rsidR="00512C7E" w:rsidRPr="001F7CD1" w:rsidRDefault="00512C7E" w:rsidP="00512C7E">
      <w:pPr>
        <w:spacing w:before="60" w:after="60"/>
        <w:ind w:firstLine="426"/>
        <w:rPr>
          <w:rFonts w:cs="Times New Roman"/>
          <w:bCs/>
          <w:sz w:val="24"/>
          <w:szCs w:val="24"/>
          <w:lang w:val="vi-VN"/>
        </w:rPr>
      </w:pPr>
      <w:r w:rsidRPr="001F7CD1">
        <w:rPr>
          <w:rFonts w:cs="Times New Roman"/>
          <w:bCs/>
          <w:sz w:val="24"/>
          <w:szCs w:val="24"/>
          <w:lang w:val="vi-VN"/>
        </w:rPr>
        <w:t>THÔNG XẠ: </w:t>
      </w:r>
      <w:r w:rsidR="006C0A91" w:rsidRPr="001F7CD1">
        <w:rPr>
          <w:rFonts w:cs="Times New Roman"/>
          <w:bCs/>
          <w:i/>
          <w:iCs/>
          <w:sz w:val="24"/>
          <w:szCs w:val="24"/>
          <w:lang w:val="vi-VN"/>
        </w:rPr>
        <w:t>-</w:t>
      </w:r>
      <w:r w:rsidRPr="001F7CD1">
        <w:rPr>
          <w:rFonts w:cs="Times New Roman"/>
          <w:bCs/>
          <w:i/>
          <w:iCs/>
          <w:sz w:val="24"/>
          <w:szCs w:val="24"/>
          <w:lang w:val="vi-VN"/>
        </w:rPr>
        <w:t xml:space="preserve"> Hừ!… Lắm giọng thật. Thôi, không cần phải kể kể con cà con kê nữa. Ông định trả tiền nhà hay thật ông định xoay tôi thì bảo… Thế nào?</w:t>
      </w:r>
    </w:p>
    <w:p w14:paraId="534D0178" w14:textId="5FB9A76A" w:rsidR="00512C7E" w:rsidRPr="001F7CD1" w:rsidRDefault="00512C7E" w:rsidP="00512C7E">
      <w:pPr>
        <w:spacing w:before="60" w:after="60"/>
        <w:ind w:firstLine="426"/>
        <w:rPr>
          <w:rFonts w:cs="Times New Roman"/>
          <w:bCs/>
          <w:sz w:val="24"/>
          <w:szCs w:val="24"/>
          <w:lang w:val="vi-VN"/>
        </w:rPr>
      </w:pPr>
      <w:r w:rsidRPr="001F7CD1">
        <w:rPr>
          <w:rFonts w:cs="Times New Roman"/>
          <w:bCs/>
          <w:sz w:val="24"/>
          <w:szCs w:val="24"/>
          <w:lang w:val="vi-VN"/>
        </w:rPr>
        <w:t xml:space="preserve">ÔNG LÃO: </w:t>
      </w:r>
      <w:r w:rsidR="006C0A91" w:rsidRPr="001F7CD1">
        <w:rPr>
          <w:rFonts w:cs="Times New Roman"/>
          <w:bCs/>
          <w:sz w:val="24"/>
          <w:szCs w:val="24"/>
          <w:lang w:val="vi-VN"/>
        </w:rPr>
        <w:t>-</w:t>
      </w:r>
      <w:r w:rsidRPr="001F7CD1">
        <w:rPr>
          <w:rFonts w:cs="Times New Roman"/>
          <w:bCs/>
          <w:sz w:val="24"/>
          <w:szCs w:val="24"/>
          <w:lang w:val="vi-VN"/>
        </w:rPr>
        <w:t> </w:t>
      </w:r>
      <w:r w:rsidRPr="001F7CD1">
        <w:rPr>
          <w:rFonts w:cs="Times New Roman"/>
          <w:bCs/>
          <w:i/>
          <w:iCs/>
          <w:sz w:val="24"/>
          <w:szCs w:val="24"/>
          <w:lang w:val="vi-VN"/>
        </w:rPr>
        <w:t>Thưa ông, quả thật chúng tôi đến lúc cùng quẫn quá đi mất, không còn trông mong vào ai được nữa, chỉ còn dám nhờ lượng ông, xin ông thương hại…</w:t>
      </w:r>
    </w:p>
    <w:p w14:paraId="4C3E39A0" w14:textId="0D2AD45B" w:rsidR="00512C7E" w:rsidRPr="001F7CD1" w:rsidRDefault="00512C7E" w:rsidP="00512C7E">
      <w:pPr>
        <w:spacing w:before="60" w:after="60"/>
        <w:ind w:firstLine="426"/>
        <w:rPr>
          <w:rFonts w:cs="Times New Roman"/>
          <w:bCs/>
          <w:sz w:val="24"/>
          <w:szCs w:val="24"/>
          <w:lang w:val="vi-VN"/>
        </w:rPr>
      </w:pPr>
      <w:r w:rsidRPr="001F7CD1">
        <w:rPr>
          <w:rFonts w:cs="Times New Roman"/>
          <w:bCs/>
          <w:sz w:val="24"/>
          <w:szCs w:val="24"/>
          <w:lang w:val="vi-VN"/>
        </w:rPr>
        <w:t>THÔNG XẠ: </w:t>
      </w:r>
      <w:r w:rsidR="006C0A91" w:rsidRPr="001F7CD1">
        <w:rPr>
          <w:rFonts w:cs="Times New Roman"/>
          <w:bCs/>
          <w:i/>
          <w:iCs/>
          <w:sz w:val="24"/>
          <w:szCs w:val="24"/>
          <w:lang w:val="vi-VN"/>
        </w:rPr>
        <w:t>-</w:t>
      </w:r>
      <w:r w:rsidRPr="001F7CD1">
        <w:rPr>
          <w:rFonts w:cs="Times New Roman"/>
          <w:bCs/>
          <w:i/>
          <w:iCs/>
          <w:sz w:val="24"/>
          <w:szCs w:val="24"/>
          <w:lang w:val="vi-VN"/>
        </w:rPr>
        <w:t xml:space="preserve"> Thương! Thương thế nào? Dễ thương thì mời ông ở không lấy tiền chắc? Hay ông muốn xin khất lần nữa? Ông có là bố tôi? Anh em họ hàng nhà tôi chán ra đấy kia cũng chẳng bầy nhầy với tôi được như thế.</w:t>
      </w:r>
    </w:p>
    <w:p w14:paraId="0A359196" w14:textId="00A8E845" w:rsidR="00512C7E" w:rsidRPr="001F7CD1" w:rsidRDefault="00512C7E" w:rsidP="00512C7E">
      <w:pPr>
        <w:spacing w:before="60" w:after="60"/>
        <w:ind w:firstLine="426"/>
        <w:rPr>
          <w:rFonts w:cs="Times New Roman"/>
          <w:bCs/>
          <w:sz w:val="24"/>
          <w:szCs w:val="24"/>
          <w:lang w:val="vi-VN"/>
        </w:rPr>
      </w:pPr>
      <w:r w:rsidRPr="001F7CD1">
        <w:rPr>
          <w:rFonts w:cs="Times New Roman"/>
          <w:bCs/>
          <w:sz w:val="24"/>
          <w:szCs w:val="24"/>
          <w:lang w:val="vi-VN"/>
        </w:rPr>
        <w:t>ÔNG LÃO: </w:t>
      </w:r>
      <w:r w:rsidR="006C0A91" w:rsidRPr="001F7CD1">
        <w:rPr>
          <w:rFonts w:cs="Times New Roman"/>
          <w:bCs/>
          <w:i/>
          <w:iCs/>
          <w:sz w:val="24"/>
          <w:szCs w:val="24"/>
          <w:lang w:val="vi-VN"/>
        </w:rPr>
        <w:t>-</w:t>
      </w:r>
      <w:r w:rsidRPr="001F7CD1">
        <w:rPr>
          <w:rFonts w:cs="Times New Roman"/>
          <w:bCs/>
          <w:i/>
          <w:iCs/>
          <w:sz w:val="24"/>
          <w:szCs w:val="24"/>
          <w:lang w:val="vi-VN"/>
        </w:rPr>
        <w:t xml:space="preserve"> Thưa ông, dẫu bây giờ ông bắt thế nào chúng tôi cũng phải chịu, nhưng xin ông nghĩ lại một chút. Phải chạy trả ngay ông số tiền ấy, chúng tôi không thể chạy được, mà số tiền sáu đồng bạc vào tay ông thì chẳng qua như muối bỏ bể, thôi thì trăm sự nhờ ông, ông ăn tiêu nhiều, ông nới tay cho chúng tôi được có phần trông cậy…</w:t>
      </w:r>
    </w:p>
    <w:p w14:paraId="441ECE88" w14:textId="2C8F3F6E" w:rsidR="00512C7E" w:rsidRPr="001F7CD1" w:rsidRDefault="00512C7E" w:rsidP="00512C7E">
      <w:pPr>
        <w:spacing w:before="60" w:after="60"/>
        <w:ind w:firstLine="426"/>
        <w:rPr>
          <w:rFonts w:cs="Times New Roman"/>
          <w:bCs/>
          <w:sz w:val="24"/>
          <w:szCs w:val="24"/>
          <w:lang w:val="vi-VN"/>
        </w:rPr>
      </w:pPr>
      <w:r w:rsidRPr="001F7CD1">
        <w:rPr>
          <w:rFonts w:cs="Times New Roman"/>
          <w:bCs/>
          <w:sz w:val="24"/>
          <w:szCs w:val="24"/>
          <w:lang w:val="vi-VN"/>
        </w:rPr>
        <w:t xml:space="preserve">THÔNG XẠ: </w:t>
      </w:r>
      <w:r w:rsidR="006C0A91" w:rsidRPr="001F7CD1">
        <w:rPr>
          <w:rFonts w:cs="Times New Roman"/>
          <w:bCs/>
          <w:sz w:val="24"/>
          <w:szCs w:val="24"/>
          <w:lang w:val="vi-VN"/>
        </w:rPr>
        <w:t>-</w:t>
      </w:r>
      <w:r w:rsidRPr="001F7CD1">
        <w:rPr>
          <w:rFonts w:cs="Times New Roman"/>
          <w:bCs/>
          <w:sz w:val="24"/>
          <w:szCs w:val="24"/>
          <w:lang w:val="vi-VN"/>
        </w:rPr>
        <w:t> </w:t>
      </w:r>
      <w:r w:rsidRPr="001F7CD1">
        <w:rPr>
          <w:rFonts w:cs="Times New Roman"/>
          <w:bCs/>
          <w:i/>
          <w:iCs/>
          <w:sz w:val="24"/>
          <w:szCs w:val="24"/>
          <w:lang w:val="vi-VN"/>
        </w:rPr>
        <w:t>Thôi! Thôi thôi!!! Không phải rườm lời sốt ruột, tôi cũng không cần đòi ông nữa… Đã có pháp luật đòi cho tôi. Một là chính ông, hai là con giai ông, ai muốn vào bóp ngồi thay tiền nhà cũng được.[…]</w:t>
      </w:r>
    </w:p>
    <w:p w14:paraId="6CE6033B" w14:textId="19E99761" w:rsidR="00512C7E" w:rsidRPr="001F7CD1" w:rsidRDefault="00512C7E" w:rsidP="00512C7E">
      <w:pPr>
        <w:spacing w:before="60" w:after="60"/>
        <w:ind w:firstLine="426"/>
        <w:rPr>
          <w:rFonts w:cs="Times New Roman"/>
          <w:bCs/>
          <w:sz w:val="24"/>
          <w:szCs w:val="24"/>
          <w:lang w:val="vi-VN"/>
        </w:rPr>
      </w:pPr>
      <w:r w:rsidRPr="001F7CD1">
        <w:rPr>
          <w:rFonts w:cs="Times New Roman"/>
          <w:bCs/>
          <w:sz w:val="24"/>
          <w:szCs w:val="24"/>
          <w:lang w:val="vi-VN"/>
        </w:rPr>
        <w:t xml:space="preserve">     (Trích </w:t>
      </w:r>
      <w:r w:rsidRPr="001F7CD1">
        <w:rPr>
          <w:rFonts w:cs="Times New Roman"/>
          <w:b/>
          <w:i/>
          <w:iCs/>
          <w:sz w:val="24"/>
          <w:szCs w:val="24"/>
          <w:lang w:val="vi-VN"/>
        </w:rPr>
        <w:t>Không một tiếng vang</w:t>
      </w:r>
      <w:r w:rsidRPr="001F7CD1">
        <w:rPr>
          <w:rFonts w:cs="Times New Roman"/>
          <w:bCs/>
          <w:i/>
          <w:iCs/>
          <w:sz w:val="24"/>
          <w:szCs w:val="24"/>
          <w:lang w:val="vi-VN"/>
        </w:rPr>
        <w:t>, </w:t>
      </w:r>
      <w:r w:rsidRPr="001F7CD1">
        <w:rPr>
          <w:rFonts w:cs="Times New Roman"/>
          <w:bCs/>
          <w:sz w:val="24"/>
          <w:szCs w:val="24"/>
          <w:lang w:val="vi-VN"/>
        </w:rPr>
        <w:t>Vũ Trọng Phụng, in trong </w:t>
      </w:r>
      <w:r w:rsidRPr="001F7CD1">
        <w:rPr>
          <w:rFonts w:cs="Times New Roman"/>
          <w:bCs/>
          <w:i/>
          <w:iCs/>
          <w:sz w:val="24"/>
          <w:szCs w:val="24"/>
          <w:lang w:val="vi-VN"/>
        </w:rPr>
        <w:t>Tổng tập văn học Việt Nam, </w:t>
      </w:r>
      <w:r w:rsidRPr="001F7CD1">
        <w:rPr>
          <w:rFonts w:cs="Times New Roman"/>
          <w:bCs/>
          <w:sz w:val="24"/>
          <w:szCs w:val="24"/>
          <w:lang w:val="vi-VN"/>
        </w:rPr>
        <w:t>tập 24, NXB Khoa học xã hội, Hà Nội, 2000, Tr.364-367)</w:t>
      </w:r>
    </w:p>
    <w:p w14:paraId="4F16E7BE" w14:textId="77777777" w:rsidR="00512C7E" w:rsidRPr="001F7CD1" w:rsidRDefault="00512C7E" w:rsidP="00512C7E">
      <w:pPr>
        <w:spacing w:before="60" w:after="60"/>
        <w:ind w:firstLine="426"/>
        <w:rPr>
          <w:rFonts w:cs="Times New Roman"/>
          <w:bCs/>
          <w:sz w:val="24"/>
          <w:szCs w:val="24"/>
          <w:lang w:val="vi-VN"/>
        </w:rPr>
      </w:pPr>
      <w:r w:rsidRPr="001F7CD1">
        <w:rPr>
          <w:rFonts w:cs="Times New Roman"/>
          <w:b/>
          <w:bCs/>
          <w:sz w:val="24"/>
          <w:szCs w:val="24"/>
          <w:lang w:val="vi-VN"/>
        </w:rPr>
        <w:lastRenderedPageBreak/>
        <w:t>Chú thích</w:t>
      </w:r>
      <w:r w:rsidRPr="001F7CD1">
        <w:rPr>
          <w:rFonts w:cs="Times New Roman"/>
          <w:bCs/>
          <w:sz w:val="24"/>
          <w:szCs w:val="24"/>
          <w:lang w:val="vi-VN"/>
        </w:rPr>
        <w:t>:      [1] Bóp: đồn cảnh sát.             [2] Đội xếp: cảnh sát thời Pháp thuộc. </w:t>
      </w:r>
    </w:p>
    <w:p w14:paraId="765613C8" w14:textId="77777777" w:rsidR="00512C7E" w:rsidRPr="001F7CD1" w:rsidRDefault="00512C7E" w:rsidP="00512C7E">
      <w:pPr>
        <w:spacing w:before="60" w:after="60"/>
        <w:ind w:firstLine="426"/>
        <w:rPr>
          <w:rFonts w:cs="Times New Roman"/>
          <w:b/>
          <w:bCs/>
          <w:sz w:val="24"/>
          <w:szCs w:val="24"/>
          <w:lang w:val="vi-VN"/>
        </w:rPr>
      </w:pPr>
      <w:r w:rsidRPr="001F7CD1">
        <w:rPr>
          <w:rFonts w:cs="Times New Roman"/>
          <w:b/>
          <w:bCs/>
          <w:sz w:val="24"/>
          <w:szCs w:val="24"/>
          <w:lang w:val="vi-VN"/>
        </w:rPr>
        <w:t>Trả lời các câu hỏi từ câu 1 đến câu 5:</w:t>
      </w:r>
    </w:p>
    <w:p w14:paraId="5F41D405" w14:textId="6DF60FED" w:rsidR="00512C7E" w:rsidRPr="001F7CD1" w:rsidRDefault="00512C7E" w:rsidP="00512C7E">
      <w:pPr>
        <w:spacing w:before="60" w:after="60"/>
        <w:ind w:firstLine="426"/>
        <w:rPr>
          <w:rFonts w:cs="Times New Roman"/>
          <w:bCs/>
          <w:sz w:val="24"/>
          <w:szCs w:val="24"/>
          <w:lang w:val="vi-VN"/>
        </w:rPr>
      </w:pPr>
      <w:r w:rsidRPr="001F7CD1">
        <w:rPr>
          <w:rFonts w:cs="Times New Roman"/>
          <w:b/>
          <w:bCs/>
          <w:sz w:val="24"/>
          <w:szCs w:val="24"/>
          <w:lang w:val="vi-VN"/>
        </w:rPr>
        <w:t>Câu 1. </w:t>
      </w:r>
      <w:r w:rsidRPr="001F7CD1">
        <w:rPr>
          <w:rFonts w:cs="Times New Roman"/>
          <w:bCs/>
          <w:sz w:val="24"/>
          <w:szCs w:val="24"/>
          <w:lang w:val="vi-VN"/>
        </w:rPr>
        <w:t xml:space="preserve">Văn bản trên có mấy nhân vật? Đó là những nhân vật nào? </w:t>
      </w:r>
    </w:p>
    <w:p w14:paraId="7B6FA119" w14:textId="13CDDB5B" w:rsidR="00512C7E" w:rsidRPr="001F7CD1" w:rsidRDefault="00512C7E" w:rsidP="00512C7E">
      <w:pPr>
        <w:spacing w:before="60" w:after="60"/>
        <w:ind w:firstLine="426"/>
        <w:rPr>
          <w:rFonts w:cs="Times New Roman"/>
          <w:bCs/>
          <w:sz w:val="24"/>
          <w:szCs w:val="24"/>
          <w:lang w:val="en-US"/>
        </w:rPr>
      </w:pPr>
      <w:r w:rsidRPr="001F7CD1">
        <w:rPr>
          <w:rFonts w:cs="Times New Roman"/>
          <w:b/>
          <w:bCs/>
          <w:sz w:val="24"/>
          <w:szCs w:val="24"/>
          <w:lang w:val="vi-VN"/>
        </w:rPr>
        <w:t>Câu 2. </w:t>
      </w:r>
      <w:r w:rsidRPr="001F7CD1">
        <w:rPr>
          <w:rFonts w:cs="Times New Roman"/>
          <w:bCs/>
          <w:sz w:val="24"/>
          <w:szCs w:val="24"/>
          <w:lang w:val="vi-VN"/>
        </w:rPr>
        <w:t xml:space="preserve">Những câu in nghiêng nằm trong dấu ngoặc đơn được gọi là gì? Có tác dụng gì? </w:t>
      </w:r>
    </w:p>
    <w:p w14:paraId="3051ACE5" w14:textId="6D883BF8" w:rsidR="00D506E2" w:rsidRPr="001F7CD1" w:rsidRDefault="00D506E2" w:rsidP="00D506E2">
      <w:pPr>
        <w:spacing w:before="60" w:after="60"/>
        <w:ind w:firstLine="426"/>
        <w:rPr>
          <w:rFonts w:cs="Times New Roman"/>
          <w:bCs/>
          <w:sz w:val="24"/>
          <w:szCs w:val="24"/>
          <w:lang w:val="en-US"/>
        </w:rPr>
      </w:pPr>
      <w:r w:rsidRPr="001F7CD1">
        <w:rPr>
          <w:rFonts w:cs="Times New Roman"/>
          <w:bCs/>
          <w:sz w:val="24"/>
          <w:szCs w:val="24"/>
          <w:lang w:val="en-US"/>
        </w:rPr>
        <w:t>- Những câu in nghiêng nằm trong dấu ngoặc đơn được gọi là phần chỉ dẫn sân khấu.</w:t>
      </w:r>
    </w:p>
    <w:p w14:paraId="593FE10E" w14:textId="063E13EE" w:rsidR="00D506E2" w:rsidRPr="001F7CD1" w:rsidRDefault="00D506E2" w:rsidP="00D506E2">
      <w:pPr>
        <w:spacing w:before="60" w:after="60"/>
        <w:ind w:firstLine="426"/>
        <w:rPr>
          <w:rFonts w:cs="Times New Roman"/>
          <w:bCs/>
          <w:sz w:val="24"/>
          <w:szCs w:val="24"/>
          <w:lang w:val="en-US"/>
        </w:rPr>
      </w:pPr>
      <w:r w:rsidRPr="001F7CD1">
        <w:rPr>
          <w:rFonts w:cs="Times New Roman"/>
          <w:bCs/>
          <w:sz w:val="24"/>
          <w:szCs w:val="24"/>
          <w:lang w:val="en-US"/>
        </w:rPr>
        <w:t>- Tác dụng: chỉ dẫn cho diễn viên về điệu bộ, cử chỉ, nét mặt,…</w:t>
      </w:r>
    </w:p>
    <w:p w14:paraId="048441C2" w14:textId="02739148" w:rsidR="00512C7E" w:rsidRPr="001F7CD1" w:rsidRDefault="00512C7E" w:rsidP="00512C7E">
      <w:pPr>
        <w:spacing w:before="60" w:after="60"/>
        <w:ind w:firstLine="426"/>
        <w:rPr>
          <w:rFonts w:cs="Times New Roman"/>
          <w:bCs/>
          <w:sz w:val="24"/>
          <w:szCs w:val="24"/>
          <w:lang w:val="en-US"/>
        </w:rPr>
      </w:pPr>
      <w:r w:rsidRPr="001F7CD1">
        <w:rPr>
          <w:rFonts w:cs="Times New Roman"/>
          <w:b/>
          <w:bCs/>
          <w:sz w:val="24"/>
          <w:szCs w:val="24"/>
          <w:lang w:val="vi-VN"/>
        </w:rPr>
        <w:t>Câu 3. </w:t>
      </w:r>
      <w:r w:rsidRPr="001F7CD1">
        <w:rPr>
          <w:rFonts w:cs="Times New Roman"/>
          <w:bCs/>
          <w:sz w:val="24"/>
          <w:szCs w:val="24"/>
          <w:lang w:val="vi-VN"/>
        </w:rPr>
        <w:t>Trong văn bản là kiểu xung đột nào? Nêu ý nghĩa của việc xây dựng xung đột đó?</w:t>
      </w:r>
    </w:p>
    <w:p w14:paraId="5B451C49" w14:textId="51B5B2E0" w:rsidR="007072E1" w:rsidRPr="001F7CD1" w:rsidRDefault="007072E1" w:rsidP="007072E1">
      <w:pPr>
        <w:spacing w:before="60" w:after="60"/>
        <w:ind w:firstLine="426"/>
        <w:rPr>
          <w:rFonts w:cs="Times New Roman"/>
          <w:bCs/>
          <w:sz w:val="24"/>
          <w:szCs w:val="24"/>
          <w:lang w:val="en-US"/>
        </w:rPr>
      </w:pPr>
      <w:r w:rsidRPr="001F7CD1">
        <w:rPr>
          <w:rFonts w:cs="Times New Roman"/>
          <w:bCs/>
          <w:sz w:val="24"/>
          <w:szCs w:val="24"/>
          <w:lang w:val="en-US"/>
        </w:rPr>
        <w:t xml:space="preserve">- Xung đột của </w:t>
      </w:r>
      <w:r w:rsidRPr="001F7CD1">
        <w:rPr>
          <w:rFonts w:cs="Times New Roman"/>
          <w:bCs/>
          <w:sz w:val="24"/>
          <w:szCs w:val="24"/>
          <w:lang w:val="vi-VN"/>
        </w:rPr>
        <w:t xml:space="preserve">đoạn trích </w:t>
      </w:r>
      <w:r w:rsidRPr="001F7CD1">
        <w:rPr>
          <w:rFonts w:cs="Times New Roman"/>
          <w:bCs/>
          <w:sz w:val="24"/>
          <w:szCs w:val="24"/>
          <w:lang w:val="en-US"/>
        </w:rPr>
        <w:t xml:space="preserve">thuộc kiểu xung đột bên ngoài: xung đột giữa lão </w:t>
      </w:r>
      <w:r w:rsidRPr="001F7CD1">
        <w:rPr>
          <w:rFonts w:cs="Times New Roman"/>
          <w:bCs/>
          <w:sz w:val="24"/>
          <w:szCs w:val="24"/>
          <w:lang w:val="vi-VN"/>
        </w:rPr>
        <w:t>T</w:t>
      </w:r>
      <w:r w:rsidRPr="001F7CD1">
        <w:rPr>
          <w:rFonts w:cs="Times New Roman"/>
          <w:bCs/>
          <w:sz w:val="24"/>
          <w:szCs w:val="24"/>
          <w:lang w:val="en-US"/>
        </w:rPr>
        <w:t>hông xạ (người cho thuê nhà) và ông lão mù (người thuê nhà).</w:t>
      </w:r>
    </w:p>
    <w:p w14:paraId="055B01AD" w14:textId="7C816723" w:rsidR="007072E1" w:rsidRPr="001F7CD1" w:rsidRDefault="007072E1" w:rsidP="007072E1">
      <w:pPr>
        <w:spacing w:before="60" w:after="60"/>
        <w:ind w:firstLine="426"/>
        <w:rPr>
          <w:rFonts w:cs="Times New Roman"/>
          <w:bCs/>
          <w:sz w:val="24"/>
          <w:szCs w:val="24"/>
          <w:lang w:val="en-US"/>
        </w:rPr>
      </w:pPr>
      <w:r w:rsidRPr="001F7CD1">
        <w:rPr>
          <w:rFonts w:cs="Times New Roman"/>
          <w:bCs/>
          <w:sz w:val="24"/>
          <w:szCs w:val="24"/>
          <w:lang w:val="en-US"/>
        </w:rPr>
        <w:t>- Ý nghĩa của việc xây dựng xung đột:</w:t>
      </w:r>
    </w:p>
    <w:p w14:paraId="0F5C0592" w14:textId="77777777" w:rsidR="007072E1" w:rsidRPr="001F7CD1" w:rsidRDefault="007072E1" w:rsidP="007072E1">
      <w:pPr>
        <w:spacing w:before="60" w:after="60"/>
        <w:ind w:firstLine="426"/>
        <w:rPr>
          <w:rFonts w:cs="Times New Roman"/>
          <w:bCs/>
          <w:spacing w:val="-6"/>
          <w:sz w:val="24"/>
          <w:szCs w:val="24"/>
          <w:lang w:val="en-US"/>
        </w:rPr>
      </w:pPr>
      <w:r w:rsidRPr="001F7CD1">
        <w:rPr>
          <w:rFonts w:cs="Times New Roman"/>
          <w:bCs/>
          <w:spacing w:val="-6"/>
          <w:sz w:val="24"/>
          <w:szCs w:val="24"/>
          <w:lang w:val="en-US"/>
        </w:rPr>
        <w:t>+ Khắc họa tình cảnh sống thê thảm của một bộ phân dân nghèo thành thị trước Cách mạng tháng Tám.</w:t>
      </w:r>
    </w:p>
    <w:p w14:paraId="433B9A01" w14:textId="584E5C99" w:rsidR="007072E1" w:rsidRPr="001F7CD1" w:rsidRDefault="007072E1" w:rsidP="007072E1">
      <w:pPr>
        <w:spacing w:before="60" w:after="60"/>
        <w:ind w:firstLine="426"/>
        <w:rPr>
          <w:rFonts w:cs="Times New Roman"/>
          <w:bCs/>
          <w:sz w:val="24"/>
          <w:szCs w:val="24"/>
          <w:lang w:val="en-US"/>
        </w:rPr>
      </w:pPr>
      <w:r w:rsidRPr="001F7CD1">
        <w:rPr>
          <w:rFonts w:cs="Times New Roman"/>
          <w:bCs/>
          <w:sz w:val="24"/>
          <w:szCs w:val="24"/>
          <w:lang w:val="en-US"/>
        </w:rPr>
        <w:t xml:space="preserve">+ Đồng cảm với những người nghèo khổ; lên án bọn người giàu có nhưng mất nhân </w:t>
      </w:r>
      <w:r w:rsidRPr="001F7CD1">
        <w:rPr>
          <w:rFonts w:cs="Times New Roman"/>
          <w:bCs/>
          <w:sz w:val="24"/>
          <w:szCs w:val="24"/>
          <w:lang w:val="vi-VN"/>
        </w:rPr>
        <w:t>tính.</w:t>
      </w:r>
    </w:p>
    <w:p w14:paraId="60DB64C0" w14:textId="77777777" w:rsidR="00512C7E" w:rsidRPr="001F7CD1" w:rsidRDefault="00512C7E" w:rsidP="00512C7E">
      <w:pPr>
        <w:spacing w:before="60" w:after="60"/>
        <w:ind w:firstLine="426"/>
        <w:rPr>
          <w:rFonts w:cs="Times New Roman"/>
          <w:bCs/>
          <w:sz w:val="24"/>
          <w:szCs w:val="24"/>
          <w:lang w:val="vi-VN"/>
        </w:rPr>
      </w:pPr>
      <w:r w:rsidRPr="001F7CD1">
        <w:rPr>
          <w:rFonts w:cs="Times New Roman"/>
          <w:b/>
          <w:bCs/>
          <w:sz w:val="24"/>
          <w:szCs w:val="24"/>
          <w:lang w:val="vi-VN"/>
        </w:rPr>
        <w:t>Câu 4. </w:t>
      </w:r>
      <w:r w:rsidRPr="001F7CD1">
        <w:rPr>
          <w:rFonts w:cs="Times New Roman"/>
          <w:bCs/>
          <w:sz w:val="24"/>
          <w:szCs w:val="24"/>
          <w:lang w:val="vi-VN"/>
        </w:rPr>
        <w:t xml:space="preserve">Tác dụng của phép tu từ so sánh trong câu: </w:t>
      </w:r>
      <w:r w:rsidRPr="001F7CD1">
        <w:rPr>
          <w:rFonts w:cs="Times New Roman"/>
          <w:bCs/>
          <w:i/>
          <w:iCs/>
          <w:sz w:val="24"/>
          <w:szCs w:val="24"/>
          <w:lang w:val="vi-VN"/>
        </w:rPr>
        <w:t>Phải chạy trả ngay ông số tiền ấy, chúng tôi không thể chạy được, mà số tiền sáu đồng bạc vào tay ông thì chẳng qua như muối bỏ bể, thôi thì trăm sự nhờ ông, ông ăn tiêu nhiều, ông nới tay cho chúng tôi được có phần trông cậy…</w:t>
      </w:r>
    </w:p>
    <w:p w14:paraId="5BB4F935" w14:textId="490007DB" w:rsidR="00512C7E" w:rsidRPr="001F7CD1" w:rsidRDefault="00512C7E" w:rsidP="00512C7E">
      <w:pPr>
        <w:spacing w:before="60" w:after="60"/>
        <w:ind w:firstLine="426"/>
        <w:rPr>
          <w:rFonts w:cs="Times New Roman"/>
          <w:bCs/>
          <w:sz w:val="24"/>
          <w:szCs w:val="24"/>
          <w:lang w:val="en-US"/>
        </w:rPr>
      </w:pPr>
      <w:r w:rsidRPr="001F7CD1">
        <w:rPr>
          <w:rFonts w:cs="Times New Roman"/>
          <w:b/>
          <w:bCs/>
          <w:sz w:val="24"/>
          <w:szCs w:val="24"/>
          <w:lang w:val="vi-VN"/>
        </w:rPr>
        <w:t>Câu 5. </w:t>
      </w:r>
      <w:r w:rsidRPr="001F7CD1">
        <w:rPr>
          <w:rFonts w:cs="Times New Roman"/>
          <w:bCs/>
          <w:sz w:val="24"/>
          <w:szCs w:val="24"/>
          <w:lang w:val="vi-VN"/>
        </w:rPr>
        <w:t xml:space="preserve">Chỉ ra hiệu ứng thanh lọc của văn bản? Hiệu ứng đó có tác động như thế nào tới quan niệm sống của bản thân? </w:t>
      </w:r>
    </w:p>
    <w:p w14:paraId="57497BBC" w14:textId="017A4AD6" w:rsidR="00D506E2" w:rsidRPr="001F7CD1" w:rsidRDefault="00D506E2" w:rsidP="00D506E2">
      <w:pPr>
        <w:spacing w:before="60" w:after="60"/>
        <w:ind w:firstLine="426"/>
        <w:rPr>
          <w:rFonts w:cs="Times New Roman"/>
          <w:bCs/>
          <w:sz w:val="24"/>
          <w:szCs w:val="24"/>
          <w:lang w:val="en-US"/>
        </w:rPr>
      </w:pPr>
      <w:r w:rsidRPr="001F7CD1">
        <w:rPr>
          <w:rFonts w:cs="Times New Roman"/>
          <w:bCs/>
          <w:sz w:val="24"/>
          <w:szCs w:val="24"/>
          <w:lang w:val="en-US"/>
        </w:rPr>
        <w:t>- Hiệu ứng thanh lọc: qua đoạn trích vở kịch, ta thấy đồng cảm với cuộc sống khốn cùng của gia đình ông lão mù, căm phẫn trước những hành động độc ác, tán tận lương tâm của lão Thông Xạ.</w:t>
      </w:r>
    </w:p>
    <w:p w14:paraId="1203D4F9" w14:textId="49286AE7" w:rsidR="00D506E2" w:rsidRPr="001F7CD1" w:rsidRDefault="00D506E2" w:rsidP="00D506E2">
      <w:pPr>
        <w:spacing w:before="60" w:after="60"/>
        <w:ind w:firstLine="426"/>
        <w:rPr>
          <w:rFonts w:cs="Times New Roman"/>
          <w:bCs/>
          <w:sz w:val="24"/>
          <w:szCs w:val="24"/>
          <w:lang w:val="en-US"/>
        </w:rPr>
      </w:pPr>
      <w:r w:rsidRPr="001F7CD1">
        <w:rPr>
          <w:rFonts w:cs="Times New Roman"/>
          <w:bCs/>
          <w:sz w:val="24"/>
          <w:szCs w:val="24"/>
          <w:lang w:val="en-US"/>
        </w:rPr>
        <w:t>- Tác động tới quan niệm sống của bản thân: biết yêu thương những người cùng khổ; biết căm phẫn, lên án cái xấu, cái ác.</w:t>
      </w:r>
    </w:p>
    <w:p w14:paraId="505A0355" w14:textId="77777777" w:rsidR="00512C7E" w:rsidRPr="001F7CD1" w:rsidRDefault="00512C7E" w:rsidP="00512C7E">
      <w:pPr>
        <w:spacing w:before="60" w:after="60"/>
        <w:ind w:firstLine="426"/>
        <w:rPr>
          <w:rFonts w:cs="Times New Roman"/>
          <w:bCs/>
          <w:sz w:val="24"/>
          <w:szCs w:val="24"/>
          <w:lang w:val="en-US"/>
        </w:rPr>
      </w:pPr>
    </w:p>
    <w:p w14:paraId="2A88CA8D" w14:textId="488977BE" w:rsidR="0017250F" w:rsidRPr="001F7CD1" w:rsidRDefault="0017250F" w:rsidP="00512C7E">
      <w:pPr>
        <w:spacing w:before="60" w:after="60"/>
        <w:ind w:firstLine="426"/>
        <w:rPr>
          <w:rFonts w:cs="Times New Roman"/>
          <w:b/>
          <w:sz w:val="24"/>
          <w:szCs w:val="24"/>
          <w:lang w:val="en-US"/>
        </w:rPr>
      </w:pPr>
      <w:r w:rsidRPr="001F7CD1">
        <w:rPr>
          <w:rFonts w:cs="Times New Roman"/>
          <w:b/>
          <w:sz w:val="24"/>
          <w:szCs w:val="24"/>
          <w:lang w:val="en-US"/>
        </w:rPr>
        <w:t>ĐỀ 3</w:t>
      </w:r>
    </w:p>
    <w:p w14:paraId="5AA2F690" w14:textId="77777777"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Đọc đoạn trích</w:t>
      </w:r>
      <w:r w:rsidRPr="001F7CD1">
        <w:rPr>
          <w:rFonts w:cs="Times New Roman"/>
          <w:bCs/>
          <w:sz w:val="24"/>
          <w:szCs w:val="24"/>
          <w:lang w:val="vi-VN"/>
        </w:rPr>
        <w:t>:</w:t>
      </w:r>
    </w:p>
    <w:p w14:paraId="38D9C6D5" w14:textId="77777777" w:rsidR="0017250F" w:rsidRPr="001F7CD1" w:rsidRDefault="0017250F" w:rsidP="003A6FB9">
      <w:pPr>
        <w:spacing w:before="60" w:after="60"/>
        <w:ind w:firstLine="426"/>
        <w:jc w:val="center"/>
        <w:rPr>
          <w:rFonts w:cs="Times New Roman"/>
          <w:b/>
          <w:bCs/>
          <w:sz w:val="24"/>
          <w:szCs w:val="24"/>
          <w:lang w:val="vi-VN"/>
        </w:rPr>
      </w:pPr>
      <w:r w:rsidRPr="001F7CD1">
        <w:rPr>
          <w:rFonts w:cs="Times New Roman"/>
          <w:b/>
          <w:bCs/>
          <w:sz w:val="24"/>
          <w:szCs w:val="24"/>
          <w:lang w:val="vi-VN"/>
        </w:rPr>
        <w:t>ÔNG TÂY AN NAM</w:t>
      </w:r>
    </w:p>
    <w:p w14:paraId="15ADAF06" w14:textId="77777777" w:rsidR="0017250F" w:rsidRPr="001F7CD1" w:rsidRDefault="0017250F" w:rsidP="0017250F">
      <w:pPr>
        <w:spacing w:before="60" w:after="60"/>
        <w:ind w:firstLine="426"/>
        <w:rPr>
          <w:rFonts w:cs="Times New Roman"/>
          <w:b/>
          <w:bCs/>
          <w:i/>
          <w:sz w:val="24"/>
          <w:szCs w:val="24"/>
          <w:lang w:val="vi-VN"/>
        </w:rPr>
      </w:pPr>
      <w:r w:rsidRPr="001F7CD1">
        <w:rPr>
          <w:rFonts w:cs="Times New Roman"/>
          <w:bCs/>
          <w:i/>
          <w:sz w:val="24"/>
          <w:szCs w:val="24"/>
          <w:lang w:val="vi-VN"/>
        </w:rPr>
        <w:t xml:space="preserve">                                                              (Trích)                                      </w:t>
      </w:r>
      <w:r w:rsidRPr="001F7CD1">
        <w:rPr>
          <w:rFonts w:cs="Times New Roman"/>
          <w:b/>
          <w:bCs/>
          <w:i/>
          <w:sz w:val="24"/>
          <w:szCs w:val="24"/>
          <w:lang w:val="vi-VN"/>
        </w:rPr>
        <w:t>Nam Xương</w:t>
      </w:r>
    </w:p>
    <w:p w14:paraId="43204442" w14:textId="6B45D9B3" w:rsidR="0017250F" w:rsidRPr="001F7CD1" w:rsidRDefault="0017250F" w:rsidP="0017250F">
      <w:pPr>
        <w:spacing w:before="60" w:after="60"/>
        <w:ind w:firstLine="426"/>
        <w:rPr>
          <w:rFonts w:cs="Times New Roman"/>
          <w:bCs/>
          <w:i/>
          <w:sz w:val="24"/>
          <w:szCs w:val="24"/>
          <w:lang w:val="vi-VN"/>
        </w:rPr>
      </w:pPr>
      <w:r w:rsidRPr="001F7CD1">
        <w:rPr>
          <w:rFonts w:cs="Times New Roman"/>
          <w:b/>
          <w:bCs/>
          <w:i/>
          <w:sz w:val="24"/>
          <w:szCs w:val="24"/>
          <w:lang w:val="vi-VN"/>
        </w:rPr>
        <w:t>Giới thiệu:</w:t>
      </w:r>
      <w:r w:rsidRPr="001F7CD1">
        <w:rPr>
          <w:rFonts w:cs="Times New Roman"/>
          <w:bCs/>
          <w:i/>
          <w:sz w:val="24"/>
          <w:szCs w:val="24"/>
          <w:lang w:val="vi-VN"/>
        </w:rPr>
        <w:t xml:space="preserve"> Ông Tây An Nam được Nam Xương hoàn thành năm 1930, vở hài kịch kể về chuyện một anh khá giả tên là Cử Lân được cha là Cưu Ông lo cho du học sang Pháp, khi đỗ đạt bằng Cử nhân trở về thì Lân làm như không biết tiếng Việt, khinh bỉ giống nòi, quyết nhập làng Tây. Anh không nhận cha mẹ, không về nhà mà ở thuê khách sạn vì ghê sợ sinh hoạt của người An Nam. Anh tuyên bố: </w:t>
      </w:r>
      <w:r w:rsidR="00301397" w:rsidRPr="001F7CD1">
        <w:rPr>
          <w:rFonts w:cs="Times New Roman"/>
          <w:bCs/>
          <w:i/>
          <w:sz w:val="24"/>
          <w:szCs w:val="24"/>
          <w:lang w:val="vi-VN"/>
        </w:rPr>
        <w:t>“</w:t>
      </w:r>
      <w:r w:rsidRPr="001F7CD1">
        <w:rPr>
          <w:rFonts w:cs="Times New Roman"/>
          <w:bCs/>
          <w:i/>
          <w:sz w:val="24"/>
          <w:szCs w:val="24"/>
          <w:lang w:val="vi-VN"/>
        </w:rPr>
        <w:t>Tổ quốc tôi là Đại Pháp. Tôi người Đại Pháp</w:t>
      </w:r>
      <w:r w:rsidR="00301397" w:rsidRPr="001F7CD1">
        <w:rPr>
          <w:rFonts w:cs="Times New Roman"/>
          <w:bCs/>
          <w:i/>
          <w:sz w:val="24"/>
          <w:szCs w:val="24"/>
          <w:lang w:val="vi-VN"/>
        </w:rPr>
        <w:t>”</w:t>
      </w:r>
      <w:r w:rsidRPr="001F7CD1">
        <w:rPr>
          <w:rFonts w:cs="Times New Roman"/>
          <w:bCs/>
          <w:i/>
          <w:sz w:val="24"/>
          <w:szCs w:val="24"/>
          <w:lang w:val="vi-VN"/>
        </w:rPr>
        <w:t>.</w:t>
      </w:r>
    </w:p>
    <w:p w14:paraId="47E771F7" w14:textId="77777777" w:rsidR="0017250F" w:rsidRPr="001F7CD1" w:rsidRDefault="0017250F" w:rsidP="0017250F">
      <w:pPr>
        <w:spacing w:before="60" w:after="60"/>
        <w:ind w:firstLine="426"/>
        <w:rPr>
          <w:rFonts w:cs="Times New Roman"/>
          <w:bCs/>
          <w:i/>
          <w:spacing w:val="-4"/>
          <w:sz w:val="24"/>
          <w:szCs w:val="24"/>
          <w:lang w:val="vi-VN"/>
        </w:rPr>
      </w:pPr>
      <w:r w:rsidRPr="001F7CD1">
        <w:rPr>
          <w:rFonts w:cs="Times New Roman"/>
          <w:bCs/>
          <w:i/>
          <w:spacing w:val="-4"/>
          <w:sz w:val="24"/>
          <w:szCs w:val="24"/>
          <w:lang w:val="vi-VN"/>
        </w:rPr>
        <w:t>Đoạn trích dưới đây kể lại việc Cử Lân về thăm nhà và mang theo một đầy tớ phiên dịch tên là Khiếu.</w:t>
      </w:r>
    </w:p>
    <w:p w14:paraId="150BF058" w14:textId="77777777" w:rsidR="0017250F" w:rsidRPr="001F7CD1" w:rsidRDefault="0017250F" w:rsidP="0017250F">
      <w:pPr>
        <w:spacing w:before="60" w:after="60"/>
        <w:ind w:firstLine="426"/>
        <w:rPr>
          <w:rFonts w:cs="Times New Roman"/>
          <w:bCs/>
          <w:i/>
          <w:sz w:val="24"/>
          <w:szCs w:val="24"/>
          <w:vertAlign w:val="superscript"/>
          <w:lang w:val="vi-VN"/>
        </w:rPr>
      </w:pPr>
      <w:r w:rsidRPr="001F7CD1">
        <w:rPr>
          <w:rFonts w:cs="Times New Roman"/>
          <w:b/>
          <w:bCs/>
          <w:sz w:val="24"/>
          <w:szCs w:val="24"/>
          <w:lang w:val="vi-VN"/>
        </w:rPr>
        <w:t>Cử Lân:</w:t>
      </w:r>
      <w:r w:rsidRPr="001F7CD1">
        <w:rPr>
          <w:rFonts w:cs="Times New Roman"/>
          <w:bCs/>
          <w:sz w:val="24"/>
          <w:szCs w:val="24"/>
          <w:lang w:val="vi-VN"/>
        </w:rPr>
        <w:t xml:space="preserve"> - C’est ici ma maison? </w:t>
      </w:r>
      <w:r w:rsidRPr="001F7CD1">
        <w:rPr>
          <w:rFonts w:cs="Times New Roman"/>
          <w:bCs/>
          <w:i/>
          <w:sz w:val="24"/>
          <w:szCs w:val="24"/>
          <w:lang w:val="vi-VN"/>
        </w:rPr>
        <w:t>(Đây là nhà tao à?)</w:t>
      </w:r>
      <w:r w:rsidRPr="001F7CD1">
        <w:rPr>
          <w:rFonts w:cs="Times New Roman"/>
          <w:bCs/>
          <w:i/>
          <w:sz w:val="24"/>
          <w:szCs w:val="24"/>
          <w:vertAlign w:val="superscript"/>
          <w:lang w:val="vi-VN"/>
        </w:rPr>
        <w:t>(1)</w:t>
      </w:r>
    </w:p>
    <w:p w14:paraId="06100AC2" w14:textId="77777777"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Cưu ông:</w:t>
      </w:r>
      <w:r w:rsidRPr="001F7CD1">
        <w:rPr>
          <w:rFonts w:cs="Times New Roman"/>
          <w:bCs/>
          <w:sz w:val="24"/>
          <w:szCs w:val="24"/>
          <w:lang w:val="vi-VN"/>
        </w:rPr>
        <w:t xml:space="preserve"> - Ấy kìa con, con đã về! Con đã về!</w:t>
      </w:r>
    </w:p>
    <w:p w14:paraId="30795D17" w14:textId="0E39247A" w:rsidR="0017250F" w:rsidRPr="001F7CD1" w:rsidRDefault="0017250F" w:rsidP="0017250F">
      <w:pPr>
        <w:spacing w:before="60" w:after="60"/>
        <w:ind w:firstLine="426"/>
        <w:rPr>
          <w:rFonts w:cs="Times New Roman"/>
          <w:bCs/>
          <w:sz w:val="24"/>
          <w:szCs w:val="24"/>
          <w:vertAlign w:val="superscript"/>
          <w:lang w:val="vi-VN"/>
        </w:rPr>
      </w:pPr>
      <w:r w:rsidRPr="001F7CD1">
        <w:rPr>
          <w:rFonts w:cs="Times New Roman"/>
          <w:b/>
          <w:bCs/>
          <w:sz w:val="24"/>
          <w:szCs w:val="24"/>
          <w:lang w:val="vi-VN"/>
        </w:rPr>
        <w:t>Cử Lân:</w:t>
      </w:r>
      <w:r w:rsidRPr="001F7CD1">
        <w:rPr>
          <w:rFonts w:cs="Times New Roman"/>
          <w:bCs/>
          <w:sz w:val="24"/>
          <w:szCs w:val="24"/>
          <w:lang w:val="vi-VN"/>
        </w:rPr>
        <w:t xml:space="preserve"> (Cau mặt) </w:t>
      </w:r>
      <w:r w:rsidR="006C0A91" w:rsidRPr="001F7CD1">
        <w:rPr>
          <w:rFonts w:cs="Times New Roman"/>
          <w:bCs/>
          <w:sz w:val="24"/>
          <w:szCs w:val="24"/>
          <w:lang w:val="vi-VN"/>
        </w:rPr>
        <w:t>-</w:t>
      </w:r>
      <w:r w:rsidRPr="001F7CD1">
        <w:rPr>
          <w:rFonts w:cs="Times New Roman"/>
          <w:bCs/>
          <w:sz w:val="24"/>
          <w:szCs w:val="24"/>
          <w:lang w:val="vi-VN"/>
        </w:rPr>
        <w:t xml:space="preserve"> Qui est ce vieux fou là! </w:t>
      </w:r>
      <w:r w:rsidRPr="001F7CD1">
        <w:rPr>
          <w:rFonts w:cs="Times New Roman"/>
          <w:bCs/>
          <w:i/>
          <w:sz w:val="24"/>
          <w:szCs w:val="24"/>
          <w:lang w:val="vi-VN"/>
        </w:rPr>
        <w:t>(Người già nào mà điên thế này?)</w:t>
      </w:r>
    </w:p>
    <w:p w14:paraId="3AF50011" w14:textId="77777777"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 xml:space="preserve">Cưu ông: </w:t>
      </w:r>
      <w:r w:rsidRPr="001F7CD1">
        <w:rPr>
          <w:rFonts w:cs="Times New Roman"/>
          <w:bCs/>
          <w:sz w:val="24"/>
          <w:szCs w:val="24"/>
          <w:lang w:val="vi-VN"/>
        </w:rPr>
        <w:t>- Thầy không ra đón con được, thật là bất đắc dĩ. Nhưng mẹ con đâu? Mẹ con ra đón con đó mà?</w:t>
      </w:r>
    </w:p>
    <w:p w14:paraId="6410554E" w14:textId="77777777" w:rsidR="0017250F" w:rsidRPr="001F7CD1" w:rsidRDefault="0017250F" w:rsidP="0017250F">
      <w:pPr>
        <w:spacing w:before="60" w:after="60"/>
        <w:ind w:firstLine="426"/>
        <w:rPr>
          <w:rFonts w:cs="Times New Roman"/>
          <w:bCs/>
          <w:i/>
          <w:sz w:val="24"/>
          <w:szCs w:val="24"/>
          <w:lang w:val="vi-VN"/>
        </w:rPr>
      </w:pPr>
      <w:r w:rsidRPr="001F7CD1">
        <w:rPr>
          <w:rFonts w:cs="Times New Roman"/>
          <w:b/>
          <w:bCs/>
          <w:sz w:val="24"/>
          <w:szCs w:val="24"/>
          <w:lang w:val="vi-VN"/>
        </w:rPr>
        <w:t>Cử Lân:</w:t>
      </w:r>
      <w:r w:rsidRPr="001F7CD1">
        <w:rPr>
          <w:rFonts w:cs="Times New Roman"/>
          <w:bCs/>
          <w:sz w:val="24"/>
          <w:szCs w:val="24"/>
          <w:lang w:val="vi-VN"/>
        </w:rPr>
        <w:t xml:space="preserve"> - Que signifie? </w:t>
      </w:r>
      <w:r w:rsidRPr="001F7CD1">
        <w:rPr>
          <w:rFonts w:cs="Times New Roman"/>
          <w:bCs/>
          <w:i/>
          <w:sz w:val="24"/>
          <w:szCs w:val="24"/>
          <w:lang w:val="vi-VN"/>
        </w:rPr>
        <w:t>(Hắn nói gì thế?)</w:t>
      </w:r>
    </w:p>
    <w:p w14:paraId="61A575F7" w14:textId="77777777"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Cưu ông:</w:t>
      </w:r>
      <w:r w:rsidRPr="001F7CD1">
        <w:rPr>
          <w:rFonts w:cs="Times New Roman"/>
          <w:bCs/>
          <w:sz w:val="24"/>
          <w:szCs w:val="24"/>
          <w:lang w:val="vi-VN"/>
        </w:rPr>
        <w:t xml:space="preserve"> - Vậy con ngồi xuống đây, xuống đây!</w:t>
      </w:r>
    </w:p>
    <w:p w14:paraId="23AB5C66" w14:textId="77777777" w:rsidR="0017250F" w:rsidRPr="001F7CD1" w:rsidRDefault="0017250F" w:rsidP="0017250F">
      <w:pPr>
        <w:spacing w:before="60" w:after="60"/>
        <w:ind w:firstLine="426"/>
        <w:rPr>
          <w:rFonts w:cs="Times New Roman"/>
          <w:bCs/>
          <w:i/>
          <w:sz w:val="24"/>
          <w:szCs w:val="24"/>
          <w:vertAlign w:val="superscript"/>
          <w:lang w:val="vi-VN"/>
        </w:rPr>
      </w:pPr>
      <w:r w:rsidRPr="001F7CD1">
        <w:rPr>
          <w:rFonts w:cs="Times New Roman"/>
          <w:b/>
          <w:bCs/>
          <w:sz w:val="24"/>
          <w:szCs w:val="24"/>
          <w:lang w:val="vi-VN"/>
        </w:rPr>
        <w:t>Cử Lân:</w:t>
      </w:r>
      <w:r w:rsidRPr="001F7CD1">
        <w:rPr>
          <w:rFonts w:cs="Times New Roman"/>
          <w:bCs/>
          <w:sz w:val="24"/>
          <w:szCs w:val="24"/>
          <w:lang w:val="vi-VN"/>
        </w:rPr>
        <w:t xml:space="preserve"> - Veut-il par hasard me manger? </w:t>
      </w:r>
      <w:r w:rsidRPr="001F7CD1">
        <w:rPr>
          <w:rFonts w:cs="Times New Roman"/>
          <w:bCs/>
          <w:i/>
          <w:sz w:val="24"/>
          <w:szCs w:val="24"/>
          <w:lang w:val="vi-VN"/>
        </w:rPr>
        <w:t>(Lão muốn ăn thịt ta hay sao thế?)</w:t>
      </w:r>
    </w:p>
    <w:p w14:paraId="00047C77" w14:textId="77777777" w:rsidR="0017250F" w:rsidRPr="001F7CD1" w:rsidRDefault="0017250F" w:rsidP="0017250F">
      <w:pPr>
        <w:spacing w:before="60" w:after="60"/>
        <w:ind w:firstLine="426"/>
        <w:rPr>
          <w:rFonts w:cs="Times New Roman"/>
          <w:bCs/>
          <w:i/>
          <w:sz w:val="24"/>
          <w:szCs w:val="24"/>
          <w:vertAlign w:val="superscript"/>
          <w:lang w:val="vi-VN"/>
        </w:rPr>
      </w:pPr>
      <w:r w:rsidRPr="001F7CD1">
        <w:rPr>
          <w:rFonts w:cs="Times New Roman"/>
          <w:b/>
          <w:bCs/>
          <w:sz w:val="24"/>
          <w:szCs w:val="24"/>
          <w:lang w:val="vi-VN"/>
        </w:rPr>
        <w:t>Khiếu:</w:t>
      </w:r>
      <w:r w:rsidRPr="001F7CD1">
        <w:rPr>
          <w:rFonts w:cs="Times New Roman"/>
          <w:bCs/>
          <w:sz w:val="24"/>
          <w:szCs w:val="24"/>
          <w:lang w:val="vi-VN"/>
        </w:rPr>
        <w:t xml:space="preserve"> - Me sừ, lúy điếc lúy pa pa me sừ. </w:t>
      </w:r>
      <w:r w:rsidRPr="001F7CD1">
        <w:rPr>
          <w:rFonts w:cs="Times New Roman"/>
          <w:bCs/>
          <w:i/>
          <w:sz w:val="24"/>
          <w:szCs w:val="24"/>
          <w:lang w:val="vi-VN"/>
        </w:rPr>
        <w:t>(Lão bảo lão là cha quan lớn)</w:t>
      </w:r>
    </w:p>
    <w:p w14:paraId="472798AD" w14:textId="77777777" w:rsidR="0017250F" w:rsidRPr="001F7CD1" w:rsidRDefault="0017250F" w:rsidP="0017250F">
      <w:pPr>
        <w:spacing w:before="60" w:after="60"/>
        <w:ind w:firstLine="426"/>
        <w:rPr>
          <w:rFonts w:cs="Times New Roman"/>
          <w:bCs/>
          <w:sz w:val="24"/>
          <w:szCs w:val="24"/>
          <w:vertAlign w:val="superscript"/>
          <w:lang w:val="vi-VN"/>
        </w:rPr>
      </w:pPr>
      <w:r w:rsidRPr="001F7CD1">
        <w:rPr>
          <w:rFonts w:cs="Times New Roman"/>
          <w:b/>
          <w:bCs/>
          <w:sz w:val="24"/>
          <w:szCs w:val="24"/>
          <w:lang w:val="vi-VN"/>
        </w:rPr>
        <w:t>Cử Lân:</w:t>
      </w:r>
      <w:r w:rsidRPr="001F7CD1">
        <w:rPr>
          <w:rFonts w:cs="Times New Roman"/>
          <w:bCs/>
          <w:sz w:val="24"/>
          <w:szCs w:val="24"/>
          <w:lang w:val="vi-VN"/>
        </w:rPr>
        <w:t xml:space="preserve"> - Mon père? Oh ho ho. </w:t>
      </w:r>
      <w:r w:rsidRPr="001F7CD1">
        <w:rPr>
          <w:rFonts w:cs="Times New Roman"/>
          <w:bCs/>
          <w:i/>
          <w:sz w:val="24"/>
          <w:szCs w:val="24"/>
          <w:lang w:val="vi-VN"/>
        </w:rPr>
        <w:t>(Cha tao ư? Chao ơi!)</w:t>
      </w:r>
    </w:p>
    <w:p w14:paraId="55190E92" w14:textId="77777777"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Khiếu:</w:t>
      </w:r>
      <w:r w:rsidRPr="001F7CD1">
        <w:rPr>
          <w:rFonts w:cs="Times New Roman"/>
          <w:bCs/>
          <w:sz w:val="24"/>
          <w:szCs w:val="24"/>
          <w:lang w:val="vi-VN"/>
        </w:rPr>
        <w:t xml:space="preserve"> - Có thật cụ là bố quan cử tôi đó không?</w:t>
      </w:r>
    </w:p>
    <w:p w14:paraId="3D50EA0E" w14:textId="77777777"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Cưu ông:</w:t>
      </w:r>
      <w:r w:rsidRPr="001F7CD1">
        <w:rPr>
          <w:rFonts w:cs="Times New Roman"/>
          <w:bCs/>
          <w:sz w:val="24"/>
          <w:szCs w:val="24"/>
          <w:lang w:val="vi-VN"/>
        </w:rPr>
        <w:t xml:space="preserve"> - Chao ôi! Con quên thầy rồi hay sao? Hồi con đi Tây, thầy đưa con xuống tận Hải Phòng đây mà! Tháng tháng thầy vẫn gửi tiền cho con ăn học đây mà! Ông Tham Tứ xem báo thấy </w:t>
      </w:r>
      <w:r w:rsidRPr="001F7CD1">
        <w:rPr>
          <w:rFonts w:cs="Times New Roman"/>
          <w:bCs/>
          <w:sz w:val="24"/>
          <w:szCs w:val="24"/>
          <w:lang w:val="vi-VN"/>
        </w:rPr>
        <w:lastRenderedPageBreak/>
        <w:t>tin con đỗ, bảo thầy, thầy lập tức đánh manda dây thép</w:t>
      </w:r>
      <w:r w:rsidRPr="001F7CD1">
        <w:rPr>
          <w:rFonts w:cs="Times New Roman"/>
          <w:bCs/>
          <w:sz w:val="24"/>
          <w:szCs w:val="24"/>
          <w:vertAlign w:val="superscript"/>
          <w:lang w:val="vi-VN"/>
        </w:rPr>
        <w:t xml:space="preserve"> </w:t>
      </w:r>
      <w:r w:rsidRPr="001F7CD1">
        <w:rPr>
          <w:rFonts w:cs="Times New Roman"/>
          <w:bCs/>
          <w:sz w:val="24"/>
          <w:szCs w:val="24"/>
          <w:lang w:val="vi-VN"/>
        </w:rPr>
        <w:t>sang cho con để con để con về với thầy me đấy mà.</w:t>
      </w:r>
    </w:p>
    <w:p w14:paraId="642FEDF4" w14:textId="44ACDBF4" w:rsidR="0017250F" w:rsidRPr="001F7CD1" w:rsidRDefault="0017250F" w:rsidP="0017250F">
      <w:pPr>
        <w:spacing w:before="60" w:after="60"/>
        <w:ind w:firstLine="426"/>
        <w:rPr>
          <w:rFonts w:cs="Times New Roman"/>
          <w:bCs/>
          <w:sz w:val="24"/>
          <w:szCs w:val="24"/>
          <w:vertAlign w:val="superscript"/>
          <w:lang w:val="vi-VN"/>
        </w:rPr>
      </w:pPr>
      <w:r w:rsidRPr="001F7CD1">
        <w:rPr>
          <w:rFonts w:cs="Times New Roman"/>
          <w:b/>
          <w:bCs/>
          <w:sz w:val="24"/>
          <w:szCs w:val="24"/>
          <w:lang w:val="vi-VN"/>
        </w:rPr>
        <w:t>Cử Lân:</w:t>
      </w:r>
      <w:r w:rsidRPr="001F7CD1">
        <w:rPr>
          <w:rFonts w:cs="Times New Roman"/>
          <w:bCs/>
          <w:sz w:val="24"/>
          <w:szCs w:val="24"/>
          <w:lang w:val="vi-VN"/>
        </w:rPr>
        <w:t xml:space="preserve"> (Trong khi Cưu ông nói thì ra ý nhìn, rồi nói) </w:t>
      </w:r>
      <w:r w:rsidR="006C0A91" w:rsidRPr="001F7CD1">
        <w:rPr>
          <w:rFonts w:cs="Times New Roman"/>
          <w:bCs/>
          <w:sz w:val="24"/>
          <w:szCs w:val="24"/>
          <w:lang w:val="vi-VN"/>
        </w:rPr>
        <w:t>-</w:t>
      </w:r>
      <w:r w:rsidRPr="001F7CD1">
        <w:rPr>
          <w:rFonts w:cs="Times New Roman"/>
          <w:bCs/>
          <w:sz w:val="24"/>
          <w:szCs w:val="24"/>
          <w:lang w:val="vi-VN"/>
        </w:rPr>
        <w:t xml:space="preserve"> Possible (ôm lấy Cưu ông mà hôn). Excuse, pa pa, je ne t’avais pas reconnu.</w:t>
      </w:r>
    </w:p>
    <w:p w14:paraId="1DC8A5CD" w14:textId="77777777"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Khiếu:</w:t>
      </w:r>
      <w:r w:rsidRPr="001F7CD1">
        <w:rPr>
          <w:rFonts w:cs="Times New Roman"/>
          <w:bCs/>
          <w:sz w:val="24"/>
          <w:szCs w:val="24"/>
          <w:lang w:val="vi-VN"/>
        </w:rPr>
        <w:t xml:space="preserve"> - Quan tôi xin lỗi cụ vì trước không nhận ra!</w:t>
      </w:r>
    </w:p>
    <w:p w14:paraId="358D5C20" w14:textId="41D96279"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Cưu ông:</w:t>
      </w:r>
      <w:r w:rsidRPr="001F7CD1">
        <w:rPr>
          <w:rFonts w:cs="Times New Roman"/>
          <w:bCs/>
          <w:sz w:val="24"/>
          <w:szCs w:val="24"/>
          <w:lang w:val="vi-VN"/>
        </w:rPr>
        <w:t xml:space="preserve"> (Cũng bá chặt lấy cổ Cử Lân, rồi ấn xuống ghế, bảo ngồi) </w:t>
      </w:r>
      <w:r w:rsidR="006C0A91" w:rsidRPr="001F7CD1">
        <w:rPr>
          <w:rFonts w:cs="Times New Roman"/>
          <w:bCs/>
          <w:sz w:val="24"/>
          <w:szCs w:val="24"/>
          <w:lang w:val="vi-VN"/>
        </w:rPr>
        <w:t>-</w:t>
      </w:r>
      <w:r w:rsidRPr="001F7CD1">
        <w:rPr>
          <w:rFonts w:cs="Times New Roman"/>
          <w:bCs/>
          <w:sz w:val="24"/>
          <w:szCs w:val="24"/>
          <w:lang w:val="vi-VN"/>
        </w:rPr>
        <w:t xml:space="preserve"> Con đi lâu về thường quên thật. Thôi thầy chả bắt lỗi con đâu? Ngồi xuống đây!</w:t>
      </w:r>
    </w:p>
    <w:p w14:paraId="0B140960" w14:textId="270B6838"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Cử Lân:</w:t>
      </w:r>
      <w:r w:rsidRPr="001F7CD1">
        <w:rPr>
          <w:rFonts w:cs="Times New Roman"/>
          <w:bCs/>
          <w:sz w:val="24"/>
          <w:szCs w:val="24"/>
          <w:lang w:val="vi-VN"/>
        </w:rPr>
        <w:t xml:space="preserve"> (Sẽ đẩy Cưu ông ra) </w:t>
      </w:r>
      <w:r w:rsidR="006C0A91" w:rsidRPr="001F7CD1">
        <w:rPr>
          <w:rFonts w:cs="Times New Roman"/>
          <w:bCs/>
          <w:sz w:val="24"/>
          <w:szCs w:val="24"/>
          <w:lang w:val="vi-VN"/>
        </w:rPr>
        <w:t>-</w:t>
      </w:r>
      <w:r w:rsidRPr="001F7CD1">
        <w:rPr>
          <w:rFonts w:cs="Times New Roman"/>
          <w:bCs/>
          <w:sz w:val="24"/>
          <w:szCs w:val="24"/>
          <w:lang w:val="vi-VN"/>
        </w:rPr>
        <w:t xml:space="preserve"> Oh pouf! Il m’étouffe avec son odeur indigène! Dis </w:t>
      </w:r>
      <w:r w:rsidR="006C0A91" w:rsidRPr="001F7CD1">
        <w:rPr>
          <w:rFonts w:cs="Times New Roman"/>
          <w:bCs/>
          <w:sz w:val="24"/>
          <w:szCs w:val="24"/>
          <w:lang w:val="vi-VN"/>
        </w:rPr>
        <w:t>-</w:t>
      </w:r>
      <w:r w:rsidRPr="001F7CD1">
        <w:rPr>
          <w:rFonts w:cs="Times New Roman"/>
          <w:bCs/>
          <w:sz w:val="24"/>
          <w:szCs w:val="24"/>
          <w:lang w:val="vi-VN"/>
        </w:rPr>
        <w:t xml:space="preserve"> lui de ne plus recommencer, je te’prie! (Cầm mùi xoa phe phẩy trước mũi)</w:t>
      </w:r>
    </w:p>
    <w:p w14:paraId="1AB861DF" w14:textId="77777777"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Khiếu:</w:t>
      </w:r>
      <w:r w:rsidRPr="001F7CD1">
        <w:rPr>
          <w:rFonts w:cs="Times New Roman"/>
          <w:bCs/>
          <w:sz w:val="24"/>
          <w:szCs w:val="24"/>
          <w:lang w:val="vi-VN"/>
        </w:rPr>
        <w:t xml:space="preserve"> - Cụ ạ, cụ làm quan tôi suýt chết ngạt về cái mùi bản xứ của cụ. Bận sau chớ thế nữa nhé!</w:t>
      </w:r>
    </w:p>
    <w:p w14:paraId="2E8F721E" w14:textId="40C83845"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Cưu ông:</w:t>
      </w:r>
      <w:r w:rsidRPr="001F7CD1">
        <w:rPr>
          <w:rFonts w:cs="Times New Roman"/>
          <w:bCs/>
          <w:sz w:val="24"/>
          <w:szCs w:val="24"/>
          <w:lang w:val="vi-VN"/>
        </w:rPr>
        <w:t xml:space="preserve"> (Ngạc nhiên) </w:t>
      </w:r>
      <w:r w:rsidR="006C0A91" w:rsidRPr="001F7CD1">
        <w:rPr>
          <w:rFonts w:cs="Times New Roman"/>
          <w:bCs/>
          <w:sz w:val="24"/>
          <w:szCs w:val="24"/>
          <w:lang w:val="vi-VN"/>
        </w:rPr>
        <w:t>-</w:t>
      </w:r>
      <w:r w:rsidRPr="001F7CD1">
        <w:rPr>
          <w:rFonts w:cs="Times New Roman"/>
          <w:bCs/>
          <w:sz w:val="24"/>
          <w:szCs w:val="24"/>
          <w:lang w:val="vi-VN"/>
        </w:rPr>
        <w:t xml:space="preserve"> Con nói thế ấy ư con? (Ngoảnh lại Khiếu) Hay là mày nói láo?</w:t>
      </w:r>
    </w:p>
    <w:p w14:paraId="5019B506" w14:textId="77777777"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Khiếu:</w:t>
      </w:r>
      <w:r w:rsidRPr="001F7CD1">
        <w:rPr>
          <w:rFonts w:cs="Times New Roman"/>
          <w:bCs/>
          <w:sz w:val="24"/>
          <w:szCs w:val="24"/>
          <w:lang w:val="vi-VN"/>
        </w:rPr>
        <w:t xml:space="preserve"> - À! Cái nhà ông cụ này cho tôi là ai?</w:t>
      </w:r>
    </w:p>
    <w:p w14:paraId="05429601" w14:textId="59288AE2" w:rsidR="0017250F" w:rsidRPr="001F7CD1" w:rsidRDefault="0017250F" w:rsidP="0017250F">
      <w:pPr>
        <w:spacing w:before="60" w:after="60"/>
        <w:ind w:firstLine="426"/>
        <w:rPr>
          <w:rFonts w:cs="Times New Roman"/>
          <w:bCs/>
          <w:i/>
          <w:sz w:val="24"/>
          <w:szCs w:val="24"/>
          <w:vertAlign w:val="superscript"/>
          <w:lang w:val="vi-VN"/>
        </w:rPr>
      </w:pPr>
      <w:r w:rsidRPr="001F7CD1">
        <w:rPr>
          <w:rFonts w:cs="Times New Roman"/>
          <w:b/>
          <w:bCs/>
          <w:sz w:val="24"/>
          <w:szCs w:val="24"/>
          <w:lang w:val="vi-VN"/>
        </w:rPr>
        <w:t>Cử Lân:</w:t>
      </w:r>
      <w:r w:rsidRPr="001F7CD1">
        <w:rPr>
          <w:rFonts w:cs="Times New Roman"/>
          <w:bCs/>
          <w:sz w:val="24"/>
          <w:szCs w:val="24"/>
          <w:lang w:val="vi-VN"/>
        </w:rPr>
        <w:t xml:space="preserve"> - Qu’est </w:t>
      </w:r>
      <w:r w:rsidR="006C0A91" w:rsidRPr="001F7CD1">
        <w:rPr>
          <w:rFonts w:cs="Times New Roman"/>
          <w:bCs/>
          <w:sz w:val="24"/>
          <w:szCs w:val="24"/>
          <w:lang w:val="vi-VN"/>
        </w:rPr>
        <w:t>-</w:t>
      </w:r>
      <w:r w:rsidRPr="001F7CD1">
        <w:rPr>
          <w:rFonts w:cs="Times New Roman"/>
          <w:bCs/>
          <w:sz w:val="24"/>
          <w:szCs w:val="24"/>
          <w:lang w:val="vi-VN"/>
        </w:rPr>
        <w:t xml:space="preserve"> ce? </w:t>
      </w:r>
      <w:r w:rsidRPr="001F7CD1">
        <w:rPr>
          <w:rFonts w:cs="Times New Roman"/>
          <w:bCs/>
          <w:i/>
          <w:sz w:val="24"/>
          <w:szCs w:val="24"/>
          <w:lang w:val="vi-VN"/>
        </w:rPr>
        <w:t>(Cái gì thế?)</w:t>
      </w:r>
    </w:p>
    <w:p w14:paraId="66814A46" w14:textId="77777777" w:rsidR="0017250F" w:rsidRPr="001F7CD1" w:rsidRDefault="0017250F" w:rsidP="0017250F">
      <w:pPr>
        <w:spacing w:before="60" w:after="60"/>
        <w:ind w:firstLine="426"/>
        <w:rPr>
          <w:rFonts w:cs="Times New Roman"/>
          <w:bCs/>
          <w:i/>
          <w:sz w:val="24"/>
          <w:szCs w:val="24"/>
          <w:vertAlign w:val="superscript"/>
          <w:lang w:val="vi-VN"/>
        </w:rPr>
      </w:pPr>
      <w:r w:rsidRPr="001F7CD1">
        <w:rPr>
          <w:rFonts w:cs="Times New Roman"/>
          <w:b/>
          <w:bCs/>
          <w:sz w:val="24"/>
          <w:szCs w:val="24"/>
          <w:lang w:val="vi-VN"/>
        </w:rPr>
        <w:t>Khiếu:</w:t>
      </w:r>
      <w:r w:rsidRPr="001F7CD1">
        <w:rPr>
          <w:rFonts w:cs="Times New Roman"/>
          <w:bCs/>
          <w:sz w:val="24"/>
          <w:szCs w:val="24"/>
          <w:lang w:val="vi-VN"/>
        </w:rPr>
        <w:t xml:space="preserve"> - Moa lúy điếc moa anh tê dét me sừ, moa ba bồi lúy.! </w:t>
      </w:r>
      <w:r w:rsidRPr="001F7CD1">
        <w:rPr>
          <w:rFonts w:cs="Times New Roman"/>
          <w:bCs/>
          <w:i/>
          <w:sz w:val="24"/>
          <w:szCs w:val="24"/>
          <w:lang w:val="vi-VN"/>
        </w:rPr>
        <w:t>(Con nói rằng con là thông ngôn cho quan lớn, con không là bồi ông ta)</w:t>
      </w:r>
    </w:p>
    <w:p w14:paraId="090B5C30" w14:textId="533CD3DB" w:rsidR="0017250F" w:rsidRPr="001F7CD1" w:rsidRDefault="0017250F" w:rsidP="0017250F">
      <w:pPr>
        <w:spacing w:before="60" w:after="60"/>
        <w:ind w:firstLine="426"/>
        <w:rPr>
          <w:rFonts w:cs="Times New Roman"/>
          <w:bCs/>
          <w:sz w:val="24"/>
          <w:szCs w:val="24"/>
          <w:lang w:val="vi-VN"/>
        </w:rPr>
      </w:pPr>
      <w:r w:rsidRPr="001F7CD1">
        <w:rPr>
          <w:rFonts w:cs="Times New Roman"/>
          <w:bCs/>
          <w:sz w:val="24"/>
          <w:szCs w:val="24"/>
          <w:vertAlign w:val="superscript"/>
          <w:lang w:val="vi-VN"/>
        </w:rPr>
        <w:t xml:space="preserve">                  </w:t>
      </w:r>
      <w:r w:rsidRPr="001F7CD1">
        <w:rPr>
          <w:rFonts w:cs="Times New Roman"/>
          <w:bCs/>
          <w:sz w:val="24"/>
          <w:szCs w:val="24"/>
          <w:lang w:val="vi-VN"/>
        </w:rPr>
        <w:t xml:space="preserve">(Với Cưu ông) </w:t>
      </w:r>
      <w:r w:rsidR="006C0A91" w:rsidRPr="001F7CD1">
        <w:rPr>
          <w:rFonts w:cs="Times New Roman"/>
          <w:bCs/>
          <w:sz w:val="24"/>
          <w:szCs w:val="24"/>
          <w:lang w:val="vi-VN"/>
        </w:rPr>
        <w:t>-</w:t>
      </w:r>
      <w:r w:rsidRPr="001F7CD1">
        <w:rPr>
          <w:rFonts w:cs="Times New Roman"/>
          <w:bCs/>
          <w:sz w:val="24"/>
          <w:szCs w:val="24"/>
          <w:lang w:val="vi-VN"/>
        </w:rPr>
        <w:t xml:space="preserve"> Tôi chẳng gì cũng là thầy thông cho quan Cử tân khoa...</w:t>
      </w:r>
    </w:p>
    <w:p w14:paraId="13DC617A" w14:textId="77777777"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Cưu ông:</w:t>
      </w:r>
      <w:r w:rsidRPr="001F7CD1">
        <w:rPr>
          <w:rFonts w:cs="Times New Roman"/>
          <w:bCs/>
          <w:sz w:val="24"/>
          <w:szCs w:val="24"/>
          <w:lang w:val="vi-VN"/>
        </w:rPr>
        <w:t xml:space="preserve"> - Thì mày cũng là đầy tớ con tao chứ gì?</w:t>
      </w:r>
    </w:p>
    <w:p w14:paraId="0894361A" w14:textId="77777777" w:rsidR="0017250F" w:rsidRPr="001F7CD1" w:rsidRDefault="0017250F" w:rsidP="0017250F">
      <w:pPr>
        <w:spacing w:before="60" w:after="60"/>
        <w:ind w:firstLine="426"/>
        <w:rPr>
          <w:rFonts w:cs="Times New Roman"/>
          <w:bCs/>
          <w:i/>
          <w:sz w:val="24"/>
          <w:szCs w:val="24"/>
          <w:vertAlign w:val="superscript"/>
          <w:lang w:val="vi-VN"/>
        </w:rPr>
      </w:pPr>
      <w:r w:rsidRPr="001F7CD1">
        <w:rPr>
          <w:rFonts w:cs="Times New Roman"/>
          <w:b/>
          <w:bCs/>
          <w:sz w:val="24"/>
          <w:szCs w:val="24"/>
          <w:lang w:val="vi-VN"/>
        </w:rPr>
        <w:t xml:space="preserve">Khiếu: </w:t>
      </w:r>
      <w:r w:rsidRPr="001F7CD1">
        <w:rPr>
          <w:rFonts w:cs="Times New Roman"/>
          <w:bCs/>
          <w:sz w:val="24"/>
          <w:szCs w:val="24"/>
          <w:lang w:val="vi-VN"/>
        </w:rPr>
        <w:t xml:space="preserve">- Đầy tớ con cụ chứ đầy tớ cụ à? Sàn vi ơ! </w:t>
      </w:r>
      <w:r w:rsidRPr="001F7CD1">
        <w:rPr>
          <w:rFonts w:cs="Times New Roman"/>
          <w:bCs/>
          <w:i/>
          <w:sz w:val="24"/>
          <w:szCs w:val="24"/>
          <w:lang w:val="vi-VN"/>
        </w:rPr>
        <w:t>(Đồ già bẩn)</w:t>
      </w:r>
    </w:p>
    <w:p w14:paraId="38EC4070" w14:textId="6927582D" w:rsidR="0017250F" w:rsidRPr="001F7CD1" w:rsidRDefault="0017250F" w:rsidP="0017250F">
      <w:pPr>
        <w:spacing w:before="60" w:after="60"/>
        <w:ind w:firstLine="426"/>
        <w:rPr>
          <w:rFonts w:cs="Times New Roman"/>
          <w:bCs/>
          <w:sz w:val="24"/>
          <w:szCs w:val="24"/>
          <w:vertAlign w:val="superscript"/>
          <w:lang w:val="vi-VN"/>
        </w:rPr>
      </w:pPr>
      <w:r w:rsidRPr="001F7CD1">
        <w:rPr>
          <w:rFonts w:cs="Times New Roman"/>
          <w:b/>
          <w:bCs/>
          <w:sz w:val="24"/>
          <w:szCs w:val="24"/>
          <w:lang w:val="vi-VN"/>
        </w:rPr>
        <w:t>Cử Lân:</w:t>
      </w:r>
      <w:r w:rsidRPr="001F7CD1">
        <w:rPr>
          <w:rFonts w:cs="Times New Roman"/>
          <w:bCs/>
          <w:sz w:val="24"/>
          <w:szCs w:val="24"/>
          <w:lang w:val="vi-VN"/>
        </w:rPr>
        <w:t xml:space="preserve"> - Qu’y </w:t>
      </w:r>
      <w:r w:rsidR="006C0A91" w:rsidRPr="001F7CD1">
        <w:rPr>
          <w:rFonts w:cs="Times New Roman"/>
          <w:bCs/>
          <w:sz w:val="24"/>
          <w:szCs w:val="24"/>
          <w:lang w:val="vi-VN"/>
        </w:rPr>
        <w:t>-</w:t>
      </w:r>
      <w:r w:rsidRPr="001F7CD1">
        <w:rPr>
          <w:rFonts w:cs="Times New Roman"/>
          <w:bCs/>
          <w:sz w:val="24"/>
          <w:szCs w:val="24"/>
          <w:lang w:val="vi-VN"/>
        </w:rPr>
        <w:t xml:space="preserve"> a </w:t>
      </w:r>
      <w:r w:rsidR="006C0A91" w:rsidRPr="001F7CD1">
        <w:rPr>
          <w:rFonts w:cs="Times New Roman"/>
          <w:bCs/>
          <w:sz w:val="24"/>
          <w:szCs w:val="24"/>
          <w:lang w:val="vi-VN"/>
        </w:rPr>
        <w:t>-</w:t>
      </w:r>
      <w:r w:rsidRPr="001F7CD1">
        <w:rPr>
          <w:rFonts w:cs="Times New Roman"/>
          <w:bCs/>
          <w:sz w:val="24"/>
          <w:szCs w:val="24"/>
          <w:lang w:val="vi-VN"/>
        </w:rPr>
        <w:t xml:space="preserve"> t </w:t>
      </w:r>
      <w:r w:rsidR="006C0A91" w:rsidRPr="001F7CD1">
        <w:rPr>
          <w:rFonts w:cs="Times New Roman"/>
          <w:bCs/>
          <w:sz w:val="24"/>
          <w:szCs w:val="24"/>
          <w:lang w:val="vi-VN"/>
        </w:rPr>
        <w:t>-</w:t>
      </w:r>
      <w:r w:rsidRPr="001F7CD1">
        <w:rPr>
          <w:rFonts w:cs="Times New Roman"/>
          <w:bCs/>
          <w:sz w:val="24"/>
          <w:szCs w:val="24"/>
          <w:lang w:val="vi-VN"/>
        </w:rPr>
        <w:t xml:space="preserve"> il? </w:t>
      </w:r>
      <w:r w:rsidRPr="001F7CD1">
        <w:rPr>
          <w:rFonts w:cs="Times New Roman"/>
          <w:bCs/>
          <w:i/>
          <w:sz w:val="24"/>
          <w:szCs w:val="24"/>
          <w:lang w:val="vi-VN"/>
        </w:rPr>
        <w:t>(Gì thế?)</w:t>
      </w:r>
    </w:p>
    <w:p w14:paraId="5A70DCFB" w14:textId="77777777" w:rsidR="0017250F" w:rsidRPr="001F7CD1" w:rsidRDefault="0017250F" w:rsidP="0017250F">
      <w:pPr>
        <w:spacing w:before="60" w:after="60"/>
        <w:ind w:firstLine="426"/>
        <w:rPr>
          <w:rFonts w:cs="Times New Roman"/>
          <w:bCs/>
          <w:i/>
          <w:sz w:val="24"/>
          <w:szCs w:val="24"/>
          <w:vertAlign w:val="superscript"/>
          <w:lang w:val="vi-VN"/>
        </w:rPr>
      </w:pPr>
      <w:r w:rsidRPr="001F7CD1">
        <w:rPr>
          <w:rFonts w:cs="Times New Roman"/>
          <w:b/>
          <w:bCs/>
          <w:sz w:val="24"/>
          <w:szCs w:val="24"/>
          <w:lang w:val="vi-VN"/>
        </w:rPr>
        <w:t>Khiếu:</w:t>
      </w:r>
      <w:r w:rsidRPr="001F7CD1">
        <w:rPr>
          <w:rFonts w:cs="Times New Roman"/>
          <w:bCs/>
          <w:sz w:val="24"/>
          <w:szCs w:val="24"/>
          <w:lang w:val="vi-VN"/>
        </w:rPr>
        <w:t xml:space="preserve"> Me sừ, lúy bac mô ve me sừ. </w:t>
      </w:r>
      <w:r w:rsidRPr="001F7CD1">
        <w:rPr>
          <w:rFonts w:cs="Times New Roman"/>
          <w:bCs/>
          <w:i/>
          <w:sz w:val="24"/>
          <w:szCs w:val="24"/>
          <w:lang w:val="vi-VN"/>
        </w:rPr>
        <w:t>(Bẩm quan, lão nói hỗn với quan)</w:t>
      </w:r>
      <w:r w:rsidRPr="001F7CD1">
        <w:rPr>
          <w:rFonts w:cs="Times New Roman"/>
          <w:bCs/>
          <w:i/>
          <w:sz w:val="24"/>
          <w:szCs w:val="24"/>
          <w:vertAlign w:val="superscript"/>
          <w:lang w:val="vi-VN"/>
        </w:rPr>
        <w:t xml:space="preserve"> </w:t>
      </w:r>
    </w:p>
    <w:p w14:paraId="36DA7049" w14:textId="1FE8B8BB" w:rsidR="0017250F" w:rsidRPr="001F7CD1" w:rsidRDefault="0017250F" w:rsidP="0017250F">
      <w:pPr>
        <w:spacing w:before="60" w:after="60"/>
        <w:ind w:firstLine="426"/>
        <w:rPr>
          <w:rFonts w:cs="Times New Roman"/>
          <w:bCs/>
          <w:i/>
          <w:sz w:val="24"/>
          <w:szCs w:val="24"/>
          <w:vertAlign w:val="superscript"/>
          <w:lang w:val="vi-VN"/>
        </w:rPr>
      </w:pPr>
      <w:r w:rsidRPr="001F7CD1">
        <w:rPr>
          <w:rFonts w:cs="Times New Roman"/>
          <w:b/>
          <w:bCs/>
          <w:sz w:val="24"/>
          <w:szCs w:val="24"/>
          <w:lang w:val="vi-VN"/>
        </w:rPr>
        <w:t>Cử Lân:</w:t>
      </w:r>
      <w:r w:rsidRPr="001F7CD1">
        <w:rPr>
          <w:rFonts w:cs="Times New Roman"/>
          <w:bCs/>
          <w:sz w:val="24"/>
          <w:szCs w:val="24"/>
          <w:lang w:val="vi-VN"/>
        </w:rPr>
        <w:t xml:space="preserve"> (Nhún vai) </w:t>
      </w:r>
      <w:r w:rsidR="006C0A91" w:rsidRPr="001F7CD1">
        <w:rPr>
          <w:rFonts w:cs="Times New Roman"/>
          <w:bCs/>
          <w:sz w:val="24"/>
          <w:szCs w:val="24"/>
          <w:lang w:val="vi-VN"/>
        </w:rPr>
        <w:t>-</w:t>
      </w:r>
      <w:r w:rsidRPr="001F7CD1">
        <w:rPr>
          <w:rFonts w:cs="Times New Roman"/>
          <w:bCs/>
          <w:sz w:val="24"/>
          <w:szCs w:val="24"/>
          <w:lang w:val="vi-VN"/>
        </w:rPr>
        <w:t xml:space="preserve"> Qu’est-ce que cela me fait. </w:t>
      </w:r>
      <w:r w:rsidRPr="001F7CD1">
        <w:rPr>
          <w:rFonts w:cs="Times New Roman"/>
          <w:bCs/>
          <w:i/>
          <w:sz w:val="24"/>
          <w:szCs w:val="24"/>
          <w:lang w:val="vi-VN"/>
        </w:rPr>
        <w:t>(Hỗn thì làm gì?)</w:t>
      </w:r>
    </w:p>
    <w:p w14:paraId="751277F5" w14:textId="2A5B75E7"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Khiếu:</w:t>
      </w:r>
      <w:r w:rsidRPr="001F7CD1">
        <w:rPr>
          <w:rFonts w:cs="Times New Roman"/>
          <w:bCs/>
          <w:sz w:val="24"/>
          <w:szCs w:val="24"/>
          <w:lang w:val="vi-VN"/>
        </w:rPr>
        <w:t xml:space="preserve"> - (Bĩu môi) </w:t>
      </w:r>
      <w:r w:rsidR="006C0A91" w:rsidRPr="001F7CD1">
        <w:rPr>
          <w:rFonts w:cs="Times New Roman"/>
          <w:bCs/>
          <w:sz w:val="24"/>
          <w:szCs w:val="24"/>
          <w:lang w:val="vi-VN"/>
        </w:rPr>
        <w:t>-</w:t>
      </w:r>
      <w:r w:rsidRPr="001F7CD1">
        <w:rPr>
          <w:rFonts w:cs="Times New Roman"/>
          <w:bCs/>
          <w:sz w:val="24"/>
          <w:szCs w:val="24"/>
          <w:lang w:val="vi-VN"/>
        </w:rPr>
        <w:t xml:space="preserve"> Đấy! Cụ nghe chưa? Ứ ừ!</w:t>
      </w:r>
    </w:p>
    <w:p w14:paraId="6090F13B" w14:textId="77777777"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Cưu ông:</w:t>
      </w:r>
      <w:r w:rsidRPr="001F7CD1">
        <w:rPr>
          <w:rFonts w:cs="Times New Roman"/>
          <w:bCs/>
          <w:sz w:val="24"/>
          <w:szCs w:val="24"/>
          <w:lang w:val="vi-VN"/>
        </w:rPr>
        <w:t xml:space="preserve"> - Con nói gì thế con? Sao không nói ngay tiếng ta cho thầy biết?</w:t>
      </w:r>
    </w:p>
    <w:p w14:paraId="33834EC2" w14:textId="77777777" w:rsidR="0017250F" w:rsidRPr="001F7CD1" w:rsidRDefault="0017250F" w:rsidP="0017250F">
      <w:pPr>
        <w:spacing w:before="60" w:after="60"/>
        <w:ind w:firstLine="426"/>
        <w:rPr>
          <w:rFonts w:cs="Times New Roman"/>
          <w:bCs/>
          <w:i/>
          <w:sz w:val="24"/>
          <w:szCs w:val="24"/>
          <w:vertAlign w:val="superscript"/>
          <w:lang w:val="vi-VN"/>
        </w:rPr>
      </w:pPr>
      <w:r w:rsidRPr="001F7CD1">
        <w:rPr>
          <w:rFonts w:cs="Times New Roman"/>
          <w:b/>
          <w:bCs/>
          <w:sz w:val="24"/>
          <w:szCs w:val="24"/>
          <w:lang w:val="vi-VN"/>
        </w:rPr>
        <w:t>Khiếu:</w:t>
      </w:r>
      <w:r w:rsidRPr="001F7CD1">
        <w:rPr>
          <w:rFonts w:cs="Times New Roman"/>
          <w:bCs/>
          <w:sz w:val="24"/>
          <w:szCs w:val="24"/>
          <w:lang w:val="vi-VN"/>
        </w:rPr>
        <w:t xml:space="preserve"> - Me sừ, lúy điếc me sừ i-đi-ô, bệt. </w:t>
      </w:r>
      <w:r w:rsidRPr="001F7CD1">
        <w:rPr>
          <w:rFonts w:cs="Times New Roman"/>
          <w:bCs/>
          <w:i/>
          <w:sz w:val="24"/>
          <w:szCs w:val="24"/>
          <w:lang w:val="vi-VN"/>
        </w:rPr>
        <w:t>(Bẩm quan lớn, ông ấy nói quan lớn là thằng ngu, là con súc vật!)</w:t>
      </w:r>
    </w:p>
    <w:p w14:paraId="4F7138A6" w14:textId="77777777" w:rsidR="0017250F" w:rsidRPr="001F7CD1" w:rsidRDefault="0017250F" w:rsidP="0017250F">
      <w:pPr>
        <w:spacing w:before="60" w:after="60"/>
        <w:ind w:firstLine="426"/>
        <w:rPr>
          <w:rFonts w:cs="Times New Roman"/>
          <w:bCs/>
          <w:sz w:val="24"/>
          <w:szCs w:val="24"/>
          <w:vertAlign w:val="superscript"/>
          <w:lang w:val="vi-VN"/>
        </w:rPr>
      </w:pPr>
      <w:r w:rsidRPr="001F7CD1">
        <w:rPr>
          <w:rFonts w:cs="Times New Roman"/>
          <w:b/>
          <w:bCs/>
          <w:sz w:val="24"/>
          <w:szCs w:val="24"/>
          <w:lang w:val="vi-VN"/>
        </w:rPr>
        <w:t>Cử Lân:</w:t>
      </w:r>
      <w:r w:rsidRPr="001F7CD1">
        <w:rPr>
          <w:rFonts w:cs="Times New Roman"/>
          <w:bCs/>
          <w:sz w:val="24"/>
          <w:szCs w:val="24"/>
          <w:lang w:val="vi-VN"/>
        </w:rPr>
        <w:t xml:space="preserve"> - Doucement, mon cher! Je suis assez intehigent pour deviner les paroles par le mouvement des lèvres! Interprète comme il faut, fidèlement, textuelleement chaque mot, ou je te mets à la porte. </w:t>
      </w:r>
      <w:r w:rsidRPr="001F7CD1">
        <w:rPr>
          <w:rFonts w:cs="Times New Roman"/>
          <w:bCs/>
          <w:i/>
          <w:sz w:val="24"/>
          <w:szCs w:val="24"/>
          <w:lang w:val="vi-VN"/>
        </w:rPr>
        <w:t>(Mày nói bậy vừa chứ! Tao cũng khá thông minh mà trông mép có thể đoán được lời. Vậy phải thông ngôn cho đúng từng chữ, nếu không tao tống ra ngoài cửa.)</w:t>
      </w:r>
    </w:p>
    <w:p w14:paraId="45971FC8" w14:textId="77777777" w:rsidR="0017250F" w:rsidRPr="001F7CD1" w:rsidRDefault="0017250F" w:rsidP="0017250F">
      <w:pPr>
        <w:spacing w:before="60" w:after="60"/>
        <w:ind w:firstLine="426"/>
        <w:rPr>
          <w:rFonts w:cs="Times New Roman"/>
          <w:bCs/>
          <w:i/>
          <w:sz w:val="24"/>
          <w:szCs w:val="24"/>
          <w:vertAlign w:val="superscript"/>
          <w:lang w:val="vi-VN"/>
        </w:rPr>
      </w:pPr>
      <w:r w:rsidRPr="001F7CD1">
        <w:rPr>
          <w:rFonts w:cs="Times New Roman"/>
          <w:b/>
          <w:bCs/>
          <w:sz w:val="24"/>
          <w:szCs w:val="24"/>
          <w:lang w:val="vi-VN"/>
        </w:rPr>
        <w:t>Khiếu:</w:t>
      </w:r>
      <w:r w:rsidRPr="001F7CD1">
        <w:rPr>
          <w:rFonts w:cs="Times New Roman"/>
          <w:bCs/>
          <w:sz w:val="24"/>
          <w:szCs w:val="24"/>
          <w:lang w:val="vi-VN"/>
        </w:rPr>
        <w:t xml:space="preserve"> - Uẩy me sừ, moa anh tê dét phi đen me sừ. Nào cụ nói gì nữa đi. </w:t>
      </w:r>
      <w:r w:rsidRPr="001F7CD1">
        <w:rPr>
          <w:rFonts w:cs="Times New Roman"/>
          <w:bCs/>
          <w:i/>
          <w:sz w:val="24"/>
          <w:szCs w:val="24"/>
          <w:lang w:val="vi-VN"/>
        </w:rPr>
        <w:t>(Thưa quan lớn vâng, con là thông ngôn rất trung thành của quan lớn.)</w:t>
      </w:r>
    </w:p>
    <w:p w14:paraId="51AB0F93" w14:textId="77777777"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Cưu ông:</w:t>
      </w:r>
      <w:r w:rsidRPr="001F7CD1">
        <w:rPr>
          <w:rFonts w:cs="Times New Roman"/>
          <w:bCs/>
          <w:sz w:val="24"/>
          <w:szCs w:val="24"/>
          <w:lang w:val="vi-VN"/>
        </w:rPr>
        <w:t xml:space="preserve"> - Chả nhẽ con không biết tiếng ta hay sao? Con làm thầy bức chết.</w:t>
      </w:r>
    </w:p>
    <w:p w14:paraId="2A816507" w14:textId="77777777"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Cử Lân:</w:t>
      </w:r>
      <w:r w:rsidRPr="001F7CD1">
        <w:rPr>
          <w:rFonts w:cs="Times New Roman"/>
          <w:bCs/>
          <w:sz w:val="24"/>
          <w:szCs w:val="24"/>
          <w:lang w:val="vi-VN"/>
        </w:rPr>
        <w:t xml:space="preserve"> - Chết! Un peu fait cai chét! Qu’ est-ce que cela veut dire?</w:t>
      </w:r>
    </w:p>
    <w:p w14:paraId="410D833A" w14:textId="77777777"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Khiếu:</w:t>
      </w:r>
      <w:r w:rsidRPr="001F7CD1">
        <w:rPr>
          <w:rFonts w:cs="Times New Roman"/>
          <w:bCs/>
          <w:sz w:val="24"/>
          <w:szCs w:val="24"/>
          <w:lang w:val="vi-VN"/>
        </w:rPr>
        <w:t xml:space="preserve"> - Chết! Hơi một tý cũng chết! Thế là cái gì?</w:t>
      </w:r>
    </w:p>
    <w:p w14:paraId="3E701F10" w14:textId="77777777"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Cưu ông:</w:t>
      </w:r>
      <w:r w:rsidRPr="001F7CD1">
        <w:rPr>
          <w:rFonts w:cs="Times New Roman"/>
          <w:bCs/>
          <w:sz w:val="24"/>
          <w:szCs w:val="24"/>
          <w:lang w:val="vi-VN"/>
        </w:rPr>
        <w:t xml:space="preserve"> - Thầy nuôi con ăn học để đỗ đạt về cho thầy nên danh nên giá, nếu con không thèm nói với thầy thế này thì thiên hạ còn coi thầy ra chi nữa, coi con ra chi nữa!</w:t>
      </w:r>
    </w:p>
    <w:p w14:paraId="6E647E3A" w14:textId="77777777" w:rsidR="0017250F" w:rsidRPr="001F7CD1" w:rsidRDefault="0017250F" w:rsidP="0017250F">
      <w:pPr>
        <w:spacing w:before="60" w:after="60"/>
        <w:ind w:firstLine="426"/>
        <w:rPr>
          <w:rFonts w:cs="Times New Roman"/>
          <w:bCs/>
          <w:sz w:val="24"/>
          <w:szCs w:val="24"/>
          <w:lang w:val="vi-VN"/>
        </w:rPr>
      </w:pPr>
      <w:r w:rsidRPr="001F7CD1">
        <w:rPr>
          <w:rFonts w:cs="Times New Roman"/>
          <w:bCs/>
          <w:sz w:val="24"/>
          <w:szCs w:val="24"/>
          <w:lang w:val="vi-VN"/>
        </w:rPr>
        <w:t xml:space="preserve">(In trong </w:t>
      </w:r>
      <w:r w:rsidRPr="001F7CD1">
        <w:rPr>
          <w:rFonts w:cs="Times New Roman"/>
          <w:bCs/>
          <w:i/>
          <w:sz w:val="24"/>
          <w:szCs w:val="24"/>
          <w:lang w:val="vi-VN"/>
        </w:rPr>
        <w:t>Tổng tập Văn học Việt Nam</w:t>
      </w:r>
      <w:r w:rsidRPr="001F7CD1">
        <w:rPr>
          <w:rFonts w:cs="Times New Roman"/>
          <w:bCs/>
          <w:sz w:val="24"/>
          <w:szCs w:val="24"/>
          <w:lang w:val="vi-VN"/>
        </w:rPr>
        <w:t xml:space="preserve">, Tập 24, </w:t>
      </w:r>
      <w:r w:rsidRPr="001F7CD1">
        <w:rPr>
          <w:rFonts w:cs="Times New Roman"/>
          <w:bCs/>
          <w:i/>
          <w:sz w:val="24"/>
          <w:szCs w:val="24"/>
          <w:lang w:val="vi-VN"/>
        </w:rPr>
        <w:t>Ông Tây An Nam</w:t>
      </w:r>
      <w:r w:rsidRPr="001F7CD1">
        <w:rPr>
          <w:rFonts w:cs="Times New Roman"/>
          <w:bCs/>
          <w:sz w:val="24"/>
          <w:szCs w:val="24"/>
          <w:lang w:val="vi-VN"/>
        </w:rPr>
        <w:t>, Nam Xương, NXB Khoa học xã hội, tr.271-273)</w:t>
      </w:r>
    </w:p>
    <w:p w14:paraId="204B79F9" w14:textId="77777777" w:rsidR="0017250F" w:rsidRPr="001F7CD1" w:rsidRDefault="0017250F" w:rsidP="0017250F">
      <w:pPr>
        <w:spacing w:before="60" w:after="60"/>
        <w:ind w:firstLine="426"/>
        <w:rPr>
          <w:rFonts w:cs="Times New Roman"/>
          <w:b/>
          <w:bCs/>
          <w:sz w:val="24"/>
          <w:szCs w:val="24"/>
          <w:lang w:val="vi-VN"/>
        </w:rPr>
      </w:pPr>
      <w:r w:rsidRPr="001F7CD1">
        <w:rPr>
          <w:rFonts w:cs="Times New Roman"/>
          <w:b/>
          <w:bCs/>
          <w:sz w:val="24"/>
          <w:szCs w:val="24"/>
          <w:lang w:val="vi-VN"/>
        </w:rPr>
        <w:t xml:space="preserve">Ghi chú: </w:t>
      </w:r>
    </w:p>
    <w:p w14:paraId="0A930586" w14:textId="5615AE15" w:rsidR="0017250F" w:rsidRPr="001F7CD1" w:rsidRDefault="0017250F" w:rsidP="0017250F">
      <w:pPr>
        <w:spacing w:before="60" w:after="60"/>
        <w:ind w:firstLine="426"/>
        <w:rPr>
          <w:rFonts w:cs="Times New Roman"/>
          <w:bCs/>
          <w:i/>
          <w:sz w:val="24"/>
          <w:szCs w:val="24"/>
          <w:lang w:val="vi-VN"/>
        </w:rPr>
      </w:pPr>
      <w:r w:rsidRPr="001F7CD1">
        <w:rPr>
          <w:rFonts w:cs="Times New Roman"/>
          <w:bCs/>
          <w:i/>
          <w:sz w:val="24"/>
          <w:szCs w:val="24"/>
          <w:lang w:val="vi-VN"/>
        </w:rPr>
        <w:t>(1)</w:t>
      </w:r>
      <w:r w:rsidR="0087656F" w:rsidRPr="001F7CD1">
        <w:rPr>
          <w:rFonts w:cs="Times New Roman"/>
          <w:bCs/>
          <w:i/>
          <w:sz w:val="24"/>
          <w:szCs w:val="24"/>
          <w:lang w:val="en-US"/>
        </w:rPr>
        <w:t xml:space="preserve"> </w:t>
      </w:r>
      <w:r w:rsidRPr="001F7CD1">
        <w:rPr>
          <w:rFonts w:cs="Times New Roman"/>
          <w:bCs/>
          <w:i/>
          <w:sz w:val="24"/>
          <w:szCs w:val="24"/>
          <w:lang w:val="vi-VN"/>
        </w:rPr>
        <w:t>Những dòng in nghiêng do tác giả dịch nghĩa cho bạn đọc.</w:t>
      </w:r>
    </w:p>
    <w:p w14:paraId="4547A4C5" w14:textId="77777777" w:rsidR="0017250F" w:rsidRPr="001F7CD1" w:rsidRDefault="0017250F" w:rsidP="0017250F">
      <w:pPr>
        <w:spacing w:before="60" w:after="60"/>
        <w:ind w:firstLine="426"/>
        <w:rPr>
          <w:rFonts w:cs="Times New Roman"/>
          <w:bCs/>
          <w:i/>
          <w:sz w:val="24"/>
          <w:szCs w:val="24"/>
          <w:lang w:val="vi-VN"/>
        </w:rPr>
      </w:pPr>
      <w:r w:rsidRPr="001F7CD1">
        <w:rPr>
          <w:rFonts w:cs="Times New Roman"/>
          <w:bCs/>
          <w:i/>
          <w:sz w:val="24"/>
          <w:szCs w:val="24"/>
          <w:lang w:val="vi-VN"/>
        </w:rPr>
        <w:t xml:space="preserve">  (2) Nghĩa câu này Khiếu đã dịch ở câu sau. Từ đoạn này trở đi câu chữ Tây nào Khiếu đã dịch nghĩa thì tác giả không dịch nữa.</w:t>
      </w:r>
    </w:p>
    <w:p w14:paraId="6888F128" w14:textId="77777777" w:rsidR="0017250F" w:rsidRPr="001F7CD1" w:rsidRDefault="0017250F" w:rsidP="0017250F">
      <w:pPr>
        <w:spacing w:before="60" w:after="60"/>
        <w:ind w:firstLine="426"/>
        <w:rPr>
          <w:rFonts w:cs="Times New Roman"/>
          <w:bCs/>
          <w:sz w:val="24"/>
          <w:szCs w:val="24"/>
          <w:lang w:val="vi-VN"/>
        </w:rPr>
      </w:pPr>
      <w:r w:rsidRPr="001F7CD1">
        <w:rPr>
          <w:rFonts w:cs="Times New Roman"/>
          <w:bCs/>
          <w:sz w:val="24"/>
          <w:szCs w:val="24"/>
          <w:lang w:val="vi-VN"/>
        </w:rPr>
        <w:t>Thực hiện các yêu cầu:</w:t>
      </w:r>
    </w:p>
    <w:p w14:paraId="68987255" w14:textId="77777777"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Câu 1</w:t>
      </w:r>
      <w:r w:rsidRPr="001F7CD1">
        <w:rPr>
          <w:rFonts w:cs="Times New Roman"/>
          <w:bCs/>
          <w:sz w:val="24"/>
          <w:szCs w:val="24"/>
          <w:lang w:val="vi-VN"/>
        </w:rPr>
        <w:t>: Liệt kê ít nhất ba lời chỉ dẫn sân khấu trong đoạn trích trên.</w:t>
      </w:r>
    </w:p>
    <w:p w14:paraId="3B6708D0" w14:textId="77777777" w:rsidR="0017250F" w:rsidRPr="001F7CD1" w:rsidRDefault="0017250F" w:rsidP="0017250F">
      <w:pPr>
        <w:spacing w:before="60" w:after="60"/>
        <w:ind w:firstLine="426"/>
        <w:rPr>
          <w:rFonts w:cs="Times New Roman"/>
          <w:bCs/>
          <w:sz w:val="24"/>
          <w:szCs w:val="24"/>
          <w:lang w:val="en-US"/>
        </w:rPr>
      </w:pPr>
      <w:r w:rsidRPr="001F7CD1">
        <w:rPr>
          <w:rFonts w:cs="Times New Roman"/>
          <w:b/>
          <w:bCs/>
          <w:sz w:val="24"/>
          <w:szCs w:val="24"/>
          <w:lang w:val="vi-VN"/>
        </w:rPr>
        <w:t>Câu 2</w:t>
      </w:r>
      <w:r w:rsidRPr="001F7CD1">
        <w:rPr>
          <w:rFonts w:cs="Times New Roman"/>
          <w:bCs/>
          <w:sz w:val="24"/>
          <w:szCs w:val="24"/>
          <w:lang w:val="vi-VN"/>
        </w:rPr>
        <w:t>: Chỉ ra chi tiết sử dụng thủ pháp trào phúng trong đoạn trích.</w:t>
      </w:r>
    </w:p>
    <w:p w14:paraId="183E825E" w14:textId="77777777" w:rsidR="0017250F" w:rsidRPr="001F7CD1" w:rsidRDefault="0017250F" w:rsidP="0017250F">
      <w:pPr>
        <w:spacing w:before="60" w:after="60"/>
        <w:ind w:firstLine="426"/>
        <w:rPr>
          <w:rFonts w:cs="Times New Roman"/>
          <w:bCs/>
          <w:sz w:val="24"/>
          <w:szCs w:val="24"/>
          <w:lang w:val="en-US"/>
        </w:rPr>
      </w:pPr>
      <w:r w:rsidRPr="001F7CD1">
        <w:rPr>
          <w:rFonts w:cs="Times New Roman"/>
          <w:b/>
          <w:bCs/>
          <w:sz w:val="24"/>
          <w:szCs w:val="24"/>
          <w:lang w:val="vi-VN"/>
        </w:rPr>
        <w:t>C</w:t>
      </w:r>
      <w:r w:rsidRPr="001F7CD1">
        <w:rPr>
          <w:rFonts w:cs="Times New Roman"/>
          <w:b/>
          <w:bCs/>
          <w:sz w:val="24"/>
          <w:szCs w:val="24"/>
          <w:lang w:val="en-US"/>
        </w:rPr>
        <w:t>hi tiết sử dụng thủ pháp trào phúng trong đoạn trích trên.</w:t>
      </w:r>
    </w:p>
    <w:p w14:paraId="311C1E3A" w14:textId="77777777" w:rsidR="0017250F" w:rsidRPr="001F7CD1" w:rsidRDefault="0017250F" w:rsidP="0017250F">
      <w:pPr>
        <w:spacing w:before="60" w:after="60"/>
        <w:ind w:firstLine="426"/>
        <w:rPr>
          <w:rFonts w:cs="Times New Roman"/>
          <w:bCs/>
          <w:sz w:val="24"/>
          <w:szCs w:val="24"/>
          <w:lang w:val="en-US"/>
        </w:rPr>
      </w:pPr>
      <w:r w:rsidRPr="001F7CD1">
        <w:rPr>
          <w:rFonts w:cs="Times New Roman"/>
          <w:b/>
          <w:bCs/>
          <w:sz w:val="24"/>
          <w:szCs w:val="24"/>
          <w:lang w:val="vi-VN"/>
        </w:rPr>
        <w:lastRenderedPageBreak/>
        <w:t xml:space="preserve">- </w:t>
      </w:r>
      <w:r w:rsidRPr="001F7CD1">
        <w:rPr>
          <w:rFonts w:cs="Times New Roman"/>
          <w:bCs/>
          <w:sz w:val="24"/>
          <w:szCs w:val="24"/>
          <w:lang w:val="en-US"/>
        </w:rPr>
        <w:t>Cử Lân sử dụng tiếng Pháp để giao tiếp với cha mình qua trung gian Khiếu, dù anh hoàn toàn hiểu tiếng Việt. Điều này mang tính mỉa mai sâu sắc khi Cử Lân cố tình tỏ vẻ xa lạ và khinh bỉ văn hóa Việt, dù thực chất anh vẫn là người Việt.</w:t>
      </w:r>
    </w:p>
    <w:p w14:paraId="1EC054E3" w14:textId="0C5009DD" w:rsidR="0017250F" w:rsidRPr="001F7CD1" w:rsidRDefault="0017250F" w:rsidP="0017250F">
      <w:pPr>
        <w:spacing w:before="60" w:after="60"/>
        <w:ind w:firstLine="426"/>
        <w:rPr>
          <w:rFonts w:cs="Times New Roman"/>
          <w:bCs/>
          <w:sz w:val="24"/>
          <w:szCs w:val="24"/>
          <w:lang w:val="en-US"/>
        </w:rPr>
      </w:pPr>
      <w:r w:rsidRPr="001F7CD1">
        <w:rPr>
          <w:rFonts w:cs="Times New Roman"/>
          <w:bCs/>
          <w:sz w:val="24"/>
          <w:szCs w:val="24"/>
          <w:lang w:val="vi-VN"/>
        </w:rPr>
        <w:t xml:space="preserve">- </w:t>
      </w:r>
      <w:r w:rsidRPr="001F7CD1">
        <w:rPr>
          <w:rFonts w:cs="Times New Roman"/>
          <w:bCs/>
          <w:sz w:val="24"/>
          <w:szCs w:val="24"/>
          <w:lang w:val="en-US"/>
        </w:rPr>
        <w:t xml:space="preserve">Câu nói của Cử Lân: </w:t>
      </w:r>
      <w:r w:rsidR="00301397" w:rsidRPr="001F7CD1">
        <w:rPr>
          <w:rFonts w:cs="Times New Roman"/>
          <w:bCs/>
          <w:i/>
          <w:sz w:val="24"/>
          <w:szCs w:val="24"/>
          <w:lang w:val="en-US"/>
        </w:rPr>
        <w:t>“</w:t>
      </w:r>
      <w:r w:rsidRPr="001F7CD1">
        <w:rPr>
          <w:rFonts w:cs="Times New Roman"/>
          <w:bCs/>
          <w:i/>
          <w:sz w:val="24"/>
          <w:szCs w:val="24"/>
          <w:lang w:val="en-US"/>
        </w:rPr>
        <w:t>Mon père? Oh ho ho. (Cha tao ư? Chao ơi!)</w:t>
      </w:r>
      <w:r w:rsidR="00301397" w:rsidRPr="001F7CD1">
        <w:rPr>
          <w:rFonts w:cs="Times New Roman"/>
          <w:bCs/>
          <w:i/>
          <w:sz w:val="24"/>
          <w:szCs w:val="24"/>
          <w:lang w:val="en-US"/>
        </w:rPr>
        <w:t>”</w:t>
      </w:r>
      <w:r w:rsidRPr="001F7CD1">
        <w:rPr>
          <w:rFonts w:cs="Times New Roman"/>
          <w:bCs/>
          <w:sz w:val="24"/>
          <w:szCs w:val="24"/>
          <w:lang w:val="en-US"/>
        </w:rPr>
        <w:t xml:space="preserve"> thể hiện sự mỉa mai khi anh ta phản ứng bất ngờ, không nhận ra cha mình, cho thấy sự vô ơn và coi thường cội nguồn.</w:t>
      </w:r>
    </w:p>
    <w:p w14:paraId="4F80B8CD" w14:textId="2B9E9E4B" w:rsidR="0017250F" w:rsidRPr="001F7CD1" w:rsidRDefault="0017250F" w:rsidP="0017250F">
      <w:pPr>
        <w:spacing w:before="60" w:after="60"/>
        <w:ind w:firstLine="426"/>
        <w:rPr>
          <w:rFonts w:cs="Times New Roman"/>
          <w:bCs/>
          <w:sz w:val="24"/>
          <w:szCs w:val="24"/>
          <w:lang w:val="en-US"/>
        </w:rPr>
      </w:pPr>
      <w:r w:rsidRPr="001F7CD1">
        <w:rPr>
          <w:rFonts w:cs="Times New Roman"/>
          <w:b/>
          <w:bCs/>
          <w:sz w:val="24"/>
          <w:szCs w:val="24"/>
          <w:lang w:val="vi-VN"/>
        </w:rPr>
        <w:t xml:space="preserve">- </w:t>
      </w:r>
      <w:r w:rsidRPr="001F7CD1">
        <w:rPr>
          <w:rFonts w:cs="Times New Roman"/>
          <w:bCs/>
          <w:sz w:val="24"/>
          <w:szCs w:val="24"/>
          <w:lang w:val="en-US"/>
        </w:rPr>
        <w:t xml:space="preserve">Cử Lân che mũi và dùng mùi xoa để che đậy </w:t>
      </w:r>
      <w:r w:rsidR="00301397" w:rsidRPr="001F7CD1">
        <w:rPr>
          <w:rFonts w:cs="Times New Roman"/>
          <w:bCs/>
          <w:sz w:val="24"/>
          <w:szCs w:val="24"/>
          <w:lang w:val="en-US"/>
        </w:rPr>
        <w:t>“</w:t>
      </w:r>
      <w:r w:rsidRPr="001F7CD1">
        <w:rPr>
          <w:rFonts w:cs="Times New Roman"/>
          <w:bCs/>
          <w:sz w:val="24"/>
          <w:szCs w:val="24"/>
          <w:lang w:val="en-US"/>
        </w:rPr>
        <w:t>mùi bản xứ</w:t>
      </w:r>
      <w:r w:rsidR="00301397" w:rsidRPr="001F7CD1">
        <w:rPr>
          <w:rFonts w:cs="Times New Roman"/>
          <w:bCs/>
          <w:sz w:val="24"/>
          <w:szCs w:val="24"/>
          <w:lang w:val="en-US"/>
        </w:rPr>
        <w:t>”</w:t>
      </w:r>
      <w:r w:rsidRPr="001F7CD1">
        <w:rPr>
          <w:rFonts w:cs="Times New Roman"/>
          <w:bCs/>
          <w:sz w:val="24"/>
          <w:szCs w:val="24"/>
          <w:lang w:val="en-US"/>
        </w:rPr>
        <w:t xml:space="preserve"> khi gần cha mình, thể hiện sự phản cảm và châm biếm về cách anh ta đánh giá quê hương.</w:t>
      </w:r>
    </w:p>
    <w:p w14:paraId="7AC9D68C" w14:textId="77777777" w:rsidR="0017250F" w:rsidRPr="001F7CD1" w:rsidRDefault="0017250F" w:rsidP="0017250F">
      <w:pPr>
        <w:spacing w:before="60" w:after="60"/>
        <w:ind w:firstLine="426"/>
        <w:rPr>
          <w:rFonts w:cs="Times New Roman"/>
          <w:bCs/>
          <w:sz w:val="24"/>
          <w:szCs w:val="24"/>
          <w:lang w:val="en-US"/>
        </w:rPr>
      </w:pPr>
      <w:r w:rsidRPr="001F7CD1">
        <w:rPr>
          <w:rFonts w:cs="Times New Roman"/>
          <w:b/>
          <w:bCs/>
          <w:sz w:val="24"/>
          <w:szCs w:val="24"/>
          <w:lang w:val="vi-VN"/>
        </w:rPr>
        <w:t>Câu 3</w:t>
      </w:r>
      <w:r w:rsidRPr="001F7CD1">
        <w:rPr>
          <w:rFonts w:cs="Times New Roman"/>
          <w:bCs/>
          <w:sz w:val="24"/>
          <w:szCs w:val="24"/>
          <w:lang w:val="vi-VN"/>
        </w:rPr>
        <w:t>: Nhân vật Cử Lân trong đoạn trích hiện lên qua hành động và ngôn ngữ như thế nào? Từ đó em hiểu gì về tính cách của nhân vật?</w:t>
      </w:r>
    </w:p>
    <w:p w14:paraId="6B58A61D" w14:textId="77777777" w:rsidR="00AF0C24" w:rsidRPr="001F7CD1" w:rsidRDefault="00AF0C24" w:rsidP="00AF0C24">
      <w:pPr>
        <w:spacing w:before="60" w:after="60"/>
        <w:ind w:firstLine="426"/>
        <w:rPr>
          <w:rFonts w:cs="Times New Roman"/>
          <w:bCs/>
          <w:sz w:val="24"/>
          <w:szCs w:val="24"/>
          <w:lang w:val="en-US"/>
        </w:rPr>
      </w:pPr>
      <w:r w:rsidRPr="001F7CD1">
        <w:rPr>
          <w:rFonts w:cs="Times New Roman"/>
          <w:b/>
          <w:bCs/>
          <w:sz w:val="24"/>
          <w:szCs w:val="24"/>
          <w:lang w:val="vi-VN"/>
        </w:rPr>
        <w:t xml:space="preserve">- </w:t>
      </w:r>
      <w:r w:rsidRPr="001F7CD1">
        <w:rPr>
          <w:rFonts w:cs="Times New Roman"/>
          <w:b/>
          <w:bCs/>
          <w:sz w:val="24"/>
          <w:szCs w:val="24"/>
          <w:lang w:val="en-US"/>
        </w:rPr>
        <w:t>Hành động</w:t>
      </w:r>
      <w:r w:rsidRPr="001F7CD1">
        <w:rPr>
          <w:rFonts w:cs="Times New Roman"/>
          <w:bCs/>
          <w:sz w:val="24"/>
          <w:szCs w:val="24"/>
          <w:lang w:val="en-US"/>
        </w:rPr>
        <w:t xml:space="preserve">: Cử Lân thể hiện sự lạnh nhạt, xa cách và khinh miệt đối với cha mình qua việc không nhận ra cha, từ chối tiếp xúc gần, và cố gắng giữ khoảng cách với </w:t>
      </w:r>
      <w:r w:rsidRPr="001F7CD1">
        <w:rPr>
          <w:rFonts w:cs="Times New Roman"/>
          <w:bCs/>
          <w:sz w:val="24"/>
          <w:szCs w:val="24"/>
          <w:lang w:val="vi-VN"/>
        </w:rPr>
        <w:t>Cử</w:t>
      </w:r>
      <w:r w:rsidRPr="001F7CD1">
        <w:rPr>
          <w:rFonts w:cs="Times New Roman"/>
          <w:bCs/>
          <w:sz w:val="24"/>
          <w:szCs w:val="24"/>
          <w:lang w:val="en-US"/>
        </w:rPr>
        <w:t xml:space="preserve">u ông. Các hành động như </w:t>
      </w:r>
      <w:r w:rsidRPr="001F7CD1">
        <w:rPr>
          <w:rFonts w:cs="Times New Roman"/>
          <w:bCs/>
          <w:i/>
          <w:sz w:val="24"/>
          <w:szCs w:val="24"/>
          <w:lang w:val="en-US"/>
        </w:rPr>
        <w:t>cau mặt, đẩy cha ra, và che mũi</w:t>
      </w:r>
      <w:r w:rsidRPr="001F7CD1">
        <w:rPr>
          <w:rFonts w:cs="Times New Roman"/>
          <w:bCs/>
          <w:sz w:val="24"/>
          <w:szCs w:val="24"/>
          <w:lang w:val="en-US"/>
        </w:rPr>
        <w:t xml:space="preserve"> cho thấy sự kinh tởm và thái độ xa lánh.</w:t>
      </w:r>
    </w:p>
    <w:p w14:paraId="42E9A5C3" w14:textId="77777777" w:rsidR="00AF0C24" w:rsidRPr="001F7CD1" w:rsidRDefault="00AF0C24" w:rsidP="00AF0C24">
      <w:pPr>
        <w:spacing w:before="60" w:after="60"/>
        <w:ind w:firstLine="426"/>
        <w:rPr>
          <w:rFonts w:cs="Times New Roman"/>
          <w:bCs/>
          <w:sz w:val="24"/>
          <w:szCs w:val="24"/>
          <w:lang w:val="en-US"/>
        </w:rPr>
      </w:pPr>
      <w:r w:rsidRPr="001F7CD1">
        <w:rPr>
          <w:rFonts w:cs="Times New Roman"/>
          <w:b/>
          <w:bCs/>
          <w:sz w:val="24"/>
          <w:szCs w:val="24"/>
          <w:lang w:val="vi-VN"/>
        </w:rPr>
        <w:t xml:space="preserve">- </w:t>
      </w:r>
      <w:r w:rsidRPr="001F7CD1">
        <w:rPr>
          <w:rFonts w:cs="Times New Roman"/>
          <w:b/>
          <w:bCs/>
          <w:sz w:val="24"/>
          <w:szCs w:val="24"/>
          <w:lang w:val="en-US"/>
        </w:rPr>
        <w:t>Ngôn ngữ</w:t>
      </w:r>
      <w:r w:rsidRPr="001F7CD1">
        <w:rPr>
          <w:rFonts w:cs="Times New Roman"/>
          <w:bCs/>
          <w:sz w:val="24"/>
          <w:szCs w:val="24"/>
          <w:lang w:val="en-US"/>
        </w:rPr>
        <w:t>: Cử Lân sử dụng tiếng Pháp và yêu cầu Khiếu dịch lại lời nói cho cha mình, dù anh vẫn hiểu được tiếng Việt. Điều này thể hiện sự giả tạo và từ chối bản sắc dân tộc của mình. Cách anh nói chuyện với cha thông qua Khiếu càng làm nổi bật tính chất trào phúng, khi anh tự nhận mình là người Pháp nhưng thực tế vẫn thuộc về gốc gác Việt Nam.</w:t>
      </w:r>
    </w:p>
    <w:p w14:paraId="07052492" w14:textId="283F80AE" w:rsidR="00AF0C24" w:rsidRPr="001F7CD1" w:rsidRDefault="00AF0C24" w:rsidP="00AF0C24">
      <w:pPr>
        <w:spacing w:before="60" w:after="60"/>
        <w:ind w:firstLine="426"/>
        <w:rPr>
          <w:rFonts w:cs="Times New Roman"/>
          <w:bCs/>
          <w:sz w:val="24"/>
          <w:szCs w:val="24"/>
          <w:lang w:val="en-US"/>
        </w:rPr>
      </w:pPr>
      <w:r w:rsidRPr="001F7CD1">
        <w:rPr>
          <w:rFonts w:cs="Times New Roman"/>
          <w:b/>
          <w:bCs/>
          <w:sz w:val="24"/>
          <w:szCs w:val="24"/>
          <w:lang w:val="vi-VN"/>
        </w:rPr>
        <w:t xml:space="preserve">- </w:t>
      </w:r>
      <w:r w:rsidRPr="001F7CD1">
        <w:rPr>
          <w:rFonts w:cs="Times New Roman"/>
          <w:b/>
          <w:bCs/>
          <w:sz w:val="24"/>
          <w:szCs w:val="24"/>
          <w:lang w:val="en-US"/>
        </w:rPr>
        <w:t>Tính cách</w:t>
      </w:r>
      <w:r w:rsidRPr="001F7CD1">
        <w:rPr>
          <w:rFonts w:cs="Times New Roman"/>
          <w:bCs/>
          <w:sz w:val="24"/>
          <w:szCs w:val="24"/>
          <w:lang w:val="en-US"/>
        </w:rPr>
        <w:t xml:space="preserve">: Qua đoạn trích, Cử Lân hiện lên là một nhân vật tự mãn, xa rời thực tế và khinh thường cội nguồn. Anh là hình ảnh đại diện cho những người bị </w:t>
      </w:r>
      <w:r w:rsidR="00301397" w:rsidRPr="001F7CD1">
        <w:rPr>
          <w:rFonts w:cs="Times New Roman"/>
          <w:bCs/>
          <w:sz w:val="24"/>
          <w:szCs w:val="24"/>
          <w:lang w:val="en-US"/>
        </w:rPr>
        <w:t>“</w:t>
      </w:r>
      <w:r w:rsidRPr="001F7CD1">
        <w:rPr>
          <w:rFonts w:cs="Times New Roman"/>
          <w:bCs/>
          <w:sz w:val="24"/>
          <w:szCs w:val="24"/>
          <w:lang w:val="en-US"/>
        </w:rPr>
        <w:t>Tây hóa</w:t>
      </w:r>
      <w:r w:rsidR="00301397" w:rsidRPr="001F7CD1">
        <w:rPr>
          <w:rFonts w:cs="Times New Roman"/>
          <w:bCs/>
          <w:sz w:val="24"/>
          <w:szCs w:val="24"/>
          <w:lang w:val="en-US"/>
        </w:rPr>
        <w:t>”</w:t>
      </w:r>
      <w:r w:rsidRPr="001F7CD1">
        <w:rPr>
          <w:rFonts w:cs="Times New Roman"/>
          <w:bCs/>
          <w:sz w:val="24"/>
          <w:szCs w:val="24"/>
          <w:lang w:val="en-US"/>
        </w:rPr>
        <w:t xml:space="preserve"> đến mức đánh mất giá trị cá nhân và dân tộc. Anh ta bị châm biếm vì sự ngộ nhận về giá trị của mình và sự phản bội lại gia đình và nguồn gốc.</w:t>
      </w:r>
    </w:p>
    <w:p w14:paraId="2C38A189" w14:textId="0C3562D4" w:rsidR="0017250F" w:rsidRPr="001F7CD1" w:rsidRDefault="0017250F" w:rsidP="0017250F">
      <w:pPr>
        <w:spacing w:before="60" w:after="60"/>
        <w:ind w:firstLine="426"/>
        <w:rPr>
          <w:rFonts w:cs="Times New Roman"/>
          <w:bCs/>
          <w:sz w:val="24"/>
          <w:szCs w:val="24"/>
          <w:lang w:val="en-US"/>
        </w:rPr>
      </w:pPr>
      <w:r w:rsidRPr="001F7CD1">
        <w:rPr>
          <w:rFonts w:cs="Times New Roman"/>
          <w:b/>
          <w:bCs/>
          <w:sz w:val="24"/>
          <w:szCs w:val="24"/>
          <w:lang w:val="vi-VN"/>
        </w:rPr>
        <w:t>Câu 4</w:t>
      </w:r>
      <w:r w:rsidRPr="001F7CD1">
        <w:rPr>
          <w:rFonts w:cs="Times New Roman"/>
          <w:bCs/>
          <w:sz w:val="24"/>
          <w:szCs w:val="24"/>
          <w:lang w:val="vi-VN"/>
        </w:rPr>
        <w:t xml:space="preserve">: Nêu tác dụng của biện pháp tu từ nghịch ngữ ở nhan đề </w:t>
      </w:r>
      <w:r w:rsidR="00301397" w:rsidRPr="001F7CD1">
        <w:rPr>
          <w:rFonts w:cs="Times New Roman"/>
          <w:bCs/>
          <w:i/>
          <w:sz w:val="24"/>
          <w:szCs w:val="24"/>
          <w:lang w:val="vi-VN"/>
        </w:rPr>
        <w:t>“</w:t>
      </w:r>
      <w:r w:rsidRPr="001F7CD1">
        <w:rPr>
          <w:rFonts w:cs="Times New Roman"/>
          <w:bCs/>
          <w:i/>
          <w:sz w:val="24"/>
          <w:szCs w:val="24"/>
          <w:lang w:val="vi-VN"/>
        </w:rPr>
        <w:t>Ông Tây An Nam</w:t>
      </w:r>
      <w:r w:rsidR="00301397" w:rsidRPr="001F7CD1">
        <w:rPr>
          <w:rFonts w:cs="Times New Roman"/>
          <w:bCs/>
          <w:i/>
          <w:sz w:val="24"/>
          <w:szCs w:val="24"/>
          <w:lang w:val="vi-VN"/>
        </w:rPr>
        <w:t>”</w:t>
      </w:r>
      <w:r w:rsidRPr="001F7CD1">
        <w:rPr>
          <w:rFonts w:cs="Times New Roman"/>
          <w:bCs/>
          <w:sz w:val="24"/>
          <w:szCs w:val="24"/>
          <w:lang w:val="vi-VN"/>
        </w:rPr>
        <w:t>.</w:t>
      </w:r>
    </w:p>
    <w:p w14:paraId="0DB14E1E" w14:textId="69940D07" w:rsidR="00105AA2" w:rsidRPr="001F7CD1" w:rsidRDefault="00105AA2" w:rsidP="00105AA2">
      <w:pPr>
        <w:spacing w:before="60" w:after="60"/>
        <w:ind w:firstLine="426"/>
        <w:rPr>
          <w:rFonts w:cs="Times New Roman"/>
          <w:bCs/>
          <w:sz w:val="24"/>
          <w:szCs w:val="24"/>
          <w:lang w:val="en-US"/>
        </w:rPr>
      </w:pPr>
      <w:r w:rsidRPr="001F7CD1">
        <w:rPr>
          <w:rFonts w:cs="Times New Roman"/>
          <w:b/>
          <w:bCs/>
          <w:sz w:val="24"/>
          <w:szCs w:val="24"/>
          <w:lang w:val="vi-VN"/>
        </w:rPr>
        <w:t xml:space="preserve">- </w:t>
      </w:r>
      <w:r w:rsidRPr="001F7CD1">
        <w:rPr>
          <w:rFonts w:cs="Times New Roman"/>
          <w:b/>
          <w:bCs/>
          <w:sz w:val="24"/>
          <w:szCs w:val="24"/>
          <w:lang w:val="en-US"/>
        </w:rPr>
        <w:t>Biện pháp tu từ nghịch ngữ</w:t>
      </w:r>
      <w:r w:rsidRPr="001F7CD1">
        <w:rPr>
          <w:rFonts w:cs="Times New Roman"/>
          <w:bCs/>
          <w:sz w:val="24"/>
          <w:szCs w:val="24"/>
          <w:lang w:val="en-US"/>
        </w:rPr>
        <w:t xml:space="preserve"> ở nhan đề </w:t>
      </w:r>
      <w:r w:rsidR="00301397" w:rsidRPr="001F7CD1">
        <w:rPr>
          <w:rFonts w:cs="Times New Roman"/>
          <w:b/>
          <w:bCs/>
          <w:sz w:val="24"/>
          <w:szCs w:val="24"/>
          <w:lang w:val="en-US"/>
        </w:rPr>
        <w:t>“</w:t>
      </w:r>
      <w:r w:rsidRPr="001F7CD1">
        <w:rPr>
          <w:rFonts w:cs="Times New Roman"/>
          <w:b/>
          <w:bCs/>
          <w:sz w:val="24"/>
          <w:szCs w:val="24"/>
          <w:lang w:val="en-US"/>
        </w:rPr>
        <w:t>Ông Tây An Nam</w:t>
      </w:r>
      <w:r w:rsidR="00301397" w:rsidRPr="001F7CD1">
        <w:rPr>
          <w:rFonts w:cs="Times New Roman"/>
          <w:b/>
          <w:bCs/>
          <w:sz w:val="24"/>
          <w:szCs w:val="24"/>
          <w:lang w:val="en-US"/>
        </w:rPr>
        <w:t>”</w:t>
      </w:r>
      <w:r w:rsidRPr="001F7CD1">
        <w:rPr>
          <w:rFonts w:cs="Times New Roman"/>
          <w:bCs/>
          <w:sz w:val="24"/>
          <w:szCs w:val="24"/>
          <w:lang w:val="en-US"/>
        </w:rPr>
        <w:t xml:space="preserve"> thể hiện sự mâu thuẫn và châm biếm. </w:t>
      </w:r>
      <w:r w:rsidR="00301397" w:rsidRPr="001F7CD1">
        <w:rPr>
          <w:rFonts w:cs="Times New Roman"/>
          <w:bCs/>
          <w:sz w:val="24"/>
          <w:szCs w:val="24"/>
          <w:lang w:val="en-US"/>
        </w:rPr>
        <w:t>“</w:t>
      </w:r>
      <w:r w:rsidRPr="001F7CD1">
        <w:rPr>
          <w:rFonts w:cs="Times New Roman"/>
          <w:bCs/>
          <w:sz w:val="24"/>
          <w:szCs w:val="24"/>
          <w:lang w:val="en-US"/>
        </w:rPr>
        <w:t>Ông Tây</w:t>
      </w:r>
      <w:r w:rsidR="00301397" w:rsidRPr="001F7CD1">
        <w:rPr>
          <w:rFonts w:cs="Times New Roman"/>
          <w:bCs/>
          <w:sz w:val="24"/>
          <w:szCs w:val="24"/>
          <w:lang w:val="en-US"/>
        </w:rPr>
        <w:t>”</w:t>
      </w:r>
      <w:r w:rsidRPr="001F7CD1">
        <w:rPr>
          <w:rFonts w:cs="Times New Roman"/>
          <w:bCs/>
          <w:sz w:val="24"/>
          <w:szCs w:val="24"/>
          <w:lang w:val="en-US"/>
        </w:rPr>
        <w:t xml:space="preserve"> ám chỉ người thuộc văn hóa phương Tây, trong khi </w:t>
      </w:r>
      <w:r w:rsidR="00301397" w:rsidRPr="001F7CD1">
        <w:rPr>
          <w:rFonts w:cs="Times New Roman"/>
          <w:bCs/>
          <w:sz w:val="24"/>
          <w:szCs w:val="24"/>
          <w:lang w:val="en-US"/>
        </w:rPr>
        <w:t>“</w:t>
      </w:r>
      <w:r w:rsidRPr="001F7CD1">
        <w:rPr>
          <w:rFonts w:cs="Times New Roman"/>
          <w:bCs/>
          <w:sz w:val="24"/>
          <w:szCs w:val="24"/>
          <w:lang w:val="en-US"/>
        </w:rPr>
        <w:t>An Nam</w:t>
      </w:r>
      <w:r w:rsidR="00301397" w:rsidRPr="001F7CD1">
        <w:rPr>
          <w:rFonts w:cs="Times New Roman"/>
          <w:bCs/>
          <w:sz w:val="24"/>
          <w:szCs w:val="24"/>
          <w:lang w:val="en-US"/>
        </w:rPr>
        <w:t>”</w:t>
      </w:r>
      <w:r w:rsidRPr="001F7CD1">
        <w:rPr>
          <w:rFonts w:cs="Times New Roman"/>
          <w:bCs/>
          <w:sz w:val="24"/>
          <w:szCs w:val="24"/>
          <w:lang w:val="en-US"/>
        </w:rPr>
        <w:t xml:space="preserve"> lại là tên gọi cũ của Việt Nam. Nhan đề này thể hiện sự ngược đời: một người Việt nhưng lại tự nhận mình là người Tây, cố gắng từ bỏ bản sắc dân tộc của mình để theo đuổi văn hóa ngoại lai.</w:t>
      </w:r>
    </w:p>
    <w:p w14:paraId="660E7C89" w14:textId="77777777" w:rsidR="00105AA2" w:rsidRPr="001F7CD1" w:rsidRDefault="00105AA2" w:rsidP="00105AA2">
      <w:pPr>
        <w:spacing w:before="60" w:after="60"/>
        <w:ind w:firstLine="426"/>
        <w:rPr>
          <w:rFonts w:cs="Times New Roman"/>
          <w:bCs/>
          <w:sz w:val="24"/>
          <w:szCs w:val="24"/>
          <w:lang w:val="en-US"/>
        </w:rPr>
      </w:pPr>
      <w:r w:rsidRPr="001F7CD1">
        <w:rPr>
          <w:rFonts w:cs="Times New Roman"/>
          <w:b/>
          <w:bCs/>
          <w:sz w:val="24"/>
          <w:szCs w:val="24"/>
          <w:lang w:val="vi-VN"/>
        </w:rPr>
        <w:t xml:space="preserve">- </w:t>
      </w:r>
      <w:r w:rsidRPr="001F7CD1">
        <w:rPr>
          <w:rFonts w:cs="Times New Roman"/>
          <w:b/>
          <w:bCs/>
          <w:sz w:val="24"/>
          <w:szCs w:val="24"/>
          <w:lang w:val="en-US"/>
        </w:rPr>
        <w:t>Tác dụng</w:t>
      </w:r>
      <w:r w:rsidRPr="001F7CD1">
        <w:rPr>
          <w:rFonts w:cs="Times New Roman"/>
          <w:bCs/>
          <w:sz w:val="24"/>
          <w:szCs w:val="24"/>
          <w:lang w:val="en-US"/>
        </w:rPr>
        <w:t>: Nhan đề này nhấn mạnh sự châm biếm sâu sắc về nhân vật chính Cử Lân, người tự coi mình là người Tây nhưng thực tế vẫn là người Việt. Nó phê phán sự lệch lạc trong tư tưởng của những người cố tình phủ nhận nguồn gốc và văn hóa quê hương, đồng thời cảnh tỉnh về sự tha hóa khi chạy theo văn hóa ngoại lai một cách mù quáng.</w:t>
      </w:r>
    </w:p>
    <w:p w14:paraId="1399D52C" w14:textId="77777777" w:rsidR="0017250F" w:rsidRPr="001F7CD1" w:rsidRDefault="0017250F" w:rsidP="0017250F">
      <w:pPr>
        <w:spacing w:before="60" w:after="60"/>
        <w:ind w:firstLine="426"/>
        <w:rPr>
          <w:rFonts w:cs="Times New Roman"/>
          <w:bCs/>
          <w:sz w:val="24"/>
          <w:szCs w:val="24"/>
          <w:lang w:val="vi-VN"/>
        </w:rPr>
      </w:pPr>
      <w:r w:rsidRPr="001F7CD1">
        <w:rPr>
          <w:rFonts w:cs="Times New Roman"/>
          <w:b/>
          <w:bCs/>
          <w:sz w:val="24"/>
          <w:szCs w:val="24"/>
          <w:lang w:val="vi-VN"/>
        </w:rPr>
        <w:t>Câu 5</w:t>
      </w:r>
      <w:r w:rsidRPr="001F7CD1">
        <w:rPr>
          <w:rFonts w:cs="Times New Roman"/>
          <w:bCs/>
          <w:sz w:val="24"/>
          <w:szCs w:val="24"/>
          <w:lang w:val="vi-VN"/>
        </w:rPr>
        <w:t>: Theo anh/chị, thông điệp mà đoạn trích gợi ra có tác động như thế nào đối với sự tiến bộ xã hội ngày nay?</w:t>
      </w:r>
    </w:p>
    <w:p w14:paraId="556B25DA" w14:textId="77777777" w:rsidR="0017250F" w:rsidRPr="001F7CD1" w:rsidRDefault="0017250F" w:rsidP="00512C7E">
      <w:pPr>
        <w:spacing w:before="60" w:after="60"/>
        <w:ind w:firstLine="426"/>
        <w:rPr>
          <w:rFonts w:cs="Times New Roman"/>
          <w:bCs/>
          <w:sz w:val="24"/>
          <w:szCs w:val="24"/>
          <w:lang w:val="en-US"/>
        </w:rPr>
      </w:pPr>
    </w:p>
    <w:p w14:paraId="50777813" w14:textId="3DCFD371" w:rsidR="00B36F65" w:rsidRPr="001F7CD1" w:rsidRDefault="0087656F" w:rsidP="00512C7E">
      <w:pPr>
        <w:spacing w:before="60" w:after="60"/>
        <w:ind w:firstLine="426"/>
        <w:rPr>
          <w:rFonts w:cs="Times New Roman"/>
          <w:b/>
          <w:sz w:val="24"/>
          <w:szCs w:val="24"/>
          <w:lang w:val="en-US"/>
        </w:rPr>
      </w:pPr>
      <w:r w:rsidRPr="001F7CD1">
        <w:rPr>
          <w:rFonts w:cs="Times New Roman"/>
          <w:b/>
          <w:sz w:val="24"/>
          <w:szCs w:val="24"/>
          <w:lang w:val="en-US"/>
        </w:rPr>
        <w:t>ĐỀ 4</w:t>
      </w:r>
    </w:p>
    <w:p w14:paraId="1A542602" w14:textId="77777777" w:rsidR="0087656F" w:rsidRPr="001F7CD1" w:rsidRDefault="0087656F" w:rsidP="0087656F">
      <w:pPr>
        <w:spacing w:before="60" w:after="60"/>
        <w:ind w:firstLine="426"/>
        <w:rPr>
          <w:rFonts w:cs="Times New Roman"/>
          <w:b/>
          <w:bCs/>
          <w:sz w:val="24"/>
          <w:szCs w:val="24"/>
          <w:lang w:val="en-US"/>
        </w:rPr>
      </w:pPr>
      <w:r w:rsidRPr="001F7CD1">
        <w:rPr>
          <w:rFonts w:cs="Times New Roman"/>
          <w:b/>
          <w:bCs/>
          <w:sz w:val="24"/>
          <w:szCs w:val="24"/>
          <w:lang w:val="en-US"/>
        </w:rPr>
        <w:t xml:space="preserve">Đọc đoạn trích </w:t>
      </w:r>
    </w:p>
    <w:p w14:paraId="2942D8C5" w14:textId="43B9319F"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 xml:space="preserve">(Tóm tắt: </w:t>
      </w:r>
      <w:r w:rsidR="00301397" w:rsidRPr="001F7CD1">
        <w:rPr>
          <w:rFonts w:cs="Times New Roman"/>
          <w:bCs/>
          <w:i/>
          <w:sz w:val="24"/>
          <w:szCs w:val="24"/>
          <w:lang w:val="en-US"/>
        </w:rPr>
        <w:t>“</w:t>
      </w:r>
      <w:r w:rsidRPr="001F7CD1">
        <w:rPr>
          <w:rFonts w:cs="Times New Roman"/>
          <w:bCs/>
          <w:i/>
          <w:sz w:val="24"/>
          <w:szCs w:val="24"/>
          <w:lang w:val="en-US"/>
        </w:rPr>
        <w:t>Lão hà tiện</w:t>
      </w:r>
      <w:r w:rsidR="00301397" w:rsidRPr="001F7CD1">
        <w:rPr>
          <w:rFonts w:cs="Times New Roman"/>
          <w:bCs/>
          <w:i/>
          <w:sz w:val="24"/>
          <w:szCs w:val="24"/>
          <w:lang w:val="en-US"/>
        </w:rPr>
        <w:t>”</w:t>
      </w:r>
      <w:r w:rsidRPr="001F7CD1">
        <w:rPr>
          <w:rFonts w:cs="Times New Roman"/>
          <w:bCs/>
          <w:i/>
          <w:sz w:val="24"/>
          <w:szCs w:val="24"/>
          <w:lang w:val="en-US"/>
        </w:rPr>
        <w:t xml:space="preserve"> (1668) là vở hài kịch nổi tiếng của Mô- li- e (Molière nhà viết kịch vĩ đại người Pháp). Ác- pa- gông (Harpagon) là một tư sản giàu có nhờ cho vay nặng lãi nhưng tính tình vô cùng keo kiệt, bủn xỉn. Ông ta đã goá vợ, có hai con là Clê- ăng (Cleante) và Ê- li- do (Elise) nhưng không hề quan tâm đến con mà chỉ nghĩ đến tiền bạc. Ác- pa- gông mở tiệc thết đãi mọi người và mời Ma- ri- an (Marian), một cô gái trẻ (mà i ông định cưới làm vợ) đến dự.)</w:t>
      </w:r>
    </w:p>
    <w:p w14:paraId="0482C055"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Đoạn trích dưới đây kể về việc ông ta sai gia nhân chuẩn bị bữa tiệc ấy.</w:t>
      </w:r>
    </w:p>
    <w:p w14:paraId="27192A4A"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ÁC- PA- GÔNG: Nào, lại cả đây để tôi phân lệnh chốc nữa làm và cắt việc cho mỗi người. Lại gần đây, bà Clốt. Bắt đầu là bà nhé. (Bà Clốt cầm cái chổi). Được, bà sẵn khí giới cầm tay rồi. Tôi trao cho bà nhiệm vụ lau chùi mọi nơi, và nhất là cẩn thận đừng cọ các đồ gỗ mạnh quá, sợ mòn mất. Ngoài việc ấy, tôi uỷ cho bà, lúc bữa ăn tối, quản giám chai lọ; nếu để thất lạc cái nào và đánh vỡ cái gì, tôi sẽ bắt đền bà rồi trừ vào tiền công.</w:t>
      </w:r>
    </w:p>
    <w:p w14:paraId="0B780F36"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BÁC GIẮC (nói riêng): Hình phạt thiết thực gớm!</w:t>
      </w:r>
    </w:p>
    <w:p w14:paraId="17EC322F"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 xml:space="preserve">ÁC- PA- GÔNG (vẫn nói với bà Clốt): Thôi, đi. Đến anh Branh- đa- voan (Brinda voine) và anh, La Me- cluy- so (La Merluche), tôi cắt cho các anh chức vụ lau rửa cốc và rót rượu, nhưng chỉ khi nào mọi người khát, chứ không phải theo thói của những thằng đầy tớ dó dần, như muốn khiêu khích </w:t>
      </w:r>
      <w:r w:rsidRPr="001F7CD1">
        <w:rPr>
          <w:rFonts w:cs="Times New Roman"/>
          <w:bCs/>
          <w:sz w:val="24"/>
          <w:szCs w:val="24"/>
          <w:lang w:val="en-US"/>
        </w:rPr>
        <w:lastRenderedPageBreak/>
        <w:t>người ta, nhắc nhở người ta phải uống khi người ta không nghĩ đến chuyện uống. Hãy chờ khi người ta hò đôi ba lần đã, và nhớ là phải mang thêm thật nhiều nước lã.</w:t>
      </w:r>
    </w:p>
    <w:p w14:paraId="5B4DE4F4"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BÁC GIẮC (nói riêng): Vâng, rượu nguyên không pha, bốc lên đầu.</w:t>
      </w:r>
    </w:p>
    <w:p w14:paraId="5655411A"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LA ME- CLUY- SƠ: Thế chúng tôi có phải cởi áo ngoài không, thưa ông?</w:t>
      </w:r>
    </w:p>
    <w:p w14:paraId="1FAF61D5"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ÁC- PA- GÔNG: Có, nhưng khi nào thấy khách đến đã, và giữ gìn kĩ chớ làm hỏng y phục.</w:t>
      </w:r>
    </w:p>
    <w:p w14:paraId="2648E4A0"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BRANH- DA- VOAN: Thưa ông, ông đã biết rõ, vạt trước áo vét dài của tôi bị một vết dầu đèn to tướng.</w:t>
      </w:r>
    </w:p>
    <w:p w14:paraId="55778319" w14:textId="77777777" w:rsidR="0087656F" w:rsidRPr="001F7CD1" w:rsidRDefault="0087656F" w:rsidP="0087656F">
      <w:pPr>
        <w:spacing w:before="60" w:after="60"/>
        <w:ind w:firstLine="426"/>
        <w:rPr>
          <w:rFonts w:cs="Times New Roman"/>
          <w:bCs/>
          <w:spacing w:val="-6"/>
          <w:sz w:val="24"/>
          <w:szCs w:val="24"/>
          <w:lang w:val="en-US"/>
        </w:rPr>
      </w:pPr>
      <w:r w:rsidRPr="001F7CD1">
        <w:rPr>
          <w:rFonts w:cs="Times New Roman"/>
          <w:bCs/>
          <w:spacing w:val="-6"/>
          <w:sz w:val="24"/>
          <w:szCs w:val="24"/>
          <w:lang w:val="en-US"/>
        </w:rPr>
        <w:t>LA ME- CLUY- SƠ: Còn tôi, thưa ông, quần của tôi thì thùng đít và, nói lỗi phép, người ta nhìn thấy...</w:t>
      </w:r>
    </w:p>
    <w:p w14:paraId="64ED4007"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ÁC- PA- GÔNG (nói với La Me- cluy- so): Im! Liệu khéo quay cái đó vào phía tường và lúc nào cũng quay đằng trước ra phía khách là được. (Ác- pa- gông đặt</w:t>
      </w:r>
      <w:r w:rsidRPr="001F7CD1">
        <w:rPr>
          <w:rFonts w:cs="Times New Roman"/>
          <w:bCs/>
          <w:sz w:val="24"/>
          <w:szCs w:val="24"/>
          <w:lang w:val="en-US"/>
        </w:rPr>
        <w:tab/>
        <w:t>chiếc mũ trước áo của mình để chi cho Branh- đa- voan phải làm thế nào để che vết dầu). [...]</w:t>
      </w:r>
    </w:p>
    <w:p w14:paraId="7CBE4699"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ÁC- PA- GÔNG: [...] Ô này, bác Giắc, lại gần đây. Tôi để bác lại người cuối</w:t>
      </w:r>
      <w:r w:rsidRPr="001F7CD1">
        <w:rPr>
          <w:rFonts w:cs="Times New Roman"/>
          <w:bCs/>
          <w:sz w:val="24"/>
          <w:szCs w:val="24"/>
          <w:lang w:val="en-US"/>
        </w:rPr>
        <w:tab/>
        <w:t xml:space="preserve"> cùng đấy.</w:t>
      </w:r>
    </w:p>
    <w:p w14:paraId="2AA757AA"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BÁC GIẮC: Nhưng, thưa ông, ông muốn nói với anh đánh xe hay với anh đầu bếp, bởi vì tôi vừa là anh này vừa là anh kia.</w:t>
      </w:r>
    </w:p>
    <w:p w14:paraId="70DAE6CD"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ÁC- PA- GÔNG: Với cả hai.</w:t>
      </w:r>
    </w:p>
    <w:p w14:paraId="18D542B5"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BÁC GIẮC: Nhưng, trong hai người, ông nói với ai trước?</w:t>
      </w:r>
    </w:p>
    <w:p w14:paraId="486CD386"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ÁC- PA- GÔNG: Với đầu bếp.</w:t>
      </w:r>
    </w:p>
    <w:p w14:paraId="11FB973F"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BÁC GIẮC: Vậy ông làm ơn chờ cho. (Bác bỏ mũ đánh xe và xuất hiện với bộ áo đầu bếp).</w:t>
      </w:r>
    </w:p>
    <w:p w14:paraId="7BE5FE03"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ÁC- PA- GÔNG: Nghi thức quỷ quái gì thế?</w:t>
      </w:r>
    </w:p>
    <w:p w14:paraId="414EA6C9"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BÁC GIẮC: Ông cứ nói.</w:t>
      </w:r>
    </w:p>
    <w:p w14:paraId="016143DE"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ÁC- PA- GÔNG: Bác Giắc, chả là tôi đã định thết cơm khách tối nay.</w:t>
      </w:r>
    </w:p>
    <w:p w14:paraId="0B753CC5"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BÁC GIẮC (nói riêng): Một kì quan vĩ đại!</w:t>
      </w:r>
    </w:p>
    <w:p w14:paraId="2BA90FFC"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ÁC- PA- GÔNG: Bác cho biết, liệu có cho chúng ta ăn ngon được không?</w:t>
      </w:r>
    </w:p>
    <w:p w14:paraId="0FD7014B"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BÁC GIẮC: Được, nếu ông cho nhiều tiền.</w:t>
      </w:r>
    </w:p>
    <w:p w14:paraId="465941B2" w14:textId="3028A650"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 xml:space="preserve">ÁC- PA- GÔNG: Quỷ thật! Lúc nào cũng tiền! Hình như chúng nó không có gì khác mà nói: </w:t>
      </w:r>
      <w:r w:rsidR="00301397" w:rsidRPr="001F7CD1">
        <w:rPr>
          <w:rFonts w:cs="Times New Roman"/>
          <w:bCs/>
          <w:sz w:val="24"/>
          <w:szCs w:val="24"/>
          <w:lang w:val="en-US"/>
        </w:rPr>
        <w:t>“</w:t>
      </w:r>
      <w:r w:rsidRPr="001F7CD1">
        <w:rPr>
          <w:rFonts w:cs="Times New Roman"/>
          <w:bCs/>
          <w:sz w:val="24"/>
          <w:szCs w:val="24"/>
          <w:lang w:val="en-US"/>
        </w:rPr>
        <w:t>Tiền, tiền, tiền!</w:t>
      </w:r>
      <w:r w:rsidR="00301397" w:rsidRPr="001F7CD1">
        <w:rPr>
          <w:rFonts w:cs="Times New Roman"/>
          <w:bCs/>
          <w:sz w:val="24"/>
          <w:szCs w:val="24"/>
          <w:lang w:val="en-US"/>
        </w:rPr>
        <w:t>”</w:t>
      </w:r>
      <w:r w:rsidRPr="001F7CD1">
        <w:rPr>
          <w:rFonts w:cs="Times New Roman"/>
          <w:bCs/>
          <w:sz w:val="24"/>
          <w:szCs w:val="24"/>
          <w:lang w:val="en-US"/>
        </w:rPr>
        <w:t xml:space="preserve">. À! Chúng nó chỉ có tiếng </w:t>
      </w:r>
      <w:r w:rsidR="00301397" w:rsidRPr="001F7CD1">
        <w:rPr>
          <w:rFonts w:cs="Times New Roman"/>
          <w:bCs/>
          <w:sz w:val="24"/>
          <w:szCs w:val="24"/>
          <w:lang w:val="en-US"/>
        </w:rPr>
        <w:t>“</w:t>
      </w:r>
      <w:r w:rsidRPr="001F7CD1">
        <w:rPr>
          <w:rFonts w:cs="Times New Roman"/>
          <w:bCs/>
          <w:sz w:val="24"/>
          <w:szCs w:val="24"/>
          <w:lang w:val="en-US"/>
        </w:rPr>
        <w:t>Tiền</w:t>
      </w:r>
      <w:r w:rsidR="00301397" w:rsidRPr="001F7CD1">
        <w:rPr>
          <w:rFonts w:cs="Times New Roman"/>
          <w:bCs/>
          <w:sz w:val="24"/>
          <w:szCs w:val="24"/>
          <w:lang w:val="en-US"/>
        </w:rPr>
        <w:t>”</w:t>
      </w:r>
      <w:r w:rsidRPr="001F7CD1">
        <w:rPr>
          <w:rFonts w:cs="Times New Roman"/>
          <w:bCs/>
          <w:sz w:val="24"/>
          <w:szCs w:val="24"/>
          <w:lang w:val="en-US"/>
        </w:rPr>
        <w:t xml:space="preserve"> nơi cửa miệng. Lúc nào cũng nói tiền! Tiền, đó là gươm gối đầu giường của chúng nó! [...]</w:t>
      </w:r>
    </w:p>
    <w:p w14:paraId="693A28A2"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ÁC- PA- GÔNG: Thôi, im. Bác cần những gì nào?</w:t>
      </w:r>
    </w:p>
    <w:p w14:paraId="7735C4A3"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BÁC GIẮC: Đấy, có ông quản gia, ông ấy làm cơm ngon cho ông mà mất ít tiền.</w:t>
      </w:r>
    </w:p>
    <w:p w14:paraId="64C58FBB"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ÁC- PA- GÔNG: Chao chao! Tôi muốn bác trả lời tôi.</w:t>
      </w:r>
    </w:p>
    <w:p w14:paraId="0A27F624"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BÁC GIẮC: Các ông có bao nhiêu người ăn?</w:t>
      </w:r>
    </w:p>
    <w:p w14:paraId="3A1A8A8F"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ÁC- PA- GÔNG: Chúng tôi tám hoặc mười người; nhưng chỉ tính tám người. Khi đủ cho tám người ăn thì cũng rất đủ cho mười người. [...]</w:t>
      </w:r>
    </w:p>
    <w:p w14:paraId="274274BB"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BÁC GIẮC: Vậy thì phải bốn bát nấu rõ đầy và năm đĩa xào đầu vị. Món nấu: nước dùng tôm he, chim đa đa hầm bắp cải xanh, rau nấu thượng thang, vịt nấu củ cải. Đầu vị: thịt gà xé, bồ câu ra giàng nhồi thịt, ức bê non, dồi lợn và nấm xào.</w:t>
      </w:r>
    </w:p>
    <w:p w14:paraId="3B84E92C"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ÁC- PA- GÔNG: Quái quỷ! Thế để thết cả một thành phố à?</w:t>
      </w:r>
    </w:p>
    <w:p w14:paraId="74F22282"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BÁC GIẮC: Thịt quay đầy một xanh thật to, xếp cao thành hình kim tự tháp, nửa con bê thả béo bên sông, ba chim trĩ, ba gà mái tơ béo, mười hai chim câu nuôi chuồng, mười hai gà giò,...</w:t>
      </w:r>
    </w:p>
    <w:p w14:paraId="0822DA27"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ÁC- PA- GÔNG (lấy tay bịt miệng bác Giắc): À! Thằng phản chủ! Mày ăn hết của của tao.</w:t>
      </w:r>
    </w:p>
    <w:p w14:paraId="3C17C6A3" w14:textId="62DA4F1C" w:rsidR="0087656F" w:rsidRPr="001F7CD1" w:rsidRDefault="0087656F" w:rsidP="0087656F">
      <w:pPr>
        <w:spacing w:before="60" w:after="60"/>
        <w:ind w:firstLine="426"/>
        <w:rPr>
          <w:rFonts w:cs="Times New Roman"/>
          <w:bCs/>
          <w:sz w:val="24"/>
          <w:szCs w:val="24"/>
          <w:lang w:val="en-US"/>
        </w:rPr>
      </w:pPr>
      <w:r w:rsidRPr="001F7CD1">
        <w:rPr>
          <w:rFonts w:cs="Times New Roman"/>
          <w:bCs/>
          <w:sz w:val="24"/>
          <w:szCs w:val="24"/>
          <w:lang w:val="en-US"/>
        </w:rPr>
        <w:t xml:space="preserve">                    (Molière, </w:t>
      </w:r>
      <w:r w:rsidRPr="001F7CD1">
        <w:rPr>
          <w:rFonts w:cs="Times New Roman"/>
          <w:bCs/>
          <w:i/>
          <w:sz w:val="24"/>
          <w:szCs w:val="24"/>
          <w:lang w:val="en-US"/>
        </w:rPr>
        <w:t>Lão hà tiện</w:t>
      </w:r>
      <w:r w:rsidRPr="001F7CD1">
        <w:rPr>
          <w:rFonts w:cs="Times New Roman"/>
          <w:bCs/>
          <w:sz w:val="24"/>
          <w:szCs w:val="24"/>
          <w:lang w:val="en-US"/>
        </w:rPr>
        <w:t xml:space="preserve"> - Hài kịch của Molière (Đỗ Đức Hiểu dịch), NXB Đại học và trung học chuyên nghiệp, Hà Nội, 1978, tr. 115- 123)</w:t>
      </w:r>
    </w:p>
    <w:p w14:paraId="772C2517" w14:textId="77777777" w:rsidR="0087656F" w:rsidRPr="001F7CD1" w:rsidRDefault="0087656F" w:rsidP="0087656F">
      <w:pPr>
        <w:spacing w:before="60" w:after="60"/>
        <w:ind w:firstLine="426"/>
        <w:rPr>
          <w:rFonts w:cs="Times New Roman"/>
          <w:b/>
          <w:bCs/>
          <w:sz w:val="24"/>
          <w:szCs w:val="24"/>
          <w:lang w:val="en-US"/>
        </w:rPr>
      </w:pPr>
      <w:r w:rsidRPr="001F7CD1">
        <w:rPr>
          <w:rFonts w:cs="Times New Roman"/>
          <w:bCs/>
          <w:sz w:val="24"/>
          <w:szCs w:val="24"/>
          <w:lang w:val="en-US"/>
        </w:rPr>
        <w:t xml:space="preserve"> </w:t>
      </w:r>
      <w:r w:rsidRPr="001F7CD1">
        <w:rPr>
          <w:rFonts w:cs="Times New Roman"/>
          <w:b/>
          <w:bCs/>
          <w:sz w:val="24"/>
          <w:szCs w:val="24"/>
          <w:lang w:val="en-US"/>
        </w:rPr>
        <w:t>Thực hiện các yêu cầu sau:</w:t>
      </w:r>
    </w:p>
    <w:p w14:paraId="7397E74D"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
          <w:bCs/>
          <w:sz w:val="24"/>
          <w:szCs w:val="24"/>
          <w:lang w:val="en-US"/>
        </w:rPr>
        <w:t>Câu 1</w:t>
      </w:r>
      <w:r w:rsidRPr="001F7CD1">
        <w:rPr>
          <w:rFonts w:cs="Times New Roman"/>
          <w:bCs/>
          <w:sz w:val="24"/>
          <w:szCs w:val="24"/>
          <w:lang w:val="en-US"/>
        </w:rPr>
        <w:t>: Nêu tình huống kịch trong văn bản?</w:t>
      </w:r>
    </w:p>
    <w:p w14:paraId="2591703B"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
          <w:bCs/>
          <w:sz w:val="24"/>
          <w:szCs w:val="24"/>
          <w:lang w:val="en-US"/>
        </w:rPr>
        <w:t>Câu 2</w:t>
      </w:r>
      <w:r w:rsidRPr="001F7CD1">
        <w:rPr>
          <w:rFonts w:cs="Times New Roman"/>
          <w:bCs/>
          <w:sz w:val="24"/>
          <w:szCs w:val="24"/>
          <w:lang w:val="en-US"/>
        </w:rPr>
        <w:t>: Các hình thức ngôn ngữ kịch xuất hiện trong văn bản.</w:t>
      </w:r>
    </w:p>
    <w:p w14:paraId="6C3C51EA" w14:textId="77777777" w:rsidR="006457A9" w:rsidRPr="001F7CD1" w:rsidRDefault="006457A9" w:rsidP="006457A9">
      <w:pPr>
        <w:spacing w:before="60" w:after="60"/>
        <w:ind w:firstLine="426"/>
        <w:rPr>
          <w:rFonts w:cs="Times New Roman"/>
          <w:bCs/>
          <w:sz w:val="24"/>
          <w:szCs w:val="24"/>
          <w:lang w:val="en-US"/>
        </w:rPr>
      </w:pPr>
      <w:r w:rsidRPr="001F7CD1">
        <w:rPr>
          <w:rFonts w:cs="Times New Roman"/>
          <w:bCs/>
          <w:sz w:val="24"/>
          <w:szCs w:val="24"/>
          <w:lang w:val="en-US"/>
        </w:rPr>
        <w:t>Ngôn ngữ đối thoại</w:t>
      </w:r>
    </w:p>
    <w:p w14:paraId="611F6076" w14:textId="77777777" w:rsidR="006457A9" w:rsidRPr="001F7CD1" w:rsidRDefault="006457A9" w:rsidP="006457A9">
      <w:pPr>
        <w:spacing w:before="60" w:after="60"/>
        <w:ind w:firstLine="426"/>
        <w:rPr>
          <w:rFonts w:cs="Times New Roman"/>
          <w:bCs/>
          <w:sz w:val="24"/>
          <w:szCs w:val="24"/>
          <w:lang w:val="en-US"/>
        </w:rPr>
      </w:pPr>
      <w:r w:rsidRPr="001F7CD1">
        <w:rPr>
          <w:rFonts w:cs="Times New Roman"/>
          <w:bCs/>
          <w:sz w:val="24"/>
          <w:szCs w:val="24"/>
          <w:lang w:val="en-US"/>
        </w:rPr>
        <w:lastRenderedPageBreak/>
        <w:t>Ngôn ngữ độc thoại</w:t>
      </w:r>
    </w:p>
    <w:p w14:paraId="5920A553" w14:textId="7AEB5F51" w:rsidR="0087656F" w:rsidRPr="001F7CD1" w:rsidRDefault="006457A9" w:rsidP="006457A9">
      <w:pPr>
        <w:spacing w:before="60" w:after="60"/>
        <w:ind w:firstLine="426"/>
        <w:rPr>
          <w:rFonts w:cs="Times New Roman"/>
          <w:bCs/>
          <w:sz w:val="24"/>
          <w:szCs w:val="24"/>
          <w:lang w:val="en-US"/>
        </w:rPr>
      </w:pPr>
      <w:r w:rsidRPr="001F7CD1">
        <w:rPr>
          <w:rFonts w:cs="Times New Roman"/>
          <w:bCs/>
          <w:sz w:val="24"/>
          <w:szCs w:val="24"/>
          <w:lang w:val="en-US"/>
        </w:rPr>
        <w:t xml:space="preserve">Ngôn ngữ bàng thoại </w:t>
      </w:r>
    </w:p>
    <w:p w14:paraId="578B59A1" w14:textId="77777777" w:rsidR="0087656F" w:rsidRPr="001F7CD1" w:rsidRDefault="0087656F" w:rsidP="0087656F">
      <w:pPr>
        <w:spacing w:before="60" w:after="60"/>
        <w:ind w:firstLine="426"/>
        <w:rPr>
          <w:rFonts w:cs="Times New Roman"/>
          <w:bCs/>
          <w:sz w:val="24"/>
          <w:szCs w:val="24"/>
          <w:lang w:val="en-US"/>
        </w:rPr>
      </w:pPr>
      <w:r w:rsidRPr="001F7CD1">
        <w:rPr>
          <w:rFonts w:cs="Times New Roman"/>
          <w:b/>
          <w:bCs/>
          <w:sz w:val="24"/>
          <w:szCs w:val="24"/>
          <w:lang w:val="en-US"/>
        </w:rPr>
        <w:t>Câu 3</w:t>
      </w:r>
      <w:r w:rsidRPr="001F7CD1">
        <w:rPr>
          <w:rFonts w:cs="Times New Roman"/>
          <w:bCs/>
          <w:sz w:val="24"/>
          <w:szCs w:val="24"/>
          <w:lang w:val="en-US"/>
        </w:rPr>
        <w:t>: Xung đột kịch thể hiện như thế nào trong văn bản?</w:t>
      </w:r>
    </w:p>
    <w:p w14:paraId="14CB0F97" w14:textId="4AFECAF0" w:rsidR="00A92529" w:rsidRPr="001F7CD1" w:rsidRDefault="00A92529" w:rsidP="0087656F">
      <w:pPr>
        <w:spacing w:before="60" w:after="60"/>
        <w:ind w:firstLine="426"/>
        <w:rPr>
          <w:rFonts w:cs="Times New Roman"/>
          <w:bCs/>
          <w:sz w:val="24"/>
          <w:szCs w:val="24"/>
          <w:lang w:val="en-US"/>
        </w:rPr>
      </w:pPr>
      <w:r w:rsidRPr="001F7CD1">
        <w:rPr>
          <w:rFonts w:cs="Times New Roman"/>
          <w:bCs/>
          <w:sz w:val="24"/>
          <w:szCs w:val="24"/>
          <w:lang w:val="en-US"/>
        </w:rPr>
        <w:t>- Xung đột: Là mâu thuẫn đối lập giữa nội dung với hình thức, giữa biểu hiện bên ngoài với bản chất bên trong nhân vật Ác - pa - gông - một nhà tư sản giàu có nhưng vô cùng keo kiệt, bủn xỉn.</w:t>
      </w:r>
    </w:p>
    <w:p w14:paraId="17FA594C" w14:textId="1A244D87" w:rsidR="0087656F" w:rsidRPr="001F7CD1" w:rsidRDefault="0087656F" w:rsidP="0087656F">
      <w:pPr>
        <w:spacing w:before="60" w:after="60"/>
        <w:ind w:firstLine="426"/>
        <w:rPr>
          <w:rFonts w:cs="Times New Roman"/>
          <w:bCs/>
          <w:sz w:val="24"/>
          <w:szCs w:val="24"/>
          <w:lang w:val="en-US"/>
        </w:rPr>
      </w:pPr>
      <w:r w:rsidRPr="001F7CD1">
        <w:rPr>
          <w:rFonts w:cs="Times New Roman"/>
          <w:b/>
          <w:bCs/>
          <w:sz w:val="24"/>
          <w:szCs w:val="24"/>
          <w:lang w:val="en-US"/>
        </w:rPr>
        <w:t>Câu 4:</w:t>
      </w:r>
      <w:r w:rsidRPr="001F7CD1">
        <w:rPr>
          <w:rFonts w:cs="Times New Roman"/>
          <w:bCs/>
          <w:sz w:val="24"/>
          <w:szCs w:val="24"/>
          <w:lang w:val="en-US"/>
        </w:rPr>
        <w:t xml:space="preserve"> Qua ngôn ngữ và hành động, nhân vật Ác-pa- gông hiện lên có những đặc điểm gì?/ là người như thế nào?</w:t>
      </w:r>
    </w:p>
    <w:p w14:paraId="4741E40C" w14:textId="33EE2D19" w:rsidR="006C0A91" w:rsidRPr="001F7CD1" w:rsidRDefault="006C0A91" w:rsidP="006C0A91">
      <w:pPr>
        <w:spacing w:before="60" w:after="60"/>
        <w:ind w:firstLine="426"/>
        <w:rPr>
          <w:rFonts w:cs="Times New Roman"/>
          <w:bCs/>
          <w:sz w:val="24"/>
          <w:szCs w:val="24"/>
          <w:lang w:val="en-US"/>
        </w:rPr>
      </w:pPr>
      <w:r w:rsidRPr="001F7CD1">
        <w:rPr>
          <w:rFonts w:cs="Times New Roman"/>
          <w:bCs/>
          <w:sz w:val="24"/>
          <w:szCs w:val="24"/>
          <w:lang w:val="en-US"/>
        </w:rPr>
        <w:t>- Nhân vật Ác - pa - gông hiện lên là một nhà tư sản giàu có nhưng rất keo kiệt bủn xỉn: Ông ta nuôi nhiều người hầu trong nhà nhưng không quan tâm và trả công thỏa đáng cho họ, người thì áo cũ đã có vết dầu mà không được may áo mới, người thì mặc quần thủng đít, người thì phải làm cả hai công việc đầu bếp và đánh xe…</w:t>
      </w:r>
    </w:p>
    <w:p w14:paraId="59598623" w14:textId="0CEEC81E" w:rsidR="006C0A91" w:rsidRPr="001F7CD1" w:rsidRDefault="006C0A91" w:rsidP="006C0A91">
      <w:pPr>
        <w:spacing w:before="60" w:after="60"/>
        <w:ind w:firstLine="426"/>
        <w:rPr>
          <w:rFonts w:cs="Times New Roman"/>
          <w:bCs/>
          <w:sz w:val="24"/>
          <w:szCs w:val="24"/>
          <w:lang w:val="en-US"/>
        </w:rPr>
      </w:pPr>
      <w:r w:rsidRPr="001F7CD1">
        <w:rPr>
          <w:rFonts w:cs="Times New Roman"/>
          <w:bCs/>
          <w:sz w:val="24"/>
          <w:szCs w:val="24"/>
          <w:lang w:val="en-US"/>
        </w:rPr>
        <w:t>- Ac - pa - gông mang tật xấu lại không biết mình xấu, muốn tô vẽ thành đẹp, muốn khoác vào mình bộ áo thật sang thì cái xấu càng trở nên lố bịch, trở thành đối tượng của tiếng cười.</w:t>
      </w:r>
    </w:p>
    <w:p w14:paraId="54D83C36" w14:textId="77777777" w:rsidR="003D7312" w:rsidRPr="001F7CD1" w:rsidRDefault="0087656F" w:rsidP="003D7312">
      <w:pPr>
        <w:spacing w:before="60" w:after="60"/>
        <w:ind w:firstLine="426"/>
        <w:rPr>
          <w:rFonts w:cs="Times New Roman"/>
          <w:bCs/>
          <w:sz w:val="24"/>
          <w:szCs w:val="24"/>
          <w:lang w:val="en-US"/>
        </w:rPr>
      </w:pPr>
      <w:r w:rsidRPr="001F7CD1">
        <w:rPr>
          <w:rFonts w:cs="Times New Roman"/>
          <w:b/>
          <w:bCs/>
          <w:sz w:val="24"/>
          <w:szCs w:val="24"/>
          <w:lang w:val="en-US"/>
        </w:rPr>
        <w:t>Câu 5</w:t>
      </w:r>
      <w:r w:rsidRPr="001F7CD1">
        <w:rPr>
          <w:rFonts w:cs="Times New Roman"/>
          <w:bCs/>
          <w:sz w:val="24"/>
          <w:szCs w:val="24"/>
          <w:lang w:val="en-US"/>
        </w:rPr>
        <w:t>: Hãy nêu một thông điệp có ý nghĩa nhất với anh/ chị? Vì sao?</w:t>
      </w:r>
    </w:p>
    <w:p w14:paraId="141FDCD7" w14:textId="77777777" w:rsidR="003D7312" w:rsidRPr="001F7CD1" w:rsidRDefault="003D7312" w:rsidP="003D7312">
      <w:pPr>
        <w:spacing w:before="60" w:after="60"/>
        <w:ind w:firstLine="426"/>
        <w:rPr>
          <w:rFonts w:cs="Times New Roman"/>
          <w:bCs/>
          <w:sz w:val="24"/>
          <w:szCs w:val="24"/>
          <w:lang w:val="en-US"/>
        </w:rPr>
      </w:pPr>
    </w:p>
    <w:p w14:paraId="42C70097" w14:textId="77777777" w:rsidR="003D7312" w:rsidRPr="001F7CD1" w:rsidRDefault="003D7312" w:rsidP="003D7312">
      <w:pPr>
        <w:spacing w:before="60" w:after="60"/>
        <w:ind w:firstLine="426"/>
        <w:rPr>
          <w:rFonts w:cs="Times New Roman"/>
          <w:b/>
          <w:sz w:val="24"/>
          <w:szCs w:val="24"/>
          <w:lang w:val="en-US"/>
        </w:rPr>
      </w:pPr>
      <w:r w:rsidRPr="001F7CD1">
        <w:rPr>
          <w:rFonts w:cs="Times New Roman"/>
          <w:b/>
          <w:sz w:val="24"/>
          <w:szCs w:val="24"/>
          <w:lang w:val="en-US"/>
        </w:rPr>
        <w:t>ĐỀ 5</w:t>
      </w:r>
    </w:p>
    <w:p w14:paraId="2A85CBEB" w14:textId="77777777" w:rsidR="003D7312" w:rsidRPr="001F7CD1" w:rsidRDefault="003D7312" w:rsidP="003D7312">
      <w:pPr>
        <w:spacing w:before="60" w:after="60"/>
        <w:ind w:firstLine="426"/>
        <w:rPr>
          <w:rFonts w:cs="Times New Roman"/>
          <w:b/>
          <w:bCs/>
          <w:sz w:val="24"/>
          <w:szCs w:val="24"/>
          <w:lang w:val="vi-VN"/>
        </w:rPr>
      </w:pPr>
      <w:r w:rsidRPr="001F7CD1">
        <w:rPr>
          <w:rFonts w:cs="Times New Roman"/>
          <w:b/>
          <w:bCs/>
          <w:sz w:val="24"/>
          <w:szCs w:val="24"/>
          <w:lang w:val="vi-VN"/>
        </w:rPr>
        <w:t>Đọc đoạn trích sau:</w:t>
      </w:r>
    </w:p>
    <w:p w14:paraId="69ECB23D" w14:textId="4B2774FE" w:rsidR="003D7312" w:rsidRPr="001F7CD1" w:rsidRDefault="00301397" w:rsidP="003D7312">
      <w:pPr>
        <w:spacing w:before="60" w:after="60"/>
        <w:ind w:firstLine="426"/>
        <w:rPr>
          <w:rFonts w:cs="Times New Roman"/>
          <w:bCs/>
          <w:i/>
          <w:sz w:val="24"/>
          <w:szCs w:val="24"/>
          <w:lang w:val="vi-VN"/>
        </w:rPr>
      </w:pPr>
      <w:r w:rsidRPr="001F7CD1">
        <w:rPr>
          <w:rFonts w:cs="Times New Roman"/>
          <w:bCs/>
          <w:i/>
          <w:sz w:val="24"/>
          <w:szCs w:val="24"/>
          <w:lang w:val="vi-VN"/>
        </w:rPr>
        <w:t>“</w:t>
      </w:r>
      <w:r w:rsidR="003D7312" w:rsidRPr="001F7CD1">
        <w:rPr>
          <w:rFonts w:cs="Times New Roman"/>
          <w:bCs/>
          <w:sz w:val="24"/>
          <w:szCs w:val="24"/>
          <w:lang w:val="vi-VN"/>
        </w:rPr>
        <w:t xml:space="preserve">[…] </w:t>
      </w:r>
      <w:r w:rsidR="003D7312" w:rsidRPr="001F7CD1">
        <w:rPr>
          <w:rFonts w:cs="Times New Roman"/>
          <w:bCs/>
          <w:i/>
          <w:sz w:val="24"/>
          <w:szCs w:val="24"/>
          <w:lang w:val="vi-VN"/>
        </w:rPr>
        <w:t>Phố Cà.</w:t>
      </w:r>
    </w:p>
    <w:p w14:paraId="387EAD05" w14:textId="654863EF" w:rsidR="003D7312" w:rsidRPr="001F7CD1" w:rsidRDefault="003D7312" w:rsidP="003D7312">
      <w:pPr>
        <w:spacing w:before="60" w:after="60"/>
        <w:ind w:firstLine="426"/>
        <w:rPr>
          <w:rFonts w:cs="Times New Roman"/>
          <w:bCs/>
          <w:i/>
          <w:sz w:val="24"/>
          <w:szCs w:val="24"/>
          <w:lang w:val="vi-VN"/>
        </w:rPr>
      </w:pPr>
      <w:r w:rsidRPr="001F7CD1">
        <w:rPr>
          <w:rFonts w:cs="Times New Roman"/>
          <w:bCs/>
          <w:i/>
          <w:sz w:val="24"/>
          <w:szCs w:val="24"/>
          <w:lang w:val="vi-VN"/>
        </w:rPr>
        <w:t xml:space="preserve">    Trụ sở Ủy ban xã, một căn phòng rộng được trang trí bởi nhiều cờ quạt khẩu hiệu, áp phích, bản đồ, nổi bật những dòng chữ: </w:t>
      </w:r>
      <w:r w:rsidR="00301397" w:rsidRPr="001F7CD1">
        <w:rPr>
          <w:rFonts w:cs="Times New Roman"/>
          <w:bCs/>
          <w:i/>
          <w:sz w:val="24"/>
          <w:szCs w:val="24"/>
          <w:lang w:val="vi-VN"/>
        </w:rPr>
        <w:t>“</w:t>
      </w:r>
      <w:r w:rsidRPr="001F7CD1">
        <w:rPr>
          <w:rFonts w:cs="Times New Roman"/>
          <w:bCs/>
          <w:i/>
          <w:sz w:val="24"/>
          <w:szCs w:val="24"/>
          <w:lang w:val="vi-VN"/>
        </w:rPr>
        <w:t>Hùng Tâm vươn lên giàu mạnh hạnh phúc</w:t>
      </w:r>
      <w:r w:rsidR="00301397" w:rsidRPr="001F7CD1">
        <w:rPr>
          <w:rFonts w:cs="Times New Roman"/>
          <w:bCs/>
          <w:i/>
          <w:sz w:val="24"/>
          <w:szCs w:val="24"/>
          <w:lang w:val="vi-VN"/>
        </w:rPr>
        <w:t>”</w:t>
      </w:r>
      <w:r w:rsidRPr="001F7CD1">
        <w:rPr>
          <w:rFonts w:cs="Times New Roman"/>
          <w:bCs/>
          <w:i/>
          <w:sz w:val="24"/>
          <w:szCs w:val="24"/>
          <w:lang w:val="vi-VN"/>
        </w:rPr>
        <w:t xml:space="preserve"> và </w:t>
      </w:r>
      <w:r w:rsidR="00301397" w:rsidRPr="001F7CD1">
        <w:rPr>
          <w:rFonts w:cs="Times New Roman"/>
          <w:bCs/>
          <w:i/>
          <w:sz w:val="24"/>
          <w:szCs w:val="24"/>
          <w:lang w:val="vi-VN"/>
        </w:rPr>
        <w:t>“</w:t>
      </w:r>
      <w:r w:rsidRPr="001F7CD1">
        <w:rPr>
          <w:rFonts w:cs="Times New Roman"/>
          <w:bCs/>
          <w:i/>
          <w:sz w:val="24"/>
          <w:szCs w:val="24"/>
          <w:lang w:val="vi-VN"/>
        </w:rPr>
        <w:t>Thay trời đổi đất sắp đặt Hùng Tâm.</w:t>
      </w:r>
      <w:r w:rsidR="00301397" w:rsidRPr="001F7CD1">
        <w:rPr>
          <w:rFonts w:cs="Times New Roman"/>
          <w:bCs/>
          <w:i/>
          <w:sz w:val="24"/>
          <w:szCs w:val="24"/>
          <w:lang w:val="vi-VN"/>
        </w:rPr>
        <w:t>”</w:t>
      </w:r>
    </w:p>
    <w:p w14:paraId="6EC07101" w14:textId="77777777" w:rsidR="003D7312" w:rsidRPr="001F7CD1" w:rsidRDefault="003D7312" w:rsidP="003D7312">
      <w:pPr>
        <w:spacing w:before="60" w:after="60"/>
        <w:ind w:firstLine="426"/>
        <w:rPr>
          <w:rFonts w:cs="Times New Roman"/>
          <w:bCs/>
          <w:i/>
          <w:sz w:val="24"/>
          <w:szCs w:val="24"/>
          <w:lang w:val="vi-VN"/>
        </w:rPr>
      </w:pPr>
      <w:r w:rsidRPr="001F7CD1">
        <w:rPr>
          <w:rFonts w:cs="Times New Roman"/>
          <w:bCs/>
          <w:i/>
          <w:sz w:val="24"/>
          <w:szCs w:val="24"/>
          <w:lang w:val="vi-VN"/>
        </w:rPr>
        <w:t xml:space="preserve">    Tiếng pháo nổ rầm rộ từ lúc đèn chưa sáng. Tiếng pháo dứt, tiếng nhạc rầm rộ từ một chiếc loa to. Ông Nha - chủ tịch xã- đứng bên chiếc bàn có phủ vải hoa và đặc mi-crô, vẻ quan trọng. Ngồi cạnh ông là anh Văn Sửu, thư ký của ông Nha, lăm lăm tay bút ghi chép. Các cán bộ xã viên và đại diện những người dân của xã ngồi nghiêm chỉnh chung quanh, trong đó có ông Thình, ông bà Độp,  anh Tỵ, ông Ruộng, cô Xoan, bà Thủ,…</w:t>
      </w:r>
    </w:p>
    <w:p w14:paraId="67BC2B8C"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     Ông Nha:</w:t>
      </w:r>
      <w:r w:rsidRPr="001F7CD1">
        <w:rPr>
          <w:rFonts w:cs="Times New Roman"/>
          <w:bCs/>
          <w:sz w:val="24"/>
          <w:szCs w:val="24"/>
          <w:lang w:val="vi-VN"/>
        </w:rPr>
        <w:t xml:space="preserve"> Thưa các đồng chí đại diện Dân, Chính, Đảng</w:t>
      </w:r>
      <w:r w:rsidRPr="001F7CD1">
        <w:rPr>
          <w:rFonts w:cs="Times New Roman"/>
          <w:bCs/>
          <w:i/>
          <w:sz w:val="24"/>
          <w:szCs w:val="24"/>
          <w:vertAlign w:val="superscript"/>
          <w:lang w:val="vi-VN"/>
        </w:rPr>
        <w:t>(1)</w:t>
      </w:r>
      <w:r w:rsidRPr="001F7CD1">
        <w:rPr>
          <w:rFonts w:cs="Times New Roman"/>
          <w:bCs/>
          <w:sz w:val="24"/>
          <w:szCs w:val="24"/>
          <w:lang w:val="vi-VN"/>
        </w:rPr>
        <w:t>, đại diện các ban, ngành tổ đội, khối nhóm. Thưa các vị đại biểu phụ lão, thanh niên, phụ nữ, thưa các cụ, các ông, các bà, các bác, các anh, các chị, các em, các cháu, thay mặt cán bộ nhân dân phố Cà nói riêng và toàn thể toàn xã Cả Hạ nói chung. Từ hôm nay, nói cụ thể hơn là từ giờ phút này, (</w:t>
      </w:r>
      <w:r w:rsidRPr="001F7CD1">
        <w:rPr>
          <w:rFonts w:cs="Times New Roman"/>
          <w:bCs/>
          <w:i/>
          <w:sz w:val="24"/>
          <w:szCs w:val="24"/>
          <w:lang w:val="vi-VN"/>
        </w:rPr>
        <w:t>xem đồng hồ</w:t>
      </w:r>
      <w:r w:rsidRPr="001F7CD1">
        <w:rPr>
          <w:rFonts w:cs="Times New Roman"/>
          <w:bCs/>
          <w:sz w:val="24"/>
          <w:szCs w:val="24"/>
          <w:lang w:val="vi-VN"/>
        </w:rPr>
        <w:t>) 14: giờ, 30 phút, ngày 1 tháng 4, lịch sử xã ta mở sang một trang mới. Xã Cà Hạ của chúng ta được đổi tên thành xã Hùng Tâm, phố Cà- thủ phủ</w:t>
      </w:r>
      <w:r w:rsidRPr="001F7CD1">
        <w:rPr>
          <w:rFonts w:cs="Times New Roman"/>
          <w:bCs/>
          <w:i/>
          <w:sz w:val="24"/>
          <w:szCs w:val="24"/>
          <w:vertAlign w:val="superscript"/>
          <w:lang w:val="vi-VN"/>
        </w:rPr>
        <w:t>(2)</w:t>
      </w:r>
      <w:r w:rsidRPr="001F7CD1">
        <w:rPr>
          <w:rFonts w:cs="Times New Roman"/>
          <w:bCs/>
          <w:sz w:val="24"/>
          <w:szCs w:val="24"/>
          <w:lang w:val="vi-VN"/>
        </w:rPr>
        <w:t xml:space="preserve"> của xã ta sẽ là thị trấn Hùng Tâm. Chấm dứt cái tên Cà và Cà Hạ nôm na của một quá khứ tăm tối nghèo khổ. Là con cháu vua Hùng Vương, chúng ta đặt chọn chọn đặt tên mới Hùng Tâm ý nói lên cái tâm hào hùng của người dân xã ta.[…] </w:t>
      </w:r>
    </w:p>
    <w:p w14:paraId="38DF8130" w14:textId="4994DBB8" w:rsidR="003D7312" w:rsidRPr="001F7CD1" w:rsidRDefault="003D7312" w:rsidP="003D7312">
      <w:pPr>
        <w:spacing w:before="60" w:after="60"/>
        <w:ind w:firstLine="426"/>
        <w:rPr>
          <w:rFonts w:cs="Times New Roman"/>
          <w:bCs/>
          <w:sz w:val="24"/>
          <w:szCs w:val="24"/>
          <w:lang w:val="vi-VN"/>
        </w:rPr>
      </w:pPr>
      <w:r w:rsidRPr="001F7CD1">
        <w:rPr>
          <w:rFonts w:cs="Times New Roman"/>
          <w:bCs/>
          <w:i/>
          <w:sz w:val="24"/>
          <w:szCs w:val="24"/>
          <w:lang w:val="vi-VN"/>
        </w:rPr>
        <w:t xml:space="preserve">    (Tiếng trống ếch nổi lên. Hai thiếu niên một nam một nữ tiến vào bước đều theo nhịp trống, miệng hô: </w:t>
      </w:r>
      <w:r w:rsidR="00301397" w:rsidRPr="001F7CD1">
        <w:rPr>
          <w:rFonts w:cs="Times New Roman"/>
          <w:bCs/>
          <w:i/>
          <w:sz w:val="24"/>
          <w:szCs w:val="24"/>
          <w:lang w:val="vi-VN"/>
        </w:rPr>
        <w:t>“</w:t>
      </w:r>
      <w:r w:rsidRPr="001F7CD1">
        <w:rPr>
          <w:rFonts w:cs="Times New Roman"/>
          <w:bCs/>
          <w:i/>
          <w:sz w:val="24"/>
          <w:szCs w:val="24"/>
          <w:lang w:val="vi-VN"/>
        </w:rPr>
        <w:t>Một, hai! Một, hai!</w:t>
      </w:r>
      <w:r w:rsidR="00301397" w:rsidRPr="001F7CD1">
        <w:rPr>
          <w:rFonts w:cs="Times New Roman"/>
          <w:bCs/>
          <w:i/>
          <w:sz w:val="24"/>
          <w:szCs w:val="24"/>
          <w:lang w:val="vi-VN"/>
        </w:rPr>
        <w:t>”</w:t>
      </w:r>
      <w:r w:rsidRPr="001F7CD1">
        <w:rPr>
          <w:rFonts w:cs="Times New Roman"/>
          <w:bCs/>
          <w:i/>
          <w:sz w:val="24"/>
          <w:szCs w:val="24"/>
          <w:lang w:val="vi-VN"/>
        </w:rPr>
        <w:t>. Tiếng trống ngừng</w:t>
      </w:r>
      <w:r w:rsidRPr="001F7CD1">
        <w:rPr>
          <w:rFonts w:cs="Times New Roman"/>
          <w:bCs/>
          <w:sz w:val="24"/>
          <w:szCs w:val="24"/>
          <w:lang w:val="vi-VN"/>
        </w:rPr>
        <w:t>.)</w:t>
      </w:r>
    </w:p>
    <w:p w14:paraId="716BD46B" w14:textId="08C3A1E1"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w:t>
      </w:r>
      <w:r w:rsidRPr="001F7CD1">
        <w:rPr>
          <w:rFonts w:cs="Times New Roman"/>
          <w:b/>
          <w:bCs/>
          <w:sz w:val="24"/>
          <w:szCs w:val="24"/>
          <w:lang w:val="vi-VN"/>
        </w:rPr>
        <w:t>Ông Nha:</w:t>
      </w:r>
      <w:r w:rsidRPr="001F7CD1">
        <w:rPr>
          <w:rFonts w:cs="Times New Roman"/>
          <w:bCs/>
          <w:sz w:val="24"/>
          <w:szCs w:val="24"/>
          <w:lang w:val="vi-VN"/>
        </w:rPr>
        <w:t xml:space="preserve"> Thưa các đồng chí, các vị đại biểu, giờ phút này, tôi xin long trọng tuyên bố kế hoạch xây dựng cách tân, toàn diện và triệt để, rộng lớn và phong phú, mới mẻ và khoa học: Hợp tác xã Cà Hạ từ nay sẽ được đổi tên thành Liên đoàn Tổ hợp tác xã Công Nông Thương Tín Hùng Tâm</w:t>
      </w:r>
      <w:r w:rsidR="00301397" w:rsidRPr="001F7CD1">
        <w:rPr>
          <w:rFonts w:cs="Times New Roman"/>
          <w:bCs/>
          <w:sz w:val="24"/>
          <w:szCs w:val="24"/>
          <w:lang w:val="vi-VN"/>
        </w:rPr>
        <w:t>”</w:t>
      </w:r>
      <w:r w:rsidRPr="001F7CD1">
        <w:rPr>
          <w:rFonts w:cs="Times New Roman"/>
          <w:bCs/>
          <w:sz w:val="24"/>
          <w:szCs w:val="24"/>
          <w:lang w:val="vi-VN"/>
        </w:rPr>
        <w:t>. […] Đề nghị vỗ tay! (</w:t>
      </w:r>
      <w:r w:rsidRPr="001F7CD1">
        <w:rPr>
          <w:rFonts w:cs="Times New Roman"/>
          <w:bCs/>
          <w:i/>
          <w:sz w:val="24"/>
          <w:szCs w:val="24"/>
          <w:lang w:val="vi-VN"/>
        </w:rPr>
        <w:t>Tất cả vỗ tay).</w:t>
      </w:r>
      <w:r w:rsidRPr="001F7CD1">
        <w:rPr>
          <w:rFonts w:cs="Times New Roman"/>
          <w:bCs/>
          <w:sz w:val="24"/>
          <w:szCs w:val="24"/>
          <w:lang w:val="vi-VN"/>
        </w:rPr>
        <w:t xml:space="preserve"> […] </w:t>
      </w:r>
    </w:p>
    <w:p w14:paraId="50C0FFBC"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w:t>
      </w:r>
      <w:r w:rsidRPr="001F7CD1">
        <w:rPr>
          <w:rFonts w:cs="Times New Roman"/>
          <w:bCs/>
          <w:i/>
          <w:sz w:val="24"/>
          <w:szCs w:val="24"/>
          <w:lang w:val="vi-VN"/>
        </w:rPr>
        <w:t>Tiếng trống tiếng vỗ tay lại dan lên,Văn Sửu đứng dậy.</w:t>
      </w:r>
      <w:r w:rsidRPr="001F7CD1">
        <w:rPr>
          <w:rFonts w:cs="Times New Roman"/>
          <w:bCs/>
          <w:sz w:val="24"/>
          <w:szCs w:val="24"/>
          <w:lang w:val="vi-VN"/>
        </w:rPr>
        <w:t>)</w:t>
      </w:r>
    </w:p>
    <w:p w14:paraId="171FBAAC"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w:t>
      </w:r>
      <w:r w:rsidRPr="001F7CD1">
        <w:rPr>
          <w:rFonts w:cs="Times New Roman"/>
          <w:b/>
          <w:bCs/>
          <w:sz w:val="24"/>
          <w:szCs w:val="24"/>
          <w:lang w:val="vi-VN"/>
        </w:rPr>
        <w:t>Văn Sửu:</w:t>
      </w:r>
      <w:r w:rsidRPr="001F7CD1">
        <w:rPr>
          <w:rFonts w:cs="Times New Roman"/>
          <w:bCs/>
          <w:sz w:val="24"/>
          <w:szCs w:val="24"/>
          <w:lang w:val="vi-VN"/>
        </w:rPr>
        <w:t xml:space="preserve"> Thay mặt hội đồng thư kí, được sự ủy nhiệm của đồng chí Nguyễn Toàn Nha, Chủ nhiệm giờ là Giám đốc Liên đoàn Tổ hợp Công Nông Thương Tín gọi tắt là Liên hợp xã Hùng Tâm, tôi xin tuyên đọc danh sách các đồng chí được bổ nhiệm vào các chức trách mới trong cơ cấu</w:t>
      </w:r>
      <w:r w:rsidRPr="001F7CD1">
        <w:rPr>
          <w:rFonts w:cs="Times New Roman"/>
          <w:bCs/>
          <w:i/>
          <w:sz w:val="24"/>
          <w:szCs w:val="24"/>
          <w:vertAlign w:val="superscript"/>
          <w:lang w:val="vi-VN"/>
        </w:rPr>
        <w:t>(3)</w:t>
      </w:r>
      <w:r w:rsidRPr="001F7CD1">
        <w:rPr>
          <w:rFonts w:cs="Times New Roman"/>
          <w:bCs/>
          <w:sz w:val="24"/>
          <w:szCs w:val="24"/>
          <w:lang w:val="vi-VN"/>
        </w:rPr>
        <w:t xml:space="preserve"> của Liên hợp xã chúng ta! Thứ nhất, đồng chí Trạch Bá Thình (</w:t>
      </w:r>
      <w:r w:rsidRPr="001F7CD1">
        <w:rPr>
          <w:rFonts w:cs="Times New Roman"/>
          <w:bCs/>
          <w:i/>
          <w:sz w:val="24"/>
          <w:szCs w:val="24"/>
          <w:lang w:val="vi-VN"/>
        </w:rPr>
        <w:t>ông Thình đứng dậy</w:t>
      </w:r>
      <w:r w:rsidRPr="001F7CD1">
        <w:rPr>
          <w:rFonts w:cs="Times New Roman"/>
          <w:bCs/>
          <w:sz w:val="24"/>
          <w:szCs w:val="24"/>
          <w:lang w:val="vi-VN"/>
        </w:rPr>
        <w:t>) thôi giữ chức Đội trưởng đội Sáu để giữ chức Chủ nhiệm Trung tâm Công nghệ kiêm Trưởng ban Ngoại vụ của Liên hợp xã. […] </w:t>
      </w:r>
    </w:p>
    <w:p w14:paraId="37491720"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w:t>
      </w:r>
      <w:r w:rsidRPr="001F7CD1">
        <w:rPr>
          <w:rFonts w:cs="Times New Roman"/>
          <w:b/>
          <w:bCs/>
          <w:sz w:val="24"/>
          <w:szCs w:val="24"/>
          <w:lang w:val="vi-VN"/>
        </w:rPr>
        <w:t>Ông Độp:</w:t>
      </w:r>
      <w:r w:rsidRPr="001F7CD1">
        <w:rPr>
          <w:rFonts w:cs="Times New Roman"/>
          <w:bCs/>
          <w:sz w:val="24"/>
          <w:szCs w:val="24"/>
          <w:lang w:val="vi-VN"/>
        </w:rPr>
        <w:t xml:space="preserve"> </w:t>
      </w:r>
      <w:r w:rsidRPr="001F7CD1">
        <w:rPr>
          <w:rFonts w:cs="Times New Roman"/>
          <w:bCs/>
          <w:i/>
          <w:sz w:val="24"/>
          <w:szCs w:val="24"/>
          <w:lang w:val="vi-VN"/>
        </w:rPr>
        <w:t>(Đứng dậy</w:t>
      </w:r>
      <w:r w:rsidRPr="001F7CD1">
        <w:rPr>
          <w:rFonts w:cs="Times New Roman"/>
          <w:bCs/>
          <w:sz w:val="24"/>
          <w:szCs w:val="24"/>
          <w:lang w:val="vi-VN"/>
        </w:rPr>
        <w:t>) Còn tôi Bùi Văn Độp, danh sách ngoài kia thiếu tôi, tôi ở bộ phận nào? </w:t>
      </w:r>
    </w:p>
    <w:p w14:paraId="0A08FAC6"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w:t>
      </w:r>
      <w:r w:rsidRPr="001F7CD1">
        <w:rPr>
          <w:rFonts w:cs="Times New Roman"/>
          <w:b/>
          <w:bCs/>
          <w:sz w:val="24"/>
          <w:szCs w:val="24"/>
          <w:lang w:val="vi-VN"/>
        </w:rPr>
        <w:t>Ông Nha:</w:t>
      </w:r>
      <w:r w:rsidRPr="001F7CD1">
        <w:rPr>
          <w:rFonts w:cs="Times New Roman"/>
          <w:bCs/>
          <w:sz w:val="24"/>
          <w:szCs w:val="24"/>
          <w:lang w:val="vi-VN"/>
        </w:rPr>
        <w:t xml:space="preserve"> Trước ông làm gì nhỉ? </w:t>
      </w:r>
    </w:p>
    <w:p w14:paraId="158930BC"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lastRenderedPageBreak/>
        <w:t xml:space="preserve">    </w:t>
      </w:r>
      <w:r w:rsidRPr="001F7CD1">
        <w:rPr>
          <w:rFonts w:cs="Times New Roman"/>
          <w:b/>
          <w:bCs/>
          <w:sz w:val="24"/>
          <w:szCs w:val="24"/>
          <w:lang w:val="vi-VN"/>
        </w:rPr>
        <w:t>Ông Độp:</w:t>
      </w:r>
      <w:r w:rsidRPr="001F7CD1">
        <w:rPr>
          <w:rFonts w:cs="Times New Roman"/>
          <w:bCs/>
          <w:sz w:val="24"/>
          <w:szCs w:val="24"/>
          <w:lang w:val="vi-VN"/>
        </w:rPr>
        <w:t xml:space="preserve"> Linh tinh ạ. Vợ em phụ trách trại lợn nay là Trung tâm Chăn nuôi gia súc, nghe hay thật. Còn em… Thì các bác cử em đấy: việc chính của em là hoạn lợn ạ, hoạn lợn cho cả hợp tác xã, có khi cả các xã bạn. Bác đã quên rồi à? </w:t>
      </w:r>
    </w:p>
    <w:p w14:paraId="4B1F559E"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w:t>
      </w:r>
      <w:r w:rsidRPr="001F7CD1">
        <w:rPr>
          <w:rFonts w:cs="Times New Roman"/>
          <w:b/>
          <w:bCs/>
          <w:sz w:val="24"/>
          <w:szCs w:val="24"/>
          <w:lang w:val="vi-VN"/>
        </w:rPr>
        <w:t>Ông Nha:</w:t>
      </w:r>
      <w:r w:rsidRPr="001F7CD1">
        <w:rPr>
          <w:rFonts w:cs="Times New Roman"/>
          <w:bCs/>
          <w:sz w:val="24"/>
          <w:szCs w:val="24"/>
          <w:lang w:val="vi-VN"/>
        </w:rPr>
        <w:t xml:space="preserve"> Nhớ rồi cả huyện này không ai hoạn lậu khéo bằng ông Độp xã ta, hoạn lợn cho lợn cả vùng. Ông thường làm dưới trại à? </w:t>
      </w:r>
    </w:p>
    <w:p w14:paraId="0C246685" w14:textId="77777777" w:rsidR="003D7312" w:rsidRPr="001F7CD1" w:rsidRDefault="003D7312" w:rsidP="003D7312">
      <w:pPr>
        <w:spacing w:before="60" w:after="60"/>
        <w:ind w:firstLine="426"/>
        <w:rPr>
          <w:rFonts w:cs="Times New Roman"/>
          <w:bCs/>
          <w:spacing w:val="-4"/>
          <w:sz w:val="24"/>
          <w:szCs w:val="24"/>
          <w:lang w:val="vi-VN"/>
        </w:rPr>
      </w:pPr>
      <w:r w:rsidRPr="001F7CD1">
        <w:rPr>
          <w:rFonts w:cs="Times New Roman"/>
          <w:bCs/>
          <w:spacing w:val="-4"/>
          <w:sz w:val="24"/>
          <w:szCs w:val="24"/>
          <w:lang w:val="vi-VN"/>
        </w:rPr>
        <w:t xml:space="preserve">   </w:t>
      </w:r>
      <w:r w:rsidRPr="001F7CD1">
        <w:rPr>
          <w:rFonts w:cs="Times New Roman"/>
          <w:b/>
          <w:bCs/>
          <w:spacing w:val="-4"/>
          <w:sz w:val="24"/>
          <w:szCs w:val="24"/>
          <w:lang w:val="vi-VN"/>
        </w:rPr>
        <w:t>Ông Độp:</w:t>
      </w:r>
      <w:r w:rsidRPr="001F7CD1">
        <w:rPr>
          <w:rFonts w:cs="Times New Roman"/>
          <w:bCs/>
          <w:spacing w:val="-4"/>
          <w:sz w:val="24"/>
          <w:szCs w:val="24"/>
          <w:lang w:val="vi-VN"/>
        </w:rPr>
        <w:t xml:space="preserve"> Không ạ em lang thang. Nhà nào gọi thì mình đến tận nhà. Loáng một cái là xong ngay! </w:t>
      </w:r>
    </w:p>
    <w:p w14:paraId="6B7DA0CE"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w:t>
      </w:r>
      <w:r w:rsidRPr="001F7CD1">
        <w:rPr>
          <w:rFonts w:cs="Times New Roman"/>
          <w:b/>
          <w:bCs/>
          <w:sz w:val="24"/>
          <w:szCs w:val="24"/>
          <w:lang w:val="vi-VN"/>
        </w:rPr>
        <w:t>Ông Nha:</w:t>
      </w:r>
      <w:r w:rsidRPr="001F7CD1">
        <w:rPr>
          <w:rFonts w:cs="Times New Roman"/>
          <w:bCs/>
          <w:sz w:val="24"/>
          <w:szCs w:val="24"/>
          <w:lang w:val="vi-VN"/>
        </w:rPr>
        <w:t xml:space="preserve"> Bây giờ làm ăn mới rồi quy mô khoa học, bỏ cách làm việc tùy tiện ấy đi. Sẽ phân cho ông một gian sau ở khu kho cũ làm trụ sở. Đâu muốn họan phải mang lợn đến tận trụ sở.</w:t>
      </w:r>
    </w:p>
    <w:p w14:paraId="4D8EEA48"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w:t>
      </w:r>
      <w:r w:rsidRPr="001F7CD1">
        <w:rPr>
          <w:rFonts w:cs="Times New Roman"/>
          <w:b/>
          <w:bCs/>
          <w:sz w:val="24"/>
          <w:szCs w:val="24"/>
          <w:lang w:val="vi-VN"/>
        </w:rPr>
        <w:t>Ông Độp:</w:t>
      </w:r>
      <w:r w:rsidRPr="001F7CD1">
        <w:rPr>
          <w:rFonts w:cs="Times New Roman"/>
          <w:bCs/>
          <w:sz w:val="24"/>
          <w:szCs w:val="24"/>
          <w:lang w:val="vi-VN"/>
        </w:rPr>
        <w:t xml:space="preserve"> Trụ sở? Trụ sở hoạn lợn ạ? </w:t>
      </w:r>
    </w:p>
    <w:p w14:paraId="7EBEB846" w14:textId="3BBF5EBD"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w:t>
      </w:r>
      <w:r w:rsidRPr="001F7CD1">
        <w:rPr>
          <w:rFonts w:cs="Times New Roman"/>
          <w:b/>
          <w:bCs/>
          <w:sz w:val="24"/>
          <w:szCs w:val="24"/>
          <w:lang w:val="vi-VN"/>
        </w:rPr>
        <w:t>Ông Nha:</w:t>
      </w:r>
      <w:r w:rsidRPr="001F7CD1">
        <w:rPr>
          <w:rFonts w:cs="Times New Roman"/>
          <w:bCs/>
          <w:sz w:val="24"/>
          <w:szCs w:val="24"/>
          <w:lang w:val="vi-VN"/>
        </w:rPr>
        <w:t xml:space="preserve"> (</w:t>
      </w:r>
      <w:r w:rsidRPr="001F7CD1">
        <w:rPr>
          <w:rFonts w:cs="Times New Roman"/>
          <w:bCs/>
          <w:i/>
          <w:sz w:val="24"/>
          <w:szCs w:val="24"/>
          <w:lang w:val="vi-VN"/>
        </w:rPr>
        <w:t>Với Văn Sửu</w:t>
      </w:r>
      <w:r w:rsidRPr="001F7CD1">
        <w:rPr>
          <w:rFonts w:cs="Times New Roman"/>
          <w:bCs/>
          <w:sz w:val="24"/>
          <w:szCs w:val="24"/>
          <w:lang w:val="vi-VN"/>
        </w:rPr>
        <w:t xml:space="preserve">) Có cái tên nào đẹp tai không nhỉ? Chứ </w:t>
      </w:r>
      <w:r w:rsidR="00301397" w:rsidRPr="001F7CD1">
        <w:rPr>
          <w:rFonts w:cs="Times New Roman"/>
          <w:bCs/>
          <w:sz w:val="24"/>
          <w:szCs w:val="24"/>
          <w:lang w:val="vi-VN"/>
        </w:rPr>
        <w:t>“</w:t>
      </w:r>
      <w:r w:rsidRPr="001F7CD1">
        <w:rPr>
          <w:rFonts w:cs="Times New Roman"/>
          <w:bCs/>
          <w:sz w:val="24"/>
          <w:szCs w:val="24"/>
          <w:lang w:val="vi-VN"/>
        </w:rPr>
        <w:t>hoạn lợn</w:t>
      </w:r>
      <w:r w:rsidR="00301397" w:rsidRPr="001F7CD1">
        <w:rPr>
          <w:rFonts w:cs="Times New Roman"/>
          <w:bCs/>
          <w:sz w:val="24"/>
          <w:szCs w:val="24"/>
          <w:lang w:val="vi-VN"/>
        </w:rPr>
        <w:t>”</w:t>
      </w:r>
      <w:r w:rsidRPr="001F7CD1">
        <w:rPr>
          <w:rFonts w:cs="Times New Roman"/>
          <w:bCs/>
          <w:sz w:val="24"/>
          <w:szCs w:val="24"/>
          <w:lang w:val="vi-VN"/>
        </w:rPr>
        <w:t xml:space="preserve"> nghe nó cứ thô thiển làm sao ấy? Chú nghĩ dùm tôi!</w:t>
      </w:r>
    </w:p>
    <w:p w14:paraId="75B059C0"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w:t>
      </w:r>
      <w:r w:rsidRPr="001F7CD1">
        <w:rPr>
          <w:rFonts w:cs="Times New Roman"/>
          <w:b/>
          <w:bCs/>
          <w:sz w:val="24"/>
          <w:szCs w:val="24"/>
          <w:lang w:val="vi-VN"/>
        </w:rPr>
        <w:t>Văn Sửu:</w:t>
      </w:r>
      <w:r w:rsidRPr="001F7CD1">
        <w:rPr>
          <w:rFonts w:cs="Times New Roman"/>
          <w:bCs/>
          <w:sz w:val="24"/>
          <w:szCs w:val="24"/>
          <w:lang w:val="vi-VN"/>
        </w:rPr>
        <w:t xml:space="preserve"> (</w:t>
      </w:r>
      <w:r w:rsidRPr="001F7CD1">
        <w:rPr>
          <w:rFonts w:cs="Times New Roman"/>
          <w:bCs/>
          <w:i/>
          <w:sz w:val="24"/>
          <w:szCs w:val="24"/>
          <w:lang w:val="vi-VN"/>
        </w:rPr>
        <w:t>suy nghĩ</w:t>
      </w:r>
      <w:r w:rsidRPr="001F7CD1">
        <w:rPr>
          <w:rFonts w:cs="Times New Roman"/>
          <w:bCs/>
          <w:sz w:val="24"/>
          <w:szCs w:val="24"/>
          <w:lang w:val="vi-VN"/>
        </w:rPr>
        <w:t>) Hoạn lợn… Hoạn lợn… Đúng rồi, gọi là Trung tâm Triệt sản</w:t>
      </w:r>
      <w:r w:rsidRPr="001F7CD1">
        <w:rPr>
          <w:rFonts w:cs="Times New Roman"/>
          <w:bCs/>
          <w:i/>
          <w:sz w:val="24"/>
          <w:szCs w:val="24"/>
          <w:vertAlign w:val="superscript"/>
          <w:lang w:val="vi-VN"/>
        </w:rPr>
        <w:t>(4)</w:t>
      </w:r>
      <w:r w:rsidRPr="001F7CD1">
        <w:rPr>
          <w:rFonts w:cs="Times New Roman"/>
          <w:bCs/>
          <w:sz w:val="24"/>
          <w:szCs w:val="24"/>
          <w:lang w:val="vi-VN"/>
        </w:rPr>
        <w:t xml:space="preserve"> gia súc. </w:t>
      </w:r>
    </w:p>
    <w:p w14:paraId="09701290"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w:t>
      </w:r>
      <w:r w:rsidRPr="001F7CD1">
        <w:rPr>
          <w:rFonts w:cs="Times New Roman"/>
          <w:b/>
          <w:bCs/>
          <w:sz w:val="24"/>
          <w:szCs w:val="24"/>
          <w:lang w:val="vi-VN"/>
        </w:rPr>
        <w:t>Ông Nha:</w:t>
      </w:r>
      <w:r w:rsidRPr="001F7CD1">
        <w:rPr>
          <w:rFonts w:cs="Times New Roman"/>
          <w:bCs/>
          <w:sz w:val="24"/>
          <w:szCs w:val="24"/>
          <w:lang w:val="vi-VN"/>
        </w:rPr>
        <w:t xml:space="preserve"> Trung tâm Triệt sản gia súc, được đấy! (</w:t>
      </w:r>
      <w:r w:rsidRPr="001F7CD1">
        <w:rPr>
          <w:rFonts w:cs="Times New Roman"/>
          <w:bCs/>
          <w:i/>
          <w:sz w:val="24"/>
          <w:szCs w:val="24"/>
          <w:lang w:val="vi-VN"/>
        </w:rPr>
        <w:t>Với ông Độp</w:t>
      </w:r>
      <w:r w:rsidRPr="001F7CD1">
        <w:rPr>
          <w:rFonts w:cs="Times New Roman"/>
          <w:bCs/>
          <w:sz w:val="24"/>
          <w:szCs w:val="24"/>
          <w:lang w:val="vi-VN"/>
        </w:rPr>
        <w:t xml:space="preserve">) Ông sẽ được giữ cử làm Chủ nhiệm Trung tâm Triệt sản gia súc Hùng Tâm. </w:t>
      </w:r>
    </w:p>
    <w:p w14:paraId="2B84E2E0"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w:t>
      </w:r>
      <w:r w:rsidRPr="001F7CD1">
        <w:rPr>
          <w:rFonts w:cs="Times New Roman"/>
          <w:b/>
          <w:bCs/>
          <w:sz w:val="24"/>
          <w:szCs w:val="24"/>
          <w:lang w:val="vi-VN"/>
        </w:rPr>
        <w:t>Ông Độp</w:t>
      </w:r>
      <w:r w:rsidRPr="001F7CD1">
        <w:rPr>
          <w:rFonts w:cs="Times New Roman"/>
          <w:bCs/>
          <w:sz w:val="24"/>
          <w:szCs w:val="24"/>
          <w:lang w:val="vi-VN"/>
        </w:rPr>
        <w:t>: Triệt sản?</w:t>
      </w:r>
    </w:p>
    <w:p w14:paraId="24006692"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w:t>
      </w:r>
      <w:r w:rsidRPr="001F7CD1">
        <w:rPr>
          <w:rFonts w:cs="Times New Roman"/>
          <w:b/>
          <w:bCs/>
          <w:sz w:val="24"/>
          <w:szCs w:val="24"/>
          <w:lang w:val="vi-VN"/>
        </w:rPr>
        <w:t>Ông Nha:</w:t>
      </w:r>
      <w:r w:rsidRPr="001F7CD1">
        <w:rPr>
          <w:rFonts w:cs="Times New Roman"/>
          <w:bCs/>
          <w:sz w:val="24"/>
          <w:szCs w:val="24"/>
          <w:lang w:val="vi-VN"/>
        </w:rPr>
        <w:t xml:space="preserve"> Nghĩa là hoạn lợn đấy. </w:t>
      </w:r>
    </w:p>
    <w:p w14:paraId="3E6BB58C"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w:t>
      </w:r>
      <w:r w:rsidRPr="001F7CD1">
        <w:rPr>
          <w:rFonts w:cs="Times New Roman"/>
          <w:b/>
          <w:bCs/>
          <w:sz w:val="24"/>
          <w:szCs w:val="24"/>
          <w:lang w:val="vi-VN"/>
        </w:rPr>
        <w:t>Ông Độp:</w:t>
      </w:r>
      <w:r w:rsidRPr="001F7CD1">
        <w:rPr>
          <w:rFonts w:cs="Times New Roman"/>
          <w:bCs/>
          <w:sz w:val="24"/>
          <w:szCs w:val="24"/>
          <w:lang w:val="vi-VN"/>
        </w:rPr>
        <w:t xml:space="preserve"> Vâng, vâng, em hiểu, triệt sản tức là hoạn! Nghe văn minh hơn hẳn: Chủ nhiệm Trung tâm Triệt sản gia súc Hùng Tâm. Đồng chí Bùi Văn Độp… Hay quá! (</w:t>
      </w:r>
      <w:r w:rsidRPr="001F7CD1">
        <w:rPr>
          <w:rFonts w:cs="Times New Roman"/>
          <w:bCs/>
          <w:i/>
          <w:sz w:val="24"/>
          <w:szCs w:val="24"/>
          <w:lang w:val="vi-VN"/>
        </w:rPr>
        <w:t>Với vợ)</w:t>
      </w:r>
      <w:r w:rsidRPr="001F7CD1">
        <w:rPr>
          <w:rFonts w:cs="Times New Roman"/>
          <w:bCs/>
          <w:sz w:val="24"/>
          <w:szCs w:val="24"/>
          <w:lang w:val="vi-VN"/>
        </w:rPr>
        <w:t xml:space="preserve"> Có chữ nghĩa có khác. Hay quá u nó ạ! </w:t>
      </w:r>
    </w:p>
    <w:p w14:paraId="452092C7"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w:t>
      </w:r>
    </w:p>
    <w:p w14:paraId="0DABAABF" w14:textId="77777777" w:rsidR="003D7312" w:rsidRPr="001F7CD1" w:rsidRDefault="003D7312" w:rsidP="003D7312">
      <w:pPr>
        <w:spacing w:before="60" w:after="60"/>
        <w:ind w:firstLine="426"/>
        <w:rPr>
          <w:rFonts w:cs="Times New Roman"/>
          <w:bCs/>
          <w:i/>
          <w:sz w:val="24"/>
          <w:szCs w:val="24"/>
          <w:lang w:val="vi-VN"/>
        </w:rPr>
      </w:pPr>
      <w:r w:rsidRPr="001F7CD1">
        <w:rPr>
          <w:rFonts w:cs="Times New Roman"/>
          <w:bCs/>
          <w:i/>
          <w:sz w:val="24"/>
          <w:szCs w:val="24"/>
          <w:lang w:val="vi-VN"/>
        </w:rPr>
        <w:t>(Mọi người huyên náo bàn bạc, cười nói.)</w:t>
      </w:r>
    </w:p>
    <w:p w14:paraId="0DC21BAF"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Ông Độp:</w:t>
      </w:r>
      <w:r w:rsidRPr="001F7CD1">
        <w:rPr>
          <w:rFonts w:cs="Times New Roman"/>
          <w:bCs/>
          <w:sz w:val="24"/>
          <w:szCs w:val="24"/>
          <w:lang w:val="vi-VN"/>
        </w:rPr>
        <w:t xml:space="preserve"> (</w:t>
      </w:r>
      <w:r w:rsidRPr="001F7CD1">
        <w:rPr>
          <w:rFonts w:cs="Times New Roman"/>
          <w:bCs/>
          <w:i/>
          <w:sz w:val="24"/>
          <w:szCs w:val="24"/>
          <w:lang w:val="vi-VN"/>
        </w:rPr>
        <w:t>Với vợ</w:t>
      </w:r>
      <w:r w:rsidRPr="001F7CD1">
        <w:rPr>
          <w:rFonts w:cs="Times New Roman"/>
          <w:bCs/>
          <w:sz w:val="24"/>
          <w:szCs w:val="24"/>
          <w:lang w:val="vi-VN"/>
        </w:rPr>
        <w:t>) Tôi bây giờ là Chủ nhiệm Trung tâm Triệt sản đấy nhá, không phải lão Độp hoạn lợn, bà đừng có xem thường. Mà bà cũng là Chủ nhiệm Trung tâm Chăn nuôi, ghê thật, thần tình thật, đổi mới có khác!</w:t>
      </w:r>
    </w:p>
    <w:p w14:paraId="6AACC830"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Bà Độp: </w:t>
      </w:r>
      <w:r w:rsidRPr="001F7CD1">
        <w:rPr>
          <w:rFonts w:cs="Times New Roman"/>
          <w:bCs/>
          <w:sz w:val="24"/>
          <w:szCs w:val="24"/>
          <w:lang w:val="vi-VN"/>
        </w:rPr>
        <w:t>Thi vẫn thế chứ có gì mà khác. Đúng là dở hơi!</w:t>
      </w:r>
    </w:p>
    <w:p w14:paraId="0188BB73"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Văn Sửu:</w:t>
      </w:r>
      <w:r w:rsidRPr="001F7CD1">
        <w:rPr>
          <w:rFonts w:cs="Times New Roman"/>
          <w:bCs/>
          <w:sz w:val="24"/>
          <w:szCs w:val="24"/>
          <w:lang w:val="vi-VN"/>
        </w:rPr>
        <w:t xml:space="preserve"> Này bà kia, phát ngôn cho cẩn thận!</w:t>
      </w:r>
    </w:p>
    <w:p w14:paraId="758BCE5E"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Ông Độp: </w:t>
      </w:r>
      <w:r w:rsidRPr="001F7CD1">
        <w:rPr>
          <w:rFonts w:cs="Times New Roman"/>
          <w:bCs/>
          <w:sz w:val="24"/>
          <w:szCs w:val="24"/>
          <w:lang w:val="vi-VN"/>
        </w:rPr>
        <w:t>Phát ngôn cho cẩn thận! Cứ toàn những kiểu người như bà thì đất nước bao giờ tiến lên được! (</w:t>
      </w:r>
      <w:r w:rsidRPr="001F7CD1">
        <w:rPr>
          <w:rFonts w:cs="Times New Roman"/>
          <w:bCs/>
          <w:i/>
          <w:sz w:val="24"/>
          <w:szCs w:val="24"/>
          <w:lang w:val="vi-VN"/>
        </w:rPr>
        <w:t>Với Sửu</w:t>
      </w:r>
      <w:r w:rsidRPr="001F7CD1">
        <w:rPr>
          <w:rFonts w:cs="Times New Roman"/>
          <w:bCs/>
          <w:sz w:val="24"/>
          <w:szCs w:val="24"/>
          <w:lang w:val="vi-VN"/>
        </w:rPr>
        <w:t>) Bao giờ thì em được nhận chức Chủ nhiệm cùng trụ sở ạ?</w:t>
      </w:r>
    </w:p>
    <w:p w14:paraId="0F78D0B5"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Văn Sửu:</w:t>
      </w:r>
      <w:r w:rsidRPr="001F7CD1">
        <w:rPr>
          <w:rFonts w:cs="Times New Roman"/>
          <w:bCs/>
          <w:sz w:val="24"/>
          <w:szCs w:val="24"/>
          <w:lang w:val="vi-VN"/>
        </w:rPr>
        <w:t xml:space="preserve"> Ngay ngày mai. Nhưng liệu đấy, bây giờ làm ăn phải tân tiến, khoa học. Trăm mắt người ta nhìn vào. Ngay cả ăn mặc cũng không được lôi thôi, lếch thếch như thế kia nữa. Phải ăn mặc sao cho ra mình là người làm khoa học, hiểu chưa?</w:t>
      </w:r>
    </w:p>
    <w:p w14:paraId="28EB65A1"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Ông Độp: </w:t>
      </w:r>
      <w:r w:rsidRPr="001F7CD1">
        <w:rPr>
          <w:rFonts w:cs="Times New Roman"/>
          <w:bCs/>
          <w:sz w:val="24"/>
          <w:szCs w:val="24"/>
          <w:lang w:val="vi-VN"/>
        </w:rPr>
        <w:t>Rõ ạ.</w:t>
      </w:r>
    </w:p>
    <w:p w14:paraId="69A69BF7" w14:textId="77777777" w:rsidR="003D7312" w:rsidRPr="001F7CD1" w:rsidRDefault="003D7312" w:rsidP="003D7312">
      <w:pPr>
        <w:spacing w:before="60" w:after="60"/>
        <w:ind w:firstLine="426"/>
        <w:rPr>
          <w:rFonts w:cs="Times New Roman"/>
          <w:bCs/>
          <w:i/>
          <w:sz w:val="24"/>
          <w:szCs w:val="24"/>
          <w:lang w:val="vi-VN"/>
        </w:rPr>
      </w:pPr>
      <w:r w:rsidRPr="001F7CD1">
        <w:rPr>
          <w:rFonts w:cs="Times New Roman"/>
          <w:bCs/>
          <w:i/>
          <w:sz w:val="24"/>
          <w:szCs w:val="24"/>
          <w:lang w:val="vi-VN"/>
        </w:rPr>
        <w:t>(Mọi người giải tán dần, chỉ còn ông Nha, anh Văn Siu và ông Thình.)</w:t>
      </w:r>
    </w:p>
    <w:p w14:paraId="37BA41B3"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Ông Nha: </w:t>
      </w:r>
      <w:r w:rsidRPr="001F7CD1">
        <w:rPr>
          <w:rFonts w:cs="Times New Roman"/>
          <w:bCs/>
          <w:sz w:val="24"/>
          <w:szCs w:val="24"/>
          <w:lang w:val="vi-VN"/>
        </w:rPr>
        <w:t>(</w:t>
      </w:r>
      <w:r w:rsidRPr="001F7CD1">
        <w:rPr>
          <w:rFonts w:cs="Times New Roman"/>
          <w:bCs/>
          <w:i/>
          <w:sz w:val="24"/>
          <w:szCs w:val="24"/>
          <w:lang w:val="vi-VN"/>
        </w:rPr>
        <w:t>Với Sửu</w:t>
      </w:r>
      <w:r w:rsidRPr="001F7CD1">
        <w:rPr>
          <w:rFonts w:cs="Times New Roman"/>
          <w:bCs/>
          <w:sz w:val="24"/>
          <w:szCs w:val="24"/>
          <w:lang w:val="vi-VN"/>
        </w:rPr>
        <w:t>) Được đấy chứ, chú Sửu? Buổi lễ rất trang nghiêm và đầy khí thế. Nhờ có chú. Tôi có đầu óc, có ý chí cao, hoài bão lớn nhưng chữ nghĩa thì không có nhiều. Hồi bé, cha mẹ không cho minh học hành, sau này lại bận công tác, chạy như cờ lông công suốt, nhưng phải nói mình có chỉ tiến thủ.</w:t>
      </w:r>
    </w:p>
    <w:p w14:paraId="7F774A3D"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Văn Sửu:</w:t>
      </w:r>
      <w:r w:rsidRPr="001F7CD1">
        <w:rPr>
          <w:rFonts w:cs="Times New Roman"/>
          <w:bCs/>
          <w:sz w:val="24"/>
          <w:szCs w:val="24"/>
          <w:lang w:val="vi-VN"/>
        </w:rPr>
        <w:t xml:space="preserve"> Vâng, gì chứ chỉ tiến thủ, đầu óc táo bạo, quy mô thì ai bị được với bác, em chỉ là thư kí giúp việc bác....</w:t>
      </w:r>
    </w:p>
    <w:p w14:paraId="1E67FAAD"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Ông Nha:</w:t>
      </w:r>
      <w:r w:rsidRPr="001F7CD1">
        <w:rPr>
          <w:rFonts w:cs="Times New Roman"/>
          <w:bCs/>
          <w:sz w:val="24"/>
          <w:szCs w:val="24"/>
          <w:lang w:val="vi-VN"/>
        </w:rPr>
        <w:t xml:space="preserve"> Như Nguyễn Trãi phò Lê Lợi, chú lắm chữ nghĩa, giỏi. Riêng cái khoản đặt tên quan trọng lắm chứ! [...] Cũng như Cà Hạ đổi là Hùng Tâm vậy.</w:t>
      </w:r>
    </w:p>
    <w:p w14:paraId="160883B6" w14:textId="77777777" w:rsidR="003D7312" w:rsidRPr="001F7CD1" w:rsidRDefault="003D7312" w:rsidP="003D7312">
      <w:pPr>
        <w:spacing w:before="60" w:after="60"/>
        <w:ind w:firstLine="426"/>
        <w:rPr>
          <w:rFonts w:cs="Times New Roman"/>
          <w:bCs/>
          <w:spacing w:val="-4"/>
          <w:sz w:val="24"/>
          <w:szCs w:val="24"/>
          <w:lang w:val="vi-VN"/>
        </w:rPr>
      </w:pPr>
      <w:r w:rsidRPr="001F7CD1">
        <w:rPr>
          <w:rFonts w:cs="Times New Roman"/>
          <w:b/>
          <w:bCs/>
          <w:spacing w:val="-4"/>
          <w:sz w:val="24"/>
          <w:szCs w:val="24"/>
          <w:lang w:val="vi-VN"/>
        </w:rPr>
        <w:t>Ông Thành:</w:t>
      </w:r>
      <w:r w:rsidRPr="001F7CD1">
        <w:rPr>
          <w:rFonts w:cs="Times New Roman"/>
          <w:bCs/>
          <w:spacing w:val="-4"/>
          <w:sz w:val="24"/>
          <w:szCs w:val="24"/>
          <w:lang w:val="vi-VN"/>
        </w:rPr>
        <w:t xml:space="preserve"> Nhưng bác ạ, việc đổi tên xã, rồi kế hoạch đổi mới cách tân hợp tác xã ta thành Liên đoàn tổ hợp xã, em nghĩ là việc quan trọng, không biết trên tỉnh, trên huyện có tán thành không ạ?</w:t>
      </w:r>
    </w:p>
    <w:p w14:paraId="5FB18DD2"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Ông Nha:</w:t>
      </w:r>
      <w:r w:rsidRPr="001F7CD1">
        <w:rPr>
          <w:rFonts w:cs="Times New Roman"/>
          <w:bCs/>
          <w:sz w:val="24"/>
          <w:szCs w:val="24"/>
          <w:lang w:val="vi-VN"/>
        </w:rPr>
        <w:t xml:space="preserve"> Tán thành chứ! Tôi đã báo cáo rồi. Nói thật với ông: Chú em rể tôi vừa trúng chủ tịch huyện, chú ấy nể tôi lắm. Huyện, tỉnh cũng rất cần có một nơi là điển hình đi đầu trong việc năng động bung ra, tiên tiến táo bạo. Họ sẽ ủng hộ ta. (</w:t>
      </w:r>
      <w:r w:rsidRPr="001F7CD1">
        <w:rPr>
          <w:rFonts w:cs="Times New Roman"/>
          <w:bCs/>
          <w:i/>
          <w:sz w:val="24"/>
          <w:szCs w:val="24"/>
          <w:lang w:val="vi-VN"/>
        </w:rPr>
        <w:t>Với Sửu</w:t>
      </w:r>
      <w:r w:rsidRPr="001F7CD1">
        <w:rPr>
          <w:rFonts w:cs="Times New Roman"/>
          <w:bCs/>
          <w:sz w:val="24"/>
          <w:szCs w:val="24"/>
          <w:lang w:val="vi-VN"/>
        </w:rPr>
        <w:t>) Khâu tuyên truyền tôi giao cho chú, cần nhất là khâu tuyên truyền, chú hiểu không? Thấm nhuần không?</w:t>
      </w:r>
    </w:p>
    <w:p w14:paraId="399A8DAD"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Văn Sửu:</w:t>
      </w:r>
      <w:r w:rsidRPr="001F7CD1">
        <w:rPr>
          <w:rFonts w:cs="Times New Roman"/>
          <w:bCs/>
          <w:sz w:val="24"/>
          <w:szCs w:val="24"/>
          <w:lang w:val="vi-VN"/>
        </w:rPr>
        <w:t xml:space="preserve"> Thấm nhuần, quán triệt ạ.</w:t>
      </w:r>
    </w:p>
    <w:p w14:paraId="7939FE43"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lastRenderedPageBreak/>
        <w:t>Ông Thỉnh:</w:t>
      </w:r>
      <w:r w:rsidRPr="001F7CD1">
        <w:rPr>
          <w:rFonts w:cs="Times New Roman"/>
          <w:bCs/>
          <w:sz w:val="24"/>
          <w:szCs w:val="24"/>
          <w:lang w:val="vi-VN"/>
        </w:rPr>
        <w:t xml:space="preserve"> Bác ạ, còn việc của em, thủ thực là em chưa hiểu… chưa quán triệt lắm! Cái chức Chủ nhiệm Trung tâm Công nghệ kiêm Trưởng ban Ngoại vụ của em, em chưa hiểu rõ là làm những việc gì. Trước em làm Đội trưởng đội Sáu là đội làm những nghề phụ của xã: tết thảm bẹ ngô, đan sọt, làm phấn viết bảng cho học trò,…</w:t>
      </w:r>
    </w:p>
    <w:p w14:paraId="40DC3711"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Ông Nha:</w:t>
      </w:r>
      <w:r w:rsidRPr="001F7CD1">
        <w:rPr>
          <w:rFonts w:cs="Times New Roman"/>
          <w:bCs/>
          <w:sz w:val="24"/>
          <w:szCs w:val="24"/>
          <w:lang w:val="vi-VN"/>
        </w:rPr>
        <w:t xml:space="preserve"> Dẹp những việc manh mún đỏ lại. Giờ ông là Chủ nhiệm Trung tâm Công nghệ, ta đi vào công nghệ, trên đã có chủ trương cho bung ra, ta bung ra, sản xuất những thứ thu lợi nhuận kinh tế nhiều hơn cho xã. Tôi đã cân nhắc kĩ, đã tham khảo ý kiến nhiều chuyên gia trên huyện, trên tỉnh. Tôi đã lên cả Binh Đà là quê vợ của thằng em chồng con em gái của vợ thẳng em vợ tôi để tìm hiểu. Ông Thỉnh ạ, tôi đã quyết định rồi: không thảm bẹ ngô, không sọt, không phấn bảng học trò gì nữa, ta bung ra pháo.</w:t>
      </w:r>
    </w:p>
    <w:p w14:paraId="5B396236" w14:textId="207EAE00"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Ông Thỉnh:</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Bung ra pháo</w:t>
      </w:r>
      <w:r w:rsidR="00301397" w:rsidRPr="001F7CD1">
        <w:rPr>
          <w:rFonts w:cs="Times New Roman"/>
          <w:bCs/>
          <w:sz w:val="24"/>
          <w:szCs w:val="24"/>
          <w:lang w:val="vi-VN"/>
        </w:rPr>
        <w:t>”</w:t>
      </w:r>
      <w:r w:rsidRPr="001F7CD1">
        <w:rPr>
          <w:rFonts w:cs="Times New Roman"/>
          <w:bCs/>
          <w:sz w:val="24"/>
          <w:szCs w:val="24"/>
          <w:lang w:val="vi-VN"/>
        </w:rPr>
        <w:t xml:space="preserve"> là thế nào ạ?</w:t>
      </w:r>
    </w:p>
    <w:p w14:paraId="4379A60E"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Ông Nha:</w:t>
      </w:r>
      <w:r w:rsidRPr="001F7CD1">
        <w:rPr>
          <w:rFonts w:cs="Times New Roman"/>
          <w:bCs/>
          <w:sz w:val="24"/>
          <w:szCs w:val="24"/>
          <w:lang w:val="vi-VN"/>
        </w:rPr>
        <w:t xml:space="preserve"> Là thế: pháo! Ta chuyển sang sản xuất pháo, ông hiểu chưa?</w:t>
      </w:r>
    </w:p>
    <w:p w14:paraId="2CE44B44"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Ông Thỉnh:</w:t>
      </w:r>
      <w:r w:rsidRPr="001F7CD1">
        <w:rPr>
          <w:rFonts w:cs="Times New Roman"/>
          <w:bCs/>
          <w:sz w:val="24"/>
          <w:szCs w:val="24"/>
          <w:lang w:val="vi-VN"/>
        </w:rPr>
        <w:t xml:space="preserve"> Như vậy là ta trồng cà pháo ạ?</w:t>
      </w:r>
    </w:p>
    <w:p w14:paraId="4D2843EC"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Ông Nha:</w:t>
      </w:r>
      <w:r w:rsidRPr="001F7CD1">
        <w:rPr>
          <w:rFonts w:cs="Times New Roman"/>
          <w:bCs/>
          <w:sz w:val="24"/>
          <w:szCs w:val="24"/>
          <w:lang w:val="vi-VN"/>
        </w:rPr>
        <w:t xml:space="preserve"> Sao ông lại tối dạ thế nhỉ? Trồng cà pháo là thế nào. Không phải cà pháo mà là pháo. Pháo nổ ấy. (</w:t>
      </w:r>
      <w:r w:rsidRPr="001F7CD1">
        <w:rPr>
          <w:rFonts w:cs="Times New Roman"/>
          <w:bCs/>
          <w:i/>
          <w:sz w:val="24"/>
          <w:szCs w:val="24"/>
          <w:lang w:val="vi-VN"/>
        </w:rPr>
        <w:t>Làm điệu bộ</w:t>
      </w:r>
      <w:r w:rsidRPr="001F7CD1">
        <w:rPr>
          <w:rFonts w:cs="Times New Roman"/>
          <w:bCs/>
          <w:sz w:val="24"/>
          <w:szCs w:val="24"/>
          <w:lang w:val="vi-VN"/>
        </w:rPr>
        <w:t>) Đoành đoành đoành!</w:t>
      </w:r>
    </w:p>
    <w:p w14:paraId="1CC294DF"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Ông Thỉnh:</w:t>
      </w:r>
      <w:r w:rsidRPr="001F7CD1">
        <w:rPr>
          <w:rFonts w:cs="Times New Roman"/>
          <w:bCs/>
          <w:sz w:val="24"/>
          <w:szCs w:val="24"/>
          <w:lang w:val="vi-VN"/>
        </w:rPr>
        <w:t xml:space="preserve"> À, em hiểu, pháo Tết. [...]</w:t>
      </w:r>
    </w:p>
    <w:p w14:paraId="6FD5E435"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Ông Nha:</w:t>
      </w:r>
      <w:r w:rsidRPr="001F7CD1">
        <w:rPr>
          <w:rFonts w:cs="Times New Roman"/>
          <w:bCs/>
          <w:sz w:val="24"/>
          <w:szCs w:val="24"/>
          <w:lang w:val="vi-VN"/>
        </w:rPr>
        <w:t xml:space="preserve"> Từ hôm nay ông sẽ hiểu, đồng chí Chủ nhiệm Trung tâm Công nghệ Hùng Tâm ạ. Ngoài việc làm pháo, ông còn phụ trách ngoại vụ, nghĩa là ngoại giao, tiếp khách, giao thiệp. Việc này cũng rất quan trọng. Phải làm sao để toàn huyện, toàn tỉnh, toàn quốc biết tiếng chúng ta.</w:t>
      </w:r>
    </w:p>
    <w:p w14:paraId="7BA0C41B"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Văn Sửu:</w:t>
      </w:r>
      <w:r w:rsidRPr="001F7CD1">
        <w:rPr>
          <w:rFonts w:cs="Times New Roman"/>
          <w:bCs/>
          <w:sz w:val="24"/>
          <w:szCs w:val="24"/>
          <w:lang w:val="vi-VN"/>
        </w:rPr>
        <w:t xml:space="preserve"> Đúng! Phải có chí tiến thủ, phải có hoài bão lớn.</w:t>
      </w:r>
    </w:p>
    <w:p w14:paraId="61902D94"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Ông Nha:</w:t>
      </w:r>
      <w:r w:rsidRPr="001F7CD1">
        <w:rPr>
          <w:rFonts w:cs="Times New Roman"/>
          <w:bCs/>
          <w:sz w:val="24"/>
          <w:szCs w:val="24"/>
          <w:lang w:val="vi-VN"/>
        </w:rPr>
        <w:t xml:space="preserve"> Tôi tuy không được học hành nhiều nhưng tôi có đầu óc nhìn xa trông rộng. Tôi quyết cho hai đứa con tôi học hành đến nơi đến chốn. Cái Nhàn hiện đã tốt nghiệp Đại học Nông nghiệp, được giữ lại viện nghiên cứu khoa học, nó sẽ trở thành một nhà khoa học, tôi giao cho nó nhiệm vụ phải trở thành một nhà khoa học có tên tuổi. [...] Không làm thì thôi, đã làm phải danh tiếng hơn người. Phải không chú Sửu?</w:t>
      </w:r>
    </w:p>
    <w:p w14:paraId="733164A6"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Văn Sửu:</w:t>
      </w:r>
      <w:r w:rsidRPr="001F7CD1">
        <w:rPr>
          <w:rFonts w:cs="Times New Roman"/>
          <w:bCs/>
          <w:sz w:val="24"/>
          <w:szCs w:val="24"/>
          <w:lang w:val="vi-VN"/>
        </w:rPr>
        <w:t xml:space="preserve"> Dạ. Đúng ạ. Cô Nhàn thừa hưởng ở bác đầu óc táo bạo, thông minh. Nhất định cô ấy sẽ trở thành một nhà khoa học danh tiếng.</w:t>
      </w:r>
    </w:p>
    <w:p w14:paraId="48EF24FF" w14:textId="77777777" w:rsidR="003D7312" w:rsidRPr="001F7CD1" w:rsidRDefault="003D7312" w:rsidP="00D43047">
      <w:pPr>
        <w:spacing w:before="60" w:after="60"/>
        <w:ind w:firstLine="426"/>
        <w:jc w:val="right"/>
        <w:rPr>
          <w:rFonts w:cs="Times New Roman"/>
          <w:bCs/>
          <w:sz w:val="24"/>
          <w:szCs w:val="24"/>
          <w:lang w:val="vi-VN"/>
        </w:rPr>
      </w:pPr>
      <w:r w:rsidRPr="001F7CD1">
        <w:rPr>
          <w:rFonts w:cs="Times New Roman"/>
          <w:bCs/>
          <w:sz w:val="24"/>
          <w:szCs w:val="24"/>
          <w:lang w:val="vi-VN"/>
        </w:rPr>
        <w:t xml:space="preserve">                                                             (Trích </w:t>
      </w:r>
      <w:r w:rsidRPr="001F7CD1">
        <w:rPr>
          <w:rFonts w:cs="Times New Roman"/>
          <w:bCs/>
          <w:i/>
          <w:sz w:val="24"/>
          <w:szCs w:val="24"/>
          <w:lang w:val="vi-VN"/>
        </w:rPr>
        <w:t>Đổi tên cho xã,</w:t>
      </w:r>
      <w:r w:rsidRPr="001F7CD1">
        <w:rPr>
          <w:rFonts w:cs="Times New Roman"/>
          <w:bCs/>
          <w:sz w:val="24"/>
          <w:szCs w:val="24"/>
          <w:lang w:val="vi-VN"/>
        </w:rPr>
        <w:t xml:space="preserve"> </w:t>
      </w:r>
      <w:r w:rsidRPr="001F7CD1">
        <w:rPr>
          <w:rFonts w:cs="Times New Roman"/>
          <w:bCs/>
          <w:i/>
          <w:sz w:val="24"/>
          <w:szCs w:val="24"/>
          <w:lang w:val="vi-VN"/>
        </w:rPr>
        <w:t>Bệnh sĩ,</w:t>
      </w:r>
      <w:r w:rsidRPr="001F7CD1">
        <w:rPr>
          <w:rFonts w:cs="Times New Roman"/>
          <w:bCs/>
          <w:sz w:val="24"/>
          <w:szCs w:val="24"/>
          <w:lang w:val="vi-VN"/>
        </w:rPr>
        <w:t xml:space="preserve"> Lưu Quang Vũ)</w:t>
      </w:r>
    </w:p>
    <w:p w14:paraId="196B2BAC" w14:textId="4075A2C6" w:rsidR="003D7312" w:rsidRPr="001F7CD1" w:rsidRDefault="003D7312" w:rsidP="003D7312">
      <w:pPr>
        <w:spacing w:before="60" w:after="60"/>
        <w:ind w:firstLine="426"/>
        <w:rPr>
          <w:rFonts w:cs="Times New Roman"/>
          <w:b/>
          <w:sz w:val="24"/>
          <w:szCs w:val="24"/>
          <w:lang w:val="vi-VN"/>
        </w:rPr>
      </w:pPr>
      <w:r w:rsidRPr="001F7CD1">
        <w:rPr>
          <w:rFonts w:cs="Times New Roman"/>
          <w:b/>
          <w:sz w:val="24"/>
          <w:szCs w:val="24"/>
          <w:lang w:val="vi-VN"/>
        </w:rPr>
        <w:t>*</w:t>
      </w:r>
      <w:r w:rsidRPr="001F7CD1">
        <w:rPr>
          <w:rFonts w:cs="Times New Roman"/>
          <w:b/>
          <w:sz w:val="24"/>
          <w:szCs w:val="24"/>
          <w:lang w:val="en-US"/>
        </w:rPr>
        <w:t xml:space="preserve"> </w:t>
      </w:r>
      <w:r w:rsidRPr="001F7CD1">
        <w:rPr>
          <w:rFonts w:cs="Times New Roman"/>
          <w:b/>
          <w:sz w:val="24"/>
          <w:szCs w:val="24"/>
          <w:lang w:val="vi-VN"/>
        </w:rPr>
        <w:t>Chú thích</w:t>
      </w:r>
    </w:p>
    <w:p w14:paraId="3F772194"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(1) Dân, Chính, Đảng: Đại diện các đoàn thể nhân dân, cơ quan chính quyền, tổ chức Đảng.</w:t>
      </w:r>
    </w:p>
    <w:p w14:paraId="584FF82A"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(2) </w:t>
      </w:r>
      <w:r w:rsidRPr="001F7CD1">
        <w:rPr>
          <w:rFonts w:cs="Times New Roman"/>
          <w:bCs/>
          <w:i/>
          <w:iCs/>
          <w:sz w:val="24"/>
          <w:szCs w:val="24"/>
          <w:lang w:val="vi-VN"/>
        </w:rPr>
        <w:t>Thủ phủ:</w:t>
      </w:r>
      <w:r w:rsidRPr="001F7CD1">
        <w:rPr>
          <w:rFonts w:cs="Times New Roman"/>
          <w:bCs/>
          <w:sz w:val="24"/>
          <w:szCs w:val="24"/>
          <w:lang w:val="vi-VN"/>
        </w:rPr>
        <w:t xml:space="preserve"> địa điểm (tập trung cơ quan đầu não chính trị, kinh tế, văn hóa, …) quan trọng nhất của một khu vực, một vùng.</w:t>
      </w:r>
    </w:p>
    <w:p w14:paraId="0EF05574" w14:textId="77777777" w:rsidR="003D7312" w:rsidRPr="001F7CD1" w:rsidRDefault="003D7312" w:rsidP="003D7312">
      <w:pPr>
        <w:spacing w:before="60" w:after="60"/>
        <w:ind w:firstLine="426"/>
        <w:rPr>
          <w:rFonts w:cs="Times New Roman"/>
          <w:bCs/>
          <w:sz w:val="24"/>
          <w:szCs w:val="24"/>
          <w:lang w:bidi="vi-VN"/>
        </w:rPr>
      </w:pPr>
      <w:r w:rsidRPr="001F7CD1">
        <w:rPr>
          <w:rFonts w:cs="Times New Roman"/>
          <w:bCs/>
          <w:sz w:val="24"/>
          <w:szCs w:val="24"/>
          <w:lang w:bidi="vi-VN"/>
        </w:rPr>
        <w:t xml:space="preserve">(3) </w:t>
      </w:r>
      <w:r w:rsidRPr="001F7CD1">
        <w:rPr>
          <w:rFonts w:cs="Times New Roman"/>
          <w:bCs/>
          <w:i/>
          <w:iCs/>
          <w:sz w:val="24"/>
          <w:szCs w:val="24"/>
          <w:lang w:bidi="vi-VN"/>
        </w:rPr>
        <w:t>Cơ cấu: ờ</w:t>
      </w:r>
      <w:r w:rsidRPr="001F7CD1">
        <w:rPr>
          <w:rFonts w:cs="Times New Roman"/>
          <w:bCs/>
          <w:sz w:val="24"/>
          <w:szCs w:val="24"/>
          <w:lang w:bidi="vi-VN"/>
        </w:rPr>
        <w:t xml:space="preserve"> đây chi cách t</w:t>
      </w:r>
      <w:r w:rsidRPr="001F7CD1">
        <w:rPr>
          <w:rFonts w:cs="Times New Roman"/>
          <w:bCs/>
          <w:sz w:val="24"/>
          <w:szCs w:val="24"/>
          <w:lang w:val="vi-VN"/>
        </w:rPr>
        <w:t>ổ</w:t>
      </w:r>
      <w:r w:rsidRPr="001F7CD1">
        <w:rPr>
          <w:rFonts w:cs="Times New Roman"/>
          <w:bCs/>
          <w:sz w:val="24"/>
          <w:szCs w:val="24"/>
          <w:lang w:bidi="vi-VN"/>
        </w:rPr>
        <w:t xml:space="preserve"> chức, sắp xếp các bộ phận trong một tổ chức, đoàn thể.</w:t>
      </w:r>
    </w:p>
    <w:p w14:paraId="350AEFB9" w14:textId="77777777" w:rsidR="003D7312" w:rsidRPr="001F7CD1" w:rsidRDefault="003D7312" w:rsidP="003D7312">
      <w:pPr>
        <w:spacing w:before="60" w:after="60"/>
        <w:ind w:firstLine="426"/>
        <w:rPr>
          <w:rFonts w:cs="Times New Roman"/>
          <w:bCs/>
          <w:sz w:val="24"/>
          <w:szCs w:val="24"/>
          <w:lang w:bidi="vi-VN"/>
        </w:rPr>
      </w:pPr>
      <w:r w:rsidRPr="001F7CD1">
        <w:rPr>
          <w:rFonts w:cs="Times New Roman"/>
          <w:bCs/>
          <w:sz w:val="24"/>
          <w:szCs w:val="24"/>
          <w:lang w:bidi="vi-VN"/>
        </w:rPr>
        <w:t xml:space="preserve">(4) </w:t>
      </w:r>
      <w:r w:rsidRPr="001F7CD1">
        <w:rPr>
          <w:rFonts w:cs="Times New Roman"/>
          <w:bCs/>
          <w:i/>
          <w:iCs/>
          <w:sz w:val="24"/>
          <w:szCs w:val="24"/>
          <w:lang w:bidi="vi-VN"/>
        </w:rPr>
        <w:t>Triệt sản:</w:t>
      </w:r>
      <w:r w:rsidRPr="001F7CD1">
        <w:rPr>
          <w:rFonts w:cs="Times New Roman"/>
          <w:bCs/>
          <w:sz w:val="24"/>
          <w:szCs w:val="24"/>
          <w:lang w:bidi="vi-VN"/>
        </w:rPr>
        <w:t xml:space="preserve"> làm cho mất khả năng sinh sản.</w:t>
      </w:r>
    </w:p>
    <w:p w14:paraId="7F9B68F7" w14:textId="77777777" w:rsidR="003D7312" w:rsidRPr="001F7CD1" w:rsidRDefault="003D7312" w:rsidP="003D7312">
      <w:pPr>
        <w:spacing w:before="60" w:after="60"/>
        <w:ind w:firstLine="426"/>
        <w:rPr>
          <w:rFonts w:cs="Times New Roman"/>
          <w:b/>
          <w:bCs/>
          <w:sz w:val="24"/>
          <w:szCs w:val="24"/>
          <w:lang w:val="vi-VN"/>
        </w:rPr>
      </w:pPr>
      <w:r w:rsidRPr="001F7CD1">
        <w:rPr>
          <w:rFonts w:cs="Times New Roman"/>
          <w:b/>
          <w:bCs/>
          <w:sz w:val="24"/>
          <w:szCs w:val="24"/>
          <w:lang w:val="vi-VN"/>
        </w:rPr>
        <w:t>Thực hiện các yêu cầu:</w:t>
      </w:r>
    </w:p>
    <w:p w14:paraId="0816C6FE"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Câu 1. </w:t>
      </w:r>
      <w:r w:rsidRPr="001F7CD1">
        <w:rPr>
          <w:rFonts w:cs="Times New Roman"/>
          <w:bCs/>
          <w:sz w:val="24"/>
          <w:szCs w:val="24"/>
          <w:lang w:val="vi-VN"/>
        </w:rPr>
        <w:t>Liệt kê ít nhất ba lời chỉ dẫn sân khấu và nêu tác dụng của các chỉ dẫn đó.</w:t>
      </w:r>
    </w:p>
    <w:p w14:paraId="6CDCAA1B"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Câu 2. </w:t>
      </w:r>
      <w:r w:rsidRPr="001F7CD1">
        <w:rPr>
          <w:rFonts w:cs="Times New Roman"/>
          <w:bCs/>
          <w:sz w:val="24"/>
          <w:szCs w:val="24"/>
          <w:lang w:val="vi-VN"/>
        </w:rPr>
        <w:t>Chỉ ra xung đột kịch được thể hiện trong đoạn trích.</w:t>
      </w:r>
    </w:p>
    <w:p w14:paraId="6876B19C"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Câu 3</w:t>
      </w:r>
      <w:r w:rsidRPr="001F7CD1">
        <w:rPr>
          <w:rFonts w:cs="Times New Roman"/>
          <w:bCs/>
          <w:sz w:val="24"/>
          <w:szCs w:val="24"/>
          <w:lang w:val="vi-VN"/>
        </w:rPr>
        <w:t>. Qua lời thoại và hành động của nhân vật, hãy làm rõ tính cách của Toàn Nha. Vì sao đây là một nhân vật hài kịch?</w:t>
      </w:r>
    </w:p>
    <w:p w14:paraId="2C88ABC7" w14:textId="6C536599"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Câu 4. </w:t>
      </w:r>
      <w:r w:rsidRPr="001F7CD1">
        <w:rPr>
          <w:rFonts w:cs="Times New Roman"/>
          <w:bCs/>
          <w:sz w:val="24"/>
          <w:szCs w:val="24"/>
          <w:lang w:val="vi-VN"/>
        </w:rPr>
        <w:t>Anh/chị có đồng ý với quan điểm:</w:t>
      </w:r>
      <w:r w:rsidRPr="001F7CD1">
        <w:rPr>
          <w:rFonts w:cs="Times New Roman"/>
          <w:b/>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Không làm thì thôi, đã làm phải danh tiếng hơn người.</w:t>
      </w:r>
      <w:r w:rsidR="00301397" w:rsidRPr="001F7CD1">
        <w:rPr>
          <w:rFonts w:cs="Times New Roman"/>
          <w:bCs/>
          <w:sz w:val="24"/>
          <w:szCs w:val="24"/>
          <w:lang w:val="vi-VN"/>
        </w:rPr>
        <w:t>”</w:t>
      </w:r>
      <w:r w:rsidRPr="001F7CD1">
        <w:rPr>
          <w:rFonts w:cs="Times New Roman"/>
          <w:bCs/>
          <w:sz w:val="24"/>
          <w:szCs w:val="24"/>
          <w:lang w:val="vi-VN"/>
        </w:rPr>
        <w:t xml:space="preserve"> không? Vì sao?</w:t>
      </w:r>
    </w:p>
    <w:p w14:paraId="1AE0EACB" w14:textId="77777777" w:rsidR="003D7312" w:rsidRPr="001F7CD1" w:rsidRDefault="003D7312" w:rsidP="003D7312">
      <w:pPr>
        <w:spacing w:before="60" w:after="60"/>
        <w:ind w:firstLine="426"/>
        <w:rPr>
          <w:rFonts w:cs="Times New Roman"/>
          <w:bCs/>
          <w:sz w:val="24"/>
          <w:szCs w:val="24"/>
          <w:lang w:val="en-US"/>
        </w:rPr>
      </w:pPr>
      <w:r w:rsidRPr="001F7CD1">
        <w:rPr>
          <w:rFonts w:cs="Times New Roman"/>
          <w:b/>
          <w:bCs/>
          <w:sz w:val="24"/>
          <w:szCs w:val="24"/>
          <w:lang w:val="vi-VN"/>
        </w:rPr>
        <w:t xml:space="preserve">Câu 5. </w:t>
      </w:r>
      <w:r w:rsidRPr="001F7CD1">
        <w:rPr>
          <w:rFonts w:cs="Times New Roman"/>
          <w:bCs/>
          <w:sz w:val="24"/>
          <w:szCs w:val="24"/>
          <w:lang w:val="vi-VN"/>
        </w:rPr>
        <w:t xml:space="preserve">Anh/chị nhận xét gì về lời phát biểu của ông chủ tịch xã Toàn Nha tại buổi họp đổi tên xã Cà Hạ thành Hùng Tâm? </w:t>
      </w:r>
    </w:p>
    <w:p w14:paraId="66EBC62C" w14:textId="77777777" w:rsidR="003D7312" w:rsidRPr="001F7CD1" w:rsidRDefault="003D7312" w:rsidP="003D7312">
      <w:pPr>
        <w:spacing w:before="60" w:after="60"/>
        <w:ind w:firstLine="426"/>
        <w:rPr>
          <w:rFonts w:cs="Times New Roman"/>
          <w:b/>
          <w:bCs/>
          <w:sz w:val="24"/>
          <w:szCs w:val="24"/>
          <w:u w:val="single"/>
          <w:lang w:val="vi-VN"/>
        </w:rPr>
      </w:pPr>
      <w:r w:rsidRPr="001F7CD1">
        <w:rPr>
          <w:rFonts w:cs="Times New Roman"/>
          <w:b/>
          <w:bCs/>
          <w:sz w:val="24"/>
          <w:szCs w:val="24"/>
          <w:u w:val="single"/>
          <w:lang w:val="vi-VN"/>
        </w:rPr>
        <w:t>GỢI Ý</w:t>
      </w:r>
    </w:p>
    <w:p w14:paraId="7E1E8090" w14:textId="77777777" w:rsidR="003D7312" w:rsidRPr="001F7CD1" w:rsidRDefault="003D7312" w:rsidP="003D7312">
      <w:pPr>
        <w:spacing w:before="60" w:after="60"/>
        <w:ind w:firstLine="426"/>
        <w:rPr>
          <w:rFonts w:cs="Times New Roman"/>
          <w:b/>
          <w:bCs/>
          <w:sz w:val="24"/>
          <w:szCs w:val="24"/>
          <w:lang w:val="vi-VN"/>
        </w:rPr>
      </w:pPr>
      <w:r w:rsidRPr="001F7CD1">
        <w:rPr>
          <w:rFonts w:cs="Times New Roman"/>
          <w:b/>
          <w:bCs/>
          <w:sz w:val="24"/>
          <w:szCs w:val="24"/>
          <w:lang w:val="vi-VN"/>
        </w:rPr>
        <w:t xml:space="preserve">Câu 1. </w:t>
      </w:r>
    </w:p>
    <w:p w14:paraId="73371ACE"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 </w:t>
      </w:r>
      <w:r w:rsidRPr="001F7CD1">
        <w:rPr>
          <w:rFonts w:cs="Times New Roman"/>
          <w:bCs/>
          <w:sz w:val="24"/>
          <w:szCs w:val="24"/>
          <w:lang w:val="vi-VN"/>
        </w:rPr>
        <w:t>Ba lời chỉ dẫn sân khấu: HS nêu ba trong số các chỉ dẫn sau:</w:t>
      </w:r>
    </w:p>
    <w:p w14:paraId="240C52D7" w14:textId="69A7F801" w:rsidR="003D7312" w:rsidRPr="001F7CD1" w:rsidRDefault="003D7312" w:rsidP="003D7312">
      <w:pPr>
        <w:spacing w:before="60" w:after="60"/>
        <w:ind w:firstLine="426"/>
        <w:rPr>
          <w:rFonts w:cs="Times New Roman"/>
          <w:bCs/>
          <w:i/>
          <w:sz w:val="24"/>
          <w:szCs w:val="24"/>
          <w:lang w:val="vi-VN"/>
        </w:rPr>
      </w:pPr>
      <w:r w:rsidRPr="001F7CD1">
        <w:rPr>
          <w:rFonts w:cs="Times New Roman"/>
          <w:bCs/>
          <w:i/>
          <w:sz w:val="24"/>
          <w:szCs w:val="24"/>
          <w:lang w:val="vi-VN"/>
        </w:rPr>
        <w:t xml:space="preserve">- Tiếng trống ếch nổi lên. Hai thiếu niên một nam một nữ tiến vào bước đều theo nhịp trống, miệng hô: </w:t>
      </w:r>
      <w:r w:rsidR="00301397" w:rsidRPr="001F7CD1">
        <w:rPr>
          <w:rFonts w:cs="Times New Roman"/>
          <w:bCs/>
          <w:i/>
          <w:sz w:val="24"/>
          <w:szCs w:val="24"/>
          <w:lang w:val="vi-VN"/>
        </w:rPr>
        <w:t>“</w:t>
      </w:r>
      <w:r w:rsidRPr="001F7CD1">
        <w:rPr>
          <w:rFonts w:cs="Times New Roman"/>
          <w:bCs/>
          <w:i/>
          <w:sz w:val="24"/>
          <w:szCs w:val="24"/>
          <w:lang w:val="vi-VN"/>
        </w:rPr>
        <w:t>Một, hai! Một, hai!</w:t>
      </w:r>
      <w:r w:rsidR="00301397" w:rsidRPr="001F7CD1">
        <w:rPr>
          <w:rFonts w:cs="Times New Roman"/>
          <w:bCs/>
          <w:i/>
          <w:sz w:val="24"/>
          <w:szCs w:val="24"/>
          <w:lang w:val="vi-VN"/>
        </w:rPr>
        <w:t>”</w:t>
      </w:r>
      <w:r w:rsidRPr="001F7CD1">
        <w:rPr>
          <w:rFonts w:cs="Times New Roman"/>
          <w:bCs/>
          <w:i/>
          <w:sz w:val="24"/>
          <w:szCs w:val="24"/>
          <w:lang w:val="vi-VN"/>
        </w:rPr>
        <w:t>.</w:t>
      </w:r>
    </w:p>
    <w:p w14:paraId="07D2BB48"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i/>
          <w:sz w:val="24"/>
          <w:szCs w:val="24"/>
          <w:lang w:val="vi-VN"/>
        </w:rPr>
        <w:lastRenderedPageBreak/>
        <w:t>- Tiếng trống ngừng</w:t>
      </w:r>
      <w:r w:rsidRPr="001F7CD1">
        <w:rPr>
          <w:rFonts w:cs="Times New Roman"/>
          <w:bCs/>
          <w:sz w:val="24"/>
          <w:szCs w:val="24"/>
          <w:lang w:val="vi-VN"/>
        </w:rPr>
        <w:t>.</w:t>
      </w:r>
    </w:p>
    <w:p w14:paraId="3A675CF9"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i/>
          <w:sz w:val="24"/>
          <w:szCs w:val="24"/>
          <w:lang w:val="vi-VN"/>
        </w:rPr>
        <w:t>- Tất cả vỗ tay.</w:t>
      </w:r>
      <w:r w:rsidRPr="001F7CD1">
        <w:rPr>
          <w:rFonts w:cs="Times New Roman"/>
          <w:bCs/>
          <w:sz w:val="24"/>
          <w:szCs w:val="24"/>
          <w:lang w:val="vi-VN"/>
        </w:rPr>
        <w:t xml:space="preserve"> </w:t>
      </w:r>
    </w:p>
    <w:p w14:paraId="2A668F8E"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w:t>
      </w:r>
      <w:r w:rsidRPr="001F7CD1">
        <w:rPr>
          <w:rFonts w:cs="Times New Roman"/>
          <w:bCs/>
          <w:i/>
          <w:sz w:val="24"/>
          <w:szCs w:val="24"/>
          <w:lang w:val="vi-VN"/>
        </w:rPr>
        <w:t>Tiếng trống tiếng vỗ tay lại dan lên,Văn Sửu đứng dậy.</w:t>
      </w:r>
    </w:p>
    <w:p w14:paraId="3B9DFEEC" w14:textId="77777777" w:rsidR="003D7312" w:rsidRPr="001F7CD1" w:rsidRDefault="003D7312" w:rsidP="003D7312">
      <w:pPr>
        <w:spacing w:before="60" w:after="60"/>
        <w:ind w:firstLine="426"/>
        <w:rPr>
          <w:rFonts w:cs="Times New Roman"/>
          <w:bCs/>
          <w:i/>
          <w:sz w:val="24"/>
          <w:szCs w:val="24"/>
          <w:lang w:val="vi-VN"/>
        </w:rPr>
      </w:pPr>
      <w:r w:rsidRPr="001F7CD1">
        <w:rPr>
          <w:rFonts w:cs="Times New Roman"/>
          <w:bCs/>
          <w:i/>
          <w:sz w:val="24"/>
          <w:szCs w:val="24"/>
          <w:lang w:val="vi-VN"/>
        </w:rPr>
        <w:t>- Mọi người huyên náo bàn bạc, cười nói.</w:t>
      </w:r>
    </w:p>
    <w:p w14:paraId="37497063" w14:textId="77777777" w:rsidR="003D7312" w:rsidRPr="001F7CD1" w:rsidRDefault="003D7312" w:rsidP="003D7312">
      <w:pPr>
        <w:spacing w:before="60" w:after="60"/>
        <w:ind w:firstLine="426"/>
        <w:rPr>
          <w:rFonts w:cs="Times New Roman"/>
          <w:bCs/>
          <w:i/>
          <w:sz w:val="24"/>
          <w:szCs w:val="24"/>
          <w:lang w:val="vi-VN"/>
        </w:rPr>
      </w:pPr>
      <w:r w:rsidRPr="001F7CD1">
        <w:rPr>
          <w:rFonts w:cs="Times New Roman"/>
          <w:bCs/>
          <w:i/>
          <w:sz w:val="24"/>
          <w:szCs w:val="24"/>
          <w:lang w:val="vi-VN"/>
        </w:rPr>
        <w:t>- Mọi người giải tán dần, chỉ còn ông Nha, anh Văn Siu và ông Thình.</w:t>
      </w:r>
    </w:p>
    <w:p w14:paraId="176958D7"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i/>
          <w:sz w:val="24"/>
          <w:szCs w:val="24"/>
          <w:lang w:val="vi-VN"/>
        </w:rPr>
        <w:t>- Làm điệu bộ.</w:t>
      </w:r>
    </w:p>
    <w:p w14:paraId="3F81DF89"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Tác dụng của các chỉ dẫn đó: Chỉ dẫn về bối cảnh, ánh sáng, đạo cụ, trang phục, hành động của các nhân vật trên sân khấu; chứa đựng dụng ý của tác giả để góp phần làm cho tiếng cười thêm phần sâu sắc.</w:t>
      </w:r>
    </w:p>
    <w:p w14:paraId="746963C8"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Câu 2. </w:t>
      </w:r>
      <w:r w:rsidRPr="001F7CD1">
        <w:rPr>
          <w:rFonts w:cs="Times New Roman"/>
          <w:bCs/>
          <w:sz w:val="24"/>
          <w:szCs w:val="24"/>
          <w:lang w:val="vi-VN"/>
        </w:rPr>
        <w:t>Xung đột kịch được thể hiện trong đoạn trích: Mâu thuẫn giữa cái chân thực, thật thà với bệnh giả dối, ảo tưởng.</w:t>
      </w:r>
    </w:p>
    <w:p w14:paraId="0A25E7C5" w14:textId="77777777" w:rsidR="003D7312" w:rsidRPr="001F7CD1" w:rsidRDefault="003D7312" w:rsidP="003D7312">
      <w:pPr>
        <w:spacing w:before="60" w:after="60"/>
        <w:ind w:firstLine="426"/>
        <w:rPr>
          <w:rFonts w:cs="Times New Roman"/>
          <w:b/>
          <w:bCs/>
          <w:sz w:val="24"/>
          <w:szCs w:val="24"/>
          <w:lang w:val="vi-VN"/>
        </w:rPr>
      </w:pPr>
      <w:r w:rsidRPr="001F7CD1">
        <w:rPr>
          <w:rFonts w:cs="Times New Roman"/>
          <w:b/>
          <w:bCs/>
          <w:sz w:val="24"/>
          <w:szCs w:val="24"/>
          <w:lang w:val="vi-VN"/>
        </w:rPr>
        <w:t xml:space="preserve">Câu 3. </w:t>
      </w:r>
    </w:p>
    <w:p w14:paraId="6B392AA2" w14:textId="77777777" w:rsidR="003D7312" w:rsidRPr="001F7CD1" w:rsidRDefault="003D7312" w:rsidP="003D7312">
      <w:pPr>
        <w:spacing w:before="60" w:after="60"/>
        <w:ind w:firstLine="426"/>
        <w:rPr>
          <w:rFonts w:cs="Times New Roman"/>
          <w:bCs/>
          <w:sz w:val="24"/>
          <w:szCs w:val="24"/>
          <w:lang w:val="sv-SE"/>
        </w:rPr>
      </w:pPr>
      <w:r w:rsidRPr="001F7CD1">
        <w:rPr>
          <w:rFonts w:cs="Times New Roman"/>
          <w:b/>
          <w:bCs/>
          <w:sz w:val="24"/>
          <w:szCs w:val="24"/>
          <w:lang w:val="vi-VN"/>
        </w:rPr>
        <w:t xml:space="preserve">- </w:t>
      </w:r>
      <w:r w:rsidRPr="001F7CD1">
        <w:rPr>
          <w:rFonts w:cs="Times New Roman"/>
          <w:bCs/>
          <w:sz w:val="24"/>
          <w:szCs w:val="24"/>
          <w:lang w:val="vi-VN"/>
        </w:rPr>
        <w:t>Hành</w:t>
      </w:r>
      <w:r w:rsidRPr="001F7CD1">
        <w:rPr>
          <w:rFonts w:cs="Times New Roman"/>
          <w:bCs/>
          <w:sz w:val="24"/>
          <w:szCs w:val="24"/>
          <w:lang w:val="sv-SE"/>
        </w:rPr>
        <w:t xml:space="preserve"> động, ngôn ngữ của nhân vật ông Toàn Nha cho thấy ông chỉ chú ý đến tên gọi, đến hình thức bên ngoài, không đi vào thực chất bên trong. Ông là kiểu người mắc bệnh sĩ: bệnh thành tích, háo danh, chuộng hình thức, ảo tưởng, ấu trĩ.</w:t>
      </w:r>
    </w:p>
    <w:p w14:paraId="0B25804A" w14:textId="77777777" w:rsidR="003D7312" w:rsidRPr="001F7CD1" w:rsidRDefault="003D7312" w:rsidP="003D7312">
      <w:pPr>
        <w:spacing w:before="60" w:after="60"/>
        <w:ind w:firstLine="426"/>
        <w:rPr>
          <w:rFonts w:cs="Times New Roman"/>
          <w:bCs/>
          <w:sz w:val="24"/>
          <w:szCs w:val="24"/>
          <w:lang w:val="sv-SE"/>
        </w:rPr>
      </w:pPr>
      <w:r w:rsidRPr="001F7CD1">
        <w:rPr>
          <w:rFonts w:cs="Times New Roman"/>
          <w:bCs/>
          <w:sz w:val="24"/>
          <w:szCs w:val="24"/>
          <w:lang w:val="sv-SE"/>
        </w:rPr>
        <w:t xml:space="preserve">- </w:t>
      </w:r>
      <w:r w:rsidRPr="001F7CD1">
        <w:rPr>
          <w:rFonts w:cs="Times New Roman"/>
          <w:bCs/>
          <w:sz w:val="24"/>
          <w:szCs w:val="24"/>
          <w:lang w:val="vi-VN"/>
        </w:rPr>
        <w:t>Đây là một nhân vật hài kịch vì</w:t>
      </w:r>
      <w:r w:rsidRPr="001F7CD1">
        <w:rPr>
          <w:rFonts w:cs="Times New Roman"/>
          <w:bCs/>
          <w:sz w:val="24"/>
          <w:szCs w:val="24"/>
          <w:lang w:val="sv-SE"/>
        </w:rPr>
        <w:t>:</w:t>
      </w:r>
    </w:p>
    <w:p w14:paraId="38B75F0A" w14:textId="77777777" w:rsidR="003D7312" w:rsidRPr="001F7CD1" w:rsidRDefault="003D7312" w:rsidP="003D7312">
      <w:pPr>
        <w:spacing w:before="60" w:after="60"/>
        <w:ind w:firstLine="426"/>
        <w:rPr>
          <w:rFonts w:cs="Times New Roman"/>
          <w:bCs/>
          <w:sz w:val="24"/>
          <w:szCs w:val="24"/>
          <w:lang w:val="sv-SE"/>
        </w:rPr>
      </w:pPr>
      <w:r w:rsidRPr="001F7CD1">
        <w:rPr>
          <w:rFonts w:cs="Times New Roman"/>
          <w:bCs/>
          <w:sz w:val="24"/>
          <w:szCs w:val="24"/>
          <w:lang w:val="sv-SE"/>
        </w:rPr>
        <w:t xml:space="preserve">+ Nhân vật Toàn Nha không có sự tương xứng giữa thực chất bên trong và hành động bên ngoài, giữa khát vọng lý tưởng và thực tế. Bên ngoài, Toàn Nha là vị chủ tịch xã đạo mạo, tri thức, hiểu biết, có </w:t>
      </w:r>
      <w:r w:rsidRPr="001F7CD1">
        <w:rPr>
          <w:rFonts w:cs="Times New Roman"/>
          <w:bCs/>
          <w:sz w:val="24"/>
          <w:szCs w:val="24"/>
          <w:lang w:val="vi-VN"/>
        </w:rPr>
        <w:t xml:space="preserve">đầu óc nhìn xa trông rộng </w:t>
      </w:r>
      <w:r w:rsidRPr="001F7CD1">
        <w:rPr>
          <w:rFonts w:cs="Times New Roman"/>
          <w:bCs/>
          <w:sz w:val="24"/>
          <w:szCs w:val="24"/>
          <w:lang w:val="sv-SE"/>
        </w:rPr>
        <w:t xml:space="preserve">cùng với khát vọng xây dựng một xã tiên tiến, hiện đại, phát triển nhưng thực chất bên trong ông lại là người thiếu hiểu biết về khoa học, kĩ thuật, háo danh, háo chức, viễn vông, phi thực tế. </w:t>
      </w:r>
    </w:p>
    <w:p w14:paraId="6DC5D966" w14:textId="77777777" w:rsidR="003D7312" w:rsidRPr="001F7CD1" w:rsidRDefault="003D7312" w:rsidP="003D7312">
      <w:pPr>
        <w:spacing w:before="60" w:after="60"/>
        <w:ind w:firstLine="426"/>
        <w:rPr>
          <w:rFonts w:cs="Times New Roman"/>
          <w:bCs/>
          <w:sz w:val="24"/>
          <w:szCs w:val="24"/>
          <w:lang w:val="sv-SE"/>
        </w:rPr>
      </w:pPr>
      <w:r w:rsidRPr="001F7CD1">
        <w:rPr>
          <w:rFonts w:cs="Times New Roman"/>
          <w:bCs/>
          <w:sz w:val="24"/>
          <w:szCs w:val="24"/>
          <w:lang w:val="sv-SE"/>
        </w:rPr>
        <w:t>+ Nhân vật Toàn Nha còn có những thói quen, tính cách, lối ứng xử trái với lẽ thường, thể hiện ở việc đổi tên xã, phố; cách gọi tên công việc; đặt những khẩu hiệu trịnh trọng, yêu cầu trong cách ăn mặc; tự đề cao bản thân...</w:t>
      </w:r>
    </w:p>
    <w:p w14:paraId="5A3204EE" w14:textId="77777777" w:rsidR="003D7312" w:rsidRPr="001F7CD1" w:rsidRDefault="003D7312" w:rsidP="003D7312">
      <w:pPr>
        <w:spacing w:before="60" w:after="60"/>
        <w:ind w:firstLine="426"/>
        <w:rPr>
          <w:rFonts w:cs="Times New Roman"/>
          <w:bCs/>
          <w:sz w:val="24"/>
          <w:szCs w:val="24"/>
          <w:lang w:val="sv-SE"/>
        </w:rPr>
      </w:pPr>
      <w:r w:rsidRPr="001F7CD1">
        <w:rPr>
          <w:rFonts w:cs="Times New Roman"/>
          <w:bCs/>
          <w:sz w:val="24"/>
          <w:szCs w:val="24"/>
          <w:lang w:val="sv-SE"/>
        </w:rPr>
        <w:t xml:space="preserve">+ Sự mâu thuẫn giữa thực chất bên trong và hành động bên ngoài; cách suy nghĩ, ứng xử trái với lẽ thường của nhân vật Đoàn Nhã đã khiến nhân vật này trở thành nhân vật hài kịch, tạo tiếng cười cho người em. </w:t>
      </w:r>
    </w:p>
    <w:p w14:paraId="4BF4076F" w14:textId="0CDE84C4"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Câu 4.</w:t>
      </w:r>
      <w:r w:rsidRPr="001F7CD1">
        <w:rPr>
          <w:rFonts w:cs="Times New Roman"/>
          <w:bCs/>
          <w:sz w:val="24"/>
          <w:szCs w:val="24"/>
          <w:lang w:val="vi-VN"/>
        </w:rPr>
        <w:t xml:space="preserve"> HS thể hiện quan điểm của mình với quan điểm:</w:t>
      </w:r>
      <w:r w:rsidRPr="001F7CD1">
        <w:rPr>
          <w:rFonts w:cs="Times New Roman"/>
          <w:b/>
          <w:bCs/>
          <w:sz w:val="24"/>
          <w:szCs w:val="24"/>
          <w:lang w:val="vi-VN"/>
        </w:rPr>
        <w:t xml:space="preserve"> </w:t>
      </w:r>
      <w:r w:rsidR="00301397" w:rsidRPr="001F7CD1">
        <w:rPr>
          <w:rFonts w:cs="Times New Roman"/>
          <w:bCs/>
          <w:i/>
          <w:iCs/>
          <w:sz w:val="24"/>
          <w:szCs w:val="24"/>
          <w:lang w:val="vi-VN"/>
        </w:rPr>
        <w:t>“</w:t>
      </w:r>
      <w:r w:rsidRPr="001F7CD1">
        <w:rPr>
          <w:rFonts w:cs="Times New Roman"/>
          <w:bCs/>
          <w:i/>
          <w:iCs/>
          <w:sz w:val="24"/>
          <w:szCs w:val="24"/>
          <w:lang w:val="vi-VN"/>
        </w:rPr>
        <w:t>Không làm thì thôi, đã làm phải danh tiếng hơn người.</w:t>
      </w:r>
      <w:r w:rsidR="00301397" w:rsidRPr="001F7CD1">
        <w:rPr>
          <w:rFonts w:cs="Times New Roman"/>
          <w:bCs/>
          <w:i/>
          <w:iCs/>
          <w:sz w:val="24"/>
          <w:szCs w:val="24"/>
          <w:lang w:val="vi-VN"/>
        </w:rPr>
        <w:t>”</w:t>
      </w:r>
      <w:r w:rsidRPr="001F7CD1">
        <w:rPr>
          <w:rFonts w:cs="Times New Roman"/>
          <w:bCs/>
          <w:sz w:val="24"/>
          <w:szCs w:val="24"/>
          <w:lang w:val="vi-VN"/>
        </w:rPr>
        <w:t xml:space="preserve"> Lí giải hợp lí, thuyết phục. </w:t>
      </w:r>
    </w:p>
    <w:p w14:paraId="6BCE1985"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Học sinh bày tỏ quan điểm cá nhân: Đồng tình hoặc không đồng tình hoặc đồng tình một phần. </w:t>
      </w:r>
    </w:p>
    <w:p w14:paraId="5CB5E83E"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Lí giải</w:t>
      </w:r>
    </w:p>
    <w:p w14:paraId="499B8623"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Nếu chọn phương án đồng ý, lí giải theo hướng: Nhấn mạnh vai trò, trách nhiệm và quyết tâm trong việc tạo nên thành công, khẳng định được tên tuổi của bản thân, khiến cho mọi người phải nể phục. Chẳng hạn:</w:t>
      </w:r>
    </w:p>
    <w:p w14:paraId="6E75D0F7" w14:textId="6BD1ACEA"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Làm</w:t>
      </w:r>
      <w:r w:rsidR="00301397" w:rsidRPr="001F7CD1">
        <w:rPr>
          <w:rFonts w:cs="Times New Roman"/>
          <w:bCs/>
          <w:sz w:val="24"/>
          <w:szCs w:val="24"/>
          <w:lang w:val="vi-VN"/>
        </w:rPr>
        <w:t>”</w:t>
      </w:r>
      <w:r w:rsidRPr="001F7CD1">
        <w:rPr>
          <w:rFonts w:cs="Times New Roman"/>
          <w:bCs/>
          <w:sz w:val="24"/>
          <w:szCs w:val="24"/>
          <w:lang w:val="vi-VN"/>
        </w:rPr>
        <w:t xml:space="preserve"> là hành động cụ thể của con người. </w:t>
      </w:r>
      <w:r w:rsidR="00301397" w:rsidRPr="001F7CD1">
        <w:rPr>
          <w:rFonts w:cs="Times New Roman"/>
          <w:bCs/>
          <w:sz w:val="24"/>
          <w:szCs w:val="24"/>
          <w:lang w:val="vi-VN"/>
        </w:rPr>
        <w:t>“</w:t>
      </w:r>
      <w:r w:rsidRPr="001F7CD1">
        <w:rPr>
          <w:rFonts w:cs="Times New Roman"/>
          <w:bCs/>
          <w:sz w:val="24"/>
          <w:szCs w:val="24"/>
          <w:lang w:val="vi-VN"/>
        </w:rPr>
        <w:t>Danh tiếng</w:t>
      </w:r>
      <w:r w:rsidR="00301397" w:rsidRPr="001F7CD1">
        <w:rPr>
          <w:rFonts w:cs="Times New Roman"/>
          <w:bCs/>
          <w:sz w:val="24"/>
          <w:szCs w:val="24"/>
          <w:lang w:val="vi-VN"/>
        </w:rPr>
        <w:t>”</w:t>
      </w:r>
      <w:r w:rsidRPr="001F7CD1">
        <w:rPr>
          <w:rFonts w:cs="Times New Roman"/>
          <w:bCs/>
          <w:sz w:val="24"/>
          <w:szCs w:val="24"/>
          <w:lang w:val="vi-VN"/>
        </w:rPr>
        <w:t xml:space="preserve"> là tiếng tăm tốt, được nhiều người biết đến và nể phục. </w:t>
      </w:r>
    </w:p>
    <w:p w14:paraId="38DE9548"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Giá trị của con người được thể hiện và đánh giá qua kết quả của những hành động cụ thể. Vì thế, khi đã quyết định làm một việc gì đó, chúng ta cần phải quyết tâm, nỗ lực để đạt được thành công, để khẳng định được năng lực của bản thân.</w:t>
      </w:r>
    </w:p>
    <w:p w14:paraId="4E11C73E"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Hơn nữa, kết quả của những hành động, việc làm của chúng ta sẽ khiến cho mọi người nể phục và tôn trọng chúng ta vì thế khi chúng ta đã bắt tay vào thực hiện một công việc, một kế hoạch nào đó chúng ta phải tạo nên được tiếng tăm tốt cho mình. </w:t>
      </w:r>
    </w:p>
    <w:p w14:paraId="1B15786E"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Nếu chọn không đồng ý, vì lí giải theo hướng: Thước đo giá trị con người không phải ở tiếng tăm. Thành công của con người còn phụ thuộc vào những yếu tố khách quan nên đôi khi dù đã nỗ lực cố gắng nhưng chúng ta không thành công và không để lại tiếng tăm.</w:t>
      </w:r>
    </w:p>
    <w:p w14:paraId="21B9E4D0"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 Thành công của con người không phải chỉ là đích đến mà còn là cả hành trình. Vì thế, có thể sau quá trình nỗ lực cố gắng, quyết tâm nhưng con người không đạt được mục tiêu, thành công như </w:t>
      </w:r>
      <w:r w:rsidRPr="001F7CD1">
        <w:rPr>
          <w:rFonts w:cs="Times New Roman"/>
          <w:bCs/>
          <w:sz w:val="24"/>
          <w:szCs w:val="24"/>
          <w:lang w:val="vi-VN"/>
        </w:rPr>
        <w:lastRenderedPageBreak/>
        <w:t xml:space="preserve">mong muốn và vì thế không để lại danh tiếng. Nhưng quá trình làm việc đó dẫu không được mọi người biết đến và ghi nhận nhưng lại có ý nghĩa với chính bản thân mình. </w:t>
      </w:r>
    </w:p>
    <w:p w14:paraId="738BB2A9"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Và trong cuộc sống có những công việc nhỏ bé, bình dị dẫu không để lại tiếng tăm nhưng vẫn khẳng định được giá trị, phẩm chất cao đẹp của con người. </w:t>
      </w:r>
    </w:p>
    <w:p w14:paraId="5151F8F3" w14:textId="77777777" w:rsidR="003D7312" w:rsidRPr="001F7CD1" w:rsidRDefault="003D7312" w:rsidP="003D7312">
      <w:pPr>
        <w:spacing w:before="60" w:after="60"/>
        <w:ind w:firstLine="426"/>
        <w:rPr>
          <w:rFonts w:cs="Times New Roman"/>
          <w:b/>
          <w:bCs/>
          <w:sz w:val="24"/>
          <w:szCs w:val="24"/>
          <w:lang w:val="vi-VN"/>
        </w:rPr>
      </w:pPr>
      <w:r w:rsidRPr="001F7CD1">
        <w:rPr>
          <w:rFonts w:cs="Times New Roman"/>
          <w:bCs/>
          <w:sz w:val="24"/>
          <w:szCs w:val="24"/>
          <w:lang w:val="vi-VN"/>
        </w:rPr>
        <w:t xml:space="preserve">* Nếu chọn đồng tình một phần thì kết hợp hai lí lẽ trên. </w:t>
      </w:r>
    </w:p>
    <w:p w14:paraId="50C87059" w14:textId="77777777" w:rsidR="003D7312" w:rsidRPr="001F7CD1" w:rsidRDefault="003D7312" w:rsidP="003D7312">
      <w:pPr>
        <w:spacing w:before="60" w:after="60"/>
        <w:ind w:firstLine="426"/>
        <w:rPr>
          <w:rFonts w:cs="Times New Roman"/>
          <w:b/>
          <w:bCs/>
          <w:sz w:val="24"/>
          <w:szCs w:val="24"/>
          <w:lang w:val="vi-VN"/>
        </w:rPr>
      </w:pPr>
      <w:r w:rsidRPr="001F7CD1">
        <w:rPr>
          <w:rFonts w:cs="Times New Roman"/>
          <w:b/>
          <w:bCs/>
          <w:sz w:val="24"/>
          <w:szCs w:val="24"/>
          <w:lang w:val="vi-VN"/>
        </w:rPr>
        <w:t xml:space="preserve">Câu 5. </w:t>
      </w:r>
    </w:p>
    <w:p w14:paraId="348AD9A7"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Lời phát biểu của ông chủ tịch xã Toàn Nha:</w:t>
      </w:r>
    </w:p>
    <w:p w14:paraId="4DCCB4E8"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Có nội dung phong phú: Lời kính thưa các cơ quan, đoàn thể, cá nhân có mặt trong buổi họp; lời giới thiệu về mốc thời gian quan trọng của xã; giới thiệu tên mới thay thế cho tên cũ; nêu ý nghĩa của tên cũ và tên mới. </w:t>
      </w:r>
    </w:p>
    <w:p w14:paraId="41450EEF"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Sử dụng từ ngữ Hán Việt, giọng điệu mạnh mẽ, hào hùng. </w:t>
      </w:r>
    </w:p>
    <w:p w14:paraId="115ABAD2"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Cs/>
          <w:sz w:val="24"/>
          <w:szCs w:val="24"/>
          <w:lang w:val="vi-VN"/>
        </w:rPr>
        <w:t xml:space="preserve">- Nhận xét: Lời phát biểu của ông Toàn Nha dài dòng, sử dụng những ngôn từ văn hoa, sáo rỗng và được phóng đại lên nhiều lần. </w:t>
      </w:r>
    </w:p>
    <w:p w14:paraId="1BE62028" w14:textId="77777777" w:rsidR="003D7312" w:rsidRPr="001F7CD1" w:rsidRDefault="003D7312" w:rsidP="003D7312">
      <w:pPr>
        <w:spacing w:before="60" w:after="60"/>
        <w:ind w:firstLine="426"/>
        <w:rPr>
          <w:rFonts w:cs="Times New Roman"/>
          <w:bCs/>
          <w:sz w:val="24"/>
          <w:szCs w:val="24"/>
        </w:rPr>
      </w:pPr>
    </w:p>
    <w:p w14:paraId="45FF559E" w14:textId="77777777" w:rsidR="003D7312" w:rsidRPr="001F7CD1" w:rsidRDefault="003D7312" w:rsidP="003D7312">
      <w:pPr>
        <w:spacing w:before="60" w:after="60"/>
        <w:ind w:firstLine="426"/>
        <w:rPr>
          <w:rFonts w:cs="Times New Roman"/>
          <w:b/>
          <w:sz w:val="24"/>
          <w:szCs w:val="24"/>
        </w:rPr>
      </w:pPr>
      <w:r w:rsidRPr="001F7CD1">
        <w:rPr>
          <w:rFonts w:cs="Times New Roman"/>
          <w:b/>
          <w:sz w:val="24"/>
          <w:szCs w:val="24"/>
        </w:rPr>
        <w:t>ĐỀ 6</w:t>
      </w:r>
    </w:p>
    <w:p w14:paraId="1C3836EF" w14:textId="77777777" w:rsidR="003D7312" w:rsidRPr="001F7CD1" w:rsidRDefault="003D7312" w:rsidP="003D7312">
      <w:pPr>
        <w:spacing w:before="60" w:after="60"/>
        <w:ind w:firstLine="426"/>
        <w:rPr>
          <w:rFonts w:cs="Times New Roman"/>
          <w:b/>
          <w:bCs/>
          <w:sz w:val="24"/>
          <w:szCs w:val="24"/>
          <w:lang w:val="vi-VN"/>
        </w:rPr>
      </w:pPr>
      <w:r w:rsidRPr="001F7CD1">
        <w:rPr>
          <w:rFonts w:cs="Times New Roman"/>
          <w:b/>
          <w:bCs/>
          <w:sz w:val="24"/>
          <w:szCs w:val="24"/>
          <w:lang w:val="vi-VN"/>
        </w:rPr>
        <w:t>Đọc văn bản:</w:t>
      </w:r>
    </w:p>
    <w:p w14:paraId="33A032A3" w14:textId="77777777" w:rsidR="003D7312" w:rsidRPr="001F7CD1" w:rsidRDefault="003D7312" w:rsidP="003D7312">
      <w:pPr>
        <w:spacing w:before="60" w:after="60"/>
        <w:ind w:firstLine="426"/>
        <w:rPr>
          <w:rFonts w:cs="Times New Roman"/>
          <w:b/>
          <w:bCs/>
          <w:sz w:val="24"/>
          <w:szCs w:val="24"/>
          <w:lang w:val="en-AU"/>
        </w:rPr>
      </w:pPr>
      <w:r w:rsidRPr="001F7CD1">
        <w:rPr>
          <w:rFonts w:cs="Times New Roman"/>
          <w:b/>
          <w:bCs/>
          <w:sz w:val="24"/>
          <w:szCs w:val="24"/>
          <w:lang w:val="en-AU"/>
        </w:rPr>
        <w:t>HỒI IV</w:t>
      </w:r>
    </w:p>
    <w:p w14:paraId="23C35974" w14:textId="44B02011" w:rsidR="003D7312" w:rsidRPr="001F7CD1" w:rsidRDefault="003D7312" w:rsidP="003D7312">
      <w:pPr>
        <w:spacing w:before="60" w:after="60"/>
        <w:ind w:firstLine="426"/>
        <w:rPr>
          <w:rFonts w:cs="Times New Roman"/>
          <w:bCs/>
          <w:i/>
          <w:sz w:val="24"/>
          <w:szCs w:val="24"/>
          <w:lang w:val="en-AU"/>
        </w:rPr>
      </w:pPr>
      <w:r w:rsidRPr="001F7CD1">
        <w:rPr>
          <w:rFonts w:cs="Times New Roman"/>
          <w:b/>
          <w:bCs/>
          <w:i/>
          <w:sz w:val="24"/>
          <w:szCs w:val="24"/>
          <w:lang w:val="en-AU"/>
        </w:rPr>
        <w:t>(</w:t>
      </w:r>
      <w:r w:rsidRPr="001F7CD1">
        <w:rPr>
          <w:rFonts w:cs="Times New Roman"/>
          <w:bCs/>
          <w:i/>
          <w:sz w:val="24"/>
          <w:szCs w:val="24"/>
          <w:lang w:val="en-AU"/>
        </w:rPr>
        <w:t xml:space="preserve">Lược dẫn: </w:t>
      </w:r>
      <w:r w:rsidRPr="001F7CD1">
        <w:rPr>
          <w:rFonts w:cs="Times New Roman"/>
          <w:bCs/>
          <w:i/>
          <w:sz w:val="24"/>
          <w:szCs w:val="24"/>
          <w:lang w:val="en-US"/>
        </w:rPr>
        <w:t>Thị trưởng thông báo về việc quan thanh tra có thể đã tới thị trấn</w:t>
      </w:r>
      <w:r w:rsidR="00946CFD" w:rsidRPr="001F7CD1">
        <w:rPr>
          <w:rFonts w:cs="Times New Roman"/>
          <w:bCs/>
          <w:i/>
          <w:sz w:val="24"/>
          <w:szCs w:val="24"/>
          <w:lang w:val="en-US"/>
        </w:rPr>
        <w:t xml:space="preserve"> </w:t>
      </w:r>
      <w:r w:rsidRPr="001F7CD1">
        <w:rPr>
          <w:rFonts w:cs="Times New Roman"/>
          <w:bCs/>
          <w:i/>
          <w:sz w:val="24"/>
          <w:szCs w:val="24"/>
          <w:lang w:val="en-US"/>
        </w:rPr>
        <w:t>và nỗi lo sợ của cả đám quan chức trước tin này. Đám quan chức nhận lầm Khơ-lét-xta-cốp là quan thanh tra và đưa về n</w:t>
      </w:r>
      <w:r w:rsidR="009A0CDA" w:rsidRPr="001F7CD1">
        <w:rPr>
          <w:rFonts w:cs="Times New Roman"/>
          <w:bCs/>
          <w:i/>
          <w:sz w:val="24"/>
          <w:szCs w:val="24"/>
          <w:lang w:val="en-US"/>
        </w:rPr>
        <w:t>hà</w:t>
      </w:r>
      <w:r w:rsidRPr="001F7CD1">
        <w:rPr>
          <w:rFonts w:cs="Times New Roman"/>
          <w:bCs/>
          <w:i/>
          <w:sz w:val="24"/>
          <w:szCs w:val="24"/>
          <w:lang w:val="en-US"/>
        </w:rPr>
        <w:t xml:space="preserve"> thị trưởng. Hắn ta hồn nhiên nhập vai quan thanh tra và lần lượt gặp gỡ, trò chuyện với một số q</w:t>
      </w:r>
      <w:r w:rsidR="006B619D" w:rsidRPr="001F7CD1">
        <w:rPr>
          <w:rFonts w:cs="Times New Roman"/>
          <w:bCs/>
          <w:i/>
          <w:sz w:val="24"/>
          <w:szCs w:val="24"/>
          <w:lang w:val="en-US"/>
        </w:rPr>
        <w:t>uan</w:t>
      </w:r>
      <w:r w:rsidRPr="001F7CD1">
        <w:rPr>
          <w:rFonts w:cs="Times New Roman"/>
          <w:bCs/>
          <w:i/>
          <w:sz w:val="24"/>
          <w:szCs w:val="24"/>
          <w:lang w:val="en-US"/>
        </w:rPr>
        <w:t xml:space="preserve"> chức sở tại.)</w:t>
      </w:r>
    </w:p>
    <w:p w14:paraId="184B8080" w14:textId="77777777" w:rsidR="003D7312" w:rsidRPr="001F7CD1" w:rsidRDefault="003D7312" w:rsidP="003D7312">
      <w:pPr>
        <w:spacing w:before="60" w:after="60"/>
        <w:ind w:firstLine="426"/>
        <w:rPr>
          <w:rFonts w:cs="Times New Roman"/>
          <w:b/>
          <w:bCs/>
          <w:sz w:val="24"/>
          <w:szCs w:val="24"/>
          <w:lang w:val="en-US"/>
        </w:rPr>
      </w:pPr>
      <w:r w:rsidRPr="001F7CD1">
        <w:rPr>
          <w:rFonts w:cs="Times New Roman"/>
          <w:b/>
          <w:bCs/>
          <w:sz w:val="24"/>
          <w:szCs w:val="24"/>
          <w:lang w:val="vi-VN"/>
        </w:rPr>
        <w:t>LỚP 3</w:t>
      </w:r>
    </w:p>
    <w:p w14:paraId="238D5B4F" w14:textId="77777777" w:rsidR="003D7312" w:rsidRPr="001F7CD1" w:rsidRDefault="003D7312" w:rsidP="003D7312">
      <w:pPr>
        <w:spacing w:before="60" w:after="60"/>
        <w:ind w:firstLine="426"/>
        <w:rPr>
          <w:rFonts w:cs="Times New Roman"/>
          <w:b/>
          <w:bCs/>
          <w:sz w:val="24"/>
          <w:szCs w:val="24"/>
          <w:lang w:val="vi-VN"/>
        </w:rPr>
      </w:pPr>
      <w:r w:rsidRPr="001F7CD1">
        <w:rPr>
          <w:rFonts w:cs="Times New Roman"/>
          <w:b/>
          <w:bCs/>
          <w:sz w:val="24"/>
          <w:szCs w:val="24"/>
          <w:lang w:val="vi-VN"/>
        </w:rPr>
        <w:t>Khơ-lét-xta-cốp và viên chánh án.</w:t>
      </w:r>
    </w:p>
    <w:p w14:paraId="00F4B102"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en-US"/>
        </w:rPr>
        <w:t xml:space="preserve">Chánh </w:t>
      </w:r>
      <w:r w:rsidRPr="001F7CD1">
        <w:rPr>
          <w:rFonts w:cs="Times New Roman"/>
          <w:b/>
          <w:bCs/>
          <w:sz w:val="24"/>
          <w:szCs w:val="24"/>
          <w:lang w:val="vi-VN"/>
        </w:rPr>
        <w:t xml:space="preserve">án - </w:t>
      </w:r>
      <w:r w:rsidRPr="001F7CD1">
        <w:rPr>
          <w:rFonts w:cs="Times New Roman"/>
          <w:bCs/>
          <w:i/>
          <w:sz w:val="24"/>
          <w:szCs w:val="24"/>
          <w:lang w:val="vi-VN"/>
        </w:rPr>
        <w:t>(vào, dừng lại, nói riêng)</w:t>
      </w:r>
      <w:r w:rsidRPr="001F7CD1">
        <w:rPr>
          <w:rFonts w:cs="Times New Roman"/>
          <w:bCs/>
          <w:sz w:val="24"/>
          <w:szCs w:val="24"/>
          <w:lang w:val="en-US"/>
        </w:rPr>
        <w:t xml:space="preserve"> </w:t>
      </w:r>
      <w:r w:rsidRPr="001F7CD1">
        <w:rPr>
          <w:rFonts w:cs="Times New Roman"/>
          <w:bCs/>
          <w:sz w:val="24"/>
          <w:szCs w:val="24"/>
          <w:lang w:val="vi-VN"/>
        </w:rPr>
        <w:t xml:space="preserve">- </w:t>
      </w:r>
      <w:r w:rsidRPr="001F7CD1">
        <w:rPr>
          <w:rFonts w:cs="Times New Roman"/>
          <w:bCs/>
          <w:sz w:val="24"/>
          <w:szCs w:val="24"/>
          <w:lang w:val="en-US"/>
        </w:rPr>
        <w:t xml:space="preserve">Trời </w:t>
      </w:r>
      <w:r w:rsidRPr="001F7CD1">
        <w:rPr>
          <w:rFonts w:cs="Times New Roman"/>
          <w:bCs/>
          <w:sz w:val="24"/>
          <w:szCs w:val="24"/>
          <w:lang w:val="vi-VN"/>
        </w:rPr>
        <w:t>ơi!</w:t>
      </w:r>
      <w:r w:rsidRPr="001F7CD1">
        <w:rPr>
          <w:rFonts w:cs="Times New Roman"/>
          <w:bCs/>
          <w:sz w:val="24"/>
          <w:szCs w:val="24"/>
          <w:lang w:val="en-US"/>
        </w:rPr>
        <w:t xml:space="preserve"> Trời </w:t>
      </w:r>
      <w:r w:rsidRPr="001F7CD1">
        <w:rPr>
          <w:rFonts w:cs="Times New Roman"/>
          <w:bCs/>
          <w:sz w:val="24"/>
          <w:szCs w:val="24"/>
          <w:lang w:val="vi-VN"/>
        </w:rPr>
        <w:t>ơi,</w:t>
      </w:r>
      <w:r w:rsidRPr="001F7CD1">
        <w:rPr>
          <w:rFonts w:cs="Times New Roman"/>
          <w:bCs/>
          <w:sz w:val="24"/>
          <w:szCs w:val="24"/>
          <w:lang w:val="en-US"/>
        </w:rPr>
        <w:t xml:space="preserve"> xin ban phúc lành cho </w:t>
      </w:r>
      <w:r w:rsidRPr="001F7CD1">
        <w:rPr>
          <w:rFonts w:cs="Times New Roman"/>
          <w:bCs/>
          <w:sz w:val="24"/>
          <w:szCs w:val="24"/>
          <w:lang w:val="vi-VN"/>
        </w:rPr>
        <w:t>con!</w:t>
      </w:r>
      <w:r w:rsidRPr="001F7CD1">
        <w:rPr>
          <w:rFonts w:cs="Times New Roman"/>
          <w:bCs/>
          <w:sz w:val="24"/>
          <w:szCs w:val="24"/>
          <w:lang w:val="en-US"/>
        </w:rPr>
        <w:t xml:space="preserve"> </w:t>
      </w:r>
      <w:r w:rsidRPr="001F7CD1">
        <w:rPr>
          <w:rFonts w:cs="Times New Roman"/>
          <w:bCs/>
          <w:sz w:val="24"/>
          <w:szCs w:val="24"/>
          <w:lang w:val="vi-VN"/>
        </w:rPr>
        <w:t>S</w:t>
      </w:r>
      <w:r w:rsidRPr="001F7CD1">
        <w:rPr>
          <w:rFonts w:cs="Times New Roman"/>
          <w:bCs/>
          <w:sz w:val="24"/>
          <w:szCs w:val="24"/>
          <w:lang w:val="en-US"/>
        </w:rPr>
        <w:t xml:space="preserve">ao tôi rụng rời cả chân tay thế </w:t>
      </w:r>
      <w:r w:rsidRPr="001F7CD1">
        <w:rPr>
          <w:rFonts w:cs="Times New Roman"/>
          <w:bCs/>
          <w:sz w:val="24"/>
          <w:szCs w:val="24"/>
          <w:lang w:val="vi-VN"/>
        </w:rPr>
        <w:t>này! (</w:t>
      </w:r>
      <w:r w:rsidRPr="001F7CD1">
        <w:rPr>
          <w:rFonts w:cs="Times New Roman"/>
          <w:bCs/>
          <w:i/>
          <w:sz w:val="24"/>
          <w:szCs w:val="24"/>
          <w:lang w:val="en-US"/>
        </w:rPr>
        <w:t xml:space="preserve">nói </w:t>
      </w:r>
      <w:r w:rsidRPr="001F7CD1">
        <w:rPr>
          <w:rFonts w:cs="Times New Roman"/>
          <w:bCs/>
          <w:i/>
          <w:sz w:val="24"/>
          <w:szCs w:val="24"/>
          <w:lang w:val="vi-VN"/>
        </w:rPr>
        <w:t>to,</w:t>
      </w:r>
      <w:r w:rsidRPr="001F7CD1">
        <w:rPr>
          <w:rFonts w:cs="Times New Roman"/>
          <w:bCs/>
          <w:i/>
          <w:sz w:val="24"/>
          <w:szCs w:val="24"/>
          <w:lang w:val="en-US"/>
        </w:rPr>
        <w:t xml:space="preserve"> ưỡn </w:t>
      </w:r>
      <w:r w:rsidRPr="001F7CD1">
        <w:rPr>
          <w:rFonts w:cs="Times New Roman"/>
          <w:bCs/>
          <w:i/>
          <w:sz w:val="24"/>
          <w:szCs w:val="24"/>
          <w:lang w:val="vi-VN"/>
        </w:rPr>
        <w:t>ngực,</w:t>
      </w:r>
      <w:r w:rsidRPr="001F7CD1">
        <w:rPr>
          <w:rFonts w:cs="Times New Roman"/>
          <w:bCs/>
          <w:i/>
          <w:sz w:val="24"/>
          <w:szCs w:val="24"/>
          <w:lang w:val="en-US"/>
        </w:rPr>
        <w:t xml:space="preserve"> tay để lên chuôi </w:t>
      </w:r>
      <w:r w:rsidRPr="001F7CD1">
        <w:rPr>
          <w:rFonts w:cs="Times New Roman"/>
          <w:bCs/>
          <w:i/>
          <w:sz w:val="24"/>
          <w:szCs w:val="24"/>
          <w:lang w:val="vi-VN"/>
        </w:rPr>
        <w:t>kiếm</w:t>
      </w:r>
      <w:r w:rsidRPr="001F7CD1">
        <w:rPr>
          <w:rFonts w:cs="Times New Roman"/>
          <w:bCs/>
          <w:sz w:val="24"/>
          <w:szCs w:val="24"/>
          <w:lang w:val="vi-VN"/>
        </w:rPr>
        <w:t>)</w:t>
      </w:r>
      <w:r w:rsidRPr="001F7CD1">
        <w:rPr>
          <w:rFonts w:cs="Times New Roman"/>
          <w:bCs/>
          <w:sz w:val="24"/>
          <w:szCs w:val="24"/>
          <w:lang w:val="en-US"/>
        </w:rPr>
        <w:t xml:space="preserve"> </w:t>
      </w:r>
      <w:r w:rsidRPr="001F7CD1">
        <w:rPr>
          <w:rFonts w:cs="Times New Roman"/>
          <w:bCs/>
          <w:sz w:val="24"/>
          <w:szCs w:val="24"/>
          <w:lang w:val="vi-VN"/>
        </w:rPr>
        <w:t>- T</w:t>
      </w:r>
      <w:r w:rsidRPr="001F7CD1">
        <w:rPr>
          <w:rFonts w:cs="Times New Roman"/>
          <w:bCs/>
          <w:sz w:val="24"/>
          <w:szCs w:val="24"/>
          <w:lang w:val="en-US"/>
        </w:rPr>
        <w:t xml:space="preserve">ôi xin hân hạnh tự giới </w:t>
      </w:r>
      <w:r w:rsidRPr="001F7CD1">
        <w:rPr>
          <w:rFonts w:cs="Times New Roman"/>
          <w:bCs/>
          <w:sz w:val="24"/>
          <w:szCs w:val="24"/>
          <w:lang w:val="vi-VN"/>
        </w:rPr>
        <w:t>thiệu:</w:t>
      </w:r>
      <w:r w:rsidRPr="001F7CD1">
        <w:rPr>
          <w:rFonts w:cs="Times New Roman"/>
          <w:bCs/>
          <w:sz w:val="24"/>
          <w:szCs w:val="24"/>
          <w:lang w:val="en-US"/>
        </w:rPr>
        <w:t xml:space="preserve"> tôi là </w:t>
      </w:r>
      <w:r w:rsidRPr="001F7CD1">
        <w:rPr>
          <w:rFonts w:cs="Times New Roman"/>
          <w:bCs/>
          <w:sz w:val="24"/>
          <w:szCs w:val="24"/>
          <w:lang w:val="vi-VN"/>
        </w:rPr>
        <w:t>Li-ap-kin-Ti-ap-kin, k</w:t>
      </w:r>
      <w:r w:rsidRPr="001F7CD1">
        <w:rPr>
          <w:rFonts w:cs="Times New Roman"/>
          <w:bCs/>
          <w:sz w:val="24"/>
          <w:szCs w:val="24"/>
          <w:lang w:val="en-US"/>
        </w:rPr>
        <w:t xml:space="preserve">iểm định viên cao </w:t>
      </w:r>
      <w:r w:rsidRPr="001F7CD1">
        <w:rPr>
          <w:rFonts w:cs="Times New Roman"/>
          <w:bCs/>
          <w:sz w:val="24"/>
          <w:szCs w:val="24"/>
          <w:lang w:val="vi-VN"/>
        </w:rPr>
        <w:t>cấp,</w:t>
      </w:r>
      <w:r w:rsidRPr="001F7CD1">
        <w:rPr>
          <w:rFonts w:cs="Times New Roman"/>
          <w:bCs/>
          <w:sz w:val="24"/>
          <w:szCs w:val="24"/>
          <w:lang w:val="en-US"/>
        </w:rPr>
        <w:t xml:space="preserve"> chánh án tòa án </w:t>
      </w:r>
      <w:r w:rsidRPr="001F7CD1">
        <w:rPr>
          <w:rFonts w:cs="Times New Roman"/>
          <w:bCs/>
          <w:sz w:val="24"/>
          <w:szCs w:val="24"/>
          <w:lang w:val="vi-VN"/>
        </w:rPr>
        <w:t>q</w:t>
      </w:r>
      <w:r w:rsidRPr="001F7CD1">
        <w:rPr>
          <w:rFonts w:cs="Times New Roman"/>
          <w:bCs/>
          <w:sz w:val="24"/>
          <w:szCs w:val="24"/>
          <w:lang w:val="en-US"/>
        </w:rPr>
        <w:t xml:space="preserve">uận </w:t>
      </w:r>
      <w:r w:rsidRPr="001F7CD1">
        <w:rPr>
          <w:rFonts w:cs="Times New Roman"/>
          <w:bCs/>
          <w:sz w:val="24"/>
          <w:szCs w:val="24"/>
          <w:lang w:val="vi-VN"/>
        </w:rPr>
        <w:t>sở tại.</w:t>
      </w:r>
    </w:p>
    <w:p w14:paraId="46373BE5"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Khơ-lét-xta-cốp </w:t>
      </w:r>
      <w:r w:rsidRPr="001F7CD1">
        <w:rPr>
          <w:rFonts w:cs="Times New Roman"/>
          <w:bCs/>
          <w:sz w:val="24"/>
          <w:szCs w:val="24"/>
          <w:lang w:val="vi-VN"/>
        </w:rPr>
        <w:t>-</w:t>
      </w:r>
      <w:r w:rsidRPr="001F7CD1">
        <w:rPr>
          <w:rFonts w:cs="Times New Roman"/>
          <w:bCs/>
          <w:sz w:val="24"/>
          <w:szCs w:val="24"/>
          <w:lang w:val="en-US"/>
        </w:rPr>
        <w:t xml:space="preserve"> Xin mời </w:t>
      </w:r>
      <w:r w:rsidRPr="001F7CD1">
        <w:rPr>
          <w:rFonts w:cs="Times New Roman"/>
          <w:bCs/>
          <w:sz w:val="24"/>
          <w:szCs w:val="24"/>
          <w:lang w:val="vi-VN"/>
        </w:rPr>
        <w:t>ô</w:t>
      </w:r>
      <w:r w:rsidRPr="001F7CD1">
        <w:rPr>
          <w:rFonts w:cs="Times New Roman"/>
          <w:bCs/>
          <w:sz w:val="24"/>
          <w:szCs w:val="24"/>
          <w:lang w:val="en-US"/>
        </w:rPr>
        <w:t xml:space="preserve">ng </w:t>
      </w:r>
      <w:r w:rsidRPr="001F7CD1">
        <w:rPr>
          <w:rFonts w:cs="Times New Roman"/>
          <w:bCs/>
          <w:sz w:val="24"/>
          <w:szCs w:val="24"/>
          <w:lang w:val="vi-VN"/>
        </w:rPr>
        <w:t>ngồi. T</w:t>
      </w:r>
      <w:r w:rsidRPr="001F7CD1">
        <w:rPr>
          <w:rFonts w:cs="Times New Roman"/>
          <w:bCs/>
          <w:sz w:val="24"/>
          <w:szCs w:val="24"/>
          <w:lang w:val="en-US"/>
        </w:rPr>
        <w:t xml:space="preserve">hế </w:t>
      </w:r>
      <w:r w:rsidRPr="001F7CD1">
        <w:rPr>
          <w:rFonts w:cs="Times New Roman"/>
          <w:bCs/>
          <w:sz w:val="24"/>
          <w:szCs w:val="24"/>
          <w:lang w:val="vi-VN"/>
        </w:rPr>
        <w:t>r</w:t>
      </w:r>
      <w:r w:rsidRPr="001F7CD1">
        <w:rPr>
          <w:rFonts w:cs="Times New Roman"/>
          <w:bCs/>
          <w:sz w:val="24"/>
          <w:szCs w:val="24"/>
          <w:lang w:val="en-US"/>
        </w:rPr>
        <w:t xml:space="preserve">à ông là chánh án ở đây </w:t>
      </w:r>
      <w:r w:rsidRPr="001F7CD1">
        <w:rPr>
          <w:rFonts w:cs="Times New Roman"/>
          <w:bCs/>
          <w:sz w:val="24"/>
          <w:szCs w:val="24"/>
          <w:lang w:val="vi-VN"/>
        </w:rPr>
        <w:t>à?</w:t>
      </w:r>
    </w:p>
    <w:p w14:paraId="50019370" w14:textId="6E659B2C"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en-US"/>
        </w:rPr>
        <w:t xml:space="preserve">Chánh </w:t>
      </w:r>
      <w:r w:rsidRPr="001F7CD1">
        <w:rPr>
          <w:rFonts w:cs="Times New Roman"/>
          <w:b/>
          <w:bCs/>
          <w:sz w:val="24"/>
          <w:szCs w:val="24"/>
          <w:lang w:val="vi-VN"/>
        </w:rPr>
        <w:t>án</w:t>
      </w:r>
      <w:r w:rsidRPr="001F7CD1">
        <w:rPr>
          <w:rFonts w:cs="Times New Roman"/>
          <w:bCs/>
          <w:sz w:val="24"/>
          <w:szCs w:val="24"/>
          <w:lang w:val="en-US"/>
        </w:rPr>
        <w:t xml:space="preserve"> </w:t>
      </w:r>
      <w:r w:rsidRPr="001F7CD1">
        <w:rPr>
          <w:rFonts w:cs="Times New Roman"/>
          <w:bCs/>
          <w:sz w:val="24"/>
          <w:szCs w:val="24"/>
          <w:lang w:val="vi-VN"/>
        </w:rPr>
        <w:t xml:space="preserve">- </w:t>
      </w:r>
      <w:r w:rsidRPr="001F7CD1">
        <w:rPr>
          <w:rFonts w:cs="Times New Roman"/>
          <w:bCs/>
          <w:sz w:val="24"/>
          <w:szCs w:val="24"/>
          <w:lang w:val="en-US"/>
        </w:rPr>
        <w:t xml:space="preserve">Tôi tôi được giới quý tộc bầu năm </w:t>
      </w:r>
      <w:r w:rsidRPr="001F7CD1">
        <w:rPr>
          <w:rFonts w:cs="Times New Roman"/>
          <w:bCs/>
          <w:sz w:val="24"/>
          <w:szCs w:val="24"/>
          <w:lang w:val="vi-VN"/>
        </w:rPr>
        <w:t>1818,</w:t>
      </w:r>
      <w:r w:rsidRPr="001F7CD1">
        <w:rPr>
          <w:rFonts w:cs="Times New Roman"/>
          <w:bCs/>
          <w:sz w:val="24"/>
          <w:szCs w:val="24"/>
          <w:lang w:val="en-US"/>
        </w:rPr>
        <w:t xml:space="preserve"> khóa 3 </w:t>
      </w:r>
      <w:r w:rsidRPr="001F7CD1">
        <w:rPr>
          <w:rFonts w:cs="Times New Roman"/>
          <w:bCs/>
          <w:sz w:val="24"/>
          <w:szCs w:val="24"/>
          <w:lang w:val="vi-VN"/>
        </w:rPr>
        <w:t>năm;</w:t>
      </w:r>
      <w:r w:rsidRPr="001F7CD1">
        <w:rPr>
          <w:rFonts w:cs="Times New Roman"/>
          <w:bCs/>
          <w:sz w:val="24"/>
          <w:szCs w:val="24"/>
          <w:lang w:val="en-US"/>
        </w:rPr>
        <w:t xml:space="preserve"> đến giờ tôi vẫn đảm </w:t>
      </w:r>
      <w:r w:rsidRPr="001F7CD1">
        <w:rPr>
          <w:rFonts w:cs="Times New Roman"/>
          <w:bCs/>
          <w:sz w:val="24"/>
          <w:szCs w:val="24"/>
          <w:lang w:val="vi-VN"/>
        </w:rPr>
        <w:t>trách.</w:t>
      </w:r>
    </w:p>
    <w:p w14:paraId="67820D6C" w14:textId="330DB2D8"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Khơ-lét-xta-cốp </w:t>
      </w:r>
      <w:r w:rsidR="00B733DA" w:rsidRPr="001F7CD1">
        <w:rPr>
          <w:rFonts w:cs="Times New Roman"/>
          <w:bCs/>
          <w:sz w:val="24"/>
          <w:szCs w:val="24"/>
          <w:lang w:val="vi-VN"/>
        </w:rPr>
        <w:t>-</w:t>
      </w:r>
      <w:r w:rsidRPr="001F7CD1">
        <w:rPr>
          <w:rFonts w:cs="Times New Roman"/>
          <w:bCs/>
          <w:sz w:val="24"/>
          <w:szCs w:val="24"/>
          <w:lang w:val="en-US"/>
        </w:rPr>
        <w:t xml:space="preserve"> </w:t>
      </w:r>
      <w:r w:rsidRPr="001F7CD1">
        <w:rPr>
          <w:rFonts w:cs="Times New Roman"/>
          <w:bCs/>
          <w:sz w:val="24"/>
          <w:szCs w:val="24"/>
          <w:lang w:val="vi-VN"/>
        </w:rPr>
        <w:t>Nghề</w:t>
      </w:r>
      <w:r w:rsidRPr="001F7CD1">
        <w:rPr>
          <w:rFonts w:cs="Times New Roman"/>
          <w:bCs/>
          <w:sz w:val="24"/>
          <w:szCs w:val="24"/>
          <w:lang w:val="en-US"/>
        </w:rPr>
        <w:t xml:space="preserve"> chánh án chắc là kiếm ăn khá đấy chứ </w:t>
      </w:r>
      <w:r w:rsidRPr="001F7CD1">
        <w:rPr>
          <w:rFonts w:cs="Times New Roman"/>
          <w:bCs/>
          <w:sz w:val="24"/>
          <w:szCs w:val="24"/>
          <w:lang w:val="vi-VN"/>
        </w:rPr>
        <w:t>nhỉ?</w:t>
      </w:r>
    </w:p>
    <w:p w14:paraId="0349CAFE" w14:textId="309392CA"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en-US"/>
        </w:rPr>
        <w:t xml:space="preserve">Chánh </w:t>
      </w:r>
      <w:r w:rsidRPr="001F7CD1">
        <w:rPr>
          <w:rFonts w:cs="Times New Roman"/>
          <w:b/>
          <w:bCs/>
          <w:sz w:val="24"/>
          <w:szCs w:val="24"/>
          <w:lang w:val="vi-VN"/>
        </w:rPr>
        <w:t>án</w:t>
      </w:r>
      <w:r w:rsidRPr="001F7CD1">
        <w:rPr>
          <w:rFonts w:cs="Times New Roman"/>
          <w:bCs/>
          <w:sz w:val="24"/>
          <w:szCs w:val="24"/>
          <w:lang w:val="en-US"/>
        </w:rPr>
        <w:t xml:space="preserve"> </w:t>
      </w:r>
      <w:r w:rsidRPr="001F7CD1">
        <w:rPr>
          <w:rFonts w:cs="Times New Roman"/>
          <w:bCs/>
          <w:sz w:val="24"/>
          <w:szCs w:val="24"/>
          <w:lang w:val="vi-VN"/>
        </w:rPr>
        <w:t>(</w:t>
      </w:r>
      <w:r w:rsidRPr="001F7CD1">
        <w:rPr>
          <w:rFonts w:cs="Times New Roman"/>
          <w:bCs/>
          <w:i/>
          <w:sz w:val="24"/>
          <w:szCs w:val="24"/>
          <w:lang w:val="en-US"/>
        </w:rPr>
        <w:t xml:space="preserve">hơi </w:t>
      </w:r>
      <w:r w:rsidRPr="001F7CD1">
        <w:rPr>
          <w:rFonts w:cs="Times New Roman"/>
          <w:bCs/>
          <w:i/>
          <w:sz w:val="24"/>
          <w:szCs w:val="24"/>
          <w:lang w:val="vi-VN"/>
        </w:rPr>
        <w:t>chìa</w:t>
      </w:r>
      <w:r w:rsidRPr="001F7CD1">
        <w:rPr>
          <w:rFonts w:cs="Times New Roman"/>
          <w:bCs/>
          <w:i/>
          <w:sz w:val="24"/>
          <w:szCs w:val="24"/>
          <w:lang w:val="en-US"/>
        </w:rPr>
        <w:t xml:space="preserve"> bàn tay nắm </w:t>
      </w:r>
      <w:r w:rsidRPr="001F7CD1">
        <w:rPr>
          <w:rFonts w:cs="Times New Roman"/>
          <w:bCs/>
          <w:i/>
          <w:sz w:val="24"/>
          <w:szCs w:val="24"/>
          <w:lang w:val="vi-VN"/>
        </w:rPr>
        <w:t>chặt. N</w:t>
      </w:r>
      <w:r w:rsidRPr="001F7CD1">
        <w:rPr>
          <w:rFonts w:cs="Times New Roman"/>
          <w:bCs/>
          <w:i/>
          <w:sz w:val="24"/>
          <w:szCs w:val="24"/>
          <w:lang w:val="en-US"/>
        </w:rPr>
        <w:t xml:space="preserve">ói </w:t>
      </w:r>
      <w:r w:rsidRPr="001F7CD1">
        <w:rPr>
          <w:rFonts w:cs="Times New Roman"/>
          <w:bCs/>
          <w:i/>
          <w:sz w:val="24"/>
          <w:szCs w:val="24"/>
          <w:lang w:val="vi-VN"/>
        </w:rPr>
        <w:t>riêng</w:t>
      </w:r>
      <w:r w:rsidRPr="001F7CD1">
        <w:rPr>
          <w:rFonts w:cs="Times New Roman"/>
          <w:bCs/>
          <w:sz w:val="24"/>
          <w:szCs w:val="24"/>
          <w:lang w:val="vi-VN"/>
        </w:rPr>
        <w:t>)</w:t>
      </w:r>
      <w:r w:rsidRPr="001F7CD1">
        <w:rPr>
          <w:rFonts w:cs="Times New Roman"/>
          <w:bCs/>
          <w:sz w:val="24"/>
          <w:szCs w:val="24"/>
          <w:lang w:val="en-US"/>
        </w:rPr>
        <w:t xml:space="preserve"> </w:t>
      </w:r>
      <w:r w:rsidR="00B733DA" w:rsidRPr="001F7CD1">
        <w:rPr>
          <w:rFonts w:cs="Times New Roman"/>
          <w:bCs/>
          <w:sz w:val="24"/>
          <w:szCs w:val="24"/>
          <w:lang w:val="vi-VN"/>
        </w:rPr>
        <w:t>-</w:t>
      </w:r>
      <w:r w:rsidRPr="001F7CD1">
        <w:rPr>
          <w:rFonts w:cs="Times New Roman"/>
          <w:bCs/>
          <w:sz w:val="24"/>
          <w:szCs w:val="24"/>
          <w:lang w:val="vi-VN"/>
        </w:rPr>
        <w:t xml:space="preserve"> Trời!</w:t>
      </w:r>
      <w:r w:rsidRPr="001F7CD1">
        <w:rPr>
          <w:rFonts w:cs="Times New Roman"/>
          <w:bCs/>
          <w:sz w:val="24"/>
          <w:szCs w:val="24"/>
          <w:lang w:val="en-US"/>
        </w:rPr>
        <w:t xml:space="preserve"> </w:t>
      </w:r>
      <w:r w:rsidRPr="001F7CD1">
        <w:rPr>
          <w:rFonts w:cs="Times New Roman"/>
          <w:bCs/>
          <w:sz w:val="24"/>
          <w:szCs w:val="24"/>
          <w:lang w:val="vi-VN"/>
        </w:rPr>
        <w:t>K</w:t>
      </w:r>
      <w:r w:rsidRPr="001F7CD1">
        <w:rPr>
          <w:rFonts w:cs="Times New Roman"/>
          <w:bCs/>
          <w:sz w:val="24"/>
          <w:szCs w:val="24"/>
          <w:lang w:val="en-US"/>
        </w:rPr>
        <w:t xml:space="preserve">hông biết tôi ngồi ở đâu </w:t>
      </w:r>
      <w:r w:rsidRPr="001F7CD1">
        <w:rPr>
          <w:rFonts w:cs="Times New Roman"/>
          <w:bCs/>
          <w:sz w:val="24"/>
          <w:szCs w:val="24"/>
          <w:lang w:val="vi-VN"/>
        </w:rPr>
        <w:t>đây.</w:t>
      </w:r>
      <w:r w:rsidRPr="001F7CD1">
        <w:rPr>
          <w:rFonts w:cs="Times New Roman"/>
          <w:bCs/>
          <w:sz w:val="24"/>
          <w:szCs w:val="24"/>
          <w:lang w:val="en-US"/>
        </w:rPr>
        <w:t xml:space="preserve"> Cứ y như ở trên bàn </w:t>
      </w:r>
      <w:r w:rsidRPr="001F7CD1">
        <w:rPr>
          <w:rFonts w:cs="Times New Roman"/>
          <w:bCs/>
          <w:sz w:val="24"/>
          <w:szCs w:val="24"/>
          <w:lang w:val="vi-VN"/>
        </w:rPr>
        <w:t>ch</w:t>
      </w:r>
      <w:r w:rsidRPr="001F7CD1">
        <w:rPr>
          <w:rFonts w:cs="Times New Roman"/>
          <w:bCs/>
          <w:sz w:val="24"/>
          <w:szCs w:val="24"/>
          <w:lang w:val="en-US"/>
        </w:rPr>
        <w:t xml:space="preserve">ông </w:t>
      </w:r>
      <w:r w:rsidRPr="001F7CD1">
        <w:rPr>
          <w:rFonts w:cs="Times New Roman"/>
          <w:bCs/>
          <w:sz w:val="24"/>
          <w:szCs w:val="24"/>
          <w:lang w:val="vi-VN"/>
        </w:rPr>
        <w:t>ấy.</w:t>
      </w:r>
    </w:p>
    <w:p w14:paraId="40FD352F" w14:textId="61DAF5A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Khơ-lét-xta-cốp </w:t>
      </w:r>
      <w:r w:rsidR="00B733DA" w:rsidRPr="001F7CD1">
        <w:rPr>
          <w:rFonts w:cs="Times New Roman"/>
          <w:bCs/>
          <w:sz w:val="24"/>
          <w:szCs w:val="24"/>
          <w:lang w:val="vi-VN"/>
        </w:rPr>
        <w:t>-</w:t>
      </w:r>
      <w:r w:rsidRPr="001F7CD1">
        <w:rPr>
          <w:rFonts w:cs="Times New Roman"/>
          <w:bCs/>
          <w:sz w:val="24"/>
          <w:szCs w:val="24"/>
          <w:lang w:val="en-US"/>
        </w:rPr>
        <w:t xml:space="preserve">  </w:t>
      </w:r>
      <w:r w:rsidRPr="001F7CD1">
        <w:rPr>
          <w:rFonts w:cs="Times New Roman"/>
          <w:bCs/>
          <w:sz w:val="24"/>
          <w:szCs w:val="24"/>
          <w:lang w:val="vi-VN"/>
        </w:rPr>
        <w:t>T</w:t>
      </w:r>
      <w:r w:rsidRPr="001F7CD1">
        <w:rPr>
          <w:rFonts w:cs="Times New Roman"/>
          <w:bCs/>
          <w:sz w:val="24"/>
          <w:szCs w:val="24"/>
          <w:lang w:val="en-US"/>
        </w:rPr>
        <w:t xml:space="preserve">ay ông cầm gì </w:t>
      </w:r>
      <w:r w:rsidRPr="001F7CD1">
        <w:rPr>
          <w:rFonts w:cs="Times New Roman"/>
          <w:bCs/>
          <w:sz w:val="24"/>
          <w:szCs w:val="24"/>
          <w:lang w:val="vi-VN"/>
        </w:rPr>
        <w:t>thế?</w:t>
      </w:r>
    </w:p>
    <w:p w14:paraId="4CEE2DC8" w14:textId="617EB0E0"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en-US"/>
        </w:rPr>
        <w:t xml:space="preserve">Chánh </w:t>
      </w:r>
      <w:r w:rsidRPr="001F7CD1">
        <w:rPr>
          <w:rFonts w:cs="Times New Roman"/>
          <w:b/>
          <w:bCs/>
          <w:sz w:val="24"/>
          <w:szCs w:val="24"/>
          <w:lang w:val="vi-VN"/>
        </w:rPr>
        <w:t xml:space="preserve">án </w:t>
      </w:r>
      <w:r w:rsidRPr="001F7CD1">
        <w:rPr>
          <w:rFonts w:cs="Times New Roman"/>
          <w:bCs/>
          <w:sz w:val="24"/>
          <w:szCs w:val="24"/>
          <w:lang w:val="vi-VN"/>
        </w:rPr>
        <w:t>(</w:t>
      </w:r>
      <w:r w:rsidRPr="001F7CD1">
        <w:rPr>
          <w:rFonts w:cs="Times New Roman"/>
          <w:bCs/>
          <w:i/>
          <w:sz w:val="24"/>
          <w:szCs w:val="24"/>
          <w:lang w:val="en-US"/>
        </w:rPr>
        <w:t xml:space="preserve">luống </w:t>
      </w:r>
      <w:r w:rsidRPr="001F7CD1">
        <w:rPr>
          <w:rFonts w:cs="Times New Roman"/>
          <w:bCs/>
          <w:i/>
          <w:sz w:val="24"/>
          <w:szCs w:val="24"/>
          <w:lang w:val="vi-VN"/>
        </w:rPr>
        <w:t>cuống,</w:t>
      </w:r>
      <w:r w:rsidRPr="001F7CD1">
        <w:rPr>
          <w:rFonts w:cs="Times New Roman"/>
          <w:bCs/>
          <w:i/>
          <w:sz w:val="24"/>
          <w:szCs w:val="24"/>
          <w:lang w:val="en-US"/>
        </w:rPr>
        <w:t xml:space="preserve"> </w:t>
      </w:r>
      <w:r w:rsidRPr="001F7CD1">
        <w:rPr>
          <w:rFonts w:cs="Times New Roman"/>
          <w:bCs/>
          <w:i/>
          <w:sz w:val="24"/>
          <w:szCs w:val="24"/>
          <w:lang w:val="vi-VN"/>
        </w:rPr>
        <w:t>đ</w:t>
      </w:r>
      <w:r w:rsidRPr="001F7CD1">
        <w:rPr>
          <w:rFonts w:cs="Times New Roman"/>
          <w:bCs/>
          <w:i/>
          <w:sz w:val="24"/>
          <w:szCs w:val="24"/>
          <w:lang w:val="en-US"/>
        </w:rPr>
        <w:t xml:space="preserve">ánh </w:t>
      </w:r>
      <w:r w:rsidRPr="001F7CD1">
        <w:rPr>
          <w:rFonts w:cs="Times New Roman"/>
          <w:bCs/>
          <w:i/>
          <w:sz w:val="24"/>
          <w:szCs w:val="24"/>
          <w:lang w:val="vi-VN"/>
        </w:rPr>
        <w:t>r</w:t>
      </w:r>
      <w:r w:rsidRPr="001F7CD1">
        <w:rPr>
          <w:rFonts w:cs="Times New Roman"/>
          <w:bCs/>
          <w:i/>
          <w:sz w:val="24"/>
          <w:szCs w:val="24"/>
          <w:lang w:val="en-US"/>
        </w:rPr>
        <w:t xml:space="preserve">ơi </w:t>
      </w:r>
      <w:r w:rsidRPr="001F7CD1">
        <w:rPr>
          <w:rFonts w:cs="Times New Roman"/>
          <w:bCs/>
          <w:i/>
          <w:sz w:val="24"/>
          <w:szCs w:val="24"/>
          <w:lang w:val="vi-VN"/>
        </w:rPr>
        <w:t>xấp</w:t>
      </w:r>
      <w:r w:rsidRPr="001F7CD1">
        <w:rPr>
          <w:rFonts w:cs="Times New Roman"/>
          <w:bCs/>
          <w:i/>
          <w:sz w:val="24"/>
          <w:szCs w:val="24"/>
          <w:lang w:val="en-US"/>
        </w:rPr>
        <w:t xml:space="preserve"> tiền giấy xuống </w:t>
      </w:r>
      <w:r w:rsidRPr="001F7CD1">
        <w:rPr>
          <w:rFonts w:cs="Times New Roman"/>
          <w:bCs/>
          <w:i/>
          <w:sz w:val="24"/>
          <w:szCs w:val="24"/>
          <w:lang w:val="vi-VN"/>
        </w:rPr>
        <w:t>sàn</w:t>
      </w:r>
      <w:r w:rsidRPr="001F7CD1">
        <w:rPr>
          <w:rFonts w:cs="Times New Roman"/>
          <w:bCs/>
          <w:sz w:val="24"/>
          <w:szCs w:val="24"/>
          <w:lang w:val="vi-VN"/>
        </w:rPr>
        <w:t xml:space="preserve">) </w:t>
      </w:r>
      <w:r w:rsidR="00B733DA" w:rsidRPr="001F7CD1">
        <w:rPr>
          <w:rFonts w:cs="Times New Roman"/>
          <w:bCs/>
          <w:sz w:val="24"/>
          <w:szCs w:val="24"/>
          <w:lang w:val="vi-VN"/>
        </w:rPr>
        <w:t>-</w:t>
      </w:r>
      <w:r w:rsidRPr="001F7CD1">
        <w:rPr>
          <w:rFonts w:cs="Times New Roman"/>
          <w:bCs/>
          <w:sz w:val="24"/>
          <w:szCs w:val="24"/>
          <w:lang w:val="en-US"/>
        </w:rPr>
        <w:t xml:space="preserve"> </w:t>
      </w:r>
      <w:r w:rsidRPr="001F7CD1">
        <w:rPr>
          <w:rFonts w:cs="Times New Roman"/>
          <w:bCs/>
          <w:sz w:val="24"/>
          <w:szCs w:val="24"/>
          <w:lang w:val="vi-VN"/>
        </w:rPr>
        <w:t>Dạ,</w:t>
      </w:r>
      <w:r w:rsidRPr="001F7CD1">
        <w:rPr>
          <w:rFonts w:cs="Times New Roman"/>
          <w:bCs/>
          <w:sz w:val="24"/>
          <w:szCs w:val="24"/>
          <w:lang w:val="en-US"/>
        </w:rPr>
        <w:t xml:space="preserve"> không </w:t>
      </w:r>
      <w:r w:rsidRPr="001F7CD1">
        <w:rPr>
          <w:rFonts w:cs="Times New Roman"/>
          <w:bCs/>
          <w:sz w:val="24"/>
          <w:szCs w:val="24"/>
          <w:lang w:val="vi-VN"/>
        </w:rPr>
        <w:t>ạ!</w:t>
      </w:r>
    </w:p>
    <w:p w14:paraId="685F3D1A" w14:textId="4313E077" w:rsidR="003D7312" w:rsidRPr="001F7CD1" w:rsidRDefault="003D7312" w:rsidP="003D7312">
      <w:pPr>
        <w:spacing w:before="60" w:after="60"/>
        <w:ind w:firstLine="426"/>
        <w:rPr>
          <w:rFonts w:cs="Times New Roman"/>
          <w:bCs/>
          <w:sz w:val="24"/>
          <w:szCs w:val="24"/>
          <w:lang w:val="en-US"/>
        </w:rPr>
      </w:pPr>
      <w:r w:rsidRPr="001F7CD1">
        <w:rPr>
          <w:rFonts w:cs="Times New Roman"/>
          <w:b/>
          <w:bCs/>
          <w:sz w:val="24"/>
          <w:szCs w:val="24"/>
          <w:lang w:val="vi-VN"/>
        </w:rPr>
        <w:t xml:space="preserve">Khơ-lét-xta-cốp </w:t>
      </w:r>
      <w:r w:rsidR="00B733DA" w:rsidRPr="001F7CD1">
        <w:rPr>
          <w:rFonts w:cs="Times New Roman"/>
          <w:bCs/>
          <w:sz w:val="24"/>
          <w:szCs w:val="24"/>
          <w:lang w:val="vi-VN"/>
        </w:rPr>
        <w:t>-</w:t>
      </w:r>
      <w:r w:rsidRPr="001F7CD1">
        <w:rPr>
          <w:rFonts w:cs="Times New Roman"/>
          <w:bCs/>
          <w:sz w:val="24"/>
          <w:szCs w:val="24"/>
          <w:lang w:val="en-US"/>
        </w:rPr>
        <w:t xml:space="preserve">  Sao lại </w:t>
      </w:r>
      <w:r w:rsidRPr="001F7CD1">
        <w:rPr>
          <w:rFonts w:cs="Times New Roman"/>
          <w:bCs/>
          <w:sz w:val="24"/>
          <w:szCs w:val="24"/>
          <w:lang w:val="vi-VN"/>
        </w:rPr>
        <w:t>không?</w:t>
      </w:r>
      <w:r w:rsidRPr="001F7CD1">
        <w:rPr>
          <w:rFonts w:cs="Times New Roman"/>
          <w:bCs/>
          <w:sz w:val="24"/>
          <w:szCs w:val="24"/>
          <w:lang w:val="en-US"/>
        </w:rPr>
        <w:t xml:space="preserve"> </w:t>
      </w:r>
      <w:r w:rsidRPr="001F7CD1">
        <w:rPr>
          <w:rFonts w:cs="Times New Roman"/>
          <w:bCs/>
          <w:sz w:val="24"/>
          <w:szCs w:val="24"/>
          <w:lang w:val="vi-VN"/>
        </w:rPr>
        <w:t>T</w:t>
      </w:r>
      <w:r w:rsidRPr="001F7CD1">
        <w:rPr>
          <w:rFonts w:cs="Times New Roman"/>
          <w:bCs/>
          <w:sz w:val="24"/>
          <w:szCs w:val="24"/>
          <w:lang w:val="en-US"/>
        </w:rPr>
        <w:t xml:space="preserve">ôi thấy </w:t>
      </w:r>
      <w:r w:rsidRPr="001F7CD1">
        <w:rPr>
          <w:rFonts w:cs="Times New Roman"/>
          <w:bCs/>
          <w:sz w:val="24"/>
          <w:szCs w:val="24"/>
          <w:lang w:val="vi-VN"/>
        </w:rPr>
        <w:t>rồi,</w:t>
      </w:r>
      <w:r w:rsidRPr="001F7CD1">
        <w:rPr>
          <w:rFonts w:cs="Times New Roman"/>
          <w:bCs/>
          <w:sz w:val="24"/>
          <w:szCs w:val="24"/>
          <w:lang w:val="en-US"/>
        </w:rPr>
        <w:t xml:space="preserve"> ông đánh rơi tiền kia </w:t>
      </w:r>
      <w:r w:rsidRPr="001F7CD1">
        <w:rPr>
          <w:rFonts w:cs="Times New Roman"/>
          <w:bCs/>
          <w:sz w:val="24"/>
          <w:szCs w:val="24"/>
          <w:lang w:val="vi-VN"/>
        </w:rPr>
        <w:t>kìa!</w:t>
      </w:r>
      <w:r w:rsidRPr="001F7CD1">
        <w:rPr>
          <w:rFonts w:cs="Times New Roman"/>
          <w:bCs/>
          <w:sz w:val="24"/>
          <w:szCs w:val="24"/>
          <w:lang w:val="en-US"/>
        </w:rPr>
        <w:t xml:space="preserve"> </w:t>
      </w:r>
    </w:p>
    <w:p w14:paraId="28B7FA6B" w14:textId="773E98D5"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en-US"/>
        </w:rPr>
        <w:t xml:space="preserve">Chánh </w:t>
      </w:r>
      <w:r w:rsidRPr="001F7CD1">
        <w:rPr>
          <w:rFonts w:cs="Times New Roman"/>
          <w:b/>
          <w:bCs/>
          <w:sz w:val="24"/>
          <w:szCs w:val="24"/>
          <w:lang w:val="vi-VN"/>
        </w:rPr>
        <w:t>án (</w:t>
      </w:r>
      <w:r w:rsidRPr="001F7CD1">
        <w:rPr>
          <w:rFonts w:cs="Times New Roman"/>
          <w:bCs/>
          <w:i/>
          <w:sz w:val="24"/>
          <w:szCs w:val="24"/>
          <w:lang w:val="en-US"/>
        </w:rPr>
        <w:t xml:space="preserve">toàn thân run </w:t>
      </w:r>
      <w:r w:rsidRPr="001F7CD1">
        <w:rPr>
          <w:rFonts w:cs="Times New Roman"/>
          <w:bCs/>
          <w:i/>
          <w:sz w:val="24"/>
          <w:szCs w:val="24"/>
          <w:lang w:val="vi-VN"/>
        </w:rPr>
        <w:t>rẩy</w:t>
      </w:r>
      <w:r w:rsidRPr="001F7CD1">
        <w:rPr>
          <w:rFonts w:cs="Times New Roman"/>
          <w:bCs/>
          <w:sz w:val="24"/>
          <w:szCs w:val="24"/>
          <w:lang w:val="vi-VN"/>
        </w:rPr>
        <w:t xml:space="preserve">) </w:t>
      </w:r>
      <w:r w:rsidR="00B733DA" w:rsidRPr="001F7CD1">
        <w:rPr>
          <w:rFonts w:cs="Times New Roman"/>
          <w:bCs/>
          <w:sz w:val="24"/>
          <w:szCs w:val="24"/>
          <w:lang w:val="vi-VN"/>
        </w:rPr>
        <w:t>-</w:t>
      </w:r>
      <w:r w:rsidRPr="001F7CD1">
        <w:rPr>
          <w:rFonts w:cs="Times New Roman"/>
          <w:bCs/>
          <w:sz w:val="24"/>
          <w:szCs w:val="24"/>
          <w:lang w:val="en-US"/>
        </w:rPr>
        <w:t xml:space="preserve"> </w:t>
      </w:r>
      <w:r w:rsidRPr="001F7CD1">
        <w:rPr>
          <w:rFonts w:cs="Times New Roman"/>
          <w:bCs/>
          <w:sz w:val="24"/>
          <w:szCs w:val="24"/>
          <w:lang w:val="vi-VN"/>
        </w:rPr>
        <w:t>Không,</w:t>
      </w:r>
      <w:r w:rsidRPr="001F7CD1">
        <w:rPr>
          <w:rFonts w:cs="Times New Roman"/>
          <w:bCs/>
          <w:sz w:val="24"/>
          <w:szCs w:val="24"/>
          <w:lang w:val="en-US"/>
        </w:rPr>
        <w:t xml:space="preserve"> có gì đâu </w:t>
      </w:r>
      <w:r w:rsidRPr="001F7CD1">
        <w:rPr>
          <w:rFonts w:cs="Times New Roman"/>
          <w:bCs/>
          <w:sz w:val="24"/>
          <w:szCs w:val="24"/>
          <w:lang w:val="vi-VN"/>
        </w:rPr>
        <w:t>ạ!</w:t>
      </w:r>
      <w:r w:rsidRPr="001F7CD1">
        <w:rPr>
          <w:rFonts w:cs="Times New Roman"/>
          <w:bCs/>
          <w:sz w:val="24"/>
          <w:szCs w:val="24"/>
          <w:lang w:val="en-US"/>
        </w:rPr>
        <w:t xml:space="preserve"> </w:t>
      </w:r>
      <w:r w:rsidRPr="001F7CD1">
        <w:rPr>
          <w:rFonts w:cs="Times New Roman"/>
          <w:bCs/>
          <w:sz w:val="24"/>
          <w:szCs w:val="24"/>
          <w:lang w:val="vi-VN"/>
        </w:rPr>
        <w:t>(</w:t>
      </w:r>
      <w:r w:rsidRPr="001F7CD1">
        <w:rPr>
          <w:rFonts w:cs="Times New Roman"/>
          <w:bCs/>
          <w:i/>
          <w:sz w:val="24"/>
          <w:szCs w:val="24"/>
          <w:lang w:val="en-US"/>
        </w:rPr>
        <w:t xml:space="preserve">nói </w:t>
      </w:r>
      <w:r w:rsidRPr="001F7CD1">
        <w:rPr>
          <w:rFonts w:cs="Times New Roman"/>
          <w:bCs/>
          <w:i/>
          <w:sz w:val="24"/>
          <w:szCs w:val="24"/>
          <w:lang w:val="vi-VN"/>
        </w:rPr>
        <w:t>riêng</w:t>
      </w:r>
      <w:r w:rsidRPr="001F7CD1">
        <w:rPr>
          <w:rFonts w:cs="Times New Roman"/>
          <w:bCs/>
          <w:sz w:val="24"/>
          <w:szCs w:val="24"/>
          <w:lang w:val="vi-VN"/>
        </w:rPr>
        <w:t>) -</w:t>
      </w:r>
      <w:r w:rsidRPr="001F7CD1">
        <w:rPr>
          <w:rFonts w:cs="Times New Roman"/>
          <w:bCs/>
          <w:sz w:val="24"/>
          <w:szCs w:val="24"/>
          <w:lang w:val="en-US"/>
        </w:rPr>
        <w:t xml:space="preserve"> Trời </w:t>
      </w:r>
      <w:r w:rsidRPr="001F7CD1">
        <w:rPr>
          <w:rFonts w:cs="Times New Roman"/>
          <w:bCs/>
          <w:sz w:val="24"/>
          <w:szCs w:val="24"/>
          <w:lang w:val="vi-VN"/>
        </w:rPr>
        <w:t>ơi,</w:t>
      </w:r>
      <w:r w:rsidRPr="001F7CD1">
        <w:rPr>
          <w:rFonts w:cs="Times New Roman"/>
          <w:bCs/>
          <w:sz w:val="24"/>
          <w:szCs w:val="24"/>
          <w:lang w:val="en-US"/>
        </w:rPr>
        <w:t xml:space="preserve"> tôi bị đưa ra tòa </w:t>
      </w:r>
      <w:r w:rsidRPr="001F7CD1">
        <w:rPr>
          <w:rFonts w:cs="Times New Roman"/>
          <w:bCs/>
          <w:sz w:val="24"/>
          <w:szCs w:val="24"/>
          <w:lang w:val="vi-VN"/>
        </w:rPr>
        <w:t>rồi. H</w:t>
      </w:r>
      <w:r w:rsidRPr="001F7CD1">
        <w:rPr>
          <w:rFonts w:cs="Times New Roman"/>
          <w:bCs/>
          <w:sz w:val="24"/>
          <w:szCs w:val="24"/>
          <w:lang w:val="en-US"/>
        </w:rPr>
        <w:t xml:space="preserve">ọ mang xe đến bắt tôi </w:t>
      </w:r>
      <w:r w:rsidRPr="001F7CD1">
        <w:rPr>
          <w:rFonts w:cs="Times New Roman"/>
          <w:bCs/>
          <w:sz w:val="24"/>
          <w:szCs w:val="24"/>
          <w:lang w:val="vi-VN"/>
        </w:rPr>
        <w:t>rồi.</w:t>
      </w:r>
    </w:p>
    <w:p w14:paraId="350EAAE5" w14:textId="6340E20C"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Khơ-lét-xta-cốp </w:t>
      </w:r>
      <w:r w:rsidRPr="001F7CD1">
        <w:rPr>
          <w:rFonts w:cs="Times New Roman"/>
          <w:bCs/>
          <w:sz w:val="24"/>
          <w:szCs w:val="24"/>
          <w:lang w:val="vi-VN"/>
        </w:rPr>
        <w:t>(</w:t>
      </w:r>
      <w:r w:rsidRPr="001F7CD1">
        <w:rPr>
          <w:rFonts w:cs="Times New Roman"/>
          <w:bCs/>
          <w:i/>
          <w:sz w:val="24"/>
          <w:szCs w:val="24"/>
          <w:lang w:val="vi-VN"/>
        </w:rPr>
        <w:t>nhặt tiền</w:t>
      </w:r>
      <w:r w:rsidRPr="001F7CD1">
        <w:rPr>
          <w:rFonts w:cs="Times New Roman"/>
          <w:bCs/>
          <w:sz w:val="24"/>
          <w:szCs w:val="24"/>
          <w:lang w:val="vi-VN"/>
        </w:rPr>
        <w:t>)</w:t>
      </w:r>
      <w:r w:rsidRPr="001F7CD1">
        <w:rPr>
          <w:rFonts w:cs="Times New Roman"/>
          <w:b/>
          <w:bCs/>
          <w:sz w:val="24"/>
          <w:szCs w:val="24"/>
          <w:lang w:val="vi-VN"/>
        </w:rPr>
        <w:t xml:space="preserve"> </w:t>
      </w:r>
      <w:r w:rsidR="00B733DA" w:rsidRPr="001F7CD1">
        <w:rPr>
          <w:rFonts w:cs="Times New Roman"/>
          <w:bCs/>
          <w:sz w:val="24"/>
          <w:szCs w:val="24"/>
          <w:lang w:val="vi-VN"/>
        </w:rPr>
        <w:t>-</w:t>
      </w:r>
      <w:r w:rsidRPr="001F7CD1">
        <w:rPr>
          <w:rFonts w:cs="Times New Roman"/>
          <w:bCs/>
          <w:sz w:val="24"/>
          <w:szCs w:val="24"/>
          <w:lang w:val="vi-VN"/>
        </w:rPr>
        <w:t xml:space="preserve"> Phải,</w:t>
      </w:r>
      <w:r w:rsidRPr="001F7CD1">
        <w:rPr>
          <w:rFonts w:cs="Times New Roman"/>
          <w:bCs/>
          <w:sz w:val="24"/>
          <w:szCs w:val="24"/>
          <w:lang w:val="en-US"/>
        </w:rPr>
        <w:t xml:space="preserve"> tiền đây </w:t>
      </w:r>
      <w:r w:rsidRPr="001F7CD1">
        <w:rPr>
          <w:rFonts w:cs="Times New Roman"/>
          <w:bCs/>
          <w:sz w:val="24"/>
          <w:szCs w:val="24"/>
          <w:lang w:val="vi-VN"/>
        </w:rPr>
        <w:t>mà.</w:t>
      </w:r>
    </w:p>
    <w:p w14:paraId="0EBEECBC"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en-US"/>
        </w:rPr>
        <w:t xml:space="preserve">Chánh </w:t>
      </w:r>
      <w:r w:rsidRPr="001F7CD1">
        <w:rPr>
          <w:rFonts w:cs="Times New Roman"/>
          <w:b/>
          <w:bCs/>
          <w:sz w:val="24"/>
          <w:szCs w:val="24"/>
          <w:lang w:val="vi-VN"/>
        </w:rPr>
        <w:t>án</w:t>
      </w:r>
      <w:r w:rsidRPr="001F7CD1">
        <w:rPr>
          <w:rFonts w:cs="Times New Roman"/>
          <w:bCs/>
          <w:sz w:val="24"/>
          <w:szCs w:val="24"/>
          <w:lang w:val="en-US"/>
        </w:rPr>
        <w:t xml:space="preserve"> </w:t>
      </w:r>
      <w:r w:rsidRPr="001F7CD1">
        <w:rPr>
          <w:rFonts w:cs="Times New Roman"/>
          <w:bCs/>
          <w:sz w:val="24"/>
          <w:szCs w:val="24"/>
          <w:lang w:val="vi-VN"/>
        </w:rPr>
        <w:t>(</w:t>
      </w:r>
      <w:r w:rsidRPr="001F7CD1">
        <w:rPr>
          <w:rFonts w:cs="Times New Roman"/>
          <w:bCs/>
          <w:i/>
          <w:sz w:val="24"/>
          <w:szCs w:val="24"/>
          <w:lang w:val="en-US"/>
        </w:rPr>
        <w:t xml:space="preserve">nói </w:t>
      </w:r>
      <w:r w:rsidRPr="001F7CD1">
        <w:rPr>
          <w:rFonts w:cs="Times New Roman"/>
          <w:bCs/>
          <w:i/>
          <w:sz w:val="24"/>
          <w:szCs w:val="24"/>
          <w:lang w:val="vi-VN"/>
        </w:rPr>
        <w:t>riêng</w:t>
      </w:r>
      <w:r w:rsidRPr="001F7CD1">
        <w:rPr>
          <w:rFonts w:cs="Times New Roman"/>
          <w:bCs/>
          <w:sz w:val="24"/>
          <w:szCs w:val="24"/>
          <w:lang w:val="vi-VN"/>
        </w:rPr>
        <w:t>) -</w:t>
      </w:r>
      <w:r w:rsidRPr="001F7CD1">
        <w:rPr>
          <w:rFonts w:cs="Times New Roman"/>
          <w:bCs/>
          <w:sz w:val="24"/>
          <w:szCs w:val="24"/>
          <w:lang w:val="en-US"/>
        </w:rPr>
        <w:t xml:space="preserve"> </w:t>
      </w:r>
      <w:r w:rsidRPr="001F7CD1">
        <w:rPr>
          <w:rFonts w:cs="Times New Roman"/>
          <w:bCs/>
          <w:sz w:val="24"/>
          <w:szCs w:val="24"/>
          <w:lang w:val="vi-VN"/>
        </w:rPr>
        <w:t>T</w:t>
      </w:r>
      <w:r w:rsidRPr="001F7CD1">
        <w:rPr>
          <w:rFonts w:cs="Times New Roman"/>
          <w:bCs/>
          <w:sz w:val="24"/>
          <w:szCs w:val="24"/>
          <w:lang w:val="en-US"/>
        </w:rPr>
        <w:t xml:space="preserve">hôi </w:t>
      </w:r>
      <w:r w:rsidRPr="001F7CD1">
        <w:rPr>
          <w:rFonts w:cs="Times New Roman"/>
          <w:bCs/>
          <w:sz w:val="24"/>
          <w:szCs w:val="24"/>
          <w:lang w:val="vi-VN"/>
        </w:rPr>
        <w:t>h</w:t>
      </w:r>
      <w:r w:rsidRPr="001F7CD1">
        <w:rPr>
          <w:rFonts w:cs="Times New Roman"/>
          <w:bCs/>
          <w:sz w:val="24"/>
          <w:szCs w:val="24"/>
          <w:lang w:val="en-US"/>
        </w:rPr>
        <w:t xml:space="preserve">ỏng </w:t>
      </w:r>
      <w:r w:rsidRPr="001F7CD1">
        <w:rPr>
          <w:rFonts w:cs="Times New Roman"/>
          <w:bCs/>
          <w:sz w:val="24"/>
          <w:szCs w:val="24"/>
          <w:lang w:val="vi-VN"/>
        </w:rPr>
        <w:t>bét;</w:t>
      </w:r>
      <w:r w:rsidRPr="001F7CD1">
        <w:rPr>
          <w:rFonts w:cs="Times New Roman"/>
          <w:bCs/>
          <w:sz w:val="24"/>
          <w:szCs w:val="24"/>
          <w:lang w:val="en-US"/>
        </w:rPr>
        <w:t xml:space="preserve"> chết tôi </w:t>
      </w:r>
      <w:r w:rsidRPr="001F7CD1">
        <w:rPr>
          <w:rFonts w:cs="Times New Roman"/>
          <w:bCs/>
          <w:sz w:val="24"/>
          <w:szCs w:val="24"/>
          <w:lang w:val="vi-VN"/>
        </w:rPr>
        <w:t>rồi!</w:t>
      </w:r>
      <w:r w:rsidRPr="001F7CD1">
        <w:rPr>
          <w:rFonts w:cs="Times New Roman"/>
          <w:bCs/>
          <w:sz w:val="24"/>
          <w:szCs w:val="24"/>
          <w:lang w:val="en-US"/>
        </w:rPr>
        <w:t xml:space="preserve"> </w:t>
      </w:r>
      <w:r w:rsidRPr="001F7CD1">
        <w:rPr>
          <w:rFonts w:cs="Times New Roman"/>
          <w:bCs/>
          <w:sz w:val="24"/>
          <w:szCs w:val="24"/>
          <w:lang w:val="vi-VN"/>
        </w:rPr>
        <w:t>C</w:t>
      </w:r>
      <w:r w:rsidRPr="001F7CD1">
        <w:rPr>
          <w:rFonts w:cs="Times New Roman"/>
          <w:bCs/>
          <w:sz w:val="24"/>
          <w:szCs w:val="24"/>
          <w:lang w:val="en-US"/>
        </w:rPr>
        <w:t xml:space="preserve">hết tôi </w:t>
      </w:r>
      <w:r w:rsidRPr="001F7CD1">
        <w:rPr>
          <w:rFonts w:cs="Times New Roman"/>
          <w:bCs/>
          <w:sz w:val="24"/>
          <w:szCs w:val="24"/>
          <w:lang w:val="vi-VN"/>
        </w:rPr>
        <w:t>rồi!</w:t>
      </w:r>
    </w:p>
    <w:p w14:paraId="4D8C9E18" w14:textId="1185374B"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Khơ-lét-xta-cốp </w:t>
      </w:r>
      <w:r w:rsidR="00B733DA" w:rsidRPr="001F7CD1">
        <w:rPr>
          <w:rFonts w:cs="Times New Roman"/>
          <w:bCs/>
          <w:sz w:val="24"/>
          <w:szCs w:val="24"/>
          <w:lang w:val="vi-VN"/>
        </w:rPr>
        <w:t>-</w:t>
      </w:r>
      <w:r w:rsidRPr="001F7CD1">
        <w:rPr>
          <w:rFonts w:cs="Times New Roman"/>
          <w:bCs/>
          <w:sz w:val="24"/>
          <w:szCs w:val="24"/>
          <w:lang w:val="vi-VN"/>
        </w:rPr>
        <w:t xml:space="preserve"> Ông</w:t>
      </w:r>
      <w:r w:rsidRPr="001F7CD1">
        <w:rPr>
          <w:rFonts w:cs="Times New Roman"/>
          <w:bCs/>
          <w:sz w:val="24"/>
          <w:szCs w:val="24"/>
          <w:lang w:val="en-US"/>
        </w:rPr>
        <w:t xml:space="preserve"> biết </w:t>
      </w:r>
      <w:r w:rsidRPr="001F7CD1">
        <w:rPr>
          <w:rFonts w:cs="Times New Roman"/>
          <w:bCs/>
          <w:sz w:val="24"/>
          <w:szCs w:val="24"/>
          <w:lang w:val="vi-VN"/>
        </w:rPr>
        <w:t>không,</w:t>
      </w:r>
      <w:r w:rsidRPr="001F7CD1">
        <w:rPr>
          <w:rFonts w:cs="Times New Roman"/>
          <w:bCs/>
          <w:sz w:val="24"/>
          <w:szCs w:val="24"/>
          <w:lang w:val="en-US"/>
        </w:rPr>
        <w:t xml:space="preserve"> hay ông cho tôi vay số tiền này </w:t>
      </w:r>
      <w:r w:rsidRPr="001F7CD1">
        <w:rPr>
          <w:rFonts w:cs="Times New Roman"/>
          <w:bCs/>
          <w:sz w:val="24"/>
          <w:szCs w:val="24"/>
          <w:lang w:val="vi-VN"/>
        </w:rPr>
        <w:t>nhé?</w:t>
      </w:r>
    </w:p>
    <w:p w14:paraId="2699E898"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en-US"/>
        </w:rPr>
        <w:t xml:space="preserve">Chánh </w:t>
      </w:r>
      <w:r w:rsidRPr="001F7CD1">
        <w:rPr>
          <w:rFonts w:cs="Times New Roman"/>
          <w:b/>
          <w:bCs/>
          <w:sz w:val="24"/>
          <w:szCs w:val="24"/>
          <w:lang w:val="vi-VN"/>
        </w:rPr>
        <w:t>án</w:t>
      </w:r>
      <w:r w:rsidRPr="001F7CD1">
        <w:rPr>
          <w:rFonts w:cs="Times New Roman"/>
          <w:bCs/>
          <w:sz w:val="24"/>
          <w:szCs w:val="24"/>
          <w:lang w:val="en-US"/>
        </w:rPr>
        <w:t xml:space="preserve"> </w:t>
      </w:r>
      <w:r w:rsidRPr="001F7CD1">
        <w:rPr>
          <w:rFonts w:cs="Times New Roman"/>
          <w:bCs/>
          <w:sz w:val="24"/>
          <w:szCs w:val="24"/>
          <w:lang w:val="vi-VN"/>
        </w:rPr>
        <w:t>(</w:t>
      </w:r>
      <w:r w:rsidRPr="001F7CD1">
        <w:rPr>
          <w:rFonts w:cs="Times New Roman"/>
          <w:bCs/>
          <w:i/>
          <w:sz w:val="24"/>
          <w:szCs w:val="24"/>
          <w:lang w:val="en-US"/>
        </w:rPr>
        <w:t xml:space="preserve">vội vàng </w:t>
      </w:r>
      <w:r w:rsidRPr="001F7CD1">
        <w:rPr>
          <w:rFonts w:cs="Times New Roman"/>
          <w:bCs/>
          <w:i/>
          <w:sz w:val="24"/>
          <w:szCs w:val="24"/>
          <w:lang w:val="vi-VN"/>
        </w:rPr>
        <w:t>nói</w:t>
      </w:r>
      <w:r w:rsidRPr="001F7CD1">
        <w:rPr>
          <w:rFonts w:cs="Times New Roman"/>
          <w:bCs/>
          <w:sz w:val="24"/>
          <w:szCs w:val="24"/>
          <w:lang w:val="vi-VN"/>
        </w:rPr>
        <w:t>)</w:t>
      </w:r>
      <w:r w:rsidRPr="001F7CD1">
        <w:rPr>
          <w:rFonts w:cs="Times New Roman"/>
          <w:bCs/>
          <w:sz w:val="24"/>
          <w:szCs w:val="24"/>
          <w:lang w:val="en-US"/>
        </w:rPr>
        <w:t xml:space="preserve"> </w:t>
      </w:r>
      <w:r w:rsidRPr="001F7CD1">
        <w:rPr>
          <w:rFonts w:cs="Times New Roman"/>
          <w:bCs/>
          <w:sz w:val="24"/>
          <w:szCs w:val="24"/>
          <w:lang w:val="vi-VN"/>
        </w:rPr>
        <w:t>- V</w:t>
      </w:r>
      <w:r w:rsidRPr="001F7CD1">
        <w:rPr>
          <w:rFonts w:cs="Times New Roman"/>
          <w:bCs/>
          <w:sz w:val="24"/>
          <w:szCs w:val="24"/>
          <w:lang w:val="en-US"/>
        </w:rPr>
        <w:t xml:space="preserve">âng </w:t>
      </w:r>
      <w:r w:rsidRPr="001F7CD1">
        <w:rPr>
          <w:rFonts w:cs="Times New Roman"/>
          <w:bCs/>
          <w:sz w:val="24"/>
          <w:szCs w:val="24"/>
          <w:lang w:val="vi-VN"/>
        </w:rPr>
        <w:t>ạ! đ</w:t>
      </w:r>
      <w:r w:rsidRPr="001F7CD1">
        <w:rPr>
          <w:rFonts w:cs="Times New Roman"/>
          <w:bCs/>
          <w:sz w:val="24"/>
          <w:szCs w:val="24"/>
          <w:lang w:val="en-US"/>
        </w:rPr>
        <w:t xml:space="preserve">ược </w:t>
      </w:r>
      <w:r w:rsidRPr="001F7CD1">
        <w:rPr>
          <w:rFonts w:cs="Times New Roman"/>
          <w:bCs/>
          <w:sz w:val="24"/>
          <w:szCs w:val="24"/>
          <w:lang w:val="vi-VN"/>
        </w:rPr>
        <w:t>ạ...</w:t>
      </w:r>
      <w:r w:rsidRPr="001F7CD1">
        <w:rPr>
          <w:rFonts w:cs="Times New Roman"/>
          <w:bCs/>
          <w:sz w:val="24"/>
          <w:szCs w:val="24"/>
          <w:lang w:val="en-US"/>
        </w:rPr>
        <w:t xml:space="preserve"> </w:t>
      </w:r>
      <w:r w:rsidRPr="001F7CD1">
        <w:rPr>
          <w:rFonts w:cs="Times New Roman"/>
          <w:bCs/>
          <w:sz w:val="24"/>
          <w:szCs w:val="24"/>
          <w:lang w:val="vi-VN"/>
        </w:rPr>
        <w:t>x</w:t>
      </w:r>
      <w:r w:rsidRPr="001F7CD1">
        <w:rPr>
          <w:rFonts w:cs="Times New Roman"/>
          <w:bCs/>
          <w:sz w:val="24"/>
          <w:szCs w:val="24"/>
          <w:lang w:val="en-US"/>
        </w:rPr>
        <w:t xml:space="preserve">in rất vui lòng </w:t>
      </w:r>
      <w:r w:rsidRPr="001F7CD1">
        <w:rPr>
          <w:rFonts w:cs="Times New Roman"/>
          <w:bCs/>
          <w:sz w:val="24"/>
          <w:szCs w:val="24"/>
          <w:lang w:val="vi-VN"/>
        </w:rPr>
        <w:t>(</w:t>
      </w:r>
      <w:r w:rsidRPr="001F7CD1">
        <w:rPr>
          <w:rFonts w:cs="Times New Roman"/>
          <w:bCs/>
          <w:i/>
          <w:sz w:val="24"/>
          <w:szCs w:val="24"/>
          <w:lang w:val="en-US"/>
        </w:rPr>
        <w:t xml:space="preserve">nói </w:t>
      </w:r>
      <w:r w:rsidRPr="001F7CD1">
        <w:rPr>
          <w:rFonts w:cs="Times New Roman"/>
          <w:bCs/>
          <w:i/>
          <w:sz w:val="24"/>
          <w:szCs w:val="24"/>
          <w:lang w:val="vi-VN"/>
        </w:rPr>
        <w:t>riêng</w:t>
      </w:r>
      <w:r w:rsidRPr="001F7CD1">
        <w:rPr>
          <w:rFonts w:cs="Times New Roman"/>
          <w:bCs/>
          <w:sz w:val="24"/>
          <w:szCs w:val="24"/>
          <w:lang w:val="vi-VN"/>
        </w:rPr>
        <w:t>) - T</w:t>
      </w:r>
      <w:r w:rsidRPr="001F7CD1">
        <w:rPr>
          <w:rFonts w:cs="Times New Roman"/>
          <w:bCs/>
          <w:sz w:val="24"/>
          <w:szCs w:val="24"/>
          <w:lang w:val="en-US"/>
        </w:rPr>
        <w:t xml:space="preserve">hế </w:t>
      </w:r>
      <w:r w:rsidRPr="001F7CD1">
        <w:rPr>
          <w:rFonts w:cs="Times New Roman"/>
          <w:bCs/>
          <w:sz w:val="24"/>
          <w:szCs w:val="24"/>
          <w:lang w:val="vi-VN"/>
        </w:rPr>
        <w:t>nào,</w:t>
      </w:r>
      <w:r w:rsidRPr="001F7CD1">
        <w:rPr>
          <w:rFonts w:cs="Times New Roman"/>
          <w:bCs/>
          <w:sz w:val="24"/>
          <w:szCs w:val="24"/>
          <w:lang w:val="en-US"/>
        </w:rPr>
        <w:t xml:space="preserve"> mạnh dạn lên </w:t>
      </w:r>
      <w:r w:rsidRPr="001F7CD1">
        <w:rPr>
          <w:rFonts w:cs="Times New Roman"/>
          <w:bCs/>
          <w:sz w:val="24"/>
          <w:szCs w:val="24"/>
          <w:lang w:val="vi-VN"/>
        </w:rPr>
        <w:t xml:space="preserve">chứ, </w:t>
      </w:r>
      <w:r w:rsidRPr="001F7CD1">
        <w:rPr>
          <w:rFonts w:cs="Times New Roman"/>
          <w:bCs/>
          <w:sz w:val="24"/>
          <w:szCs w:val="24"/>
          <w:lang w:val="en-US"/>
        </w:rPr>
        <w:t xml:space="preserve">Mạnh dạn lên </w:t>
      </w:r>
      <w:r w:rsidRPr="001F7CD1">
        <w:rPr>
          <w:rFonts w:cs="Times New Roman"/>
          <w:bCs/>
          <w:sz w:val="24"/>
          <w:szCs w:val="24"/>
          <w:lang w:val="vi-VN"/>
        </w:rPr>
        <w:t>chứ!</w:t>
      </w:r>
      <w:r w:rsidRPr="001F7CD1">
        <w:rPr>
          <w:rFonts w:cs="Times New Roman"/>
          <w:bCs/>
          <w:sz w:val="24"/>
          <w:szCs w:val="24"/>
          <w:lang w:val="en-US"/>
        </w:rPr>
        <w:t xml:space="preserve"> Đức Mẹ </w:t>
      </w:r>
      <w:r w:rsidRPr="001F7CD1">
        <w:rPr>
          <w:rFonts w:cs="Times New Roman"/>
          <w:bCs/>
          <w:sz w:val="24"/>
          <w:szCs w:val="24"/>
          <w:lang w:val="vi-VN"/>
        </w:rPr>
        <w:t>ơi,</w:t>
      </w:r>
      <w:r w:rsidRPr="001F7CD1">
        <w:rPr>
          <w:rFonts w:cs="Times New Roman"/>
          <w:bCs/>
          <w:sz w:val="24"/>
          <w:szCs w:val="24"/>
          <w:lang w:val="en-US"/>
        </w:rPr>
        <w:t xml:space="preserve"> cứu </w:t>
      </w:r>
      <w:r w:rsidRPr="001F7CD1">
        <w:rPr>
          <w:rFonts w:cs="Times New Roman"/>
          <w:bCs/>
          <w:sz w:val="24"/>
          <w:szCs w:val="24"/>
          <w:lang w:val="vi-VN"/>
        </w:rPr>
        <w:t>con...</w:t>
      </w:r>
    </w:p>
    <w:p w14:paraId="797CDBF1" w14:textId="267CB50F"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Khơ-lét-xta-cốp </w:t>
      </w:r>
      <w:r w:rsidR="00B733DA" w:rsidRPr="001F7CD1">
        <w:rPr>
          <w:rFonts w:cs="Times New Roman"/>
          <w:bCs/>
          <w:sz w:val="24"/>
          <w:szCs w:val="24"/>
          <w:lang w:val="vi-VN"/>
        </w:rPr>
        <w:t>-</w:t>
      </w:r>
      <w:r w:rsidRPr="001F7CD1">
        <w:rPr>
          <w:rFonts w:cs="Times New Roman"/>
          <w:bCs/>
          <w:sz w:val="24"/>
          <w:szCs w:val="24"/>
          <w:lang w:val="en-US"/>
        </w:rPr>
        <w:t xml:space="preserve"> Ông biết </w:t>
      </w:r>
      <w:r w:rsidRPr="001F7CD1">
        <w:rPr>
          <w:rFonts w:cs="Times New Roman"/>
          <w:bCs/>
          <w:sz w:val="24"/>
          <w:szCs w:val="24"/>
          <w:lang w:val="vi-VN"/>
        </w:rPr>
        <w:t>cho,</w:t>
      </w:r>
      <w:r w:rsidRPr="001F7CD1">
        <w:rPr>
          <w:rFonts w:cs="Times New Roman"/>
          <w:bCs/>
          <w:sz w:val="24"/>
          <w:szCs w:val="24"/>
          <w:lang w:val="en-US"/>
        </w:rPr>
        <w:t xml:space="preserve"> dọc </w:t>
      </w:r>
      <w:r w:rsidRPr="001F7CD1">
        <w:rPr>
          <w:rFonts w:cs="Times New Roman"/>
          <w:bCs/>
          <w:sz w:val="24"/>
          <w:szCs w:val="24"/>
          <w:lang w:val="vi-VN"/>
        </w:rPr>
        <w:t>đường,</w:t>
      </w:r>
      <w:r w:rsidRPr="001F7CD1">
        <w:rPr>
          <w:rFonts w:cs="Times New Roman"/>
          <w:bCs/>
          <w:sz w:val="24"/>
          <w:szCs w:val="24"/>
          <w:lang w:val="en-US"/>
        </w:rPr>
        <w:t xml:space="preserve"> tôi cạn cả </w:t>
      </w:r>
      <w:r w:rsidRPr="001F7CD1">
        <w:rPr>
          <w:rFonts w:cs="Times New Roman"/>
          <w:bCs/>
          <w:sz w:val="24"/>
          <w:szCs w:val="24"/>
          <w:lang w:val="vi-VN"/>
        </w:rPr>
        <w:t>tiền...</w:t>
      </w:r>
      <w:r w:rsidRPr="001F7CD1">
        <w:rPr>
          <w:rFonts w:cs="Times New Roman"/>
          <w:bCs/>
          <w:sz w:val="24"/>
          <w:szCs w:val="24"/>
          <w:lang w:val="en-US"/>
        </w:rPr>
        <w:t xml:space="preserve"> tiêu pha món này món </w:t>
      </w:r>
      <w:r w:rsidRPr="001F7CD1">
        <w:rPr>
          <w:rFonts w:cs="Times New Roman"/>
          <w:bCs/>
          <w:sz w:val="24"/>
          <w:szCs w:val="24"/>
          <w:lang w:val="vi-VN"/>
        </w:rPr>
        <w:t>khác...</w:t>
      </w:r>
      <w:r w:rsidRPr="001F7CD1">
        <w:rPr>
          <w:rFonts w:cs="Times New Roman"/>
          <w:bCs/>
          <w:sz w:val="24"/>
          <w:szCs w:val="24"/>
          <w:lang w:val="en-US"/>
        </w:rPr>
        <w:t xml:space="preserve"> </w:t>
      </w:r>
      <w:r w:rsidRPr="001F7CD1">
        <w:rPr>
          <w:rFonts w:cs="Times New Roman"/>
          <w:bCs/>
          <w:sz w:val="24"/>
          <w:szCs w:val="24"/>
          <w:lang w:val="vi-VN"/>
        </w:rPr>
        <w:t>V</w:t>
      </w:r>
      <w:r w:rsidRPr="001F7CD1">
        <w:rPr>
          <w:rFonts w:cs="Times New Roman"/>
          <w:bCs/>
          <w:sz w:val="24"/>
          <w:szCs w:val="24"/>
          <w:lang w:val="en-US"/>
        </w:rPr>
        <w:t xml:space="preserve">ề đến </w:t>
      </w:r>
      <w:r w:rsidRPr="001F7CD1">
        <w:rPr>
          <w:rFonts w:cs="Times New Roman"/>
          <w:bCs/>
          <w:sz w:val="24"/>
          <w:szCs w:val="24"/>
          <w:lang w:val="vi-VN"/>
        </w:rPr>
        <w:t>quê,</w:t>
      </w:r>
      <w:r w:rsidRPr="001F7CD1">
        <w:rPr>
          <w:rFonts w:cs="Times New Roman"/>
          <w:bCs/>
          <w:sz w:val="24"/>
          <w:szCs w:val="24"/>
          <w:lang w:val="en-US"/>
        </w:rPr>
        <w:t xml:space="preserve"> tôi sẽ gửi trả ông ngay </w:t>
      </w:r>
      <w:r w:rsidRPr="001F7CD1">
        <w:rPr>
          <w:rFonts w:cs="Times New Roman"/>
          <w:bCs/>
          <w:sz w:val="24"/>
          <w:szCs w:val="24"/>
          <w:lang w:val="vi-VN"/>
        </w:rPr>
        <w:t>nhé.</w:t>
      </w:r>
    </w:p>
    <w:p w14:paraId="460EACC1"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en-US"/>
        </w:rPr>
        <w:t xml:space="preserve">Chánh </w:t>
      </w:r>
      <w:r w:rsidRPr="001F7CD1">
        <w:rPr>
          <w:rFonts w:cs="Times New Roman"/>
          <w:b/>
          <w:bCs/>
          <w:sz w:val="24"/>
          <w:szCs w:val="24"/>
          <w:lang w:val="vi-VN"/>
        </w:rPr>
        <w:t>án</w:t>
      </w:r>
      <w:r w:rsidRPr="001F7CD1">
        <w:rPr>
          <w:rFonts w:cs="Times New Roman"/>
          <w:bCs/>
          <w:sz w:val="24"/>
          <w:szCs w:val="24"/>
          <w:lang w:val="en-US"/>
        </w:rPr>
        <w:t xml:space="preserve"> </w:t>
      </w:r>
      <w:r w:rsidRPr="001F7CD1">
        <w:rPr>
          <w:rFonts w:cs="Times New Roman"/>
          <w:bCs/>
          <w:sz w:val="24"/>
          <w:szCs w:val="24"/>
          <w:lang w:val="vi-VN"/>
        </w:rPr>
        <w:t>- Ấy chết! S</w:t>
      </w:r>
      <w:r w:rsidRPr="001F7CD1">
        <w:rPr>
          <w:rFonts w:cs="Times New Roman"/>
          <w:bCs/>
          <w:sz w:val="24"/>
          <w:szCs w:val="24"/>
          <w:lang w:val="en-US"/>
        </w:rPr>
        <w:t xml:space="preserve">ao ông lại nghĩ thế </w:t>
      </w:r>
      <w:r w:rsidRPr="001F7CD1">
        <w:rPr>
          <w:rFonts w:cs="Times New Roman"/>
          <w:bCs/>
          <w:sz w:val="24"/>
          <w:szCs w:val="24"/>
          <w:lang w:val="vi-VN"/>
        </w:rPr>
        <w:t>ông!</w:t>
      </w:r>
      <w:r w:rsidRPr="001F7CD1">
        <w:rPr>
          <w:rFonts w:cs="Times New Roman"/>
          <w:bCs/>
          <w:sz w:val="24"/>
          <w:szCs w:val="24"/>
          <w:lang w:val="en-US"/>
        </w:rPr>
        <w:t xml:space="preserve"> </w:t>
      </w:r>
      <w:r w:rsidRPr="001F7CD1">
        <w:rPr>
          <w:rFonts w:cs="Times New Roman"/>
          <w:bCs/>
          <w:sz w:val="24"/>
          <w:szCs w:val="24"/>
          <w:lang w:val="vi-VN"/>
        </w:rPr>
        <w:t>Đ</w:t>
      </w:r>
      <w:r w:rsidRPr="001F7CD1">
        <w:rPr>
          <w:rFonts w:cs="Times New Roman"/>
          <w:bCs/>
          <w:sz w:val="24"/>
          <w:szCs w:val="24"/>
          <w:lang w:val="en-US"/>
        </w:rPr>
        <w:t xml:space="preserve">ược nhận </w:t>
      </w:r>
      <w:r w:rsidRPr="001F7CD1">
        <w:rPr>
          <w:rFonts w:cs="Times New Roman"/>
          <w:bCs/>
          <w:sz w:val="24"/>
          <w:szCs w:val="24"/>
          <w:lang w:val="vi-VN"/>
        </w:rPr>
        <w:t>tiền,</w:t>
      </w:r>
      <w:r w:rsidRPr="001F7CD1">
        <w:rPr>
          <w:rFonts w:cs="Times New Roman"/>
          <w:bCs/>
          <w:sz w:val="24"/>
          <w:szCs w:val="24"/>
          <w:lang w:val="en-US"/>
        </w:rPr>
        <w:t xml:space="preserve"> thực vinh dự cho tôi quá</w:t>
      </w:r>
      <w:r w:rsidRPr="001F7CD1">
        <w:rPr>
          <w:rFonts w:cs="Times New Roman"/>
          <w:bCs/>
          <w:sz w:val="24"/>
          <w:szCs w:val="24"/>
          <w:lang w:val="vi-VN"/>
        </w:rPr>
        <w:t xml:space="preserve"> rồi. C</w:t>
      </w:r>
      <w:r w:rsidRPr="001F7CD1">
        <w:rPr>
          <w:rFonts w:cs="Times New Roman"/>
          <w:bCs/>
          <w:sz w:val="24"/>
          <w:szCs w:val="24"/>
          <w:lang w:val="en-US"/>
        </w:rPr>
        <w:t xml:space="preserve">ố </w:t>
      </w:r>
      <w:r w:rsidRPr="001F7CD1">
        <w:rPr>
          <w:rFonts w:cs="Times New Roman"/>
          <w:bCs/>
          <w:sz w:val="24"/>
          <w:szCs w:val="24"/>
          <w:lang w:val="vi-VN"/>
        </w:rPr>
        <w:t>nhiên,</w:t>
      </w:r>
      <w:r w:rsidRPr="001F7CD1">
        <w:rPr>
          <w:rFonts w:cs="Times New Roman"/>
          <w:bCs/>
          <w:sz w:val="24"/>
          <w:szCs w:val="24"/>
          <w:lang w:val="en-US"/>
        </w:rPr>
        <w:t xml:space="preserve"> tôi đem hết tài </w:t>
      </w:r>
      <w:r w:rsidRPr="001F7CD1">
        <w:rPr>
          <w:rFonts w:cs="Times New Roman"/>
          <w:bCs/>
          <w:sz w:val="24"/>
          <w:szCs w:val="24"/>
          <w:lang w:val="vi-VN"/>
        </w:rPr>
        <w:t>hèn</w:t>
      </w:r>
      <w:r w:rsidRPr="001F7CD1">
        <w:rPr>
          <w:rFonts w:cs="Times New Roman"/>
          <w:bCs/>
          <w:sz w:val="24"/>
          <w:szCs w:val="24"/>
          <w:lang w:val="en-US"/>
        </w:rPr>
        <w:t xml:space="preserve"> sức </w:t>
      </w:r>
      <w:r w:rsidRPr="001F7CD1">
        <w:rPr>
          <w:rFonts w:cs="Times New Roman"/>
          <w:bCs/>
          <w:sz w:val="24"/>
          <w:szCs w:val="24"/>
          <w:lang w:val="vi-VN"/>
        </w:rPr>
        <w:t>mọn,</w:t>
      </w:r>
      <w:r w:rsidRPr="001F7CD1">
        <w:rPr>
          <w:rFonts w:cs="Times New Roman"/>
          <w:bCs/>
          <w:sz w:val="24"/>
          <w:szCs w:val="24"/>
          <w:lang w:val="en-US"/>
        </w:rPr>
        <w:t xml:space="preserve"> lòng nhiệt </w:t>
      </w:r>
      <w:r w:rsidRPr="001F7CD1">
        <w:rPr>
          <w:rFonts w:cs="Times New Roman"/>
          <w:bCs/>
          <w:sz w:val="24"/>
          <w:szCs w:val="24"/>
          <w:lang w:val="vi-VN"/>
        </w:rPr>
        <w:t>thành,</w:t>
      </w:r>
      <w:r w:rsidRPr="001F7CD1">
        <w:rPr>
          <w:rFonts w:cs="Times New Roman"/>
          <w:bCs/>
          <w:sz w:val="24"/>
          <w:szCs w:val="24"/>
          <w:lang w:val="en-US"/>
        </w:rPr>
        <w:t xml:space="preserve"> sốt </w:t>
      </w:r>
      <w:r w:rsidRPr="001F7CD1">
        <w:rPr>
          <w:rFonts w:cs="Times New Roman"/>
          <w:bCs/>
          <w:sz w:val="24"/>
          <w:szCs w:val="24"/>
          <w:lang w:val="vi-VN"/>
        </w:rPr>
        <w:t>sắ</w:t>
      </w:r>
      <w:r w:rsidRPr="001F7CD1">
        <w:rPr>
          <w:rFonts w:cs="Times New Roman"/>
          <w:bCs/>
          <w:sz w:val="24"/>
          <w:szCs w:val="24"/>
          <w:lang w:val="en-US"/>
        </w:rPr>
        <w:t xml:space="preserve">ng đối với quan </w:t>
      </w:r>
      <w:r w:rsidRPr="001F7CD1">
        <w:rPr>
          <w:rFonts w:cs="Times New Roman"/>
          <w:bCs/>
          <w:sz w:val="24"/>
          <w:szCs w:val="24"/>
          <w:lang w:val="vi-VN"/>
        </w:rPr>
        <w:t>trên...</w:t>
      </w:r>
      <w:r w:rsidRPr="001F7CD1">
        <w:rPr>
          <w:rFonts w:cs="Times New Roman"/>
          <w:bCs/>
          <w:sz w:val="24"/>
          <w:szCs w:val="24"/>
          <w:lang w:val="en-US"/>
        </w:rPr>
        <w:t xml:space="preserve"> để cố gắng sao cho xứng đáng </w:t>
      </w:r>
      <w:r w:rsidRPr="001F7CD1">
        <w:rPr>
          <w:rFonts w:cs="Times New Roman"/>
          <w:bCs/>
          <w:sz w:val="24"/>
          <w:szCs w:val="24"/>
          <w:lang w:val="vi-VN"/>
        </w:rPr>
        <w:t>... (</w:t>
      </w:r>
      <w:r w:rsidRPr="001F7CD1">
        <w:rPr>
          <w:rFonts w:cs="Times New Roman"/>
          <w:bCs/>
          <w:i/>
          <w:sz w:val="24"/>
          <w:szCs w:val="24"/>
          <w:lang w:val="en-US"/>
        </w:rPr>
        <w:t xml:space="preserve">đứng </w:t>
      </w:r>
      <w:r w:rsidRPr="001F7CD1">
        <w:rPr>
          <w:rFonts w:cs="Times New Roman"/>
          <w:bCs/>
          <w:i/>
          <w:sz w:val="24"/>
          <w:szCs w:val="24"/>
          <w:lang w:val="vi-VN"/>
        </w:rPr>
        <w:t>dậy,</w:t>
      </w:r>
      <w:r w:rsidRPr="001F7CD1">
        <w:rPr>
          <w:rFonts w:cs="Times New Roman"/>
          <w:bCs/>
          <w:i/>
          <w:sz w:val="24"/>
          <w:szCs w:val="24"/>
          <w:lang w:val="en-US"/>
        </w:rPr>
        <w:t xml:space="preserve"> thẳng người theo kiểu </w:t>
      </w:r>
      <w:r w:rsidRPr="001F7CD1">
        <w:rPr>
          <w:rFonts w:cs="Times New Roman"/>
          <w:bCs/>
          <w:i/>
          <w:sz w:val="24"/>
          <w:szCs w:val="24"/>
          <w:lang w:val="vi-VN"/>
        </w:rPr>
        <w:t>n</w:t>
      </w:r>
      <w:r w:rsidRPr="001F7CD1">
        <w:rPr>
          <w:rFonts w:cs="Times New Roman"/>
          <w:bCs/>
          <w:i/>
          <w:sz w:val="24"/>
          <w:szCs w:val="24"/>
          <w:lang w:val="en-US"/>
        </w:rPr>
        <w:t xml:space="preserve">ghiêm </w:t>
      </w:r>
      <w:r w:rsidRPr="001F7CD1">
        <w:rPr>
          <w:rFonts w:cs="Times New Roman"/>
          <w:bCs/>
          <w:i/>
          <w:sz w:val="24"/>
          <w:szCs w:val="24"/>
          <w:lang w:val="vi-VN"/>
        </w:rPr>
        <w:t>lệnh</w:t>
      </w:r>
      <w:r w:rsidRPr="001F7CD1">
        <w:rPr>
          <w:rFonts w:cs="Times New Roman"/>
          <w:bCs/>
          <w:sz w:val="24"/>
          <w:szCs w:val="24"/>
          <w:lang w:val="vi-VN"/>
        </w:rPr>
        <w:t>)</w:t>
      </w:r>
      <w:r w:rsidRPr="001F7CD1">
        <w:rPr>
          <w:rFonts w:cs="Times New Roman"/>
          <w:bCs/>
          <w:sz w:val="24"/>
          <w:szCs w:val="24"/>
          <w:lang w:val="en-US"/>
        </w:rPr>
        <w:t xml:space="preserve"> </w:t>
      </w:r>
      <w:r w:rsidRPr="001F7CD1">
        <w:rPr>
          <w:rFonts w:cs="Times New Roman"/>
          <w:bCs/>
          <w:sz w:val="24"/>
          <w:szCs w:val="24"/>
          <w:lang w:val="vi-VN"/>
        </w:rPr>
        <w:t>- T</w:t>
      </w:r>
      <w:r w:rsidRPr="001F7CD1">
        <w:rPr>
          <w:rFonts w:cs="Times New Roman"/>
          <w:bCs/>
          <w:sz w:val="24"/>
          <w:szCs w:val="24"/>
          <w:lang w:val="en-US"/>
        </w:rPr>
        <w:t xml:space="preserve">ôi không dám </w:t>
      </w:r>
      <w:r w:rsidRPr="001F7CD1">
        <w:rPr>
          <w:rFonts w:cs="Times New Roman"/>
          <w:bCs/>
          <w:sz w:val="24"/>
          <w:szCs w:val="24"/>
          <w:lang w:val="vi-VN"/>
        </w:rPr>
        <w:t>quấy</w:t>
      </w:r>
      <w:r w:rsidRPr="001F7CD1">
        <w:rPr>
          <w:rFonts w:cs="Times New Roman"/>
          <w:bCs/>
          <w:sz w:val="24"/>
          <w:szCs w:val="24"/>
          <w:lang w:val="en-US"/>
        </w:rPr>
        <w:t xml:space="preserve"> quả ông </w:t>
      </w:r>
      <w:r w:rsidRPr="001F7CD1">
        <w:rPr>
          <w:rFonts w:cs="Times New Roman"/>
          <w:bCs/>
          <w:sz w:val="24"/>
          <w:szCs w:val="24"/>
          <w:lang w:val="vi-VN"/>
        </w:rPr>
        <w:t>nữa. Ô</w:t>
      </w:r>
      <w:r w:rsidRPr="001F7CD1">
        <w:rPr>
          <w:rFonts w:cs="Times New Roman"/>
          <w:bCs/>
          <w:sz w:val="24"/>
          <w:szCs w:val="24"/>
          <w:lang w:val="en-US"/>
        </w:rPr>
        <w:t xml:space="preserve">ng có lệnh gì truyền cho </w:t>
      </w:r>
      <w:r w:rsidRPr="001F7CD1">
        <w:rPr>
          <w:rFonts w:cs="Times New Roman"/>
          <w:bCs/>
          <w:sz w:val="24"/>
          <w:szCs w:val="24"/>
          <w:lang w:val="vi-VN"/>
        </w:rPr>
        <w:t>làm</w:t>
      </w:r>
      <w:r w:rsidRPr="001F7CD1">
        <w:rPr>
          <w:rFonts w:cs="Times New Roman"/>
          <w:bCs/>
          <w:sz w:val="24"/>
          <w:szCs w:val="24"/>
          <w:lang w:val="en-US"/>
        </w:rPr>
        <w:t xml:space="preserve"> không </w:t>
      </w:r>
      <w:r w:rsidRPr="001F7CD1">
        <w:rPr>
          <w:rFonts w:cs="Times New Roman"/>
          <w:bCs/>
          <w:sz w:val="24"/>
          <w:szCs w:val="24"/>
          <w:lang w:val="vi-VN"/>
        </w:rPr>
        <w:t>ạ?</w:t>
      </w:r>
    </w:p>
    <w:p w14:paraId="3C0639DC" w14:textId="0011CEDD"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lastRenderedPageBreak/>
        <w:t xml:space="preserve">Khơ-lét-xta-cốp </w:t>
      </w:r>
      <w:r w:rsidR="00B733DA" w:rsidRPr="001F7CD1">
        <w:rPr>
          <w:rFonts w:cs="Times New Roman"/>
          <w:bCs/>
          <w:sz w:val="24"/>
          <w:szCs w:val="24"/>
          <w:lang w:val="vi-VN"/>
        </w:rPr>
        <w:t>-</w:t>
      </w:r>
      <w:r w:rsidRPr="001F7CD1">
        <w:rPr>
          <w:rFonts w:cs="Times New Roman"/>
          <w:bCs/>
          <w:sz w:val="24"/>
          <w:szCs w:val="24"/>
          <w:lang w:val="en-US"/>
        </w:rPr>
        <w:t xml:space="preserve"> </w:t>
      </w:r>
      <w:r w:rsidRPr="001F7CD1">
        <w:rPr>
          <w:rFonts w:cs="Times New Roman"/>
          <w:bCs/>
          <w:sz w:val="24"/>
          <w:szCs w:val="24"/>
          <w:lang w:val="vi-VN"/>
        </w:rPr>
        <w:t>L</w:t>
      </w:r>
      <w:r w:rsidRPr="001F7CD1">
        <w:rPr>
          <w:rFonts w:cs="Times New Roman"/>
          <w:bCs/>
          <w:sz w:val="24"/>
          <w:szCs w:val="24"/>
          <w:lang w:val="en-US"/>
        </w:rPr>
        <w:t xml:space="preserve">ệnh </w:t>
      </w:r>
      <w:r w:rsidRPr="001F7CD1">
        <w:rPr>
          <w:rFonts w:cs="Times New Roman"/>
          <w:bCs/>
          <w:sz w:val="24"/>
          <w:szCs w:val="24"/>
          <w:lang w:val="vi-VN"/>
        </w:rPr>
        <w:t>gì?</w:t>
      </w:r>
    </w:p>
    <w:p w14:paraId="55E68D47"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en-US"/>
        </w:rPr>
        <w:t xml:space="preserve">Chánh </w:t>
      </w:r>
      <w:r w:rsidRPr="001F7CD1">
        <w:rPr>
          <w:rFonts w:cs="Times New Roman"/>
          <w:b/>
          <w:bCs/>
          <w:sz w:val="24"/>
          <w:szCs w:val="24"/>
          <w:lang w:val="vi-VN"/>
        </w:rPr>
        <w:t>án</w:t>
      </w:r>
      <w:r w:rsidRPr="001F7CD1">
        <w:rPr>
          <w:rFonts w:cs="Times New Roman"/>
          <w:bCs/>
          <w:sz w:val="24"/>
          <w:szCs w:val="24"/>
          <w:lang w:val="en-US"/>
        </w:rPr>
        <w:t xml:space="preserve"> </w:t>
      </w:r>
      <w:r w:rsidRPr="001F7CD1">
        <w:rPr>
          <w:rFonts w:cs="Times New Roman"/>
          <w:bCs/>
          <w:sz w:val="24"/>
          <w:szCs w:val="24"/>
          <w:lang w:val="vi-VN"/>
        </w:rPr>
        <w:t>- T</w:t>
      </w:r>
      <w:r w:rsidRPr="001F7CD1">
        <w:rPr>
          <w:rFonts w:cs="Times New Roman"/>
          <w:bCs/>
          <w:sz w:val="24"/>
          <w:szCs w:val="24"/>
          <w:lang w:val="en-US"/>
        </w:rPr>
        <w:t xml:space="preserve">ôi muốn nói là ông có lệnh gì truyền cho tòa án </w:t>
      </w:r>
      <w:r w:rsidRPr="001F7CD1">
        <w:rPr>
          <w:rFonts w:cs="Times New Roman"/>
          <w:bCs/>
          <w:sz w:val="24"/>
          <w:szCs w:val="24"/>
          <w:lang w:val="vi-VN"/>
        </w:rPr>
        <w:t>q</w:t>
      </w:r>
      <w:r w:rsidRPr="001F7CD1">
        <w:rPr>
          <w:rFonts w:cs="Times New Roman"/>
          <w:bCs/>
          <w:sz w:val="24"/>
          <w:szCs w:val="24"/>
          <w:lang w:val="en-US"/>
        </w:rPr>
        <w:t xml:space="preserve">uận sở </w:t>
      </w:r>
      <w:r w:rsidRPr="001F7CD1">
        <w:rPr>
          <w:rFonts w:cs="Times New Roman"/>
          <w:bCs/>
          <w:sz w:val="24"/>
          <w:szCs w:val="24"/>
          <w:lang w:val="vi-VN"/>
        </w:rPr>
        <w:t xml:space="preserve">tại </w:t>
      </w:r>
      <w:r w:rsidRPr="001F7CD1">
        <w:rPr>
          <w:rFonts w:cs="Times New Roman"/>
          <w:bCs/>
          <w:sz w:val="24"/>
          <w:szCs w:val="24"/>
          <w:lang w:val="en-US"/>
        </w:rPr>
        <w:t xml:space="preserve">không </w:t>
      </w:r>
      <w:r w:rsidRPr="001F7CD1">
        <w:rPr>
          <w:rFonts w:cs="Times New Roman"/>
          <w:bCs/>
          <w:sz w:val="24"/>
          <w:szCs w:val="24"/>
          <w:lang w:val="vi-VN"/>
        </w:rPr>
        <w:t>ạ?</w:t>
      </w:r>
    </w:p>
    <w:p w14:paraId="08C6CD44" w14:textId="2C0E1F3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Khơ-lét-xta-cốp </w:t>
      </w:r>
      <w:r w:rsidR="00B733DA" w:rsidRPr="001F7CD1">
        <w:rPr>
          <w:rFonts w:cs="Times New Roman"/>
          <w:bCs/>
          <w:sz w:val="24"/>
          <w:szCs w:val="24"/>
          <w:lang w:val="vi-VN"/>
        </w:rPr>
        <w:t>-</w:t>
      </w:r>
      <w:r w:rsidRPr="001F7CD1">
        <w:rPr>
          <w:rFonts w:cs="Times New Roman"/>
          <w:bCs/>
          <w:sz w:val="24"/>
          <w:szCs w:val="24"/>
          <w:lang w:val="en-US"/>
        </w:rPr>
        <w:t xml:space="preserve"> </w:t>
      </w:r>
      <w:r w:rsidRPr="001F7CD1">
        <w:rPr>
          <w:rFonts w:cs="Times New Roman"/>
          <w:bCs/>
          <w:sz w:val="24"/>
          <w:szCs w:val="24"/>
          <w:lang w:val="vi-VN"/>
        </w:rPr>
        <w:t>C</w:t>
      </w:r>
      <w:r w:rsidRPr="001F7CD1">
        <w:rPr>
          <w:rFonts w:cs="Times New Roman"/>
          <w:bCs/>
          <w:sz w:val="24"/>
          <w:szCs w:val="24"/>
          <w:lang w:val="en-US"/>
        </w:rPr>
        <w:t xml:space="preserve">ần gì phải </w:t>
      </w:r>
      <w:r w:rsidRPr="001F7CD1">
        <w:rPr>
          <w:rFonts w:cs="Times New Roman"/>
          <w:bCs/>
          <w:sz w:val="24"/>
          <w:szCs w:val="24"/>
          <w:lang w:val="vi-VN"/>
        </w:rPr>
        <w:t>lệnh? T</w:t>
      </w:r>
      <w:r w:rsidRPr="001F7CD1">
        <w:rPr>
          <w:rFonts w:cs="Times New Roman"/>
          <w:bCs/>
          <w:sz w:val="24"/>
          <w:szCs w:val="24"/>
          <w:lang w:val="en-US"/>
        </w:rPr>
        <w:t xml:space="preserve">rong lúc này không </w:t>
      </w:r>
      <w:r w:rsidRPr="001F7CD1">
        <w:rPr>
          <w:rFonts w:cs="Times New Roman"/>
          <w:bCs/>
          <w:sz w:val="24"/>
          <w:szCs w:val="24"/>
          <w:lang w:val="vi-VN"/>
        </w:rPr>
        <w:t>cần;</w:t>
      </w:r>
      <w:r w:rsidRPr="001F7CD1">
        <w:rPr>
          <w:rFonts w:cs="Times New Roman"/>
          <w:bCs/>
          <w:sz w:val="24"/>
          <w:szCs w:val="24"/>
          <w:lang w:val="en-US"/>
        </w:rPr>
        <w:t xml:space="preserve"> </w:t>
      </w:r>
      <w:r w:rsidRPr="001F7CD1">
        <w:rPr>
          <w:rFonts w:cs="Times New Roman"/>
          <w:bCs/>
          <w:sz w:val="24"/>
          <w:szCs w:val="24"/>
          <w:lang w:val="vi-VN"/>
        </w:rPr>
        <w:t>không,</w:t>
      </w:r>
      <w:r w:rsidRPr="001F7CD1">
        <w:rPr>
          <w:rFonts w:cs="Times New Roman"/>
          <w:bCs/>
          <w:sz w:val="24"/>
          <w:szCs w:val="24"/>
          <w:lang w:val="en-US"/>
        </w:rPr>
        <w:t xml:space="preserve"> không lệnh gì </w:t>
      </w:r>
      <w:r w:rsidRPr="001F7CD1">
        <w:rPr>
          <w:rFonts w:cs="Times New Roman"/>
          <w:bCs/>
          <w:sz w:val="24"/>
          <w:szCs w:val="24"/>
          <w:lang w:val="vi-VN"/>
        </w:rPr>
        <w:t>hết. C</w:t>
      </w:r>
      <w:r w:rsidRPr="001F7CD1">
        <w:rPr>
          <w:rFonts w:cs="Times New Roman"/>
          <w:bCs/>
          <w:sz w:val="24"/>
          <w:szCs w:val="24"/>
          <w:lang w:val="en-US"/>
        </w:rPr>
        <w:t xml:space="preserve">ảm ơn </w:t>
      </w:r>
      <w:r w:rsidRPr="001F7CD1">
        <w:rPr>
          <w:rFonts w:cs="Times New Roman"/>
          <w:bCs/>
          <w:sz w:val="24"/>
          <w:szCs w:val="24"/>
          <w:lang w:val="vi-VN"/>
        </w:rPr>
        <w:t>ông.</w:t>
      </w:r>
    </w:p>
    <w:p w14:paraId="4DBD4F77" w14:textId="34C683AA"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en-US"/>
        </w:rPr>
        <w:t xml:space="preserve">Chánh </w:t>
      </w:r>
      <w:r w:rsidRPr="001F7CD1">
        <w:rPr>
          <w:rFonts w:cs="Times New Roman"/>
          <w:b/>
          <w:bCs/>
          <w:sz w:val="24"/>
          <w:szCs w:val="24"/>
          <w:lang w:val="vi-VN"/>
        </w:rPr>
        <w:t>án</w:t>
      </w:r>
      <w:r w:rsidRPr="001F7CD1">
        <w:rPr>
          <w:rFonts w:cs="Times New Roman"/>
          <w:bCs/>
          <w:sz w:val="24"/>
          <w:szCs w:val="24"/>
          <w:lang w:val="en-US"/>
        </w:rPr>
        <w:t xml:space="preserve"> </w:t>
      </w:r>
      <w:r w:rsidRPr="001F7CD1">
        <w:rPr>
          <w:rFonts w:cs="Times New Roman"/>
          <w:bCs/>
          <w:sz w:val="24"/>
          <w:szCs w:val="24"/>
          <w:lang w:val="vi-VN"/>
        </w:rPr>
        <w:t>(</w:t>
      </w:r>
      <w:r w:rsidRPr="001F7CD1">
        <w:rPr>
          <w:rFonts w:cs="Times New Roman"/>
          <w:bCs/>
          <w:i/>
          <w:sz w:val="24"/>
          <w:szCs w:val="24"/>
          <w:lang w:val="vi-VN"/>
        </w:rPr>
        <w:t>c</w:t>
      </w:r>
      <w:r w:rsidRPr="001F7CD1">
        <w:rPr>
          <w:rFonts w:cs="Times New Roman"/>
          <w:bCs/>
          <w:i/>
          <w:sz w:val="24"/>
          <w:szCs w:val="24"/>
          <w:lang w:val="en-US"/>
        </w:rPr>
        <w:t xml:space="preserve">hào xong đi </w:t>
      </w:r>
      <w:r w:rsidRPr="001F7CD1">
        <w:rPr>
          <w:rFonts w:cs="Times New Roman"/>
          <w:bCs/>
          <w:i/>
          <w:sz w:val="24"/>
          <w:szCs w:val="24"/>
          <w:lang w:val="vi-VN"/>
        </w:rPr>
        <w:t>ra,</w:t>
      </w:r>
      <w:r w:rsidRPr="001F7CD1">
        <w:rPr>
          <w:rFonts w:cs="Times New Roman"/>
          <w:bCs/>
          <w:i/>
          <w:sz w:val="24"/>
          <w:szCs w:val="24"/>
          <w:lang w:val="en-US"/>
        </w:rPr>
        <w:t xml:space="preserve"> nói </w:t>
      </w:r>
      <w:r w:rsidRPr="001F7CD1">
        <w:rPr>
          <w:rFonts w:cs="Times New Roman"/>
          <w:bCs/>
          <w:i/>
          <w:sz w:val="24"/>
          <w:szCs w:val="24"/>
          <w:lang w:val="vi-VN"/>
        </w:rPr>
        <w:t>riêng</w:t>
      </w:r>
      <w:r w:rsidRPr="001F7CD1">
        <w:rPr>
          <w:rFonts w:cs="Times New Roman"/>
          <w:bCs/>
          <w:sz w:val="24"/>
          <w:szCs w:val="24"/>
          <w:lang w:val="vi-VN"/>
        </w:rPr>
        <w:t>)</w:t>
      </w:r>
      <w:r w:rsidRPr="001F7CD1">
        <w:rPr>
          <w:rFonts w:cs="Times New Roman"/>
          <w:bCs/>
          <w:sz w:val="24"/>
          <w:szCs w:val="24"/>
          <w:lang w:val="en-US"/>
        </w:rPr>
        <w:t xml:space="preserve"> </w:t>
      </w:r>
      <w:r w:rsidR="00B733DA" w:rsidRPr="001F7CD1">
        <w:rPr>
          <w:rFonts w:cs="Times New Roman"/>
          <w:bCs/>
          <w:sz w:val="24"/>
          <w:szCs w:val="24"/>
          <w:lang w:val="vi-VN"/>
        </w:rPr>
        <w:t>-</w:t>
      </w:r>
      <w:r w:rsidRPr="001F7CD1">
        <w:rPr>
          <w:rFonts w:cs="Times New Roman"/>
          <w:bCs/>
          <w:sz w:val="24"/>
          <w:szCs w:val="24"/>
          <w:lang w:val="vi-VN"/>
        </w:rPr>
        <w:t xml:space="preserve"> Thôi,</w:t>
      </w:r>
      <w:r w:rsidRPr="001F7CD1">
        <w:rPr>
          <w:rFonts w:cs="Times New Roman"/>
          <w:bCs/>
          <w:sz w:val="24"/>
          <w:szCs w:val="24"/>
          <w:lang w:val="en-US"/>
        </w:rPr>
        <w:t xml:space="preserve"> thế là thoát nạn </w:t>
      </w:r>
      <w:r w:rsidRPr="001F7CD1">
        <w:rPr>
          <w:rFonts w:cs="Times New Roman"/>
          <w:bCs/>
          <w:sz w:val="24"/>
          <w:szCs w:val="24"/>
          <w:lang w:val="vi-VN"/>
        </w:rPr>
        <w:t>rồi!</w:t>
      </w:r>
    </w:p>
    <w:p w14:paraId="729E770C"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Khơ-lét-xta-cốp</w:t>
      </w:r>
      <w:r w:rsidRPr="001F7CD1">
        <w:rPr>
          <w:rFonts w:cs="Times New Roman"/>
          <w:bCs/>
          <w:sz w:val="24"/>
          <w:szCs w:val="24"/>
          <w:lang w:val="vi-VN"/>
        </w:rPr>
        <w:t xml:space="preserve"> (</w:t>
      </w:r>
      <w:r w:rsidRPr="001F7CD1">
        <w:rPr>
          <w:rFonts w:cs="Times New Roman"/>
          <w:bCs/>
          <w:sz w:val="24"/>
          <w:szCs w:val="24"/>
          <w:lang w:val="en-US"/>
        </w:rPr>
        <w:t xml:space="preserve">khi chánh án vừa ra </w:t>
      </w:r>
      <w:r w:rsidRPr="001F7CD1">
        <w:rPr>
          <w:rFonts w:cs="Times New Roman"/>
          <w:bCs/>
          <w:sz w:val="24"/>
          <w:szCs w:val="24"/>
          <w:lang w:val="vi-VN"/>
        </w:rPr>
        <w:t>xong) - T</w:t>
      </w:r>
      <w:r w:rsidRPr="001F7CD1">
        <w:rPr>
          <w:rFonts w:cs="Times New Roman"/>
          <w:bCs/>
          <w:sz w:val="24"/>
          <w:szCs w:val="24"/>
          <w:lang w:val="en-US"/>
        </w:rPr>
        <w:t xml:space="preserve">ay chánh án này tốt bụng đấy chứ </w:t>
      </w:r>
      <w:r w:rsidRPr="001F7CD1">
        <w:rPr>
          <w:rFonts w:cs="Times New Roman"/>
          <w:bCs/>
          <w:sz w:val="24"/>
          <w:szCs w:val="24"/>
          <w:lang w:val="vi-VN"/>
        </w:rPr>
        <w:t>nhỉ!</w:t>
      </w:r>
    </w:p>
    <w:p w14:paraId="4449FA00" w14:textId="77777777" w:rsidR="003D7312" w:rsidRPr="001F7CD1" w:rsidRDefault="003D7312" w:rsidP="003D7312">
      <w:pPr>
        <w:spacing w:before="60" w:after="60"/>
        <w:ind w:firstLine="426"/>
        <w:rPr>
          <w:rFonts w:cs="Times New Roman"/>
          <w:b/>
          <w:bCs/>
          <w:sz w:val="24"/>
          <w:szCs w:val="24"/>
          <w:lang w:val="en-US"/>
        </w:rPr>
      </w:pPr>
      <w:r w:rsidRPr="001F7CD1">
        <w:rPr>
          <w:rFonts w:cs="Times New Roman"/>
          <w:b/>
          <w:bCs/>
          <w:sz w:val="24"/>
          <w:szCs w:val="24"/>
          <w:lang w:val="vi-VN"/>
        </w:rPr>
        <w:t>LỚP 4</w:t>
      </w:r>
    </w:p>
    <w:p w14:paraId="6508A88A" w14:textId="77777777" w:rsidR="003D7312" w:rsidRPr="001F7CD1" w:rsidRDefault="003D7312" w:rsidP="003D7312">
      <w:pPr>
        <w:spacing w:before="60" w:after="60"/>
        <w:ind w:firstLine="426"/>
        <w:rPr>
          <w:rFonts w:cs="Times New Roman"/>
          <w:b/>
          <w:bCs/>
          <w:sz w:val="24"/>
          <w:szCs w:val="24"/>
          <w:lang w:val="vi-VN"/>
        </w:rPr>
      </w:pPr>
      <w:r w:rsidRPr="001F7CD1">
        <w:rPr>
          <w:rFonts w:cs="Times New Roman"/>
          <w:b/>
          <w:bCs/>
          <w:sz w:val="24"/>
          <w:szCs w:val="24"/>
          <w:lang w:val="vi-VN"/>
        </w:rPr>
        <w:t>Khơ-lét-xta-cốp và nhân viên bưu cục</w:t>
      </w:r>
    </w:p>
    <w:p w14:paraId="1836AE78" w14:textId="77777777" w:rsidR="003D7312" w:rsidRPr="001F7CD1" w:rsidRDefault="003D7312" w:rsidP="003D7312">
      <w:pPr>
        <w:spacing w:before="60" w:after="60"/>
        <w:ind w:firstLine="426"/>
        <w:rPr>
          <w:rFonts w:cs="Times New Roman"/>
          <w:bCs/>
          <w:i/>
          <w:sz w:val="24"/>
          <w:szCs w:val="24"/>
          <w:lang w:val="vi-VN"/>
        </w:rPr>
      </w:pPr>
      <w:r w:rsidRPr="001F7CD1">
        <w:rPr>
          <w:rFonts w:cs="Times New Roman"/>
          <w:bCs/>
          <w:i/>
          <w:sz w:val="24"/>
          <w:szCs w:val="24"/>
          <w:lang w:val="vi-VN"/>
        </w:rPr>
        <w:t>Trưởng bưu cục vào, mặc quan phục, đứng thẳng người, tay để lên chuôi kiếm</w:t>
      </w:r>
    </w:p>
    <w:p w14:paraId="04D0007F" w14:textId="63C4E373"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Trưởng bưu cục </w:t>
      </w:r>
      <w:r w:rsidRPr="001F7CD1">
        <w:rPr>
          <w:rFonts w:cs="Times New Roman"/>
          <w:bCs/>
          <w:sz w:val="24"/>
          <w:szCs w:val="24"/>
          <w:lang w:val="vi-VN"/>
        </w:rPr>
        <w:t xml:space="preserve">- </w:t>
      </w:r>
      <w:r w:rsidRPr="001F7CD1">
        <w:rPr>
          <w:rFonts w:cs="Times New Roman"/>
          <w:bCs/>
          <w:sz w:val="24"/>
          <w:szCs w:val="24"/>
          <w:lang w:val="en-US"/>
        </w:rPr>
        <w:t xml:space="preserve">Tôi xin hân hạnh tự giới </w:t>
      </w:r>
      <w:r w:rsidRPr="001F7CD1">
        <w:rPr>
          <w:rFonts w:cs="Times New Roman"/>
          <w:bCs/>
          <w:sz w:val="24"/>
          <w:szCs w:val="24"/>
          <w:lang w:val="vi-VN"/>
        </w:rPr>
        <w:t>thiệu:</w:t>
      </w:r>
      <w:r w:rsidRPr="001F7CD1">
        <w:rPr>
          <w:rFonts w:cs="Times New Roman"/>
          <w:bCs/>
          <w:sz w:val="24"/>
          <w:szCs w:val="24"/>
          <w:lang w:val="en-US"/>
        </w:rPr>
        <w:t xml:space="preserve"> tôi là </w:t>
      </w:r>
      <w:r w:rsidRPr="001F7CD1">
        <w:rPr>
          <w:rFonts w:cs="Times New Roman"/>
          <w:bCs/>
          <w:sz w:val="24"/>
          <w:szCs w:val="24"/>
          <w:lang w:val="vi-VN"/>
        </w:rPr>
        <w:t xml:space="preserve">Spe </w:t>
      </w:r>
      <w:r w:rsidR="00B733DA" w:rsidRPr="001F7CD1">
        <w:rPr>
          <w:rFonts w:cs="Times New Roman"/>
          <w:bCs/>
          <w:sz w:val="24"/>
          <w:szCs w:val="24"/>
          <w:lang w:val="vi-VN"/>
        </w:rPr>
        <w:t>-</w:t>
      </w:r>
      <w:r w:rsidRPr="001F7CD1">
        <w:rPr>
          <w:rFonts w:cs="Times New Roman"/>
          <w:bCs/>
          <w:sz w:val="24"/>
          <w:szCs w:val="24"/>
          <w:lang w:val="vi-VN"/>
        </w:rPr>
        <w:t xml:space="preserve"> kin, Trưởng</w:t>
      </w:r>
      <w:r w:rsidRPr="001F7CD1">
        <w:rPr>
          <w:rFonts w:cs="Times New Roman"/>
          <w:bCs/>
          <w:sz w:val="24"/>
          <w:szCs w:val="24"/>
          <w:lang w:val="en-US"/>
        </w:rPr>
        <w:t xml:space="preserve"> bưu </w:t>
      </w:r>
      <w:r w:rsidRPr="001F7CD1">
        <w:rPr>
          <w:rFonts w:cs="Times New Roman"/>
          <w:bCs/>
          <w:sz w:val="24"/>
          <w:szCs w:val="24"/>
          <w:lang w:val="vi-VN"/>
        </w:rPr>
        <w:t>cục,</w:t>
      </w:r>
      <w:r w:rsidRPr="001F7CD1">
        <w:rPr>
          <w:rFonts w:cs="Times New Roman"/>
          <w:bCs/>
          <w:sz w:val="24"/>
          <w:szCs w:val="24"/>
          <w:lang w:val="en-US"/>
        </w:rPr>
        <w:t xml:space="preserve"> </w:t>
      </w:r>
      <w:r w:rsidRPr="001F7CD1">
        <w:rPr>
          <w:rFonts w:cs="Times New Roman"/>
          <w:bCs/>
          <w:sz w:val="24"/>
          <w:szCs w:val="24"/>
          <w:lang w:val="vi-VN"/>
        </w:rPr>
        <w:t xml:space="preserve">hàm quan </w:t>
      </w:r>
      <w:r w:rsidRPr="001F7CD1">
        <w:rPr>
          <w:rFonts w:cs="Times New Roman"/>
          <w:bCs/>
          <w:sz w:val="24"/>
          <w:szCs w:val="24"/>
          <w:lang w:val="en-US"/>
        </w:rPr>
        <w:t xml:space="preserve">cố vấn pháp </w:t>
      </w:r>
      <w:r w:rsidRPr="001F7CD1">
        <w:rPr>
          <w:rFonts w:cs="Times New Roman"/>
          <w:bCs/>
          <w:sz w:val="24"/>
          <w:szCs w:val="24"/>
          <w:lang w:val="vi-VN"/>
        </w:rPr>
        <w:t>viện.</w:t>
      </w:r>
    </w:p>
    <w:p w14:paraId="3AAFC5E1" w14:textId="7F0C0523" w:rsidR="003D7312" w:rsidRPr="001F7CD1" w:rsidRDefault="003D7312" w:rsidP="003D7312">
      <w:pPr>
        <w:spacing w:before="60" w:after="60"/>
        <w:ind w:firstLine="426"/>
        <w:rPr>
          <w:rFonts w:cs="Times New Roman"/>
          <w:bCs/>
          <w:sz w:val="24"/>
          <w:szCs w:val="24"/>
          <w:lang w:val="en-US"/>
        </w:rPr>
      </w:pPr>
      <w:r w:rsidRPr="001F7CD1">
        <w:rPr>
          <w:rFonts w:cs="Times New Roman"/>
          <w:bCs/>
          <w:sz w:val="24"/>
          <w:szCs w:val="24"/>
          <w:lang w:val="en-US"/>
        </w:rPr>
        <w:t xml:space="preserve"> </w:t>
      </w:r>
      <w:r w:rsidRPr="001F7CD1">
        <w:rPr>
          <w:rFonts w:cs="Times New Roman"/>
          <w:b/>
          <w:bCs/>
          <w:sz w:val="24"/>
          <w:szCs w:val="24"/>
          <w:lang w:val="vi-VN"/>
        </w:rPr>
        <w:t xml:space="preserve">Khơ-lét-xta-cốp </w:t>
      </w:r>
      <w:r w:rsidR="00B733DA" w:rsidRPr="001F7CD1">
        <w:rPr>
          <w:rFonts w:cs="Times New Roman"/>
          <w:bCs/>
          <w:sz w:val="24"/>
          <w:szCs w:val="24"/>
          <w:lang w:val="vi-VN"/>
        </w:rPr>
        <w:t>-</w:t>
      </w:r>
      <w:r w:rsidRPr="001F7CD1">
        <w:rPr>
          <w:rFonts w:cs="Times New Roman"/>
          <w:bCs/>
          <w:sz w:val="24"/>
          <w:szCs w:val="24"/>
          <w:lang w:val="vi-VN"/>
        </w:rPr>
        <w:t xml:space="preserve"> A, k</w:t>
      </w:r>
      <w:r w:rsidRPr="001F7CD1">
        <w:rPr>
          <w:rFonts w:cs="Times New Roman"/>
          <w:bCs/>
          <w:sz w:val="24"/>
          <w:szCs w:val="24"/>
          <w:lang w:val="en-US"/>
        </w:rPr>
        <w:t xml:space="preserve">ính chào </w:t>
      </w:r>
      <w:r w:rsidRPr="001F7CD1">
        <w:rPr>
          <w:rFonts w:cs="Times New Roman"/>
          <w:bCs/>
          <w:sz w:val="24"/>
          <w:szCs w:val="24"/>
          <w:lang w:val="vi-VN"/>
        </w:rPr>
        <w:t>ông. T</w:t>
      </w:r>
      <w:r w:rsidRPr="001F7CD1">
        <w:rPr>
          <w:rFonts w:cs="Times New Roman"/>
          <w:bCs/>
          <w:sz w:val="24"/>
          <w:szCs w:val="24"/>
          <w:lang w:val="en-US"/>
        </w:rPr>
        <w:t xml:space="preserve">ôi rất ưa những người dễ </w:t>
      </w:r>
      <w:r w:rsidRPr="001F7CD1">
        <w:rPr>
          <w:rFonts w:cs="Times New Roman"/>
          <w:bCs/>
          <w:sz w:val="24"/>
          <w:szCs w:val="24"/>
          <w:lang w:val="vi-VN"/>
        </w:rPr>
        <w:t>chịu. M</w:t>
      </w:r>
      <w:r w:rsidRPr="001F7CD1">
        <w:rPr>
          <w:rFonts w:cs="Times New Roman"/>
          <w:bCs/>
          <w:sz w:val="24"/>
          <w:szCs w:val="24"/>
          <w:lang w:val="en-US"/>
        </w:rPr>
        <w:t xml:space="preserve">ời ông </w:t>
      </w:r>
      <w:r w:rsidRPr="001F7CD1">
        <w:rPr>
          <w:rFonts w:cs="Times New Roman"/>
          <w:bCs/>
          <w:sz w:val="24"/>
          <w:szCs w:val="24"/>
          <w:lang w:val="vi-VN"/>
        </w:rPr>
        <w:t>ngồi.</w:t>
      </w:r>
      <w:r w:rsidRPr="001F7CD1">
        <w:rPr>
          <w:rFonts w:cs="Times New Roman"/>
          <w:bCs/>
          <w:sz w:val="24"/>
          <w:szCs w:val="24"/>
          <w:lang w:val="en-US"/>
        </w:rPr>
        <w:t xml:space="preserve"> Ông vẫn sống ở đây từ trước tới </w:t>
      </w:r>
      <w:r w:rsidRPr="001F7CD1">
        <w:rPr>
          <w:rFonts w:cs="Times New Roman"/>
          <w:bCs/>
          <w:sz w:val="24"/>
          <w:szCs w:val="24"/>
          <w:lang w:val="vi-VN"/>
        </w:rPr>
        <w:t>nay,</w:t>
      </w:r>
      <w:r w:rsidRPr="001F7CD1">
        <w:rPr>
          <w:rFonts w:cs="Times New Roman"/>
          <w:bCs/>
          <w:sz w:val="24"/>
          <w:szCs w:val="24"/>
          <w:lang w:val="en-US"/>
        </w:rPr>
        <w:t xml:space="preserve"> phải </w:t>
      </w:r>
      <w:r w:rsidRPr="001F7CD1">
        <w:rPr>
          <w:rFonts w:cs="Times New Roman"/>
          <w:bCs/>
          <w:sz w:val="24"/>
          <w:szCs w:val="24"/>
          <w:lang w:val="vi-VN"/>
        </w:rPr>
        <w:t>không?</w:t>
      </w:r>
      <w:r w:rsidRPr="001F7CD1">
        <w:rPr>
          <w:rFonts w:cs="Times New Roman"/>
          <w:bCs/>
          <w:sz w:val="24"/>
          <w:szCs w:val="24"/>
          <w:lang w:val="en-US"/>
        </w:rPr>
        <w:t xml:space="preserve"> </w:t>
      </w:r>
    </w:p>
    <w:p w14:paraId="044715FE"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Trưởng bưu cục </w:t>
      </w:r>
      <w:r w:rsidRPr="001F7CD1">
        <w:rPr>
          <w:rFonts w:cs="Times New Roman"/>
          <w:bCs/>
          <w:sz w:val="24"/>
          <w:szCs w:val="24"/>
          <w:lang w:val="vi-VN"/>
        </w:rPr>
        <w:t>- Đ</w:t>
      </w:r>
      <w:r w:rsidRPr="001F7CD1">
        <w:rPr>
          <w:rFonts w:cs="Times New Roman"/>
          <w:bCs/>
          <w:sz w:val="24"/>
          <w:szCs w:val="24"/>
          <w:lang w:val="en-US"/>
        </w:rPr>
        <w:t xml:space="preserve">úng vậy </w:t>
      </w:r>
      <w:r w:rsidRPr="001F7CD1">
        <w:rPr>
          <w:rFonts w:cs="Times New Roman"/>
          <w:bCs/>
          <w:sz w:val="24"/>
          <w:szCs w:val="24"/>
          <w:lang w:val="vi-VN"/>
        </w:rPr>
        <w:t>ạ.</w:t>
      </w:r>
    </w:p>
    <w:p w14:paraId="36236F2A" w14:textId="02420F65"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Khơ-lét-xta-cốp </w:t>
      </w:r>
      <w:r w:rsidR="00B733DA" w:rsidRPr="001F7CD1">
        <w:rPr>
          <w:rFonts w:cs="Times New Roman"/>
          <w:bCs/>
          <w:sz w:val="24"/>
          <w:szCs w:val="24"/>
          <w:lang w:val="vi-VN"/>
        </w:rPr>
        <w:t>-</w:t>
      </w:r>
      <w:r w:rsidRPr="001F7CD1">
        <w:rPr>
          <w:rFonts w:cs="Times New Roman"/>
          <w:bCs/>
          <w:sz w:val="24"/>
          <w:szCs w:val="24"/>
          <w:lang w:val="vi-VN"/>
        </w:rPr>
        <w:t xml:space="preserve"> </w:t>
      </w:r>
      <w:r w:rsidRPr="001F7CD1">
        <w:rPr>
          <w:rFonts w:cs="Times New Roman"/>
          <w:bCs/>
          <w:sz w:val="24"/>
          <w:szCs w:val="24"/>
          <w:lang w:val="en-US"/>
        </w:rPr>
        <w:t xml:space="preserve">Tôi thích cái thành phố nhỏ này </w:t>
      </w:r>
      <w:r w:rsidRPr="001F7CD1">
        <w:rPr>
          <w:rFonts w:cs="Times New Roman"/>
          <w:bCs/>
          <w:sz w:val="24"/>
          <w:szCs w:val="24"/>
          <w:lang w:val="vi-VN"/>
        </w:rPr>
        <w:t>lắm. C</w:t>
      </w:r>
      <w:r w:rsidRPr="001F7CD1">
        <w:rPr>
          <w:rFonts w:cs="Times New Roman"/>
          <w:bCs/>
          <w:sz w:val="24"/>
          <w:szCs w:val="24"/>
          <w:lang w:val="en-US"/>
        </w:rPr>
        <w:t xml:space="preserve">ố </w:t>
      </w:r>
      <w:r w:rsidRPr="001F7CD1">
        <w:rPr>
          <w:rFonts w:cs="Times New Roman"/>
          <w:bCs/>
          <w:sz w:val="24"/>
          <w:szCs w:val="24"/>
          <w:lang w:val="vi-VN"/>
        </w:rPr>
        <w:t>nhiên,</w:t>
      </w:r>
      <w:r w:rsidRPr="001F7CD1">
        <w:rPr>
          <w:rFonts w:cs="Times New Roman"/>
          <w:bCs/>
          <w:sz w:val="24"/>
          <w:szCs w:val="24"/>
          <w:lang w:val="en-US"/>
        </w:rPr>
        <w:t xml:space="preserve"> cư dân không được đông </w:t>
      </w:r>
      <w:r w:rsidRPr="001F7CD1">
        <w:rPr>
          <w:rFonts w:cs="Times New Roman"/>
          <w:bCs/>
          <w:sz w:val="24"/>
          <w:szCs w:val="24"/>
          <w:lang w:val="vi-VN"/>
        </w:rPr>
        <w:t>đúc,</w:t>
      </w:r>
      <w:r w:rsidRPr="001F7CD1">
        <w:rPr>
          <w:rFonts w:cs="Times New Roman"/>
          <w:bCs/>
          <w:sz w:val="24"/>
          <w:szCs w:val="24"/>
          <w:lang w:val="en-US"/>
        </w:rPr>
        <w:t xml:space="preserve"> nhưng cần quái </w:t>
      </w:r>
      <w:r w:rsidRPr="001F7CD1">
        <w:rPr>
          <w:rFonts w:cs="Times New Roman"/>
          <w:bCs/>
          <w:sz w:val="24"/>
          <w:szCs w:val="24"/>
          <w:lang w:val="vi-VN"/>
        </w:rPr>
        <w:t>gì! Đ</w:t>
      </w:r>
      <w:r w:rsidRPr="001F7CD1">
        <w:rPr>
          <w:rFonts w:cs="Times New Roman"/>
          <w:bCs/>
          <w:sz w:val="24"/>
          <w:szCs w:val="24"/>
          <w:lang w:val="en-US"/>
        </w:rPr>
        <w:t xml:space="preserve">ây có phải thủ đô </w:t>
      </w:r>
      <w:r w:rsidRPr="001F7CD1">
        <w:rPr>
          <w:rFonts w:cs="Times New Roman"/>
          <w:bCs/>
          <w:sz w:val="24"/>
          <w:szCs w:val="24"/>
          <w:lang w:val="vi-VN"/>
        </w:rPr>
        <w:t>đâu?</w:t>
      </w:r>
    </w:p>
    <w:p w14:paraId="086C7973" w14:textId="5043FB0C"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Trưởng bưu cục </w:t>
      </w:r>
      <w:r w:rsidR="00B733DA" w:rsidRPr="001F7CD1">
        <w:rPr>
          <w:rFonts w:cs="Times New Roman"/>
          <w:bCs/>
          <w:sz w:val="24"/>
          <w:szCs w:val="24"/>
          <w:lang w:val="vi-VN"/>
        </w:rPr>
        <w:t>-</w:t>
      </w:r>
      <w:r w:rsidRPr="001F7CD1">
        <w:rPr>
          <w:rFonts w:cs="Times New Roman"/>
          <w:bCs/>
          <w:sz w:val="24"/>
          <w:szCs w:val="24"/>
          <w:lang w:val="vi-VN"/>
        </w:rPr>
        <w:t xml:space="preserve"> Dạ,</w:t>
      </w:r>
      <w:r w:rsidRPr="001F7CD1">
        <w:rPr>
          <w:rFonts w:cs="Times New Roman"/>
          <w:bCs/>
          <w:sz w:val="24"/>
          <w:szCs w:val="24"/>
          <w:lang w:val="en-US"/>
        </w:rPr>
        <w:t xml:space="preserve"> thưa </w:t>
      </w:r>
      <w:r w:rsidRPr="001F7CD1">
        <w:rPr>
          <w:rFonts w:cs="Times New Roman"/>
          <w:bCs/>
          <w:sz w:val="24"/>
          <w:szCs w:val="24"/>
          <w:lang w:val="vi-VN"/>
        </w:rPr>
        <w:t>đ</w:t>
      </w:r>
      <w:r w:rsidRPr="001F7CD1">
        <w:rPr>
          <w:rFonts w:cs="Times New Roman"/>
          <w:bCs/>
          <w:sz w:val="24"/>
          <w:szCs w:val="24"/>
          <w:lang w:val="en-US"/>
        </w:rPr>
        <w:t xml:space="preserve">úng thế đấy </w:t>
      </w:r>
      <w:r w:rsidRPr="001F7CD1">
        <w:rPr>
          <w:rFonts w:cs="Times New Roman"/>
          <w:bCs/>
          <w:sz w:val="24"/>
          <w:szCs w:val="24"/>
          <w:lang w:val="vi-VN"/>
        </w:rPr>
        <w:t>ạ. (</w:t>
      </w:r>
      <w:r w:rsidRPr="001F7CD1">
        <w:rPr>
          <w:rFonts w:cs="Times New Roman"/>
          <w:bCs/>
          <w:i/>
          <w:sz w:val="24"/>
          <w:szCs w:val="24"/>
          <w:lang w:val="en-US"/>
        </w:rPr>
        <w:t xml:space="preserve">nói </w:t>
      </w:r>
      <w:r w:rsidRPr="001F7CD1">
        <w:rPr>
          <w:rFonts w:cs="Times New Roman"/>
          <w:bCs/>
          <w:i/>
          <w:sz w:val="24"/>
          <w:szCs w:val="24"/>
          <w:lang w:val="vi-VN"/>
        </w:rPr>
        <w:t>riêng</w:t>
      </w:r>
      <w:r w:rsidRPr="001F7CD1">
        <w:rPr>
          <w:rFonts w:cs="Times New Roman"/>
          <w:bCs/>
          <w:sz w:val="24"/>
          <w:szCs w:val="24"/>
          <w:lang w:val="vi-VN"/>
        </w:rPr>
        <w:t>)</w:t>
      </w:r>
      <w:r w:rsidRPr="001F7CD1">
        <w:rPr>
          <w:rFonts w:cs="Times New Roman"/>
          <w:bCs/>
          <w:sz w:val="24"/>
          <w:szCs w:val="24"/>
          <w:lang w:val="en-US"/>
        </w:rPr>
        <w:t xml:space="preserve"> </w:t>
      </w:r>
      <w:r w:rsidRPr="001F7CD1">
        <w:rPr>
          <w:rFonts w:cs="Times New Roman"/>
          <w:bCs/>
          <w:sz w:val="24"/>
          <w:szCs w:val="24"/>
          <w:lang w:val="vi-VN"/>
        </w:rPr>
        <w:t>- T</w:t>
      </w:r>
      <w:r w:rsidRPr="001F7CD1">
        <w:rPr>
          <w:rFonts w:cs="Times New Roman"/>
          <w:bCs/>
          <w:sz w:val="24"/>
          <w:szCs w:val="24"/>
          <w:lang w:val="en-US"/>
        </w:rPr>
        <w:t xml:space="preserve">hế mà </w:t>
      </w:r>
      <w:r w:rsidRPr="001F7CD1">
        <w:rPr>
          <w:rFonts w:cs="Times New Roman"/>
          <w:bCs/>
          <w:sz w:val="24"/>
          <w:szCs w:val="24"/>
          <w:lang w:val="vi-VN"/>
        </w:rPr>
        <w:t>N</w:t>
      </w:r>
      <w:r w:rsidRPr="001F7CD1">
        <w:rPr>
          <w:rFonts w:cs="Times New Roman"/>
          <w:bCs/>
          <w:sz w:val="24"/>
          <w:szCs w:val="24"/>
          <w:lang w:val="en-US"/>
        </w:rPr>
        <w:t xml:space="preserve">gài không làm bộ </w:t>
      </w:r>
      <w:r w:rsidRPr="001F7CD1">
        <w:rPr>
          <w:rFonts w:cs="Times New Roman"/>
          <w:bCs/>
          <w:sz w:val="24"/>
          <w:szCs w:val="24"/>
          <w:lang w:val="vi-VN"/>
        </w:rPr>
        <w:t>ch</w:t>
      </w:r>
      <w:r w:rsidRPr="001F7CD1">
        <w:rPr>
          <w:rFonts w:cs="Times New Roman"/>
          <w:bCs/>
          <w:sz w:val="24"/>
          <w:szCs w:val="24"/>
          <w:lang w:val="en-US"/>
        </w:rPr>
        <w:t xml:space="preserve">út </w:t>
      </w:r>
      <w:r w:rsidRPr="001F7CD1">
        <w:rPr>
          <w:rFonts w:cs="Times New Roman"/>
          <w:bCs/>
          <w:sz w:val="24"/>
          <w:szCs w:val="24"/>
          <w:lang w:val="vi-VN"/>
        </w:rPr>
        <w:t>nào; Ngài</w:t>
      </w:r>
      <w:r w:rsidRPr="001F7CD1">
        <w:rPr>
          <w:rFonts w:cs="Times New Roman"/>
          <w:bCs/>
          <w:sz w:val="24"/>
          <w:szCs w:val="24"/>
          <w:lang w:val="en-US"/>
        </w:rPr>
        <w:t xml:space="preserve"> hỏi han mọi chuyện từng li từng </w:t>
      </w:r>
      <w:r w:rsidRPr="001F7CD1">
        <w:rPr>
          <w:rFonts w:cs="Times New Roman"/>
          <w:bCs/>
          <w:sz w:val="24"/>
          <w:szCs w:val="24"/>
          <w:lang w:val="vi-VN"/>
        </w:rPr>
        <w:t>tí.</w:t>
      </w:r>
    </w:p>
    <w:p w14:paraId="447BE66D" w14:textId="17AB4C5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Khơ-lét-xta-cốp </w:t>
      </w:r>
      <w:r w:rsidR="00B733DA" w:rsidRPr="001F7CD1">
        <w:rPr>
          <w:rFonts w:cs="Times New Roman"/>
          <w:bCs/>
          <w:sz w:val="24"/>
          <w:szCs w:val="24"/>
          <w:lang w:val="vi-VN"/>
        </w:rPr>
        <w:t>-</w:t>
      </w:r>
      <w:r w:rsidRPr="001F7CD1">
        <w:rPr>
          <w:rFonts w:cs="Times New Roman"/>
          <w:bCs/>
          <w:sz w:val="24"/>
          <w:szCs w:val="24"/>
          <w:lang w:val="vi-VN"/>
        </w:rPr>
        <w:t xml:space="preserve"> T</w:t>
      </w:r>
      <w:r w:rsidRPr="001F7CD1">
        <w:rPr>
          <w:rFonts w:cs="Times New Roman"/>
          <w:bCs/>
          <w:sz w:val="24"/>
          <w:szCs w:val="24"/>
          <w:lang w:val="en-US"/>
        </w:rPr>
        <w:t xml:space="preserve">heo ý </w:t>
      </w:r>
      <w:r w:rsidRPr="001F7CD1">
        <w:rPr>
          <w:rFonts w:cs="Times New Roman"/>
          <w:bCs/>
          <w:sz w:val="24"/>
          <w:szCs w:val="24"/>
          <w:lang w:val="vi-VN"/>
        </w:rPr>
        <w:t>tôi,</w:t>
      </w:r>
      <w:r w:rsidRPr="001F7CD1">
        <w:rPr>
          <w:rFonts w:cs="Times New Roman"/>
          <w:bCs/>
          <w:sz w:val="24"/>
          <w:szCs w:val="24"/>
          <w:lang w:val="en-US"/>
        </w:rPr>
        <w:t xml:space="preserve"> chỉ cần thế </w:t>
      </w:r>
      <w:r w:rsidRPr="001F7CD1">
        <w:rPr>
          <w:rFonts w:cs="Times New Roman"/>
          <w:bCs/>
          <w:sz w:val="24"/>
          <w:szCs w:val="24"/>
          <w:lang w:val="vi-VN"/>
        </w:rPr>
        <w:t>nào,</w:t>
      </w:r>
      <w:r w:rsidRPr="001F7CD1">
        <w:rPr>
          <w:rFonts w:cs="Times New Roman"/>
          <w:bCs/>
          <w:sz w:val="24"/>
          <w:szCs w:val="24"/>
          <w:lang w:val="en-US"/>
        </w:rPr>
        <w:t xml:space="preserve"> ông biết </w:t>
      </w:r>
      <w:r w:rsidRPr="001F7CD1">
        <w:rPr>
          <w:rFonts w:cs="Times New Roman"/>
          <w:bCs/>
          <w:sz w:val="24"/>
          <w:szCs w:val="24"/>
          <w:lang w:val="vi-VN"/>
        </w:rPr>
        <w:t>không? C</w:t>
      </w:r>
      <w:r w:rsidRPr="001F7CD1">
        <w:rPr>
          <w:rFonts w:cs="Times New Roman"/>
          <w:bCs/>
          <w:sz w:val="24"/>
          <w:szCs w:val="24"/>
          <w:lang w:val="en-US"/>
        </w:rPr>
        <w:t xml:space="preserve">hỉ cần mọi người kính trọng </w:t>
      </w:r>
      <w:r w:rsidRPr="001F7CD1">
        <w:rPr>
          <w:rFonts w:cs="Times New Roman"/>
          <w:bCs/>
          <w:sz w:val="24"/>
          <w:szCs w:val="24"/>
          <w:lang w:val="vi-VN"/>
        </w:rPr>
        <w:t>mình,</w:t>
      </w:r>
      <w:r w:rsidRPr="001F7CD1">
        <w:rPr>
          <w:rFonts w:cs="Times New Roman"/>
          <w:bCs/>
          <w:sz w:val="24"/>
          <w:szCs w:val="24"/>
          <w:lang w:val="en-US"/>
        </w:rPr>
        <w:t xml:space="preserve"> yêu mến mình thực </w:t>
      </w:r>
      <w:r w:rsidRPr="001F7CD1">
        <w:rPr>
          <w:rFonts w:cs="Times New Roman"/>
          <w:bCs/>
          <w:sz w:val="24"/>
          <w:szCs w:val="24"/>
          <w:lang w:val="vi-VN"/>
        </w:rPr>
        <w:t>sự,</w:t>
      </w:r>
      <w:r w:rsidRPr="001F7CD1">
        <w:rPr>
          <w:rFonts w:cs="Times New Roman"/>
          <w:bCs/>
          <w:sz w:val="24"/>
          <w:szCs w:val="24"/>
          <w:lang w:val="en-US"/>
        </w:rPr>
        <w:t xml:space="preserve"> có phải vậy không </w:t>
      </w:r>
      <w:r w:rsidRPr="001F7CD1">
        <w:rPr>
          <w:rFonts w:cs="Times New Roman"/>
          <w:bCs/>
          <w:sz w:val="24"/>
          <w:szCs w:val="24"/>
          <w:lang w:val="vi-VN"/>
        </w:rPr>
        <w:t>nhỉ?</w:t>
      </w:r>
    </w:p>
    <w:p w14:paraId="6043BF88" w14:textId="05DE8EA2"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Trưởng bưu cục </w:t>
      </w:r>
      <w:r w:rsidR="00B733DA" w:rsidRPr="001F7CD1">
        <w:rPr>
          <w:rFonts w:cs="Times New Roman"/>
          <w:bCs/>
          <w:sz w:val="24"/>
          <w:szCs w:val="24"/>
          <w:lang w:val="vi-VN"/>
        </w:rPr>
        <w:t>-</w:t>
      </w:r>
      <w:r w:rsidRPr="001F7CD1">
        <w:rPr>
          <w:rFonts w:cs="Times New Roman"/>
          <w:bCs/>
          <w:sz w:val="24"/>
          <w:szCs w:val="24"/>
          <w:lang w:val="vi-VN"/>
        </w:rPr>
        <w:t xml:space="preserve"> </w:t>
      </w:r>
      <w:r w:rsidRPr="001F7CD1">
        <w:rPr>
          <w:rFonts w:cs="Times New Roman"/>
          <w:bCs/>
          <w:sz w:val="24"/>
          <w:szCs w:val="24"/>
          <w:lang w:val="en-US"/>
        </w:rPr>
        <w:t xml:space="preserve"> </w:t>
      </w:r>
      <w:r w:rsidRPr="001F7CD1">
        <w:rPr>
          <w:rFonts w:cs="Times New Roman"/>
          <w:bCs/>
          <w:sz w:val="24"/>
          <w:szCs w:val="24"/>
          <w:lang w:val="vi-VN"/>
        </w:rPr>
        <w:t>Bẩm</w:t>
      </w:r>
      <w:r w:rsidRPr="001F7CD1">
        <w:rPr>
          <w:rFonts w:cs="Times New Roman"/>
          <w:bCs/>
          <w:sz w:val="24"/>
          <w:szCs w:val="24"/>
          <w:lang w:val="en-US"/>
        </w:rPr>
        <w:t xml:space="preserve"> phải lắm </w:t>
      </w:r>
      <w:r w:rsidRPr="001F7CD1">
        <w:rPr>
          <w:rFonts w:cs="Times New Roman"/>
          <w:bCs/>
          <w:sz w:val="24"/>
          <w:szCs w:val="24"/>
          <w:lang w:val="vi-VN"/>
        </w:rPr>
        <w:t>ạ.</w:t>
      </w:r>
    </w:p>
    <w:p w14:paraId="2217BFBE" w14:textId="50C4BD5C"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Khơ-lét-xta-cốp </w:t>
      </w:r>
      <w:r w:rsidR="00B733DA" w:rsidRPr="001F7CD1">
        <w:rPr>
          <w:rFonts w:cs="Times New Roman"/>
          <w:bCs/>
          <w:sz w:val="24"/>
          <w:szCs w:val="24"/>
          <w:lang w:val="vi-VN"/>
        </w:rPr>
        <w:t>-</w:t>
      </w:r>
      <w:r w:rsidRPr="001F7CD1">
        <w:rPr>
          <w:rFonts w:cs="Times New Roman"/>
          <w:bCs/>
          <w:sz w:val="24"/>
          <w:szCs w:val="24"/>
          <w:lang w:val="vi-VN"/>
        </w:rPr>
        <w:t xml:space="preserve"> T</w:t>
      </w:r>
      <w:r w:rsidRPr="001F7CD1">
        <w:rPr>
          <w:rFonts w:cs="Times New Roman"/>
          <w:bCs/>
          <w:sz w:val="24"/>
          <w:szCs w:val="24"/>
          <w:lang w:val="en-US"/>
        </w:rPr>
        <w:t xml:space="preserve">hú thực tôi rất bằng lòng vì ông nghĩ như </w:t>
      </w:r>
      <w:r w:rsidRPr="001F7CD1">
        <w:rPr>
          <w:rFonts w:cs="Times New Roman"/>
          <w:bCs/>
          <w:sz w:val="24"/>
          <w:szCs w:val="24"/>
          <w:lang w:val="vi-VN"/>
        </w:rPr>
        <w:t>tôi. C</w:t>
      </w:r>
      <w:r w:rsidRPr="001F7CD1">
        <w:rPr>
          <w:rFonts w:cs="Times New Roman"/>
          <w:bCs/>
          <w:sz w:val="24"/>
          <w:szCs w:val="24"/>
          <w:lang w:val="en-US"/>
        </w:rPr>
        <w:t xml:space="preserve">ố </w:t>
      </w:r>
      <w:r w:rsidRPr="001F7CD1">
        <w:rPr>
          <w:rFonts w:cs="Times New Roman"/>
          <w:bCs/>
          <w:sz w:val="24"/>
          <w:szCs w:val="24"/>
          <w:lang w:val="vi-VN"/>
        </w:rPr>
        <w:t>nhiên,</w:t>
      </w:r>
      <w:r w:rsidRPr="001F7CD1">
        <w:rPr>
          <w:rFonts w:cs="Times New Roman"/>
          <w:bCs/>
          <w:sz w:val="24"/>
          <w:szCs w:val="24"/>
          <w:lang w:val="en-US"/>
        </w:rPr>
        <w:t xml:space="preserve"> mọi người sẽ cho tôi là một thằng cha quái </w:t>
      </w:r>
      <w:r w:rsidRPr="001F7CD1">
        <w:rPr>
          <w:rFonts w:cs="Times New Roman"/>
          <w:bCs/>
          <w:sz w:val="24"/>
          <w:szCs w:val="24"/>
          <w:lang w:val="vi-VN"/>
        </w:rPr>
        <w:t>gở,</w:t>
      </w:r>
      <w:r w:rsidRPr="001F7CD1">
        <w:rPr>
          <w:rFonts w:cs="Times New Roman"/>
          <w:bCs/>
          <w:sz w:val="24"/>
          <w:szCs w:val="24"/>
          <w:lang w:val="en-US"/>
        </w:rPr>
        <w:t xml:space="preserve"> nhưng tính tôi nó thế </w:t>
      </w:r>
      <w:r w:rsidRPr="001F7CD1">
        <w:rPr>
          <w:rFonts w:cs="Times New Roman"/>
          <w:bCs/>
          <w:sz w:val="24"/>
          <w:szCs w:val="24"/>
          <w:lang w:val="vi-VN"/>
        </w:rPr>
        <w:t>đấy. (</w:t>
      </w:r>
      <w:r w:rsidRPr="001F7CD1">
        <w:rPr>
          <w:rFonts w:cs="Times New Roman"/>
          <w:bCs/>
          <w:i/>
          <w:sz w:val="24"/>
          <w:szCs w:val="24"/>
          <w:lang w:val="vi-VN"/>
        </w:rPr>
        <w:t>n</w:t>
      </w:r>
      <w:r w:rsidRPr="001F7CD1">
        <w:rPr>
          <w:rFonts w:cs="Times New Roman"/>
          <w:bCs/>
          <w:i/>
          <w:sz w:val="24"/>
          <w:szCs w:val="24"/>
          <w:lang w:val="en-US"/>
        </w:rPr>
        <w:t xml:space="preserve">hìn vào mặt chủ sự </w:t>
      </w:r>
      <w:r w:rsidRPr="001F7CD1">
        <w:rPr>
          <w:rFonts w:cs="Times New Roman"/>
          <w:bCs/>
          <w:i/>
          <w:sz w:val="24"/>
          <w:szCs w:val="24"/>
          <w:lang w:val="vi-VN"/>
        </w:rPr>
        <w:t>b</w:t>
      </w:r>
      <w:r w:rsidRPr="001F7CD1">
        <w:rPr>
          <w:rFonts w:cs="Times New Roman"/>
          <w:bCs/>
          <w:i/>
          <w:sz w:val="24"/>
          <w:szCs w:val="24"/>
          <w:lang w:val="en-US"/>
        </w:rPr>
        <w:t xml:space="preserve">ưu </w:t>
      </w:r>
      <w:r w:rsidRPr="001F7CD1">
        <w:rPr>
          <w:rFonts w:cs="Times New Roman"/>
          <w:bCs/>
          <w:i/>
          <w:sz w:val="24"/>
          <w:szCs w:val="24"/>
          <w:lang w:val="vi-VN"/>
        </w:rPr>
        <w:t>vụ,</w:t>
      </w:r>
      <w:r w:rsidRPr="001F7CD1">
        <w:rPr>
          <w:rFonts w:cs="Times New Roman"/>
          <w:bCs/>
          <w:i/>
          <w:sz w:val="24"/>
          <w:szCs w:val="24"/>
          <w:lang w:val="en-US"/>
        </w:rPr>
        <w:t xml:space="preserve"> nói </w:t>
      </w:r>
      <w:r w:rsidRPr="001F7CD1">
        <w:rPr>
          <w:rFonts w:cs="Times New Roman"/>
          <w:bCs/>
          <w:i/>
          <w:sz w:val="24"/>
          <w:szCs w:val="24"/>
          <w:lang w:val="vi-VN"/>
        </w:rPr>
        <w:t>riêng</w:t>
      </w:r>
      <w:r w:rsidRPr="001F7CD1">
        <w:rPr>
          <w:rFonts w:cs="Times New Roman"/>
          <w:bCs/>
          <w:sz w:val="24"/>
          <w:szCs w:val="24"/>
          <w:lang w:val="vi-VN"/>
        </w:rPr>
        <w:t>). T</w:t>
      </w:r>
      <w:r w:rsidRPr="001F7CD1">
        <w:rPr>
          <w:rFonts w:cs="Times New Roman"/>
          <w:bCs/>
          <w:sz w:val="24"/>
          <w:szCs w:val="24"/>
          <w:lang w:val="en-US"/>
        </w:rPr>
        <w:t xml:space="preserve">a thử hỏi vay lão chủ sự </w:t>
      </w:r>
      <w:r w:rsidRPr="001F7CD1">
        <w:rPr>
          <w:rFonts w:cs="Times New Roman"/>
          <w:bCs/>
          <w:sz w:val="24"/>
          <w:szCs w:val="24"/>
          <w:lang w:val="vi-VN"/>
        </w:rPr>
        <w:t>b</w:t>
      </w:r>
      <w:r w:rsidRPr="001F7CD1">
        <w:rPr>
          <w:rFonts w:cs="Times New Roman"/>
          <w:bCs/>
          <w:sz w:val="24"/>
          <w:szCs w:val="24"/>
          <w:lang w:val="en-US"/>
        </w:rPr>
        <w:t xml:space="preserve">ưu vụ này ít tiền xem </w:t>
      </w:r>
      <w:r w:rsidRPr="001F7CD1">
        <w:rPr>
          <w:rFonts w:cs="Times New Roman"/>
          <w:bCs/>
          <w:sz w:val="24"/>
          <w:szCs w:val="24"/>
          <w:lang w:val="vi-VN"/>
        </w:rPr>
        <w:t>sao. (</w:t>
      </w:r>
      <w:r w:rsidRPr="001F7CD1">
        <w:rPr>
          <w:rFonts w:cs="Times New Roman"/>
          <w:bCs/>
          <w:i/>
          <w:sz w:val="24"/>
          <w:szCs w:val="24"/>
          <w:lang w:val="en-US"/>
        </w:rPr>
        <w:t xml:space="preserve">nói </w:t>
      </w:r>
      <w:r w:rsidRPr="001F7CD1">
        <w:rPr>
          <w:rFonts w:cs="Times New Roman"/>
          <w:bCs/>
          <w:i/>
          <w:sz w:val="24"/>
          <w:szCs w:val="24"/>
          <w:lang w:val="vi-VN"/>
        </w:rPr>
        <w:t>to</w:t>
      </w:r>
      <w:r w:rsidRPr="001F7CD1">
        <w:rPr>
          <w:rFonts w:cs="Times New Roman"/>
          <w:bCs/>
          <w:sz w:val="24"/>
          <w:szCs w:val="24"/>
          <w:lang w:val="vi-VN"/>
        </w:rPr>
        <w:t>) - T</w:t>
      </w:r>
      <w:r w:rsidRPr="001F7CD1">
        <w:rPr>
          <w:rFonts w:cs="Times New Roman"/>
          <w:bCs/>
          <w:sz w:val="24"/>
          <w:szCs w:val="24"/>
          <w:lang w:val="en-US"/>
        </w:rPr>
        <w:t xml:space="preserve">ôi gặp chuyện bất ngờ quá ông </w:t>
      </w:r>
      <w:r w:rsidRPr="001F7CD1">
        <w:rPr>
          <w:rFonts w:cs="Times New Roman"/>
          <w:bCs/>
          <w:sz w:val="24"/>
          <w:szCs w:val="24"/>
          <w:lang w:val="vi-VN"/>
        </w:rPr>
        <w:t>ạ:</w:t>
      </w:r>
      <w:r w:rsidRPr="001F7CD1">
        <w:rPr>
          <w:rFonts w:cs="Times New Roman"/>
          <w:bCs/>
          <w:sz w:val="24"/>
          <w:szCs w:val="24"/>
          <w:lang w:val="en-US"/>
        </w:rPr>
        <w:t xml:space="preserve"> dọc </w:t>
      </w:r>
      <w:r w:rsidRPr="001F7CD1">
        <w:rPr>
          <w:rFonts w:cs="Times New Roman"/>
          <w:bCs/>
          <w:sz w:val="24"/>
          <w:szCs w:val="24"/>
          <w:lang w:val="vi-VN"/>
        </w:rPr>
        <w:t>đường,</w:t>
      </w:r>
      <w:r w:rsidRPr="001F7CD1">
        <w:rPr>
          <w:rFonts w:cs="Times New Roman"/>
          <w:bCs/>
          <w:sz w:val="24"/>
          <w:szCs w:val="24"/>
          <w:lang w:val="en-US"/>
        </w:rPr>
        <w:t xml:space="preserve"> tôi hết sạch cả </w:t>
      </w:r>
      <w:r w:rsidRPr="001F7CD1">
        <w:rPr>
          <w:rFonts w:cs="Times New Roman"/>
          <w:bCs/>
          <w:sz w:val="24"/>
          <w:szCs w:val="24"/>
          <w:lang w:val="vi-VN"/>
        </w:rPr>
        <w:t>tiền. Ô</w:t>
      </w:r>
      <w:r w:rsidRPr="001F7CD1">
        <w:rPr>
          <w:rFonts w:cs="Times New Roman"/>
          <w:bCs/>
          <w:sz w:val="24"/>
          <w:szCs w:val="24"/>
          <w:lang w:val="en-US"/>
        </w:rPr>
        <w:t xml:space="preserve">ng có thể cho tôi mượn </w:t>
      </w:r>
      <w:r w:rsidRPr="001F7CD1">
        <w:rPr>
          <w:rFonts w:cs="Times New Roman"/>
          <w:bCs/>
          <w:sz w:val="24"/>
          <w:szCs w:val="24"/>
          <w:lang w:val="vi-VN"/>
        </w:rPr>
        <w:t xml:space="preserve">ba trăm rúp </w:t>
      </w:r>
      <w:r w:rsidRPr="001F7CD1">
        <w:rPr>
          <w:rFonts w:cs="Times New Roman"/>
          <w:bCs/>
          <w:sz w:val="24"/>
          <w:szCs w:val="24"/>
          <w:lang w:val="en-US"/>
        </w:rPr>
        <w:t xml:space="preserve">được </w:t>
      </w:r>
      <w:r w:rsidRPr="001F7CD1">
        <w:rPr>
          <w:rFonts w:cs="Times New Roman"/>
          <w:bCs/>
          <w:sz w:val="24"/>
          <w:szCs w:val="24"/>
          <w:lang w:val="vi-VN"/>
        </w:rPr>
        <w:t>chăng?</w:t>
      </w:r>
    </w:p>
    <w:p w14:paraId="04238EC1" w14:textId="169B2522"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Trưởng bưu cục </w:t>
      </w:r>
      <w:r w:rsidR="00B733DA" w:rsidRPr="001F7CD1">
        <w:rPr>
          <w:rFonts w:cs="Times New Roman"/>
          <w:bCs/>
          <w:sz w:val="24"/>
          <w:szCs w:val="24"/>
          <w:lang w:val="vi-VN"/>
        </w:rPr>
        <w:t>-</w:t>
      </w:r>
      <w:r w:rsidRPr="001F7CD1">
        <w:rPr>
          <w:rFonts w:cs="Times New Roman"/>
          <w:bCs/>
          <w:sz w:val="24"/>
          <w:szCs w:val="24"/>
          <w:lang w:val="vi-VN"/>
        </w:rPr>
        <w:t xml:space="preserve"> </w:t>
      </w:r>
      <w:r w:rsidRPr="001F7CD1">
        <w:rPr>
          <w:rFonts w:cs="Times New Roman"/>
          <w:bCs/>
          <w:sz w:val="24"/>
          <w:szCs w:val="24"/>
          <w:lang w:val="en-US"/>
        </w:rPr>
        <w:t xml:space="preserve">Sao lại </w:t>
      </w:r>
      <w:r w:rsidRPr="001F7CD1">
        <w:rPr>
          <w:rFonts w:cs="Times New Roman"/>
          <w:bCs/>
          <w:sz w:val="24"/>
          <w:szCs w:val="24"/>
          <w:lang w:val="vi-VN"/>
        </w:rPr>
        <w:t>không?</w:t>
      </w:r>
      <w:r w:rsidRPr="001F7CD1">
        <w:rPr>
          <w:rFonts w:cs="Times New Roman"/>
          <w:bCs/>
          <w:sz w:val="24"/>
          <w:szCs w:val="24"/>
          <w:lang w:val="en-US"/>
        </w:rPr>
        <w:t xml:space="preserve"> </w:t>
      </w:r>
      <w:r w:rsidRPr="001F7CD1">
        <w:rPr>
          <w:rFonts w:cs="Times New Roman"/>
          <w:bCs/>
          <w:sz w:val="24"/>
          <w:szCs w:val="24"/>
          <w:lang w:val="vi-VN"/>
        </w:rPr>
        <w:t>Đ</w:t>
      </w:r>
      <w:r w:rsidRPr="001F7CD1">
        <w:rPr>
          <w:rFonts w:cs="Times New Roman"/>
          <w:bCs/>
          <w:sz w:val="24"/>
          <w:szCs w:val="24"/>
          <w:lang w:val="en-US"/>
        </w:rPr>
        <w:t xml:space="preserve">ược ông vay </w:t>
      </w:r>
      <w:r w:rsidRPr="001F7CD1">
        <w:rPr>
          <w:rFonts w:cs="Times New Roman"/>
          <w:bCs/>
          <w:sz w:val="24"/>
          <w:szCs w:val="24"/>
          <w:lang w:val="vi-VN"/>
        </w:rPr>
        <w:t>tiền,</w:t>
      </w:r>
      <w:r w:rsidRPr="001F7CD1">
        <w:rPr>
          <w:rFonts w:cs="Times New Roman"/>
          <w:bCs/>
          <w:sz w:val="24"/>
          <w:szCs w:val="24"/>
          <w:lang w:val="en-US"/>
        </w:rPr>
        <w:t xml:space="preserve"> thực là hạnh phúc rất </w:t>
      </w:r>
      <w:r w:rsidRPr="001F7CD1">
        <w:rPr>
          <w:rFonts w:cs="Times New Roman"/>
          <w:bCs/>
          <w:sz w:val="24"/>
          <w:szCs w:val="24"/>
          <w:lang w:val="vi-VN"/>
        </w:rPr>
        <w:t>lớn.</w:t>
      </w:r>
      <w:r w:rsidRPr="001F7CD1">
        <w:rPr>
          <w:rFonts w:cs="Times New Roman"/>
          <w:bCs/>
          <w:sz w:val="24"/>
          <w:szCs w:val="24"/>
          <w:lang w:val="en-US"/>
        </w:rPr>
        <w:t xml:space="preserve"> Thưa </w:t>
      </w:r>
      <w:r w:rsidRPr="001F7CD1">
        <w:rPr>
          <w:rFonts w:cs="Times New Roman"/>
          <w:bCs/>
          <w:sz w:val="24"/>
          <w:szCs w:val="24"/>
          <w:lang w:val="vi-VN"/>
        </w:rPr>
        <w:t>ông,</w:t>
      </w:r>
      <w:r w:rsidRPr="001F7CD1">
        <w:rPr>
          <w:rFonts w:cs="Times New Roman"/>
          <w:bCs/>
          <w:sz w:val="24"/>
          <w:szCs w:val="24"/>
          <w:lang w:val="en-US"/>
        </w:rPr>
        <w:t xml:space="preserve"> </w:t>
      </w:r>
      <w:r w:rsidRPr="001F7CD1">
        <w:rPr>
          <w:rFonts w:cs="Times New Roman"/>
          <w:bCs/>
          <w:sz w:val="24"/>
          <w:szCs w:val="24"/>
          <w:lang w:val="vi-VN"/>
        </w:rPr>
        <w:t>đây,</w:t>
      </w:r>
      <w:r w:rsidRPr="001F7CD1">
        <w:rPr>
          <w:rFonts w:cs="Times New Roman"/>
          <w:bCs/>
          <w:sz w:val="24"/>
          <w:szCs w:val="24"/>
          <w:lang w:val="en-US"/>
        </w:rPr>
        <w:t xml:space="preserve"> xin rất vui </w:t>
      </w:r>
      <w:r w:rsidRPr="001F7CD1">
        <w:rPr>
          <w:rFonts w:cs="Times New Roman"/>
          <w:bCs/>
          <w:sz w:val="24"/>
          <w:szCs w:val="24"/>
          <w:lang w:val="vi-VN"/>
        </w:rPr>
        <w:t>lòng.</w:t>
      </w:r>
      <w:r w:rsidRPr="001F7CD1">
        <w:rPr>
          <w:rFonts w:cs="Times New Roman"/>
          <w:bCs/>
          <w:sz w:val="24"/>
          <w:szCs w:val="24"/>
          <w:lang w:val="en-US"/>
        </w:rPr>
        <w:t xml:space="preserve"> </w:t>
      </w:r>
      <w:r w:rsidRPr="001F7CD1">
        <w:rPr>
          <w:rFonts w:cs="Times New Roman"/>
          <w:bCs/>
          <w:sz w:val="24"/>
          <w:szCs w:val="24"/>
          <w:lang w:val="vi-VN"/>
        </w:rPr>
        <w:t>T</w:t>
      </w:r>
      <w:r w:rsidRPr="001F7CD1">
        <w:rPr>
          <w:rFonts w:cs="Times New Roman"/>
          <w:bCs/>
          <w:sz w:val="24"/>
          <w:szCs w:val="24"/>
          <w:lang w:val="en-US"/>
        </w:rPr>
        <w:t xml:space="preserve">ôi xin tận tâm tận lực sẵn sàng </w:t>
      </w:r>
      <w:r w:rsidRPr="001F7CD1">
        <w:rPr>
          <w:rFonts w:cs="Times New Roman"/>
          <w:bCs/>
          <w:sz w:val="24"/>
          <w:szCs w:val="24"/>
          <w:lang w:val="vi-VN"/>
        </w:rPr>
        <w:t>h</w:t>
      </w:r>
      <w:r w:rsidRPr="001F7CD1">
        <w:rPr>
          <w:rFonts w:cs="Times New Roman"/>
          <w:bCs/>
          <w:sz w:val="24"/>
          <w:szCs w:val="24"/>
          <w:lang w:val="en-US"/>
        </w:rPr>
        <w:t xml:space="preserve">ầu </w:t>
      </w:r>
      <w:r w:rsidRPr="001F7CD1">
        <w:rPr>
          <w:rFonts w:cs="Times New Roman"/>
          <w:bCs/>
          <w:sz w:val="24"/>
          <w:szCs w:val="24"/>
          <w:lang w:val="vi-VN"/>
        </w:rPr>
        <w:t>ông.</w:t>
      </w:r>
    </w:p>
    <w:p w14:paraId="63283477" w14:textId="7BA6CE82"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Khơ-lét-xta-cốp </w:t>
      </w:r>
      <w:r w:rsidR="00B733DA" w:rsidRPr="001F7CD1">
        <w:rPr>
          <w:rFonts w:cs="Times New Roman"/>
          <w:bCs/>
          <w:sz w:val="24"/>
          <w:szCs w:val="24"/>
          <w:lang w:val="vi-VN"/>
        </w:rPr>
        <w:t>-</w:t>
      </w:r>
      <w:r w:rsidRPr="001F7CD1">
        <w:rPr>
          <w:rFonts w:cs="Times New Roman"/>
          <w:bCs/>
          <w:sz w:val="24"/>
          <w:szCs w:val="24"/>
          <w:lang w:val="vi-VN"/>
        </w:rPr>
        <w:t xml:space="preserve"> </w:t>
      </w:r>
      <w:r w:rsidRPr="001F7CD1">
        <w:rPr>
          <w:rFonts w:cs="Times New Roman"/>
          <w:bCs/>
          <w:sz w:val="24"/>
          <w:szCs w:val="24"/>
          <w:lang w:val="en-US"/>
        </w:rPr>
        <w:t xml:space="preserve">Cảm ơn ông </w:t>
      </w:r>
      <w:r w:rsidRPr="001F7CD1">
        <w:rPr>
          <w:rFonts w:cs="Times New Roman"/>
          <w:bCs/>
          <w:sz w:val="24"/>
          <w:szCs w:val="24"/>
          <w:lang w:val="vi-VN"/>
        </w:rPr>
        <w:t>lắm. T</w:t>
      </w:r>
      <w:r w:rsidRPr="001F7CD1">
        <w:rPr>
          <w:rFonts w:cs="Times New Roman"/>
          <w:bCs/>
          <w:sz w:val="24"/>
          <w:szCs w:val="24"/>
          <w:lang w:val="en-US"/>
        </w:rPr>
        <w:t xml:space="preserve">hú </w:t>
      </w:r>
      <w:r w:rsidRPr="001F7CD1">
        <w:rPr>
          <w:rFonts w:cs="Times New Roman"/>
          <w:bCs/>
          <w:sz w:val="24"/>
          <w:szCs w:val="24"/>
          <w:lang w:val="vi-VN"/>
        </w:rPr>
        <w:t>thực,</w:t>
      </w:r>
      <w:r w:rsidRPr="001F7CD1">
        <w:rPr>
          <w:rFonts w:cs="Times New Roman"/>
          <w:bCs/>
          <w:sz w:val="24"/>
          <w:szCs w:val="24"/>
          <w:lang w:val="en-US"/>
        </w:rPr>
        <w:t xml:space="preserve"> </w:t>
      </w:r>
      <w:r w:rsidRPr="001F7CD1">
        <w:rPr>
          <w:rFonts w:cs="Times New Roman"/>
          <w:bCs/>
          <w:sz w:val="24"/>
          <w:szCs w:val="24"/>
          <w:lang w:val="vi-VN"/>
        </w:rPr>
        <w:t>t</w:t>
      </w:r>
      <w:r w:rsidRPr="001F7CD1">
        <w:rPr>
          <w:rFonts w:cs="Times New Roman"/>
          <w:bCs/>
          <w:sz w:val="24"/>
          <w:szCs w:val="24"/>
          <w:lang w:val="en-US"/>
        </w:rPr>
        <w:t xml:space="preserve">ôi rất sợ khi đi đường phải nhịn </w:t>
      </w:r>
      <w:r w:rsidRPr="001F7CD1">
        <w:rPr>
          <w:rFonts w:cs="Times New Roman"/>
          <w:bCs/>
          <w:sz w:val="24"/>
          <w:szCs w:val="24"/>
          <w:lang w:val="vi-VN"/>
        </w:rPr>
        <w:t>ăn,</w:t>
      </w:r>
      <w:r w:rsidRPr="001F7CD1">
        <w:rPr>
          <w:rFonts w:cs="Times New Roman"/>
          <w:bCs/>
          <w:sz w:val="24"/>
          <w:szCs w:val="24"/>
          <w:lang w:val="en-US"/>
        </w:rPr>
        <w:t xml:space="preserve"> nhịn </w:t>
      </w:r>
      <w:r w:rsidRPr="001F7CD1">
        <w:rPr>
          <w:rFonts w:cs="Times New Roman"/>
          <w:bCs/>
          <w:sz w:val="24"/>
          <w:szCs w:val="24"/>
          <w:lang w:val="vi-VN"/>
        </w:rPr>
        <w:t>tiêu.</w:t>
      </w:r>
      <w:r w:rsidRPr="001F7CD1">
        <w:rPr>
          <w:rFonts w:cs="Times New Roman"/>
          <w:bCs/>
          <w:sz w:val="24"/>
          <w:szCs w:val="24"/>
          <w:lang w:val="en-US"/>
        </w:rPr>
        <w:t xml:space="preserve"> </w:t>
      </w:r>
      <w:r w:rsidRPr="001F7CD1">
        <w:rPr>
          <w:rFonts w:cs="Times New Roman"/>
          <w:bCs/>
          <w:sz w:val="24"/>
          <w:szCs w:val="24"/>
          <w:lang w:val="vi-VN"/>
        </w:rPr>
        <w:t>C</w:t>
      </w:r>
      <w:r w:rsidRPr="001F7CD1">
        <w:rPr>
          <w:rFonts w:cs="Times New Roman"/>
          <w:bCs/>
          <w:sz w:val="24"/>
          <w:szCs w:val="24"/>
          <w:lang w:val="en-US"/>
        </w:rPr>
        <w:t xml:space="preserve">ần gì phải </w:t>
      </w:r>
      <w:r w:rsidRPr="001F7CD1">
        <w:rPr>
          <w:rFonts w:cs="Times New Roman"/>
          <w:bCs/>
          <w:sz w:val="24"/>
          <w:szCs w:val="24"/>
          <w:lang w:val="vi-VN"/>
        </w:rPr>
        <w:t>nhịn,</w:t>
      </w:r>
      <w:r w:rsidRPr="001F7CD1">
        <w:rPr>
          <w:rFonts w:cs="Times New Roman"/>
          <w:bCs/>
          <w:sz w:val="24"/>
          <w:szCs w:val="24"/>
          <w:lang w:val="en-US"/>
        </w:rPr>
        <w:t xml:space="preserve"> ông </w:t>
      </w:r>
      <w:r w:rsidRPr="001F7CD1">
        <w:rPr>
          <w:rFonts w:cs="Times New Roman"/>
          <w:bCs/>
          <w:sz w:val="24"/>
          <w:szCs w:val="24"/>
          <w:lang w:val="vi-VN"/>
        </w:rPr>
        <w:t>nhỉ?</w:t>
      </w:r>
    </w:p>
    <w:p w14:paraId="18719578" w14:textId="378CEB73"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Trưởng bưu cục </w:t>
      </w:r>
      <w:r w:rsidR="00B733DA" w:rsidRPr="001F7CD1">
        <w:rPr>
          <w:rFonts w:cs="Times New Roman"/>
          <w:bCs/>
          <w:sz w:val="24"/>
          <w:szCs w:val="24"/>
          <w:lang w:val="vi-VN"/>
        </w:rPr>
        <w:t>-</w:t>
      </w:r>
      <w:r w:rsidRPr="001F7CD1">
        <w:rPr>
          <w:rFonts w:cs="Times New Roman"/>
          <w:bCs/>
          <w:sz w:val="24"/>
          <w:szCs w:val="24"/>
          <w:lang w:val="en-US"/>
        </w:rPr>
        <w:t xml:space="preserve"> </w:t>
      </w:r>
      <w:r w:rsidRPr="001F7CD1">
        <w:rPr>
          <w:rFonts w:cs="Times New Roman"/>
          <w:bCs/>
          <w:sz w:val="24"/>
          <w:szCs w:val="24"/>
          <w:lang w:val="vi-VN"/>
        </w:rPr>
        <w:t>Bẩm, đ</w:t>
      </w:r>
      <w:r w:rsidRPr="001F7CD1">
        <w:rPr>
          <w:rFonts w:cs="Times New Roman"/>
          <w:bCs/>
          <w:sz w:val="24"/>
          <w:szCs w:val="24"/>
          <w:lang w:val="en-US"/>
        </w:rPr>
        <w:t xml:space="preserve">úng thế đấy </w:t>
      </w:r>
      <w:r w:rsidRPr="001F7CD1">
        <w:rPr>
          <w:rFonts w:cs="Times New Roman"/>
          <w:bCs/>
          <w:sz w:val="24"/>
          <w:szCs w:val="24"/>
          <w:lang w:val="vi-VN"/>
        </w:rPr>
        <w:t>ạ. (</w:t>
      </w:r>
      <w:r w:rsidRPr="001F7CD1">
        <w:rPr>
          <w:rFonts w:cs="Times New Roman"/>
          <w:bCs/>
          <w:i/>
          <w:sz w:val="24"/>
          <w:szCs w:val="24"/>
          <w:lang w:val="en-US"/>
        </w:rPr>
        <w:t xml:space="preserve">đứng </w:t>
      </w:r>
      <w:r w:rsidRPr="001F7CD1">
        <w:rPr>
          <w:rFonts w:cs="Times New Roman"/>
          <w:bCs/>
          <w:i/>
          <w:sz w:val="24"/>
          <w:szCs w:val="24"/>
          <w:lang w:val="vi-VN"/>
        </w:rPr>
        <w:t>dậy,</w:t>
      </w:r>
      <w:r w:rsidRPr="001F7CD1">
        <w:rPr>
          <w:rFonts w:cs="Times New Roman"/>
          <w:bCs/>
          <w:i/>
          <w:sz w:val="24"/>
          <w:szCs w:val="24"/>
          <w:lang w:val="en-US"/>
        </w:rPr>
        <w:t xml:space="preserve"> thẳng </w:t>
      </w:r>
      <w:r w:rsidRPr="001F7CD1">
        <w:rPr>
          <w:rFonts w:cs="Times New Roman"/>
          <w:bCs/>
          <w:i/>
          <w:sz w:val="24"/>
          <w:szCs w:val="24"/>
          <w:lang w:val="vi-VN"/>
        </w:rPr>
        <w:t>người,</w:t>
      </w:r>
      <w:r w:rsidRPr="001F7CD1">
        <w:rPr>
          <w:rFonts w:cs="Times New Roman"/>
          <w:bCs/>
          <w:i/>
          <w:sz w:val="24"/>
          <w:szCs w:val="24"/>
          <w:lang w:val="en-US"/>
        </w:rPr>
        <w:t xml:space="preserve"> tay để vào chuôi </w:t>
      </w:r>
      <w:r w:rsidRPr="001F7CD1">
        <w:rPr>
          <w:rFonts w:cs="Times New Roman"/>
          <w:bCs/>
          <w:i/>
          <w:sz w:val="24"/>
          <w:szCs w:val="24"/>
          <w:lang w:val="vi-VN"/>
        </w:rPr>
        <w:t>kiếm</w:t>
      </w:r>
      <w:r w:rsidRPr="001F7CD1">
        <w:rPr>
          <w:rFonts w:cs="Times New Roman"/>
          <w:bCs/>
          <w:sz w:val="24"/>
          <w:szCs w:val="24"/>
          <w:lang w:val="vi-VN"/>
        </w:rPr>
        <w:t>). T</w:t>
      </w:r>
      <w:r w:rsidRPr="001F7CD1">
        <w:rPr>
          <w:rFonts w:cs="Times New Roman"/>
          <w:bCs/>
          <w:sz w:val="24"/>
          <w:szCs w:val="24"/>
          <w:lang w:val="en-US"/>
        </w:rPr>
        <w:t xml:space="preserve">ôi không dám ở đây lâu quấy </w:t>
      </w:r>
      <w:r w:rsidRPr="001F7CD1">
        <w:rPr>
          <w:rFonts w:cs="Times New Roman"/>
          <w:bCs/>
          <w:sz w:val="24"/>
          <w:szCs w:val="24"/>
          <w:lang w:val="vi-VN"/>
        </w:rPr>
        <w:t>q</w:t>
      </w:r>
      <w:r w:rsidRPr="001F7CD1">
        <w:rPr>
          <w:rFonts w:cs="Times New Roman"/>
          <w:bCs/>
          <w:sz w:val="24"/>
          <w:szCs w:val="24"/>
          <w:lang w:val="en-US"/>
        </w:rPr>
        <w:t xml:space="preserve">ủa </w:t>
      </w:r>
      <w:r w:rsidRPr="001F7CD1">
        <w:rPr>
          <w:rFonts w:cs="Times New Roman"/>
          <w:bCs/>
          <w:sz w:val="24"/>
          <w:szCs w:val="24"/>
          <w:lang w:val="vi-VN"/>
        </w:rPr>
        <w:t>ông...</w:t>
      </w:r>
      <w:r w:rsidRPr="001F7CD1">
        <w:rPr>
          <w:rFonts w:cs="Times New Roman"/>
          <w:bCs/>
          <w:sz w:val="24"/>
          <w:szCs w:val="24"/>
          <w:lang w:val="en-US"/>
        </w:rPr>
        <w:t xml:space="preserve"> </w:t>
      </w:r>
      <w:r w:rsidRPr="001F7CD1">
        <w:rPr>
          <w:rFonts w:cs="Times New Roman"/>
          <w:bCs/>
          <w:sz w:val="24"/>
          <w:szCs w:val="24"/>
          <w:lang w:val="vi-VN"/>
        </w:rPr>
        <w:t>Ô</w:t>
      </w:r>
      <w:r w:rsidRPr="001F7CD1">
        <w:rPr>
          <w:rFonts w:cs="Times New Roman"/>
          <w:bCs/>
          <w:sz w:val="24"/>
          <w:szCs w:val="24"/>
          <w:lang w:val="en-US"/>
        </w:rPr>
        <w:t xml:space="preserve">ng có nhận xét gì về công việc ở bưu cục không </w:t>
      </w:r>
      <w:r w:rsidRPr="001F7CD1">
        <w:rPr>
          <w:rFonts w:cs="Times New Roman"/>
          <w:bCs/>
          <w:sz w:val="24"/>
          <w:szCs w:val="24"/>
          <w:lang w:val="vi-VN"/>
        </w:rPr>
        <w:t>ạ?</w:t>
      </w:r>
    </w:p>
    <w:p w14:paraId="587FE712" w14:textId="656B2490"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 xml:space="preserve">Khơ-lét-xta-cốp </w:t>
      </w:r>
      <w:r w:rsidR="00B733DA" w:rsidRPr="001F7CD1">
        <w:rPr>
          <w:rFonts w:cs="Times New Roman"/>
          <w:bCs/>
          <w:sz w:val="24"/>
          <w:szCs w:val="24"/>
          <w:lang w:val="vi-VN"/>
        </w:rPr>
        <w:t>-</w:t>
      </w:r>
      <w:r w:rsidRPr="001F7CD1">
        <w:rPr>
          <w:rFonts w:cs="Times New Roman"/>
          <w:bCs/>
          <w:sz w:val="24"/>
          <w:szCs w:val="24"/>
          <w:lang w:val="vi-VN"/>
        </w:rPr>
        <w:t xml:space="preserve"> </w:t>
      </w:r>
      <w:r w:rsidRPr="001F7CD1">
        <w:rPr>
          <w:rFonts w:cs="Times New Roman"/>
          <w:bCs/>
          <w:sz w:val="24"/>
          <w:szCs w:val="24"/>
          <w:lang w:val="en-US"/>
        </w:rPr>
        <w:t xml:space="preserve"> </w:t>
      </w:r>
      <w:r w:rsidRPr="001F7CD1">
        <w:rPr>
          <w:rFonts w:cs="Times New Roman"/>
          <w:bCs/>
          <w:sz w:val="24"/>
          <w:szCs w:val="24"/>
          <w:lang w:val="vi-VN"/>
        </w:rPr>
        <w:t>Không,</w:t>
      </w:r>
      <w:r w:rsidRPr="001F7CD1">
        <w:rPr>
          <w:rFonts w:cs="Times New Roman"/>
          <w:bCs/>
          <w:sz w:val="24"/>
          <w:szCs w:val="24"/>
          <w:lang w:val="en-US"/>
        </w:rPr>
        <w:t xml:space="preserve"> không có </w:t>
      </w:r>
      <w:r w:rsidRPr="001F7CD1">
        <w:rPr>
          <w:rFonts w:cs="Times New Roman"/>
          <w:bCs/>
          <w:sz w:val="24"/>
          <w:szCs w:val="24"/>
          <w:lang w:val="vi-VN"/>
        </w:rPr>
        <w:t>gì.</w:t>
      </w:r>
    </w:p>
    <w:p w14:paraId="3DD08C82" w14:textId="77777777" w:rsidR="003D7312" w:rsidRPr="001F7CD1" w:rsidRDefault="003D7312" w:rsidP="003D7312">
      <w:pPr>
        <w:spacing w:before="60" w:after="60"/>
        <w:ind w:firstLine="426"/>
        <w:rPr>
          <w:rFonts w:cs="Times New Roman"/>
          <w:bCs/>
          <w:i/>
          <w:sz w:val="24"/>
          <w:szCs w:val="24"/>
          <w:lang w:val="vi-VN"/>
        </w:rPr>
      </w:pPr>
      <w:r w:rsidRPr="001F7CD1">
        <w:rPr>
          <w:rFonts w:cs="Times New Roman"/>
          <w:bCs/>
          <w:sz w:val="24"/>
          <w:szCs w:val="24"/>
          <w:lang w:val="vi-VN"/>
        </w:rPr>
        <w:t xml:space="preserve"> </w:t>
      </w:r>
      <w:r w:rsidRPr="001F7CD1">
        <w:rPr>
          <w:rFonts w:cs="Times New Roman"/>
          <w:bCs/>
          <w:i/>
          <w:sz w:val="24"/>
          <w:szCs w:val="24"/>
          <w:lang w:val="vi-VN"/>
        </w:rPr>
        <w:t>Trưở</w:t>
      </w:r>
      <w:r w:rsidRPr="001F7CD1">
        <w:rPr>
          <w:rFonts w:cs="Times New Roman"/>
          <w:bCs/>
          <w:i/>
          <w:sz w:val="24"/>
          <w:szCs w:val="24"/>
          <w:lang w:val="en-US"/>
        </w:rPr>
        <w:t xml:space="preserve">ng bưu cục </w:t>
      </w:r>
      <w:r w:rsidRPr="001F7CD1">
        <w:rPr>
          <w:rFonts w:cs="Times New Roman"/>
          <w:bCs/>
          <w:i/>
          <w:sz w:val="24"/>
          <w:szCs w:val="24"/>
          <w:lang w:val="vi-VN"/>
        </w:rPr>
        <w:t>chào,</w:t>
      </w:r>
      <w:r w:rsidRPr="001F7CD1">
        <w:rPr>
          <w:rFonts w:cs="Times New Roman"/>
          <w:bCs/>
          <w:i/>
          <w:sz w:val="24"/>
          <w:szCs w:val="24"/>
          <w:lang w:val="en-US"/>
        </w:rPr>
        <w:t xml:space="preserve"> đi </w:t>
      </w:r>
      <w:r w:rsidRPr="001F7CD1">
        <w:rPr>
          <w:rFonts w:cs="Times New Roman"/>
          <w:bCs/>
          <w:i/>
          <w:sz w:val="24"/>
          <w:szCs w:val="24"/>
          <w:lang w:val="vi-VN"/>
        </w:rPr>
        <w:t>ra.</w:t>
      </w:r>
    </w:p>
    <w:p w14:paraId="04AB3172" w14:textId="2E44CE2C"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Khơ-lét-xta-cốp (</w:t>
      </w:r>
      <w:r w:rsidRPr="001F7CD1">
        <w:rPr>
          <w:rFonts w:cs="Times New Roman"/>
          <w:bCs/>
          <w:i/>
          <w:sz w:val="24"/>
          <w:szCs w:val="24"/>
          <w:lang w:val="en-US"/>
        </w:rPr>
        <w:t>hút một điếu xì</w:t>
      </w:r>
      <w:r w:rsidRPr="001F7CD1">
        <w:rPr>
          <w:rFonts w:cs="Times New Roman"/>
          <w:bCs/>
          <w:i/>
          <w:sz w:val="24"/>
          <w:szCs w:val="24"/>
          <w:lang w:val="vi-VN"/>
        </w:rPr>
        <w:t xml:space="preserve"> </w:t>
      </w:r>
      <w:r w:rsidR="00B733DA" w:rsidRPr="001F7CD1">
        <w:rPr>
          <w:rFonts w:cs="Times New Roman"/>
          <w:bCs/>
          <w:i/>
          <w:sz w:val="24"/>
          <w:szCs w:val="24"/>
          <w:lang w:val="vi-VN"/>
        </w:rPr>
        <w:t>-</w:t>
      </w:r>
      <w:r w:rsidRPr="001F7CD1">
        <w:rPr>
          <w:rFonts w:cs="Times New Roman"/>
          <w:bCs/>
          <w:i/>
          <w:sz w:val="24"/>
          <w:szCs w:val="24"/>
          <w:lang w:val="en-US"/>
        </w:rPr>
        <w:t xml:space="preserve"> </w:t>
      </w:r>
      <w:r w:rsidRPr="001F7CD1">
        <w:rPr>
          <w:rFonts w:cs="Times New Roman"/>
          <w:bCs/>
          <w:i/>
          <w:sz w:val="24"/>
          <w:szCs w:val="24"/>
          <w:lang w:val="vi-VN"/>
        </w:rPr>
        <w:t>gà</w:t>
      </w:r>
      <w:r w:rsidRPr="001F7CD1">
        <w:rPr>
          <w:rFonts w:cs="Times New Roman"/>
          <w:bCs/>
          <w:sz w:val="24"/>
          <w:szCs w:val="24"/>
          <w:lang w:val="vi-VN"/>
        </w:rPr>
        <w:t>) - H</w:t>
      </w:r>
      <w:r w:rsidRPr="001F7CD1">
        <w:rPr>
          <w:rFonts w:cs="Times New Roman"/>
          <w:bCs/>
          <w:sz w:val="24"/>
          <w:szCs w:val="24"/>
          <w:lang w:val="en-US"/>
        </w:rPr>
        <w:t xml:space="preserve">ình như </w:t>
      </w:r>
      <w:r w:rsidRPr="001F7CD1">
        <w:rPr>
          <w:rFonts w:cs="Times New Roman"/>
          <w:bCs/>
          <w:sz w:val="24"/>
          <w:szCs w:val="24"/>
          <w:lang w:val="vi-VN"/>
        </w:rPr>
        <w:t>l</w:t>
      </w:r>
      <w:r w:rsidRPr="001F7CD1">
        <w:rPr>
          <w:rFonts w:cs="Times New Roman"/>
          <w:bCs/>
          <w:sz w:val="24"/>
          <w:szCs w:val="24"/>
          <w:lang w:val="en-US"/>
        </w:rPr>
        <w:t xml:space="preserve">ão trưởng bưu cục này cũng là một thằng cha tốt </w:t>
      </w:r>
      <w:r w:rsidRPr="001F7CD1">
        <w:rPr>
          <w:rFonts w:cs="Times New Roman"/>
          <w:bCs/>
          <w:sz w:val="24"/>
          <w:szCs w:val="24"/>
          <w:lang w:val="vi-VN"/>
        </w:rPr>
        <w:t>bụng.</w:t>
      </w:r>
      <w:r w:rsidRPr="001F7CD1">
        <w:rPr>
          <w:rFonts w:cs="Times New Roman"/>
          <w:bCs/>
          <w:sz w:val="24"/>
          <w:szCs w:val="24"/>
          <w:lang w:val="en-US"/>
        </w:rPr>
        <w:t xml:space="preserve"> Ít </w:t>
      </w:r>
      <w:r w:rsidRPr="001F7CD1">
        <w:rPr>
          <w:rFonts w:cs="Times New Roman"/>
          <w:bCs/>
          <w:sz w:val="24"/>
          <w:szCs w:val="24"/>
          <w:lang w:val="vi-VN"/>
        </w:rPr>
        <w:t>ra,</w:t>
      </w:r>
      <w:r w:rsidRPr="001F7CD1">
        <w:rPr>
          <w:rFonts w:cs="Times New Roman"/>
          <w:bCs/>
          <w:sz w:val="24"/>
          <w:szCs w:val="24"/>
          <w:lang w:val="en-US"/>
        </w:rPr>
        <w:t xml:space="preserve"> nó cũng chịu giúp người đấy </w:t>
      </w:r>
      <w:r w:rsidRPr="001F7CD1">
        <w:rPr>
          <w:rFonts w:cs="Times New Roman"/>
          <w:bCs/>
          <w:sz w:val="24"/>
          <w:szCs w:val="24"/>
          <w:lang w:val="vi-VN"/>
        </w:rPr>
        <w:t>chứ;</w:t>
      </w:r>
      <w:r w:rsidRPr="001F7CD1">
        <w:rPr>
          <w:rFonts w:cs="Times New Roman"/>
          <w:bCs/>
          <w:sz w:val="24"/>
          <w:szCs w:val="24"/>
          <w:lang w:val="en-US"/>
        </w:rPr>
        <w:t xml:space="preserve"> </w:t>
      </w:r>
      <w:r w:rsidRPr="001F7CD1">
        <w:rPr>
          <w:rFonts w:cs="Times New Roman"/>
          <w:bCs/>
          <w:sz w:val="24"/>
          <w:szCs w:val="24"/>
          <w:lang w:val="vi-VN"/>
        </w:rPr>
        <w:t>m</w:t>
      </w:r>
      <w:r w:rsidRPr="001F7CD1">
        <w:rPr>
          <w:rFonts w:cs="Times New Roman"/>
          <w:bCs/>
          <w:sz w:val="24"/>
          <w:szCs w:val="24"/>
          <w:lang w:val="en-US"/>
        </w:rPr>
        <w:t xml:space="preserve">ình thích những hạng người như </w:t>
      </w:r>
      <w:r w:rsidRPr="001F7CD1">
        <w:rPr>
          <w:rFonts w:cs="Times New Roman"/>
          <w:bCs/>
          <w:sz w:val="24"/>
          <w:szCs w:val="24"/>
          <w:lang w:val="vi-VN"/>
        </w:rPr>
        <w:t>thế.</w:t>
      </w:r>
    </w:p>
    <w:p w14:paraId="7B86B1AC" w14:textId="7D41315A" w:rsidR="003D7312" w:rsidRPr="001F7CD1" w:rsidRDefault="003D7312" w:rsidP="003D7312">
      <w:pPr>
        <w:spacing w:before="60" w:after="60"/>
        <w:ind w:firstLine="426"/>
        <w:jc w:val="right"/>
        <w:rPr>
          <w:rFonts w:cs="Times New Roman"/>
          <w:bCs/>
          <w:sz w:val="24"/>
          <w:szCs w:val="24"/>
          <w:lang w:val="vi-VN"/>
        </w:rPr>
      </w:pPr>
      <w:r w:rsidRPr="001F7CD1">
        <w:rPr>
          <w:rFonts w:cs="Times New Roman"/>
          <w:bCs/>
          <w:sz w:val="24"/>
          <w:szCs w:val="24"/>
          <w:lang w:val="vi-VN"/>
        </w:rPr>
        <w:t xml:space="preserve"> (In trong </w:t>
      </w:r>
      <w:r w:rsidRPr="001F7CD1">
        <w:rPr>
          <w:rFonts w:cs="Times New Roman"/>
          <w:bCs/>
          <w:i/>
          <w:sz w:val="24"/>
          <w:szCs w:val="24"/>
          <w:lang w:val="vi-VN"/>
        </w:rPr>
        <w:t>Quan thanh tra,</w:t>
      </w:r>
      <w:r w:rsidRPr="001F7CD1">
        <w:rPr>
          <w:rFonts w:cs="Times New Roman"/>
          <w:bCs/>
          <w:sz w:val="24"/>
          <w:szCs w:val="24"/>
          <w:lang w:val="vi-VN"/>
        </w:rPr>
        <w:t xml:space="preserve"> N.Gô-gôn, Vũ Đức Phúc dịch,</w:t>
      </w:r>
      <w:r w:rsidRPr="001F7CD1">
        <w:rPr>
          <w:rFonts w:cs="Times New Roman"/>
          <w:bCs/>
          <w:sz w:val="24"/>
          <w:szCs w:val="24"/>
          <w:lang w:val="en-US"/>
        </w:rPr>
        <w:t xml:space="preserve"> </w:t>
      </w:r>
      <w:r w:rsidRPr="001F7CD1">
        <w:rPr>
          <w:rFonts w:cs="Times New Roman"/>
          <w:bCs/>
          <w:sz w:val="24"/>
          <w:szCs w:val="24"/>
          <w:lang w:val="vi-VN"/>
        </w:rPr>
        <w:t>Nxb Lao động, Hà Nội, 2009)</w:t>
      </w:r>
    </w:p>
    <w:p w14:paraId="795B09F1" w14:textId="77777777" w:rsidR="003D7312" w:rsidRPr="001F7CD1" w:rsidRDefault="003D7312" w:rsidP="003D7312">
      <w:pPr>
        <w:spacing w:before="60" w:after="60"/>
        <w:ind w:firstLine="426"/>
        <w:rPr>
          <w:rFonts w:cs="Times New Roman"/>
          <w:b/>
          <w:bCs/>
          <w:sz w:val="24"/>
          <w:szCs w:val="24"/>
          <w:lang w:val="vi-VN"/>
        </w:rPr>
      </w:pPr>
      <w:r w:rsidRPr="001F7CD1">
        <w:rPr>
          <w:rFonts w:cs="Times New Roman"/>
          <w:b/>
          <w:bCs/>
          <w:sz w:val="24"/>
          <w:szCs w:val="24"/>
          <w:lang w:val="vi-VN"/>
        </w:rPr>
        <w:t>Thực hiện các yêu cầu sau:</w:t>
      </w:r>
    </w:p>
    <w:p w14:paraId="3499697F"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Câu 1.</w:t>
      </w:r>
      <w:r w:rsidRPr="001F7CD1">
        <w:rPr>
          <w:rFonts w:cs="Times New Roman"/>
          <w:bCs/>
          <w:sz w:val="24"/>
          <w:szCs w:val="24"/>
          <w:lang w:val="vi-VN"/>
        </w:rPr>
        <w:t xml:space="preserve"> Tóm tắt các sự kiện chính trong đoạn trích.</w:t>
      </w:r>
    </w:p>
    <w:p w14:paraId="7C710C38"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Câu 2.</w:t>
      </w:r>
      <w:r w:rsidRPr="001F7CD1">
        <w:rPr>
          <w:rFonts w:cs="Times New Roman"/>
          <w:bCs/>
          <w:sz w:val="24"/>
          <w:szCs w:val="24"/>
          <w:lang w:val="vi-VN"/>
        </w:rPr>
        <w:t xml:space="preserve"> Ghi lại những lời độc thoại của nhân vật chánh án, qua đó nêu bản chất của nhân vật này.</w:t>
      </w:r>
    </w:p>
    <w:p w14:paraId="17EEAD71" w14:textId="77777777" w:rsidR="003D7312" w:rsidRPr="001F7CD1" w:rsidRDefault="003D7312" w:rsidP="003D7312">
      <w:pPr>
        <w:spacing w:before="60" w:after="60"/>
        <w:ind w:firstLine="426"/>
        <w:rPr>
          <w:rFonts w:cs="Times New Roman"/>
          <w:bCs/>
          <w:spacing w:val="-4"/>
          <w:sz w:val="24"/>
          <w:szCs w:val="24"/>
          <w:lang w:val="vi-VN"/>
        </w:rPr>
      </w:pPr>
      <w:r w:rsidRPr="001F7CD1">
        <w:rPr>
          <w:rFonts w:cs="Times New Roman"/>
          <w:b/>
          <w:bCs/>
          <w:spacing w:val="-4"/>
          <w:sz w:val="24"/>
          <w:szCs w:val="24"/>
          <w:lang w:val="vi-VN"/>
        </w:rPr>
        <w:t>Câu 3.</w:t>
      </w:r>
      <w:r w:rsidRPr="001F7CD1">
        <w:rPr>
          <w:rFonts w:cs="Times New Roman"/>
          <w:bCs/>
          <w:spacing w:val="-4"/>
          <w:sz w:val="24"/>
          <w:szCs w:val="24"/>
          <w:lang w:val="vi-VN"/>
        </w:rPr>
        <w:t xml:space="preserve"> Phân tích hiệu quả nghệ thuật của việc sử dụng nghịch ngữ trong lời nói của Trưởng bưu cục: </w:t>
      </w:r>
    </w:p>
    <w:p w14:paraId="3A808D83" w14:textId="77777777" w:rsidR="003D7312" w:rsidRPr="001F7CD1" w:rsidRDefault="003D7312" w:rsidP="003D7312">
      <w:pPr>
        <w:spacing w:before="60" w:after="60"/>
        <w:ind w:firstLine="426"/>
        <w:rPr>
          <w:rFonts w:cs="Times New Roman"/>
          <w:bCs/>
          <w:i/>
          <w:sz w:val="24"/>
          <w:szCs w:val="24"/>
          <w:lang w:val="vi-VN"/>
        </w:rPr>
      </w:pPr>
      <w:r w:rsidRPr="001F7CD1">
        <w:rPr>
          <w:rFonts w:cs="Times New Roman"/>
          <w:bCs/>
          <w:i/>
          <w:sz w:val="24"/>
          <w:szCs w:val="24"/>
          <w:lang w:val="vi-VN"/>
        </w:rPr>
        <w:t>- Sao lại không? Được ông vay tiền, thực là hạnh phúc rất lớn. Thưa ông, đây, xin rất vui lòng. Tôi xin tận tâm tận lực sẵn sàng hầu ông.</w:t>
      </w:r>
    </w:p>
    <w:p w14:paraId="70C19CAD" w14:textId="77777777" w:rsidR="003D7312" w:rsidRPr="001F7CD1" w:rsidRDefault="003D7312" w:rsidP="003D7312">
      <w:pPr>
        <w:spacing w:before="60" w:after="60"/>
        <w:ind w:firstLine="426"/>
        <w:rPr>
          <w:rFonts w:cs="Times New Roman"/>
          <w:bCs/>
          <w:sz w:val="24"/>
          <w:szCs w:val="24"/>
          <w:lang w:val="vi-VN"/>
        </w:rPr>
      </w:pPr>
      <w:r w:rsidRPr="001F7CD1">
        <w:rPr>
          <w:rFonts w:cs="Times New Roman"/>
          <w:b/>
          <w:bCs/>
          <w:sz w:val="24"/>
          <w:szCs w:val="24"/>
          <w:lang w:val="vi-VN"/>
        </w:rPr>
        <w:t>Câu 4.</w:t>
      </w:r>
      <w:r w:rsidRPr="001F7CD1">
        <w:rPr>
          <w:rFonts w:cs="Times New Roman"/>
          <w:bCs/>
          <w:sz w:val="24"/>
          <w:szCs w:val="24"/>
          <w:lang w:val="vi-VN"/>
        </w:rPr>
        <w:t xml:space="preserve"> Phân tích một số thủ pháp trào phúng được Gô-gôn sử dụng trong đoạn trích.</w:t>
      </w:r>
    </w:p>
    <w:p w14:paraId="33F7C73F" w14:textId="77777777" w:rsidR="00C92D9B" w:rsidRPr="001F7CD1" w:rsidRDefault="003D7312" w:rsidP="003D7312">
      <w:pPr>
        <w:spacing w:before="60" w:after="60"/>
        <w:ind w:firstLine="426"/>
        <w:rPr>
          <w:rFonts w:cs="Times New Roman"/>
          <w:bCs/>
          <w:sz w:val="24"/>
          <w:szCs w:val="24"/>
          <w:lang w:val="en-US"/>
        </w:rPr>
      </w:pPr>
      <w:r w:rsidRPr="001F7CD1">
        <w:rPr>
          <w:rFonts w:cs="Times New Roman"/>
          <w:b/>
          <w:bCs/>
          <w:sz w:val="24"/>
          <w:szCs w:val="24"/>
          <w:lang w:val="vi-VN"/>
        </w:rPr>
        <w:t>Câu 5.</w:t>
      </w:r>
      <w:r w:rsidRPr="001F7CD1">
        <w:rPr>
          <w:rFonts w:cs="Times New Roman"/>
          <w:bCs/>
          <w:sz w:val="24"/>
          <w:szCs w:val="24"/>
          <w:lang w:val="vi-VN"/>
        </w:rPr>
        <w:t xml:space="preserve"> Những tệ nạn xã hội, thói hư tật xấu nào bị Gô-gôn phê phán trong đoạn trích? Trong số đó, hiện tượng nào vẫn phổ biến trong xã hội ngày nay.</w:t>
      </w:r>
    </w:p>
    <w:p w14:paraId="75FFABD4" w14:textId="77777777" w:rsidR="009F1804" w:rsidRPr="001F7CD1" w:rsidRDefault="009F1804" w:rsidP="00C92D9B">
      <w:pPr>
        <w:spacing w:before="60" w:after="60"/>
        <w:ind w:firstLine="426"/>
        <w:rPr>
          <w:rFonts w:cs="Times New Roman"/>
          <w:b/>
          <w:bCs/>
          <w:iCs/>
          <w:sz w:val="24"/>
          <w:szCs w:val="24"/>
          <w:u w:val="single"/>
          <w:lang w:val="en-US"/>
        </w:rPr>
      </w:pPr>
    </w:p>
    <w:p w14:paraId="0BC5416E" w14:textId="31611F6F" w:rsidR="00C92D9B" w:rsidRPr="001F7CD1" w:rsidRDefault="00C92D9B" w:rsidP="00C92D9B">
      <w:pPr>
        <w:spacing w:before="60" w:after="60"/>
        <w:ind w:firstLine="426"/>
        <w:rPr>
          <w:rFonts w:cs="Times New Roman"/>
          <w:b/>
          <w:bCs/>
          <w:iCs/>
          <w:sz w:val="24"/>
          <w:szCs w:val="24"/>
          <w:u w:val="single"/>
          <w:lang w:val="vi-VN"/>
        </w:rPr>
      </w:pPr>
      <w:r w:rsidRPr="001F7CD1">
        <w:rPr>
          <w:rFonts w:cs="Times New Roman"/>
          <w:b/>
          <w:bCs/>
          <w:iCs/>
          <w:sz w:val="24"/>
          <w:szCs w:val="24"/>
          <w:u w:val="single"/>
          <w:lang w:val="vi-VN"/>
        </w:rPr>
        <w:lastRenderedPageBreak/>
        <w:t>GỢI Ý</w:t>
      </w:r>
    </w:p>
    <w:p w14:paraId="296BC5FF" w14:textId="77777777" w:rsidR="00C92D9B" w:rsidRPr="001F7CD1" w:rsidRDefault="00C92D9B" w:rsidP="00C92D9B">
      <w:pPr>
        <w:spacing w:before="60" w:after="60"/>
        <w:ind w:firstLine="426"/>
        <w:rPr>
          <w:rFonts w:cs="Times New Roman"/>
          <w:bCs/>
          <w:sz w:val="24"/>
          <w:szCs w:val="24"/>
          <w:lang w:val="vi-VN"/>
        </w:rPr>
      </w:pPr>
      <w:r w:rsidRPr="001F7CD1">
        <w:rPr>
          <w:rFonts w:cs="Times New Roman"/>
          <w:b/>
          <w:bCs/>
          <w:sz w:val="24"/>
          <w:szCs w:val="24"/>
          <w:lang w:val="vi-VN"/>
        </w:rPr>
        <w:t>Câu 1.</w:t>
      </w:r>
      <w:r w:rsidRPr="001F7CD1">
        <w:rPr>
          <w:rFonts w:cs="Times New Roman"/>
          <w:bCs/>
          <w:sz w:val="24"/>
          <w:szCs w:val="24"/>
          <w:lang w:val="vi-VN"/>
        </w:rPr>
        <w:t xml:space="preserve"> Các sự kiện chính trong đoạn trích:</w:t>
      </w:r>
    </w:p>
    <w:p w14:paraId="2697817C" w14:textId="4EBFFCFB" w:rsidR="00C92D9B" w:rsidRPr="001F7CD1" w:rsidRDefault="00C92D9B" w:rsidP="00C92D9B">
      <w:pPr>
        <w:spacing w:before="60" w:after="60"/>
        <w:ind w:firstLine="426"/>
        <w:rPr>
          <w:rFonts w:cs="Times New Roman"/>
          <w:bCs/>
          <w:sz w:val="24"/>
          <w:szCs w:val="24"/>
          <w:lang w:val="vi-VN"/>
        </w:rPr>
      </w:pPr>
      <w:r w:rsidRPr="001F7CD1">
        <w:rPr>
          <w:rFonts w:cs="Times New Roman"/>
          <w:bCs/>
          <w:sz w:val="24"/>
          <w:szCs w:val="24"/>
          <w:lang w:val="en-AU"/>
        </w:rPr>
        <w:t xml:space="preserve">- </w:t>
      </w:r>
      <w:r w:rsidRPr="001F7CD1">
        <w:rPr>
          <w:rFonts w:cs="Times New Roman"/>
          <w:bCs/>
          <w:sz w:val="24"/>
          <w:szCs w:val="24"/>
          <w:lang w:val="vi-VN"/>
        </w:rPr>
        <w:t xml:space="preserve">Chánh án </w:t>
      </w:r>
      <w:r w:rsidRPr="001F7CD1">
        <w:rPr>
          <w:rFonts w:cs="Times New Roman"/>
          <w:bCs/>
          <w:sz w:val="24"/>
          <w:szCs w:val="24"/>
          <w:lang w:val="en-US"/>
        </w:rPr>
        <w:t xml:space="preserve">vào yết kiến </w:t>
      </w:r>
      <w:r w:rsidR="00301397" w:rsidRPr="001F7CD1">
        <w:rPr>
          <w:rFonts w:cs="Times New Roman"/>
          <w:bCs/>
          <w:sz w:val="24"/>
          <w:szCs w:val="24"/>
          <w:lang w:val="en-US"/>
        </w:rPr>
        <w:t>“</w:t>
      </w:r>
      <w:r w:rsidRPr="001F7CD1">
        <w:rPr>
          <w:rFonts w:cs="Times New Roman"/>
          <w:bCs/>
          <w:sz w:val="24"/>
          <w:szCs w:val="24"/>
          <w:lang w:val="en-US"/>
        </w:rPr>
        <w:t>quan thanh tra</w:t>
      </w:r>
      <w:r w:rsidR="00301397" w:rsidRPr="001F7CD1">
        <w:rPr>
          <w:rFonts w:cs="Times New Roman"/>
          <w:bCs/>
          <w:sz w:val="24"/>
          <w:szCs w:val="24"/>
          <w:lang w:val="en-US"/>
        </w:rPr>
        <w:t>”</w:t>
      </w:r>
      <w:r w:rsidRPr="001F7CD1">
        <w:rPr>
          <w:rFonts w:cs="Times New Roman"/>
          <w:bCs/>
          <w:sz w:val="24"/>
          <w:szCs w:val="24"/>
          <w:lang w:val="en-US"/>
        </w:rPr>
        <w:t xml:space="preserve"> </w:t>
      </w:r>
      <w:r w:rsidRPr="001F7CD1">
        <w:rPr>
          <w:rFonts w:cs="Times New Roman"/>
          <w:bCs/>
          <w:sz w:val="24"/>
          <w:szCs w:val="24"/>
          <w:lang w:val="vi-VN"/>
        </w:rPr>
        <w:t xml:space="preserve">để mong được ông ta giảm tội cho mình , run quá làm rơi tiền liền bị </w:t>
      </w:r>
      <w:r w:rsidR="00301397" w:rsidRPr="001F7CD1">
        <w:rPr>
          <w:rFonts w:cs="Times New Roman"/>
          <w:bCs/>
          <w:sz w:val="24"/>
          <w:szCs w:val="24"/>
          <w:lang w:val="vi-VN"/>
        </w:rPr>
        <w:t>“</w:t>
      </w:r>
      <w:r w:rsidRPr="001F7CD1">
        <w:rPr>
          <w:rFonts w:cs="Times New Roman"/>
          <w:bCs/>
          <w:sz w:val="24"/>
          <w:szCs w:val="24"/>
          <w:lang w:val="vi-VN"/>
        </w:rPr>
        <w:t>quan thanh tra</w:t>
      </w:r>
      <w:r w:rsidR="00301397" w:rsidRPr="001F7CD1">
        <w:rPr>
          <w:rFonts w:cs="Times New Roman"/>
          <w:bCs/>
          <w:sz w:val="24"/>
          <w:szCs w:val="24"/>
          <w:lang w:val="vi-VN"/>
        </w:rPr>
        <w:t>”</w:t>
      </w:r>
      <w:r w:rsidRPr="001F7CD1">
        <w:rPr>
          <w:rFonts w:cs="Times New Roman"/>
          <w:bCs/>
          <w:sz w:val="24"/>
          <w:szCs w:val="24"/>
          <w:lang w:val="vi-VN"/>
        </w:rPr>
        <w:t xml:space="preserve"> mượn tiền</w:t>
      </w:r>
    </w:p>
    <w:p w14:paraId="1D4F2E37" w14:textId="765C4061" w:rsidR="00C92D9B" w:rsidRPr="001F7CD1" w:rsidRDefault="00C92D9B" w:rsidP="00C92D9B">
      <w:pPr>
        <w:spacing w:before="60" w:after="60"/>
        <w:ind w:firstLine="426"/>
        <w:rPr>
          <w:rFonts w:cs="Times New Roman"/>
          <w:bCs/>
          <w:sz w:val="24"/>
          <w:szCs w:val="24"/>
          <w:lang w:val="en-US"/>
        </w:rPr>
      </w:pPr>
      <w:r w:rsidRPr="001F7CD1">
        <w:rPr>
          <w:rFonts w:cs="Times New Roman"/>
          <w:bCs/>
          <w:sz w:val="24"/>
          <w:szCs w:val="24"/>
          <w:lang w:val="en-AU"/>
        </w:rPr>
        <w:t xml:space="preserve">- </w:t>
      </w:r>
      <w:r w:rsidRPr="001F7CD1">
        <w:rPr>
          <w:rFonts w:cs="Times New Roman"/>
          <w:bCs/>
          <w:sz w:val="24"/>
          <w:szCs w:val="24"/>
          <w:lang w:val="vi-VN"/>
        </w:rPr>
        <w:t xml:space="preserve">Trưởng bưu cục vào gặp </w:t>
      </w:r>
      <w:r w:rsidR="00301397" w:rsidRPr="001F7CD1">
        <w:rPr>
          <w:rFonts w:cs="Times New Roman"/>
          <w:bCs/>
          <w:sz w:val="24"/>
          <w:szCs w:val="24"/>
          <w:lang w:val="vi-VN"/>
        </w:rPr>
        <w:t>“</w:t>
      </w:r>
      <w:r w:rsidRPr="001F7CD1">
        <w:rPr>
          <w:rFonts w:cs="Times New Roman"/>
          <w:bCs/>
          <w:sz w:val="24"/>
          <w:szCs w:val="24"/>
          <w:lang w:val="vi-VN"/>
        </w:rPr>
        <w:t>quan thanh tra</w:t>
      </w:r>
      <w:r w:rsidR="00301397" w:rsidRPr="001F7CD1">
        <w:rPr>
          <w:rFonts w:cs="Times New Roman"/>
          <w:bCs/>
          <w:sz w:val="24"/>
          <w:szCs w:val="24"/>
          <w:lang w:val="vi-VN"/>
        </w:rPr>
        <w:t>”</w:t>
      </w:r>
      <w:r w:rsidRPr="001F7CD1">
        <w:rPr>
          <w:rFonts w:cs="Times New Roman"/>
          <w:bCs/>
          <w:sz w:val="24"/>
          <w:szCs w:val="24"/>
          <w:lang w:val="vi-VN"/>
        </w:rPr>
        <w:t>,</w:t>
      </w:r>
      <w:r w:rsidRPr="001F7CD1">
        <w:rPr>
          <w:rFonts w:cs="Times New Roman"/>
          <w:bCs/>
          <w:sz w:val="24"/>
          <w:szCs w:val="24"/>
          <w:lang w:val="en-US"/>
        </w:rPr>
        <w:t xml:space="preserve"> </w:t>
      </w:r>
      <w:r w:rsidR="00301397" w:rsidRPr="001F7CD1">
        <w:rPr>
          <w:rFonts w:cs="Times New Roman"/>
          <w:bCs/>
          <w:sz w:val="24"/>
          <w:szCs w:val="24"/>
          <w:lang w:val="vi-VN"/>
        </w:rPr>
        <w:t>“</w:t>
      </w:r>
      <w:r w:rsidRPr="001F7CD1">
        <w:rPr>
          <w:rFonts w:cs="Times New Roman"/>
          <w:bCs/>
          <w:sz w:val="24"/>
          <w:szCs w:val="24"/>
          <w:lang w:val="vi-VN"/>
        </w:rPr>
        <w:t>quan thanh tra</w:t>
      </w:r>
      <w:r w:rsidR="00301397" w:rsidRPr="001F7CD1">
        <w:rPr>
          <w:rFonts w:cs="Times New Roman"/>
          <w:bCs/>
          <w:sz w:val="24"/>
          <w:szCs w:val="24"/>
          <w:lang w:val="vi-VN"/>
        </w:rPr>
        <w:t>”</w:t>
      </w:r>
      <w:r w:rsidRPr="001F7CD1">
        <w:rPr>
          <w:rFonts w:cs="Times New Roman"/>
          <w:bCs/>
          <w:sz w:val="24"/>
          <w:szCs w:val="24"/>
          <w:lang w:val="vi-VN"/>
        </w:rPr>
        <w:t xml:space="preserve"> </w:t>
      </w:r>
      <w:r w:rsidRPr="001F7CD1">
        <w:rPr>
          <w:rFonts w:cs="Times New Roman"/>
          <w:bCs/>
          <w:sz w:val="24"/>
          <w:szCs w:val="24"/>
          <w:lang w:val="en-US"/>
        </w:rPr>
        <w:t xml:space="preserve">tưởng rằng </w:t>
      </w:r>
      <w:r w:rsidRPr="001F7CD1">
        <w:rPr>
          <w:rFonts w:cs="Times New Roman"/>
          <w:bCs/>
          <w:sz w:val="24"/>
          <w:szCs w:val="24"/>
          <w:lang w:val="vi-VN"/>
        </w:rPr>
        <w:t>y kính trọng, yêu mến mình nên mượn y ba trăm rúp.</w:t>
      </w:r>
    </w:p>
    <w:p w14:paraId="01ACC85B" w14:textId="77777777" w:rsidR="00C92D9B" w:rsidRPr="001F7CD1" w:rsidRDefault="00C92D9B" w:rsidP="00C92D9B">
      <w:pPr>
        <w:spacing w:before="60" w:after="60"/>
        <w:ind w:firstLine="426"/>
        <w:rPr>
          <w:rFonts w:cs="Times New Roman"/>
          <w:bCs/>
          <w:sz w:val="24"/>
          <w:szCs w:val="24"/>
          <w:lang w:val="vi-VN"/>
        </w:rPr>
      </w:pPr>
      <w:r w:rsidRPr="001F7CD1">
        <w:rPr>
          <w:rFonts w:cs="Times New Roman"/>
          <w:b/>
          <w:bCs/>
          <w:sz w:val="24"/>
          <w:szCs w:val="24"/>
          <w:lang w:val="vi-VN"/>
        </w:rPr>
        <w:t>Câu 2.</w:t>
      </w:r>
      <w:r w:rsidRPr="001F7CD1">
        <w:rPr>
          <w:rFonts w:cs="Times New Roman"/>
          <w:bCs/>
          <w:sz w:val="24"/>
          <w:szCs w:val="24"/>
          <w:lang w:val="vi-VN"/>
        </w:rPr>
        <w:t xml:space="preserve"> </w:t>
      </w:r>
    </w:p>
    <w:p w14:paraId="5C8EEC66" w14:textId="77777777" w:rsidR="00C92D9B" w:rsidRPr="001F7CD1" w:rsidRDefault="00C92D9B" w:rsidP="00C92D9B">
      <w:pPr>
        <w:spacing w:before="60" w:after="60"/>
        <w:ind w:firstLine="426"/>
        <w:rPr>
          <w:rFonts w:cs="Times New Roman"/>
          <w:bCs/>
          <w:sz w:val="24"/>
          <w:szCs w:val="24"/>
          <w:lang w:val="vi-VN"/>
        </w:rPr>
      </w:pPr>
      <w:r w:rsidRPr="001F7CD1">
        <w:rPr>
          <w:rFonts w:cs="Times New Roman"/>
          <w:bCs/>
          <w:sz w:val="24"/>
          <w:szCs w:val="24"/>
          <w:lang w:val="vi-VN"/>
        </w:rPr>
        <w:t>- Những lời độc thoại của nhân vật chánh án:</w:t>
      </w:r>
    </w:p>
    <w:p w14:paraId="720FFEBD" w14:textId="77777777" w:rsidR="00C92D9B" w:rsidRPr="001F7CD1" w:rsidRDefault="00C92D9B" w:rsidP="00C92D9B">
      <w:pPr>
        <w:spacing w:before="60" w:after="60"/>
        <w:ind w:firstLine="426"/>
        <w:rPr>
          <w:rFonts w:cs="Times New Roman"/>
          <w:bCs/>
          <w:i/>
          <w:sz w:val="24"/>
          <w:szCs w:val="24"/>
          <w:lang w:val="vi-VN"/>
        </w:rPr>
      </w:pPr>
      <w:r w:rsidRPr="001F7CD1">
        <w:rPr>
          <w:rFonts w:cs="Times New Roman"/>
          <w:bCs/>
          <w:i/>
          <w:sz w:val="24"/>
          <w:szCs w:val="24"/>
          <w:lang w:val="vi-VN"/>
        </w:rPr>
        <w:t xml:space="preserve">+ </w:t>
      </w:r>
      <w:r w:rsidRPr="001F7CD1">
        <w:rPr>
          <w:rFonts w:cs="Times New Roman"/>
          <w:bCs/>
          <w:i/>
          <w:sz w:val="24"/>
          <w:szCs w:val="24"/>
          <w:lang w:val="en-US"/>
        </w:rPr>
        <w:t xml:space="preserve">Trời </w:t>
      </w:r>
      <w:r w:rsidRPr="001F7CD1">
        <w:rPr>
          <w:rFonts w:cs="Times New Roman"/>
          <w:bCs/>
          <w:i/>
          <w:sz w:val="24"/>
          <w:szCs w:val="24"/>
          <w:lang w:val="vi-VN"/>
        </w:rPr>
        <w:t>ơi!</w:t>
      </w:r>
      <w:r w:rsidRPr="001F7CD1">
        <w:rPr>
          <w:rFonts w:cs="Times New Roman"/>
          <w:bCs/>
          <w:i/>
          <w:sz w:val="24"/>
          <w:szCs w:val="24"/>
          <w:lang w:val="en-US"/>
        </w:rPr>
        <w:t xml:space="preserve"> Trời </w:t>
      </w:r>
      <w:r w:rsidRPr="001F7CD1">
        <w:rPr>
          <w:rFonts w:cs="Times New Roman"/>
          <w:bCs/>
          <w:i/>
          <w:sz w:val="24"/>
          <w:szCs w:val="24"/>
          <w:lang w:val="vi-VN"/>
        </w:rPr>
        <w:t>ơi,</w:t>
      </w:r>
      <w:r w:rsidRPr="001F7CD1">
        <w:rPr>
          <w:rFonts w:cs="Times New Roman"/>
          <w:bCs/>
          <w:i/>
          <w:sz w:val="24"/>
          <w:szCs w:val="24"/>
          <w:lang w:val="en-US"/>
        </w:rPr>
        <w:t xml:space="preserve"> xin ban phúc lành cho </w:t>
      </w:r>
      <w:r w:rsidRPr="001F7CD1">
        <w:rPr>
          <w:rFonts w:cs="Times New Roman"/>
          <w:bCs/>
          <w:i/>
          <w:sz w:val="24"/>
          <w:szCs w:val="24"/>
          <w:lang w:val="vi-VN"/>
        </w:rPr>
        <w:t>con!</w:t>
      </w:r>
      <w:r w:rsidRPr="001F7CD1">
        <w:rPr>
          <w:rFonts w:cs="Times New Roman"/>
          <w:bCs/>
          <w:i/>
          <w:sz w:val="24"/>
          <w:szCs w:val="24"/>
          <w:lang w:val="en-US"/>
        </w:rPr>
        <w:t xml:space="preserve"> </w:t>
      </w:r>
      <w:r w:rsidRPr="001F7CD1">
        <w:rPr>
          <w:rFonts w:cs="Times New Roman"/>
          <w:bCs/>
          <w:i/>
          <w:sz w:val="24"/>
          <w:szCs w:val="24"/>
          <w:lang w:val="vi-VN"/>
        </w:rPr>
        <w:t>S</w:t>
      </w:r>
      <w:r w:rsidRPr="001F7CD1">
        <w:rPr>
          <w:rFonts w:cs="Times New Roman"/>
          <w:bCs/>
          <w:i/>
          <w:sz w:val="24"/>
          <w:szCs w:val="24"/>
          <w:lang w:val="en-US"/>
        </w:rPr>
        <w:t xml:space="preserve">ao tôi rụng rời cả chân tay thế </w:t>
      </w:r>
      <w:r w:rsidRPr="001F7CD1">
        <w:rPr>
          <w:rFonts w:cs="Times New Roman"/>
          <w:bCs/>
          <w:i/>
          <w:sz w:val="24"/>
          <w:szCs w:val="24"/>
          <w:lang w:val="vi-VN"/>
        </w:rPr>
        <w:t>này!</w:t>
      </w:r>
    </w:p>
    <w:p w14:paraId="6AAC88E7" w14:textId="77777777" w:rsidR="00C92D9B" w:rsidRPr="001F7CD1" w:rsidRDefault="00C92D9B" w:rsidP="00C92D9B">
      <w:pPr>
        <w:spacing w:before="60" w:after="60"/>
        <w:ind w:firstLine="426"/>
        <w:rPr>
          <w:rFonts w:cs="Times New Roman"/>
          <w:bCs/>
          <w:i/>
          <w:iCs/>
          <w:sz w:val="24"/>
          <w:szCs w:val="24"/>
          <w:lang w:val="en-US"/>
        </w:rPr>
      </w:pPr>
      <w:r w:rsidRPr="001F7CD1">
        <w:rPr>
          <w:rFonts w:cs="Times New Roman"/>
          <w:bCs/>
          <w:i/>
          <w:iCs/>
          <w:sz w:val="24"/>
          <w:szCs w:val="24"/>
          <w:lang w:val="vi-VN"/>
        </w:rPr>
        <w:t xml:space="preserve">+ </w:t>
      </w:r>
      <w:r w:rsidRPr="001F7CD1">
        <w:rPr>
          <w:rFonts w:cs="Times New Roman"/>
          <w:bCs/>
          <w:i/>
          <w:iCs/>
          <w:sz w:val="24"/>
          <w:szCs w:val="24"/>
          <w:lang w:val="en-US"/>
        </w:rPr>
        <w:t>Trời, tôi bị đưa ra toà rồi. Họ mang xe đến bắt tôi rồi.</w:t>
      </w:r>
    </w:p>
    <w:p w14:paraId="780CE3A6" w14:textId="77777777" w:rsidR="00C92D9B" w:rsidRPr="001F7CD1" w:rsidRDefault="00C92D9B" w:rsidP="00C92D9B">
      <w:pPr>
        <w:spacing w:before="60" w:after="60"/>
        <w:ind w:firstLine="426"/>
        <w:rPr>
          <w:rFonts w:cs="Times New Roman"/>
          <w:bCs/>
          <w:i/>
          <w:sz w:val="24"/>
          <w:szCs w:val="24"/>
          <w:lang w:val="vi-VN"/>
        </w:rPr>
      </w:pPr>
      <w:r w:rsidRPr="001F7CD1">
        <w:rPr>
          <w:rFonts w:cs="Times New Roman"/>
          <w:bCs/>
          <w:i/>
          <w:iCs/>
          <w:sz w:val="24"/>
          <w:szCs w:val="24"/>
          <w:lang w:val="vi-VN"/>
        </w:rPr>
        <w:t xml:space="preserve">+ </w:t>
      </w:r>
      <w:r w:rsidRPr="001F7CD1">
        <w:rPr>
          <w:rFonts w:cs="Times New Roman"/>
          <w:bCs/>
          <w:i/>
          <w:sz w:val="24"/>
          <w:szCs w:val="24"/>
          <w:lang w:val="en-US"/>
        </w:rPr>
        <w:t xml:space="preserve"> </w:t>
      </w:r>
      <w:r w:rsidRPr="001F7CD1">
        <w:rPr>
          <w:rFonts w:cs="Times New Roman"/>
          <w:bCs/>
          <w:i/>
          <w:sz w:val="24"/>
          <w:szCs w:val="24"/>
          <w:lang w:val="vi-VN"/>
        </w:rPr>
        <w:t>T</w:t>
      </w:r>
      <w:r w:rsidRPr="001F7CD1">
        <w:rPr>
          <w:rFonts w:cs="Times New Roman"/>
          <w:bCs/>
          <w:i/>
          <w:sz w:val="24"/>
          <w:szCs w:val="24"/>
          <w:lang w:val="en-US"/>
        </w:rPr>
        <w:t xml:space="preserve">hôi </w:t>
      </w:r>
      <w:r w:rsidRPr="001F7CD1">
        <w:rPr>
          <w:rFonts w:cs="Times New Roman"/>
          <w:bCs/>
          <w:i/>
          <w:sz w:val="24"/>
          <w:szCs w:val="24"/>
          <w:lang w:val="vi-VN"/>
        </w:rPr>
        <w:t>h</w:t>
      </w:r>
      <w:r w:rsidRPr="001F7CD1">
        <w:rPr>
          <w:rFonts w:cs="Times New Roman"/>
          <w:bCs/>
          <w:i/>
          <w:sz w:val="24"/>
          <w:szCs w:val="24"/>
          <w:lang w:val="en-US"/>
        </w:rPr>
        <w:t xml:space="preserve">ỏng </w:t>
      </w:r>
      <w:r w:rsidRPr="001F7CD1">
        <w:rPr>
          <w:rFonts w:cs="Times New Roman"/>
          <w:bCs/>
          <w:i/>
          <w:sz w:val="24"/>
          <w:szCs w:val="24"/>
          <w:lang w:val="vi-VN"/>
        </w:rPr>
        <w:t>bét;</w:t>
      </w:r>
      <w:r w:rsidRPr="001F7CD1">
        <w:rPr>
          <w:rFonts w:cs="Times New Roman"/>
          <w:bCs/>
          <w:i/>
          <w:sz w:val="24"/>
          <w:szCs w:val="24"/>
          <w:lang w:val="en-US"/>
        </w:rPr>
        <w:t xml:space="preserve"> chết tôi </w:t>
      </w:r>
      <w:r w:rsidRPr="001F7CD1">
        <w:rPr>
          <w:rFonts w:cs="Times New Roman"/>
          <w:bCs/>
          <w:i/>
          <w:sz w:val="24"/>
          <w:szCs w:val="24"/>
          <w:lang w:val="vi-VN"/>
        </w:rPr>
        <w:t>rồi!</w:t>
      </w:r>
      <w:r w:rsidRPr="001F7CD1">
        <w:rPr>
          <w:rFonts w:cs="Times New Roman"/>
          <w:bCs/>
          <w:i/>
          <w:sz w:val="24"/>
          <w:szCs w:val="24"/>
          <w:lang w:val="en-US"/>
        </w:rPr>
        <w:t xml:space="preserve"> </w:t>
      </w:r>
      <w:r w:rsidRPr="001F7CD1">
        <w:rPr>
          <w:rFonts w:cs="Times New Roman"/>
          <w:bCs/>
          <w:i/>
          <w:sz w:val="24"/>
          <w:szCs w:val="24"/>
          <w:lang w:val="vi-VN"/>
        </w:rPr>
        <w:t>C</w:t>
      </w:r>
      <w:r w:rsidRPr="001F7CD1">
        <w:rPr>
          <w:rFonts w:cs="Times New Roman"/>
          <w:bCs/>
          <w:i/>
          <w:sz w:val="24"/>
          <w:szCs w:val="24"/>
          <w:lang w:val="en-US"/>
        </w:rPr>
        <w:t xml:space="preserve">hết tôi </w:t>
      </w:r>
      <w:r w:rsidRPr="001F7CD1">
        <w:rPr>
          <w:rFonts w:cs="Times New Roman"/>
          <w:bCs/>
          <w:i/>
          <w:sz w:val="24"/>
          <w:szCs w:val="24"/>
          <w:lang w:val="vi-VN"/>
        </w:rPr>
        <w:t>rồi!</w:t>
      </w:r>
    </w:p>
    <w:p w14:paraId="2186606D" w14:textId="77777777" w:rsidR="00C92D9B" w:rsidRPr="001F7CD1" w:rsidRDefault="00C92D9B" w:rsidP="00C92D9B">
      <w:pPr>
        <w:spacing w:before="60" w:after="60"/>
        <w:ind w:firstLine="426"/>
        <w:rPr>
          <w:rFonts w:cs="Times New Roman"/>
          <w:bCs/>
          <w:i/>
          <w:sz w:val="24"/>
          <w:szCs w:val="24"/>
          <w:lang w:val="vi-VN"/>
        </w:rPr>
      </w:pPr>
      <w:r w:rsidRPr="001F7CD1">
        <w:rPr>
          <w:rFonts w:cs="Times New Roman"/>
          <w:bCs/>
          <w:i/>
          <w:iCs/>
          <w:sz w:val="24"/>
          <w:szCs w:val="24"/>
          <w:lang w:val="vi-VN"/>
        </w:rPr>
        <w:t xml:space="preserve">+ </w:t>
      </w:r>
      <w:r w:rsidRPr="001F7CD1">
        <w:rPr>
          <w:rFonts w:cs="Times New Roman"/>
          <w:bCs/>
          <w:i/>
          <w:sz w:val="24"/>
          <w:szCs w:val="24"/>
          <w:lang w:val="vi-VN"/>
        </w:rPr>
        <w:t xml:space="preserve"> T</w:t>
      </w:r>
      <w:r w:rsidRPr="001F7CD1">
        <w:rPr>
          <w:rFonts w:cs="Times New Roman"/>
          <w:bCs/>
          <w:i/>
          <w:sz w:val="24"/>
          <w:szCs w:val="24"/>
          <w:lang w:val="en-US"/>
        </w:rPr>
        <w:t xml:space="preserve">hế </w:t>
      </w:r>
      <w:r w:rsidRPr="001F7CD1">
        <w:rPr>
          <w:rFonts w:cs="Times New Roman"/>
          <w:bCs/>
          <w:i/>
          <w:sz w:val="24"/>
          <w:szCs w:val="24"/>
          <w:lang w:val="vi-VN"/>
        </w:rPr>
        <w:t>nào,</w:t>
      </w:r>
      <w:r w:rsidRPr="001F7CD1">
        <w:rPr>
          <w:rFonts w:cs="Times New Roman"/>
          <w:bCs/>
          <w:i/>
          <w:sz w:val="24"/>
          <w:szCs w:val="24"/>
          <w:lang w:val="en-US"/>
        </w:rPr>
        <w:t xml:space="preserve"> mạnh dạn lên </w:t>
      </w:r>
      <w:r w:rsidRPr="001F7CD1">
        <w:rPr>
          <w:rFonts w:cs="Times New Roman"/>
          <w:bCs/>
          <w:i/>
          <w:sz w:val="24"/>
          <w:szCs w:val="24"/>
          <w:lang w:val="vi-VN"/>
        </w:rPr>
        <w:t xml:space="preserve">chứ, </w:t>
      </w:r>
      <w:r w:rsidRPr="001F7CD1">
        <w:rPr>
          <w:rFonts w:cs="Times New Roman"/>
          <w:bCs/>
          <w:i/>
          <w:sz w:val="24"/>
          <w:szCs w:val="24"/>
          <w:lang w:val="en-US"/>
        </w:rPr>
        <w:t xml:space="preserve">Mạnh dạn lên </w:t>
      </w:r>
      <w:r w:rsidRPr="001F7CD1">
        <w:rPr>
          <w:rFonts w:cs="Times New Roman"/>
          <w:bCs/>
          <w:i/>
          <w:sz w:val="24"/>
          <w:szCs w:val="24"/>
          <w:lang w:val="vi-VN"/>
        </w:rPr>
        <w:t>chứ!</w:t>
      </w:r>
      <w:r w:rsidRPr="001F7CD1">
        <w:rPr>
          <w:rFonts w:cs="Times New Roman"/>
          <w:bCs/>
          <w:i/>
          <w:sz w:val="24"/>
          <w:szCs w:val="24"/>
          <w:lang w:val="en-US"/>
        </w:rPr>
        <w:t xml:space="preserve"> Đức Mẹ </w:t>
      </w:r>
      <w:r w:rsidRPr="001F7CD1">
        <w:rPr>
          <w:rFonts w:cs="Times New Roman"/>
          <w:bCs/>
          <w:i/>
          <w:sz w:val="24"/>
          <w:szCs w:val="24"/>
          <w:lang w:val="vi-VN"/>
        </w:rPr>
        <w:t>ơi,</w:t>
      </w:r>
      <w:r w:rsidRPr="001F7CD1">
        <w:rPr>
          <w:rFonts w:cs="Times New Roman"/>
          <w:bCs/>
          <w:i/>
          <w:sz w:val="24"/>
          <w:szCs w:val="24"/>
          <w:lang w:val="en-US"/>
        </w:rPr>
        <w:t xml:space="preserve"> cứu </w:t>
      </w:r>
      <w:r w:rsidRPr="001F7CD1">
        <w:rPr>
          <w:rFonts w:cs="Times New Roman"/>
          <w:bCs/>
          <w:i/>
          <w:sz w:val="24"/>
          <w:szCs w:val="24"/>
          <w:lang w:val="vi-VN"/>
        </w:rPr>
        <w:t>con...</w:t>
      </w:r>
    </w:p>
    <w:p w14:paraId="3B2DF8A9" w14:textId="77777777" w:rsidR="00C92D9B" w:rsidRPr="001F7CD1" w:rsidRDefault="00C92D9B" w:rsidP="00C92D9B">
      <w:pPr>
        <w:spacing w:before="60" w:after="60"/>
        <w:ind w:firstLine="426"/>
        <w:rPr>
          <w:rFonts w:cs="Times New Roman"/>
          <w:bCs/>
          <w:i/>
          <w:iCs/>
          <w:sz w:val="24"/>
          <w:szCs w:val="24"/>
          <w:lang w:val="vi-VN"/>
        </w:rPr>
      </w:pPr>
      <w:r w:rsidRPr="001F7CD1">
        <w:rPr>
          <w:rFonts w:cs="Times New Roman"/>
          <w:bCs/>
          <w:i/>
          <w:iCs/>
          <w:sz w:val="24"/>
          <w:szCs w:val="24"/>
          <w:lang w:val="vi-VN"/>
        </w:rPr>
        <w:t xml:space="preserve">+ </w:t>
      </w:r>
      <w:r w:rsidRPr="001F7CD1">
        <w:rPr>
          <w:rFonts w:cs="Times New Roman"/>
          <w:bCs/>
          <w:i/>
          <w:sz w:val="24"/>
          <w:szCs w:val="24"/>
          <w:lang w:val="vi-VN"/>
        </w:rPr>
        <w:t>Thôi,</w:t>
      </w:r>
      <w:r w:rsidRPr="001F7CD1">
        <w:rPr>
          <w:rFonts w:cs="Times New Roman"/>
          <w:bCs/>
          <w:i/>
          <w:sz w:val="24"/>
          <w:szCs w:val="24"/>
          <w:lang w:val="en-US"/>
        </w:rPr>
        <w:t xml:space="preserve"> thế là thoát nạn </w:t>
      </w:r>
      <w:r w:rsidRPr="001F7CD1">
        <w:rPr>
          <w:rFonts w:cs="Times New Roman"/>
          <w:bCs/>
          <w:i/>
          <w:sz w:val="24"/>
          <w:szCs w:val="24"/>
          <w:lang w:val="vi-VN"/>
        </w:rPr>
        <w:t>rồi!</w:t>
      </w:r>
    </w:p>
    <w:p w14:paraId="6DA934AC" w14:textId="77777777" w:rsidR="00C92D9B" w:rsidRPr="001F7CD1" w:rsidRDefault="00C92D9B" w:rsidP="00C92D9B">
      <w:pPr>
        <w:spacing w:before="60" w:after="60"/>
        <w:ind w:firstLine="426"/>
        <w:rPr>
          <w:rFonts w:cs="Times New Roman"/>
          <w:bCs/>
          <w:sz w:val="24"/>
          <w:szCs w:val="24"/>
          <w:lang w:val="vi-VN"/>
        </w:rPr>
      </w:pPr>
      <w:r w:rsidRPr="001F7CD1">
        <w:rPr>
          <w:rFonts w:cs="Times New Roman"/>
          <w:bCs/>
          <w:sz w:val="24"/>
          <w:szCs w:val="24"/>
          <w:lang w:val="vi-VN"/>
        </w:rPr>
        <w:t>- Qua đó nêu bản chất của nhân vật này:</w:t>
      </w:r>
    </w:p>
    <w:p w14:paraId="0F569D0E" w14:textId="77777777" w:rsidR="00C92D9B" w:rsidRPr="001F7CD1" w:rsidRDefault="00C92D9B" w:rsidP="00C92D9B">
      <w:pPr>
        <w:spacing w:before="60" w:after="60"/>
        <w:ind w:firstLine="426"/>
        <w:rPr>
          <w:rFonts w:cs="Times New Roman"/>
          <w:bCs/>
          <w:sz w:val="24"/>
          <w:szCs w:val="24"/>
        </w:rPr>
      </w:pPr>
      <w:r w:rsidRPr="001F7CD1">
        <w:rPr>
          <w:rFonts w:cs="Times New Roman"/>
          <w:bCs/>
          <w:sz w:val="24"/>
          <w:szCs w:val="24"/>
          <w:lang w:val="vi-VN"/>
        </w:rPr>
        <w:t xml:space="preserve">+ </w:t>
      </w:r>
      <w:r w:rsidRPr="001F7CD1">
        <w:rPr>
          <w:rFonts w:cs="Times New Roman"/>
          <w:bCs/>
          <w:sz w:val="24"/>
          <w:szCs w:val="24"/>
          <w:lang w:val="en-US"/>
        </w:rPr>
        <w:t>Khiếp nhược trước pháp luật vì không thực hiện đúng trách nhiệm của một chánh án</w:t>
      </w:r>
      <w:r w:rsidRPr="001F7CD1">
        <w:rPr>
          <w:rFonts w:cs="Times New Roman"/>
          <w:bCs/>
          <w:sz w:val="24"/>
          <w:szCs w:val="24"/>
        </w:rPr>
        <w:t>.</w:t>
      </w:r>
    </w:p>
    <w:p w14:paraId="08D3CB3A" w14:textId="2A658233" w:rsidR="00C92D9B" w:rsidRPr="001F7CD1" w:rsidRDefault="00C92D9B" w:rsidP="00C92D9B">
      <w:pPr>
        <w:spacing w:before="60" w:after="60"/>
        <w:ind w:firstLine="426"/>
        <w:rPr>
          <w:rFonts w:cs="Times New Roman"/>
          <w:bCs/>
          <w:sz w:val="24"/>
          <w:szCs w:val="24"/>
          <w:lang w:val="vi-VN"/>
        </w:rPr>
      </w:pPr>
      <w:r w:rsidRPr="001F7CD1">
        <w:rPr>
          <w:rFonts w:cs="Times New Roman"/>
          <w:bCs/>
          <w:sz w:val="24"/>
          <w:szCs w:val="24"/>
          <w:lang w:val="vi-VN"/>
        </w:rPr>
        <w:t xml:space="preserve">+ Sung sướng vì tin rằng </w:t>
      </w:r>
      <w:r w:rsidR="00301397" w:rsidRPr="001F7CD1">
        <w:rPr>
          <w:rFonts w:cs="Times New Roman"/>
          <w:bCs/>
          <w:sz w:val="24"/>
          <w:szCs w:val="24"/>
          <w:lang w:val="vi-VN"/>
        </w:rPr>
        <w:t>“</w:t>
      </w:r>
      <w:r w:rsidRPr="001F7CD1">
        <w:rPr>
          <w:rFonts w:cs="Times New Roman"/>
          <w:bCs/>
          <w:sz w:val="24"/>
          <w:szCs w:val="24"/>
          <w:lang w:val="vi-VN"/>
        </w:rPr>
        <w:t>quan thanh tra</w:t>
      </w:r>
      <w:r w:rsidR="00301397" w:rsidRPr="001F7CD1">
        <w:rPr>
          <w:rFonts w:cs="Times New Roman"/>
          <w:bCs/>
          <w:sz w:val="24"/>
          <w:szCs w:val="24"/>
          <w:lang w:val="vi-VN"/>
        </w:rPr>
        <w:t>”</w:t>
      </w:r>
      <w:r w:rsidRPr="001F7CD1">
        <w:rPr>
          <w:rFonts w:cs="Times New Roman"/>
          <w:bCs/>
          <w:sz w:val="24"/>
          <w:szCs w:val="24"/>
          <w:lang w:val="vi-VN"/>
        </w:rPr>
        <w:t xml:space="preserve"> đã nhận tiền là mình thoát tội.</w:t>
      </w:r>
    </w:p>
    <w:p w14:paraId="402818D5" w14:textId="77777777" w:rsidR="00C92D9B" w:rsidRPr="001F7CD1" w:rsidRDefault="00C92D9B" w:rsidP="00C92D9B">
      <w:pPr>
        <w:spacing w:before="60" w:after="60"/>
        <w:ind w:firstLine="426"/>
        <w:rPr>
          <w:rFonts w:cs="Times New Roman"/>
          <w:bCs/>
          <w:sz w:val="24"/>
          <w:szCs w:val="24"/>
          <w:lang w:val="en-US"/>
        </w:rPr>
      </w:pPr>
      <w:r w:rsidRPr="001F7CD1">
        <w:rPr>
          <w:rFonts w:cs="Times New Roman"/>
          <w:b/>
          <w:bCs/>
          <w:sz w:val="24"/>
          <w:szCs w:val="24"/>
          <w:lang w:val="vi-VN"/>
        </w:rPr>
        <w:t>Câu 3.</w:t>
      </w:r>
      <w:r w:rsidRPr="001F7CD1">
        <w:rPr>
          <w:rFonts w:cs="Times New Roman"/>
          <w:bCs/>
          <w:sz w:val="24"/>
          <w:szCs w:val="24"/>
          <w:lang w:val="vi-VN"/>
        </w:rPr>
        <w:t xml:space="preserve"> </w:t>
      </w:r>
      <w:r w:rsidRPr="001F7CD1">
        <w:rPr>
          <w:rFonts w:cs="Times New Roman"/>
          <w:bCs/>
          <w:sz w:val="24"/>
          <w:szCs w:val="24"/>
          <w:lang w:val="en-US"/>
        </w:rPr>
        <w:t xml:space="preserve">Phân tích hiệu quả nghệ thuật của việc sử dụng nghịch ngữ trong </w:t>
      </w:r>
      <w:r w:rsidRPr="001F7CD1">
        <w:rPr>
          <w:rFonts w:cs="Times New Roman"/>
          <w:bCs/>
          <w:sz w:val="24"/>
          <w:szCs w:val="24"/>
          <w:lang w:val="vi-VN"/>
        </w:rPr>
        <w:t xml:space="preserve">lời nói của </w:t>
      </w:r>
      <w:r w:rsidRPr="001F7CD1">
        <w:rPr>
          <w:rFonts w:cs="Times New Roman"/>
          <w:bCs/>
          <w:sz w:val="24"/>
          <w:szCs w:val="24"/>
          <w:lang w:val="en-US"/>
        </w:rPr>
        <w:t xml:space="preserve">Trưởng bưu </w:t>
      </w:r>
      <w:r w:rsidRPr="001F7CD1">
        <w:rPr>
          <w:rFonts w:cs="Times New Roman"/>
          <w:bCs/>
          <w:sz w:val="24"/>
          <w:szCs w:val="24"/>
          <w:lang w:val="vi-VN"/>
        </w:rPr>
        <w:t>cục:</w:t>
      </w:r>
      <w:r w:rsidRPr="001F7CD1">
        <w:rPr>
          <w:rFonts w:cs="Times New Roman"/>
          <w:bCs/>
          <w:sz w:val="24"/>
          <w:szCs w:val="24"/>
          <w:lang w:val="en-US"/>
        </w:rPr>
        <w:t> - </w:t>
      </w:r>
      <w:r w:rsidRPr="001F7CD1">
        <w:rPr>
          <w:rFonts w:cs="Times New Roman"/>
          <w:bCs/>
          <w:i/>
          <w:iCs/>
          <w:sz w:val="24"/>
          <w:szCs w:val="24"/>
          <w:lang w:val="en-US"/>
        </w:rPr>
        <w:t>Sao lại không? Được ông vay tiền, thực là hạnh phúc rất lớn. Thưa ông, đây, xin rất vui lòng. Tôi xin tận tâm tận lực sẵn sàng hầu ông.</w:t>
      </w:r>
      <w:r w:rsidRPr="001F7CD1">
        <w:rPr>
          <w:rFonts w:cs="Times New Roman"/>
          <w:bCs/>
          <w:sz w:val="24"/>
          <w:szCs w:val="24"/>
          <w:lang w:val="en-US"/>
        </w:rPr>
        <w:t> </w:t>
      </w:r>
    </w:p>
    <w:p w14:paraId="5D4D7606" w14:textId="08F18BE9" w:rsidR="00C92D9B" w:rsidRPr="001F7CD1" w:rsidRDefault="00C92D9B" w:rsidP="00C92D9B">
      <w:pPr>
        <w:spacing w:before="60" w:after="60"/>
        <w:ind w:firstLine="426"/>
        <w:rPr>
          <w:rFonts w:cs="Times New Roman"/>
          <w:bCs/>
          <w:sz w:val="24"/>
          <w:szCs w:val="24"/>
          <w:lang w:val="en-US"/>
        </w:rPr>
      </w:pPr>
      <w:r w:rsidRPr="001F7CD1">
        <w:rPr>
          <w:rFonts w:cs="Times New Roman"/>
          <w:bCs/>
          <w:sz w:val="24"/>
          <w:szCs w:val="24"/>
          <w:lang w:val="vi-VN"/>
        </w:rPr>
        <w:t>- Nghịch ngữ: C</w:t>
      </w:r>
      <w:r w:rsidRPr="001F7CD1">
        <w:rPr>
          <w:rFonts w:cs="Times New Roman"/>
          <w:bCs/>
          <w:sz w:val="24"/>
          <w:szCs w:val="24"/>
          <w:lang w:val="en-US"/>
        </w:rPr>
        <w:t xml:space="preserve">ách diễn đạt trái với diễn đạt thông thường </w:t>
      </w:r>
      <w:r w:rsidRPr="001F7CD1">
        <w:rPr>
          <w:rFonts w:cs="Times New Roman"/>
          <w:bCs/>
          <w:sz w:val="24"/>
          <w:szCs w:val="24"/>
          <w:lang w:val="vi-VN"/>
        </w:rPr>
        <w:t xml:space="preserve">như: </w:t>
      </w:r>
      <w:r w:rsidR="00301397" w:rsidRPr="001F7CD1">
        <w:rPr>
          <w:rFonts w:cs="Times New Roman"/>
          <w:bCs/>
          <w:sz w:val="24"/>
          <w:szCs w:val="24"/>
          <w:lang w:val="vi-VN"/>
        </w:rPr>
        <w:t>“</w:t>
      </w:r>
      <w:r w:rsidRPr="001F7CD1">
        <w:rPr>
          <w:rFonts w:cs="Times New Roman"/>
          <w:bCs/>
          <w:sz w:val="24"/>
          <w:szCs w:val="24"/>
          <w:lang w:val="vi-VN"/>
        </w:rPr>
        <w:t>Đ</w:t>
      </w:r>
      <w:r w:rsidRPr="001F7CD1">
        <w:rPr>
          <w:rFonts w:cs="Times New Roman"/>
          <w:bCs/>
          <w:sz w:val="24"/>
          <w:szCs w:val="24"/>
          <w:lang w:val="en-US"/>
        </w:rPr>
        <w:t xml:space="preserve">ược ông vay tiền thật là hạnh phúc rất </w:t>
      </w:r>
      <w:r w:rsidRPr="001F7CD1">
        <w:rPr>
          <w:rFonts w:cs="Times New Roman"/>
          <w:bCs/>
          <w:sz w:val="24"/>
          <w:szCs w:val="24"/>
          <w:lang w:val="vi-VN"/>
        </w:rPr>
        <w:t>lớn</w:t>
      </w:r>
      <w:r w:rsidRPr="001F7CD1">
        <w:rPr>
          <w:rFonts w:cs="Times New Roman"/>
          <w:bCs/>
          <w:sz w:val="24"/>
          <w:szCs w:val="24"/>
          <w:lang w:val="en-AU"/>
        </w:rPr>
        <w:t>.</w:t>
      </w:r>
      <w:r w:rsidR="00301397" w:rsidRPr="001F7CD1">
        <w:rPr>
          <w:rFonts w:cs="Times New Roman"/>
          <w:bCs/>
          <w:sz w:val="24"/>
          <w:szCs w:val="24"/>
          <w:lang w:val="vi-VN"/>
        </w:rPr>
        <w:t>”</w:t>
      </w:r>
      <w:r w:rsidRPr="001F7CD1">
        <w:rPr>
          <w:rFonts w:cs="Times New Roman"/>
          <w:bCs/>
          <w:sz w:val="24"/>
          <w:szCs w:val="24"/>
          <w:lang w:val="en-US"/>
        </w:rPr>
        <w:t xml:space="preserve"> </w:t>
      </w:r>
    </w:p>
    <w:p w14:paraId="7FB5AB6D" w14:textId="77777777" w:rsidR="00C92D9B" w:rsidRPr="001F7CD1" w:rsidRDefault="00C92D9B" w:rsidP="00C92D9B">
      <w:pPr>
        <w:spacing w:before="60" w:after="60"/>
        <w:ind w:firstLine="426"/>
        <w:rPr>
          <w:rFonts w:cs="Times New Roman"/>
          <w:bCs/>
          <w:sz w:val="24"/>
          <w:szCs w:val="24"/>
          <w:lang w:val="vi-VN"/>
        </w:rPr>
      </w:pPr>
      <w:r w:rsidRPr="001F7CD1">
        <w:rPr>
          <w:rFonts w:cs="Times New Roman"/>
          <w:bCs/>
          <w:sz w:val="24"/>
          <w:szCs w:val="24"/>
          <w:lang w:val="vi-VN"/>
        </w:rPr>
        <w:t>- Tác dụng:</w:t>
      </w:r>
    </w:p>
    <w:p w14:paraId="777E8056" w14:textId="77777777" w:rsidR="00C92D9B" w:rsidRPr="001F7CD1" w:rsidRDefault="00C92D9B" w:rsidP="00C92D9B">
      <w:pPr>
        <w:spacing w:before="60" w:after="60"/>
        <w:ind w:firstLine="426"/>
        <w:rPr>
          <w:rFonts w:cs="Times New Roman"/>
          <w:bCs/>
          <w:sz w:val="24"/>
          <w:szCs w:val="24"/>
          <w:lang w:val="vi-VN"/>
        </w:rPr>
      </w:pPr>
      <w:r w:rsidRPr="001F7CD1">
        <w:rPr>
          <w:rFonts w:cs="Times New Roman"/>
          <w:bCs/>
          <w:sz w:val="24"/>
          <w:szCs w:val="24"/>
          <w:lang w:val="vi-VN"/>
        </w:rPr>
        <w:t>+ C</w:t>
      </w:r>
      <w:r w:rsidRPr="001F7CD1">
        <w:rPr>
          <w:rFonts w:cs="Times New Roman"/>
          <w:bCs/>
          <w:sz w:val="24"/>
          <w:szCs w:val="24"/>
          <w:lang w:val="en-US"/>
        </w:rPr>
        <w:t xml:space="preserve">ách diễn đạt này tô đậm hành động hối lộ và bản chất </w:t>
      </w:r>
      <w:r w:rsidRPr="001F7CD1">
        <w:rPr>
          <w:rFonts w:cs="Times New Roman"/>
          <w:bCs/>
          <w:sz w:val="24"/>
          <w:szCs w:val="24"/>
          <w:lang w:val="vi-VN"/>
        </w:rPr>
        <w:t>nịnh nọt, luồ</w:t>
      </w:r>
      <w:r w:rsidRPr="001F7CD1">
        <w:rPr>
          <w:rFonts w:cs="Times New Roman"/>
          <w:bCs/>
          <w:sz w:val="24"/>
          <w:szCs w:val="24"/>
          <w:lang w:val="en-US"/>
        </w:rPr>
        <w:t xml:space="preserve">n </w:t>
      </w:r>
      <w:r w:rsidRPr="001F7CD1">
        <w:rPr>
          <w:rFonts w:cs="Times New Roman"/>
          <w:bCs/>
          <w:sz w:val="24"/>
          <w:szCs w:val="24"/>
          <w:lang w:val="vi-VN"/>
        </w:rPr>
        <w:t>cúi</w:t>
      </w:r>
      <w:r w:rsidRPr="001F7CD1">
        <w:rPr>
          <w:rFonts w:cs="Times New Roman"/>
          <w:bCs/>
          <w:sz w:val="24"/>
          <w:szCs w:val="24"/>
          <w:lang w:val="en-US"/>
        </w:rPr>
        <w:t xml:space="preserve"> của các nhân </w:t>
      </w:r>
      <w:r w:rsidRPr="001F7CD1">
        <w:rPr>
          <w:rFonts w:cs="Times New Roman"/>
          <w:bCs/>
          <w:sz w:val="24"/>
          <w:szCs w:val="24"/>
          <w:lang w:val="vi-VN"/>
        </w:rPr>
        <w:t>vật.</w:t>
      </w:r>
    </w:p>
    <w:p w14:paraId="4B0E5A4E" w14:textId="77777777" w:rsidR="00C92D9B" w:rsidRPr="001F7CD1" w:rsidRDefault="00C92D9B" w:rsidP="00C92D9B">
      <w:pPr>
        <w:spacing w:before="60" w:after="60"/>
        <w:ind w:firstLine="426"/>
        <w:rPr>
          <w:rFonts w:cs="Times New Roman"/>
          <w:bCs/>
          <w:sz w:val="24"/>
          <w:szCs w:val="24"/>
          <w:lang w:val="vi-VN"/>
        </w:rPr>
      </w:pPr>
      <w:r w:rsidRPr="001F7CD1">
        <w:rPr>
          <w:rFonts w:cs="Times New Roman"/>
          <w:bCs/>
          <w:sz w:val="24"/>
          <w:szCs w:val="24"/>
          <w:lang w:val="vi-VN"/>
        </w:rPr>
        <w:t>+ T</w:t>
      </w:r>
      <w:r w:rsidRPr="001F7CD1">
        <w:rPr>
          <w:rFonts w:cs="Times New Roman"/>
          <w:bCs/>
          <w:sz w:val="24"/>
          <w:szCs w:val="24"/>
          <w:lang w:val="en-US"/>
        </w:rPr>
        <w:t xml:space="preserve">ạo hiệu ứng châm </w:t>
      </w:r>
      <w:r w:rsidRPr="001F7CD1">
        <w:rPr>
          <w:rFonts w:cs="Times New Roman"/>
          <w:bCs/>
          <w:sz w:val="24"/>
          <w:szCs w:val="24"/>
          <w:lang w:val="vi-VN"/>
        </w:rPr>
        <w:t>biến,</w:t>
      </w:r>
      <w:r w:rsidRPr="001F7CD1">
        <w:rPr>
          <w:rFonts w:cs="Times New Roman"/>
          <w:bCs/>
          <w:sz w:val="24"/>
          <w:szCs w:val="24"/>
          <w:lang w:val="en-US"/>
        </w:rPr>
        <w:t xml:space="preserve"> trào </w:t>
      </w:r>
      <w:r w:rsidRPr="001F7CD1">
        <w:rPr>
          <w:rFonts w:cs="Times New Roman"/>
          <w:bCs/>
          <w:sz w:val="24"/>
          <w:szCs w:val="24"/>
          <w:lang w:val="vi-VN"/>
        </w:rPr>
        <w:t>phúng.</w:t>
      </w:r>
    </w:p>
    <w:p w14:paraId="00AB2DF1" w14:textId="77777777" w:rsidR="00C92D9B" w:rsidRPr="001F7CD1" w:rsidRDefault="00C92D9B" w:rsidP="00C92D9B">
      <w:pPr>
        <w:spacing w:before="60" w:after="60"/>
        <w:ind w:firstLine="426"/>
        <w:rPr>
          <w:rFonts w:cs="Times New Roman"/>
          <w:bCs/>
          <w:sz w:val="24"/>
          <w:szCs w:val="24"/>
          <w:lang w:val="en-AU"/>
        </w:rPr>
      </w:pPr>
      <w:r w:rsidRPr="001F7CD1">
        <w:rPr>
          <w:rFonts w:cs="Times New Roman"/>
          <w:b/>
          <w:bCs/>
          <w:sz w:val="24"/>
          <w:szCs w:val="24"/>
          <w:lang w:val="vi-VN"/>
        </w:rPr>
        <w:t>Câu 4.</w:t>
      </w:r>
      <w:r w:rsidRPr="001F7CD1">
        <w:rPr>
          <w:rFonts w:cs="Times New Roman"/>
          <w:bCs/>
          <w:sz w:val="24"/>
          <w:szCs w:val="24"/>
          <w:lang w:val="vi-VN"/>
        </w:rPr>
        <w:t xml:space="preserve"> Phân tích một số thủ pháp trào phúng được Gô-gôn sử dụng trong đoạn trích</w:t>
      </w:r>
      <w:r w:rsidRPr="001F7CD1">
        <w:rPr>
          <w:rFonts w:cs="Times New Roman"/>
          <w:bCs/>
          <w:sz w:val="24"/>
          <w:szCs w:val="24"/>
          <w:lang w:val="en-AU"/>
        </w:rPr>
        <w:t>:</w:t>
      </w:r>
    </w:p>
    <w:p w14:paraId="420E3497" w14:textId="77777777" w:rsidR="00C92D9B" w:rsidRPr="001F7CD1" w:rsidRDefault="00C92D9B" w:rsidP="00C92D9B">
      <w:pPr>
        <w:spacing w:before="60" w:after="60"/>
        <w:ind w:firstLine="426"/>
        <w:rPr>
          <w:rFonts w:cs="Times New Roman"/>
          <w:bCs/>
          <w:iCs/>
          <w:sz w:val="24"/>
          <w:szCs w:val="24"/>
          <w:lang w:val="en-US"/>
        </w:rPr>
      </w:pPr>
      <w:r w:rsidRPr="001F7CD1">
        <w:rPr>
          <w:rFonts w:cs="Times New Roman"/>
          <w:bCs/>
          <w:i/>
          <w:iCs/>
          <w:sz w:val="24"/>
          <w:szCs w:val="24"/>
          <w:lang w:val="en-US"/>
        </w:rPr>
        <w:t>* Phóng đại:</w:t>
      </w:r>
    </w:p>
    <w:p w14:paraId="36046DFB" w14:textId="0D5FA03C" w:rsidR="00C92D9B" w:rsidRPr="001F7CD1" w:rsidRDefault="00C92D9B" w:rsidP="00C92D9B">
      <w:pPr>
        <w:spacing w:before="60" w:after="60"/>
        <w:ind w:firstLine="426"/>
        <w:rPr>
          <w:rFonts w:cs="Times New Roman"/>
          <w:bCs/>
          <w:sz w:val="24"/>
          <w:szCs w:val="24"/>
          <w:lang w:val="en-US"/>
        </w:rPr>
      </w:pPr>
      <w:r w:rsidRPr="001F7CD1">
        <w:rPr>
          <w:rFonts w:cs="Times New Roman"/>
          <w:bCs/>
          <w:iCs/>
          <w:sz w:val="24"/>
          <w:szCs w:val="24"/>
          <w:lang w:val="en-US"/>
        </w:rPr>
        <w:t>-</w:t>
      </w:r>
      <w:r w:rsidRPr="001F7CD1">
        <w:rPr>
          <w:rFonts w:cs="Times New Roman"/>
          <w:bCs/>
          <w:i/>
          <w:iCs/>
          <w:sz w:val="24"/>
          <w:szCs w:val="24"/>
          <w:lang w:val="en-US"/>
        </w:rPr>
        <w:t xml:space="preserve"> </w:t>
      </w:r>
      <w:r w:rsidRPr="001F7CD1">
        <w:rPr>
          <w:rFonts w:cs="Times New Roman"/>
          <w:bCs/>
          <w:sz w:val="24"/>
          <w:szCs w:val="24"/>
          <w:lang w:val="en-US"/>
        </w:rPr>
        <w:t xml:space="preserve">Phóng đại đến mức phi li tình huống nhầm lẫn: </w:t>
      </w:r>
      <w:r w:rsidRPr="001F7CD1">
        <w:rPr>
          <w:rFonts w:cs="Times New Roman"/>
          <w:bCs/>
          <w:sz w:val="24"/>
          <w:szCs w:val="24"/>
          <w:lang w:val="vi-VN"/>
        </w:rPr>
        <w:t>Khơ-lét-xta-cốp</w:t>
      </w:r>
      <w:r w:rsidRPr="001F7CD1">
        <w:rPr>
          <w:rFonts w:cs="Times New Roman"/>
          <w:b/>
          <w:bCs/>
          <w:sz w:val="24"/>
          <w:szCs w:val="24"/>
          <w:lang w:val="vi-VN"/>
        </w:rPr>
        <w:t xml:space="preserve"> </w:t>
      </w:r>
      <w:r w:rsidR="00B733DA" w:rsidRPr="001F7CD1">
        <w:rPr>
          <w:rFonts w:cs="Times New Roman"/>
          <w:bCs/>
          <w:sz w:val="24"/>
          <w:szCs w:val="24"/>
          <w:lang w:val="en-US"/>
        </w:rPr>
        <w:t>-</w:t>
      </w:r>
      <w:r w:rsidRPr="001F7CD1">
        <w:rPr>
          <w:rFonts w:cs="Times New Roman"/>
          <w:bCs/>
          <w:sz w:val="24"/>
          <w:szCs w:val="24"/>
          <w:lang w:val="en-US"/>
        </w:rPr>
        <w:t xml:space="preserve"> một công chức nhỏ, thua bạc nhẵn túi bị các quan chức địa phương nhầm ông là </w:t>
      </w:r>
      <w:r w:rsidR="00301397" w:rsidRPr="001F7CD1">
        <w:rPr>
          <w:rFonts w:cs="Times New Roman"/>
          <w:bCs/>
          <w:sz w:val="24"/>
          <w:szCs w:val="24"/>
          <w:lang w:val="en-US"/>
        </w:rPr>
        <w:t>“</w:t>
      </w:r>
      <w:r w:rsidRPr="001F7CD1">
        <w:rPr>
          <w:rFonts w:cs="Times New Roman"/>
          <w:bCs/>
          <w:sz w:val="24"/>
          <w:szCs w:val="24"/>
          <w:lang w:val="en-US"/>
        </w:rPr>
        <w:t xml:space="preserve">quan thanh tra. </w:t>
      </w:r>
      <w:r w:rsidRPr="001F7CD1">
        <w:rPr>
          <w:rFonts w:cs="Times New Roman"/>
          <w:bCs/>
          <w:sz w:val="24"/>
          <w:szCs w:val="24"/>
          <w:lang w:val="vi-VN"/>
        </w:rPr>
        <w:t>Khơ-lét-xta-cốp</w:t>
      </w:r>
      <w:r w:rsidRPr="001F7CD1">
        <w:rPr>
          <w:rFonts w:cs="Times New Roman"/>
          <w:b/>
          <w:bCs/>
          <w:sz w:val="24"/>
          <w:szCs w:val="24"/>
          <w:lang w:val="vi-VN"/>
        </w:rPr>
        <w:t xml:space="preserve"> </w:t>
      </w:r>
      <w:r w:rsidRPr="001F7CD1">
        <w:rPr>
          <w:rFonts w:cs="Times New Roman"/>
          <w:bCs/>
          <w:sz w:val="24"/>
          <w:szCs w:val="24"/>
          <w:lang w:val="en-US"/>
        </w:rPr>
        <w:t xml:space="preserve">không gồng mình che đậy bản thân, không định đánh lừa ai, y vô tình vào vai mà người ta áp đặt cho y, nói cách khác, y kích hoạt toàn bộ sự gian dối, xảo quyệt của các quan chức bằng sự thật thà và ngờ nghệch của mình. Bản thân y cũng hiểu nhầm sự đón tiếp long trọng của các quan chức là </w:t>
      </w:r>
      <w:r w:rsidR="00301397" w:rsidRPr="001F7CD1">
        <w:rPr>
          <w:rFonts w:cs="Times New Roman"/>
          <w:bCs/>
          <w:sz w:val="24"/>
          <w:szCs w:val="24"/>
          <w:lang w:val="en-US"/>
        </w:rPr>
        <w:t>“</w:t>
      </w:r>
      <w:r w:rsidRPr="001F7CD1">
        <w:rPr>
          <w:rFonts w:cs="Times New Roman"/>
          <w:bCs/>
          <w:sz w:val="24"/>
          <w:szCs w:val="24"/>
          <w:lang w:val="en-US"/>
        </w:rPr>
        <w:t>sự quan tâm của những người tốt bụng</w:t>
      </w:r>
      <w:r w:rsidR="00301397" w:rsidRPr="001F7CD1">
        <w:rPr>
          <w:rFonts w:cs="Times New Roman"/>
          <w:bCs/>
          <w:sz w:val="24"/>
          <w:szCs w:val="24"/>
          <w:lang w:val="en-US"/>
        </w:rPr>
        <w:t>”</w:t>
      </w:r>
      <w:r w:rsidRPr="001F7CD1">
        <w:rPr>
          <w:rFonts w:cs="Times New Roman"/>
          <w:bCs/>
          <w:sz w:val="24"/>
          <w:szCs w:val="24"/>
          <w:lang w:val="en-US"/>
        </w:rPr>
        <w:t xml:space="preserve">, cho đến cuối màn kịch, y vẫn không rõ mình bị nhầm với ai. </w:t>
      </w:r>
    </w:p>
    <w:p w14:paraId="62FC156A" w14:textId="35AA63FA" w:rsidR="00C92D9B" w:rsidRPr="001F7CD1" w:rsidRDefault="00C92D9B" w:rsidP="00C92D9B">
      <w:pPr>
        <w:spacing w:before="60" w:after="60"/>
        <w:ind w:firstLine="426"/>
        <w:rPr>
          <w:rFonts w:cs="Times New Roman"/>
          <w:bCs/>
          <w:sz w:val="24"/>
          <w:szCs w:val="24"/>
          <w:lang w:val="en-US"/>
        </w:rPr>
      </w:pPr>
      <w:r w:rsidRPr="001F7CD1">
        <w:rPr>
          <w:rFonts w:cs="Times New Roman"/>
          <w:bCs/>
          <w:sz w:val="24"/>
          <w:szCs w:val="24"/>
          <w:lang w:val="en-US"/>
        </w:rPr>
        <w:t xml:space="preserve">- Phóng đại sự khiếp nhược, mánh khoé của các quan chức, khiến họ mất lí trí và không thể nhận ra sự thật hiển nhiên mặc dù họ toàn là những kẻ </w:t>
      </w:r>
      <w:r w:rsidR="00301397" w:rsidRPr="001F7CD1">
        <w:rPr>
          <w:rFonts w:cs="Times New Roman"/>
          <w:bCs/>
          <w:sz w:val="24"/>
          <w:szCs w:val="24"/>
          <w:lang w:val="en-US"/>
        </w:rPr>
        <w:t>“</w:t>
      </w:r>
      <w:r w:rsidRPr="001F7CD1">
        <w:rPr>
          <w:rFonts w:cs="Times New Roman"/>
          <w:bCs/>
          <w:sz w:val="24"/>
          <w:szCs w:val="24"/>
          <w:lang w:val="en-US"/>
        </w:rPr>
        <w:t>có sạn trong đầu</w:t>
      </w:r>
      <w:r w:rsidR="00301397" w:rsidRPr="001F7CD1">
        <w:rPr>
          <w:rFonts w:cs="Times New Roman"/>
          <w:bCs/>
          <w:sz w:val="24"/>
          <w:szCs w:val="24"/>
          <w:lang w:val="en-US"/>
        </w:rPr>
        <w:t>”</w:t>
      </w:r>
      <w:r w:rsidRPr="001F7CD1">
        <w:rPr>
          <w:rFonts w:cs="Times New Roman"/>
          <w:bCs/>
          <w:sz w:val="24"/>
          <w:szCs w:val="24"/>
          <w:lang w:val="en-US"/>
        </w:rPr>
        <w:t>. Điều này góp phần tạo nên tình huống hài kịch.</w:t>
      </w:r>
    </w:p>
    <w:p w14:paraId="7BCE7E89" w14:textId="1A565675" w:rsidR="00C92D9B" w:rsidRPr="001F7CD1" w:rsidRDefault="00C92D9B" w:rsidP="00C92D9B">
      <w:pPr>
        <w:spacing w:before="60" w:after="60"/>
        <w:ind w:firstLine="426"/>
        <w:rPr>
          <w:rFonts w:cs="Times New Roman"/>
          <w:bCs/>
          <w:spacing w:val="-6"/>
          <w:sz w:val="24"/>
          <w:szCs w:val="24"/>
          <w:lang w:val="en-US"/>
        </w:rPr>
      </w:pPr>
      <w:r w:rsidRPr="001F7CD1">
        <w:rPr>
          <w:rFonts w:cs="Times New Roman"/>
          <w:bCs/>
          <w:i/>
          <w:iCs/>
          <w:spacing w:val="-6"/>
          <w:sz w:val="24"/>
          <w:szCs w:val="24"/>
          <w:lang w:val="en-US"/>
        </w:rPr>
        <w:t xml:space="preserve">* Tự lật tẩy: </w:t>
      </w:r>
      <w:r w:rsidRPr="001F7CD1">
        <w:rPr>
          <w:rFonts w:cs="Times New Roman"/>
          <w:bCs/>
          <w:spacing w:val="-6"/>
          <w:sz w:val="24"/>
          <w:szCs w:val="24"/>
          <w:lang w:val="en-US"/>
        </w:rPr>
        <w:t xml:space="preserve">Thông qua hình thức </w:t>
      </w:r>
      <w:r w:rsidR="00301397" w:rsidRPr="001F7CD1">
        <w:rPr>
          <w:rFonts w:cs="Times New Roman"/>
          <w:bCs/>
          <w:spacing w:val="-6"/>
          <w:sz w:val="24"/>
          <w:szCs w:val="24"/>
          <w:lang w:val="en-US"/>
        </w:rPr>
        <w:t>“</w:t>
      </w:r>
      <w:r w:rsidRPr="001F7CD1">
        <w:rPr>
          <w:rFonts w:cs="Times New Roman"/>
          <w:bCs/>
          <w:spacing w:val="-6"/>
          <w:sz w:val="24"/>
          <w:szCs w:val="24"/>
          <w:lang w:val="en-US"/>
        </w:rPr>
        <w:t>nói riêng</w:t>
      </w:r>
      <w:r w:rsidR="00301397" w:rsidRPr="001F7CD1">
        <w:rPr>
          <w:rFonts w:cs="Times New Roman"/>
          <w:bCs/>
          <w:spacing w:val="-6"/>
          <w:sz w:val="24"/>
          <w:szCs w:val="24"/>
          <w:lang w:val="en-US"/>
        </w:rPr>
        <w:t>”</w:t>
      </w:r>
      <w:r w:rsidRPr="001F7CD1">
        <w:rPr>
          <w:rFonts w:cs="Times New Roman"/>
          <w:bCs/>
          <w:spacing w:val="-6"/>
          <w:sz w:val="24"/>
          <w:szCs w:val="24"/>
          <w:lang w:val="en-US"/>
        </w:rPr>
        <w:t>, N. Gô-gôn để các nhân vật tự lộ bản chất thật của mình.</w:t>
      </w:r>
    </w:p>
    <w:p w14:paraId="3BD957B7" w14:textId="77777777" w:rsidR="00C92D9B" w:rsidRPr="001F7CD1" w:rsidRDefault="00C92D9B" w:rsidP="00C92D9B">
      <w:pPr>
        <w:spacing w:before="60" w:after="60"/>
        <w:ind w:firstLine="426"/>
        <w:rPr>
          <w:rFonts w:cs="Times New Roman"/>
          <w:bCs/>
          <w:sz w:val="24"/>
          <w:szCs w:val="24"/>
          <w:lang w:val="en-US"/>
        </w:rPr>
      </w:pPr>
      <w:r w:rsidRPr="001F7CD1">
        <w:rPr>
          <w:rFonts w:cs="Times New Roman"/>
          <w:bCs/>
          <w:i/>
          <w:iCs/>
          <w:sz w:val="24"/>
          <w:szCs w:val="24"/>
          <w:lang w:val="en-US"/>
        </w:rPr>
        <w:t xml:space="preserve">* Tương phản, nghịch lí: </w:t>
      </w:r>
      <w:r w:rsidRPr="001F7CD1">
        <w:rPr>
          <w:rFonts w:cs="Times New Roman"/>
          <w:bCs/>
          <w:sz w:val="24"/>
          <w:szCs w:val="24"/>
          <w:lang w:val="en-US"/>
        </w:rPr>
        <w:t>Khiến các nhân vật như Chánh án, trưởng bưu cục thể hiện những hành vi và phẩm chất trái ngược với vai trò, chức trách của mình, tạo nên sự mâu thuẫn, làm bộ mặt giả tạo của họ bị phơi bày.</w:t>
      </w:r>
    </w:p>
    <w:p w14:paraId="1C06CA65" w14:textId="77777777" w:rsidR="00C92D9B" w:rsidRPr="001F7CD1" w:rsidRDefault="00C92D9B" w:rsidP="00C92D9B">
      <w:pPr>
        <w:spacing w:before="60" w:after="60"/>
        <w:ind w:firstLine="426"/>
        <w:rPr>
          <w:rFonts w:cs="Times New Roman"/>
          <w:bCs/>
          <w:sz w:val="24"/>
          <w:szCs w:val="24"/>
          <w:lang w:val="en-US"/>
        </w:rPr>
      </w:pPr>
      <w:r w:rsidRPr="001F7CD1">
        <w:rPr>
          <w:rFonts w:cs="Times New Roman"/>
          <w:bCs/>
          <w:sz w:val="24"/>
          <w:szCs w:val="24"/>
          <w:lang w:val="en-US"/>
        </w:rPr>
        <w:t>=&gt; Thông qua các thủ pháp trào phúng này, N. Gô-gôn đã khéo léo phô bày những bất cập, sự giả dối và hệ lụy của lối sống, tư tưởng của các quan chức, qua đó bộc lộ mâu thuẫn sâu sắc giữa nhân dân và chính quyền.</w:t>
      </w:r>
    </w:p>
    <w:p w14:paraId="4B8F4009" w14:textId="77777777" w:rsidR="00C92D9B" w:rsidRPr="001F7CD1" w:rsidRDefault="00C92D9B" w:rsidP="00C92D9B">
      <w:pPr>
        <w:spacing w:before="60" w:after="60"/>
        <w:ind w:firstLine="426"/>
        <w:rPr>
          <w:rFonts w:cs="Times New Roman"/>
          <w:b/>
          <w:bCs/>
          <w:iCs/>
          <w:sz w:val="24"/>
          <w:szCs w:val="24"/>
          <w:u w:val="single"/>
          <w:lang w:val="vi-VN"/>
        </w:rPr>
      </w:pPr>
      <w:r w:rsidRPr="001F7CD1">
        <w:rPr>
          <w:rFonts w:cs="Times New Roman"/>
          <w:b/>
          <w:bCs/>
          <w:sz w:val="24"/>
          <w:szCs w:val="24"/>
          <w:lang w:val="vi-VN"/>
        </w:rPr>
        <w:t>Câu 5.</w:t>
      </w:r>
      <w:r w:rsidRPr="001F7CD1">
        <w:rPr>
          <w:rFonts w:cs="Times New Roman"/>
          <w:bCs/>
          <w:sz w:val="24"/>
          <w:szCs w:val="24"/>
          <w:lang w:val="vi-VN"/>
        </w:rPr>
        <w:t xml:space="preserve"> </w:t>
      </w:r>
    </w:p>
    <w:p w14:paraId="51986DB7" w14:textId="77777777" w:rsidR="00C92D9B" w:rsidRPr="001F7CD1" w:rsidRDefault="00C92D9B" w:rsidP="00C92D9B">
      <w:pPr>
        <w:spacing w:before="60" w:after="60"/>
        <w:ind w:firstLine="426"/>
        <w:rPr>
          <w:rFonts w:cs="Times New Roman"/>
          <w:bCs/>
          <w:sz w:val="24"/>
          <w:szCs w:val="24"/>
          <w:lang w:val="en-US"/>
        </w:rPr>
      </w:pPr>
      <w:r w:rsidRPr="001F7CD1">
        <w:rPr>
          <w:rFonts w:cs="Times New Roman"/>
          <w:bCs/>
          <w:sz w:val="24"/>
          <w:szCs w:val="24"/>
          <w:lang w:val="en-AU"/>
        </w:rPr>
        <w:t>- T</w:t>
      </w:r>
      <w:r w:rsidRPr="001F7CD1">
        <w:rPr>
          <w:rFonts w:cs="Times New Roman"/>
          <w:bCs/>
          <w:sz w:val="24"/>
          <w:szCs w:val="24"/>
          <w:lang w:val="vi-VN"/>
        </w:rPr>
        <w:t>rong đoạn trí</w:t>
      </w:r>
      <w:r w:rsidRPr="001F7CD1">
        <w:rPr>
          <w:rFonts w:cs="Times New Roman"/>
          <w:bCs/>
          <w:sz w:val="24"/>
          <w:szCs w:val="24"/>
          <w:lang w:val="en-AU"/>
        </w:rPr>
        <w:t xml:space="preserve">, </w:t>
      </w:r>
      <w:r w:rsidRPr="001F7CD1">
        <w:rPr>
          <w:rFonts w:cs="Times New Roman"/>
          <w:bCs/>
          <w:sz w:val="24"/>
          <w:szCs w:val="24"/>
          <w:lang w:val="en-US"/>
        </w:rPr>
        <w:t xml:space="preserve">nhiều tệ nạn xã hội, thói hư tật xấu bị </w:t>
      </w:r>
      <w:r w:rsidRPr="001F7CD1">
        <w:rPr>
          <w:rFonts w:cs="Times New Roman"/>
          <w:bCs/>
          <w:sz w:val="24"/>
          <w:szCs w:val="24"/>
          <w:lang w:val="vi-VN"/>
        </w:rPr>
        <w:t xml:space="preserve">Gô-gôn </w:t>
      </w:r>
      <w:r w:rsidRPr="001F7CD1">
        <w:rPr>
          <w:rFonts w:cs="Times New Roman"/>
          <w:bCs/>
          <w:sz w:val="24"/>
          <w:szCs w:val="24"/>
          <w:lang w:val="en-US"/>
        </w:rPr>
        <w:t xml:space="preserve">phê phán như: sự ngu dốt, thiếu trách nhiệm, quan liêu, nạn hối lộ, tham nhũng, thói nịnh nọt, luồn cúi của những người có quyền lực. </w:t>
      </w:r>
    </w:p>
    <w:p w14:paraId="26650D58" w14:textId="1B22EF10" w:rsidR="00EE2DB8" w:rsidRPr="001F7CD1" w:rsidRDefault="00C92D9B" w:rsidP="009F1804">
      <w:pPr>
        <w:spacing w:before="60" w:after="60"/>
        <w:ind w:firstLine="426"/>
        <w:rPr>
          <w:rFonts w:cs="Times New Roman"/>
          <w:bCs/>
          <w:sz w:val="24"/>
          <w:szCs w:val="24"/>
          <w:lang w:val="en-US"/>
        </w:rPr>
      </w:pPr>
      <w:r w:rsidRPr="001F7CD1">
        <w:rPr>
          <w:rFonts w:cs="Times New Roman"/>
          <w:bCs/>
          <w:sz w:val="24"/>
          <w:szCs w:val="24"/>
          <w:lang w:val="en-US"/>
        </w:rPr>
        <w:t xml:space="preserve">- Những tệ nạn trong màn kịch không chỉ phản ánh thực trạng của xã hội Nga thế kỉ XIX mà còn mang tính phổ quát, thể hiện ở khắp nơi. </w:t>
      </w:r>
    </w:p>
    <w:p w14:paraId="2A1BDC09" w14:textId="4C14639C" w:rsidR="00AA3B52" w:rsidRPr="001F7CD1" w:rsidRDefault="00AA3B52" w:rsidP="00AA3B52">
      <w:pPr>
        <w:spacing w:before="60" w:after="60"/>
        <w:ind w:firstLine="0"/>
        <w:jc w:val="center"/>
        <w:rPr>
          <w:rFonts w:cs="Times New Roman"/>
          <w:b/>
          <w:sz w:val="26"/>
          <w:szCs w:val="26"/>
          <w:u w:val="single"/>
        </w:rPr>
      </w:pPr>
      <w:r w:rsidRPr="001F7CD1">
        <w:rPr>
          <w:rFonts w:cs="Times New Roman"/>
          <w:b/>
          <w:sz w:val="26"/>
          <w:szCs w:val="26"/>
          <w:u w:val="single"/>
        </w:rPr>
        <w:lastRenderedPageBreak/>
        <w:t>Bài 5:</w:t>
      </w:r>
    </w:p>
    <w:p w14:paraId="09D5069C" w14:textId="70E6A757" w:rsidR="00AA3B52" w:rsidRPr="001F7CD1" w:rsidRDefault="00AA3B52" w:rsidP="00AA3B52">
      <w:pPr>
        <w:spacing w:before="60" w:after="60"/>
        <w:ind w:firstLine="0"/>
        <w:jc w:val="center"/>
        <w:rPr>
          <w:rFonts w:cs="Times New Roman"/>
          <w:b/>
          <w:sz w:val="26"/>
          <w:szCs w:val="26"/>
        </w:rPr>
      </w:pPr>
      <w:r w:rsidRPr="001F7CD1">
        <w:rPr>
          <w:rFonts w:cs="Times New Roman"/>
          <w:b/>
          <w:sz w:val="26"/>
          <w:szCs w:val="26"/>
        </w:rPr>
        <w:t>RÈN KĨ NĂNG ĐỌC HIỂU VĂN BẢN NGHỊ LUẬN XÃ HỘI</w:t>
      </w:r>
    </w:p>
    <w:p w14:paraId="38169BB6" w14:textId="18E560DF" w:rsidR="00CD6FA0" w:rsidRPr="001F7CD1" w:rsidRDefault="00CD6FA0" w:rsidP="00DD792E">
      <w:pPr>
        <w:spacing w:before="60" w:after="60"/>
        <w:ind w:firstLine="426"/>
        <w:rPr>
          <w:rFonts w:cs="Times New Roman"/>
          <w:b/>
          <w:bCs/>
          <w:sz w:val="24"/>
          <w:szCs w:val="24"/>
          <w:lang w:val="en-US"/>
        </w:rPr>
      </w:pPr>
      <w:r w:rsidRPr="001F7CD1">
        <w:rPr>
          <w:rFonts w:cs="Times New Roman"/>
          <w:b/>
          <w:bCs/>
          <w:sz w:val="24"/>
          <w:szCs w:val="24"/>
          <w:lang w:val="en-US"/>
        </w:rPr>
        <w:t>I. KIẾN THỨC CHUNG</w:t>
      </w:r>
    </w:p>
    <w:p w14:paraId="7CD68B39" w14:textId="4E1FE164" w:rsidR="00DD792E" w:rsidRPr="001F7CD1" w:rsidRDefault="00CD6FA0" w:rsidP="00DD792E">
      <w:pPr>
        <w:spacing w:before="60" w:after="60"/>
        <w:ind w:firstLine="426"/>
        <w:rPr>
          <w:rFonts w:cs="Times New Roman"/>
          <w:bCs/>
          <w:sz w:val="24"/>
          <w:szCs w:val="24"/>
          <w:lang w:val="en-US"/>
        </w:rPr>
      </w:pPr>
      <w:r w:rsidRPr="001F7CD1">
        <w:rPr>
          <w:rFonts w:cs="Times New Roman"/>
          <w:b/>
          <w:bCs/>
          <w:sz w:val="24"/>
          <w:szCs w:val="24"/>
          <w:lang w:val="en-US"/>
        </w:rPr>
        <w:t>1.</w:t>
      </w:r>
      <w:r w:rsidR="00DD792E" w:rsidRPr="001F7CD1">
        <w:rPr>
          <w:rFonts w:cs="Times New Roman"/>
          <w:b/>
          <w:bCs/>
          <w:sz w:val="24"/>
          <w:szCs w:val="24"/>
          <w:lang w:val="en-US"/>
        </w:rPr>
        <w:t xml:space="preserve"> </w:t>
      </w:r>
      <w:r w:rsidRPr="001F7CD1">
        <w:rPr>
          <w:rFonts w:cs="Times New Roman"/>
          <w:b/>
          <w:bCs/>
          <w:sz w:val="24"/>
          <w:szCs w:val="24"/>
          <w:lang w:val="en-US"/>
        </w:rPr>
        <w:t>C</w:t>
      </w:r>
      <w:r w:rsidR="00DD792E" w:rsidRPr="001F7CD1">
        <w:rPr>
          <w:rFonts w:cs="Times New Roman"/>
          <w:b/>
          <w:bCs/>
          <w:sz w:val="24"/>
          <w:szCs w:val="24"/>
          <w:lang w:val="en-US"/>
        </w:rPr>
        <w:t>âu khẳng định, phủ định trong văn bản.</w:t>
      </w:r>
    </w:p>
    <w:p w14:paraId="4DA7FD8C"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
          <w:bCs/>
          <w:sz w:val="24"/>
          <w:szCs w:val="24"/>
          <w:lang w:val="en-US"/>
        </w:rPr>
        <w:t xml:space="preserve">Đặc điểm nhận biết: </w:t>
      </w:r>
      <w:r w:rsidRPr="001F7CD1">
        <w:rPr>
          <w:rFonts w:cs="Times New Roman"/>
          <w:bCs/>
          <w:sz w:val="24"/>
          <w:szCs w:val="24"/>
          <w:lang w:val="en-US"/>
        </w:rPr>
        <w:t>Cần nắm được các biện pháp tu từ, từ ngữ, câu khẳng định, phủ định… đã được học ở cấp học trước (Tham khảo ở phần đọc hiểu phần văn bản thơ).</w:t>
      </w:r>
    </w:p>
    <w:p w14:paraId="40B6B6CE" w14:textId="77777777" w:rsidR="00DD792E" w:rsidRPr="001F7CD1" w:rsidRDefault="00DD792E" w:rsidP="00DD792E">
      <w:pPr>
        <w:spacing w:before="60" w:after="60"/>
        <w:ind w:firstLine="426"/>
        <w:rPr>
          <w:rFonts w:cs="Times New Roman"/>
          <w:bCs/>
          <w:sz w:val="24"/>
          <w:szCs w:val="24"/>
          <w:lang w:val="nl-NL"/>
        </w:rPr>
      </w:pPr>
      <w:r w:rsidRPr="001F7CD1">
        <w:rPr>
          <w:rFonts w:cs="Times New Roman"/>
          <w:bCs/>
          <w:sz w:val="24"/>
          <w:szCs w:val="24"/>
          <w:lang w:val="nl-NL"/>
        </w:rPr>
        <w:t>+ Từ ngữ, câu phủ định, câu khẳng định:</w:t>
      </w:r>
    </w:p>
    <w:p w14:paraId="3C8FD999"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nl-NL"/>
        </w:rPr>
        <w:t xml:space="preserve">       ++ </w:t>
      </w:r>
      <w:r w:rsidRPr="001F7CD1">
        <w:rPr>
          <w:rFonts w:cs="Times New Roman"/>
          <w:bCs/>
          <w:sz w:val="24"/>
          <w:szCs w:val="24"/>
          <w:lang w:val="en-US"/>
        </w:rPr>
        <w:t>Câu phủ định là câu có chứa những từ ngữ phủ định như: </w:t>
      </w:r>
      <w:r w:rsidRPr="001F7CD1">
        <w:rPr>
          <w:rFonts w:cs="Times New Roman"/>
          <w:bCs/>
          <w:i/>
          <w:iCs/>
          <w:sz w:val="24"/>
          <w:szCs w:val="24"/>
          <w:lang w:val="en-US"/>
        </w:rPr>
        <w:t>Không, chẳng, chả, chưa, không phải (là), chẳng phải (là), đâu có phải (là), đâu (có)</w:t>
      </w:r>
      <w:r w:rsidRPr="001F7CD1">
        <w:rPr>
          <w:rFonts w:cs="Times New Roman"/>
          <w:bCs/>
          <w:sz w:val="24"/>
          <w:szCs w:val="24"/>
          <w:lang w:val="en-US"/>
        </w:rPr>
        <w:t>…</w:t>
      </w:r>
    </w:p>
    <w:p w14:paraId="759B9779"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xml:space="preserve">       ++ Câu phủ định dùng để thông báo, xác nhận không có sự vật, sự việc, tính chất, quan hệ nào đó (câu phủ định miêu tả); phản bác một ý kiến, một nhận định (câu phủ định bác bỏ).</w:t>
      </w:r>
    </w:p>
    <w:p w14:paraId="6D0EF570"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xml:space="preserve">       ++ Câu khẳng định là loại câu diễn đạt một sự việc, một trạng thái, một ý kiến, hoặc một thực tế một cách khẳng định. Câu khẳng định không có yếu tố phủ định và được sử dụng để truyền đạt thông tin chính xác về một sự việc đã xảy ra hoặc đang diễn ra. (Thường là câu kể/trần thuật).</w:t>
      </w:r>
    </w:p>
    <w:p w14:paraId="71EACCE2"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
          <w:bCs/>
          <w:sz w:val="24"/>
          <w:szCs w:val="24"/>
          <w:lang w:val="en-US"/>
        </w:rPr>
        <w:t xml:space="preserve">Cách trả lời: </w:t>
      </w:r>
      <w:r w:rsidRPr="001F7CD1">
        <w:rPr>
          <w:rFonts w:cs="Times New Roman"/>
          <w:bCs/>
          <w:sz w:val="24"/>
          <w:szCs w:val="24"/>
          <w:lang w:val="en-US"/>
        </w:rPr>
        <w:t>Câu phủ định được sử dụng trong đoạn trích trên là</w:t>
      </w:r>
      <w:r w:rsidRPr="001F7CD1">
        <w:rPr>
          <w:rFonts w:cs="Times New Roman"/>
          <w:bCs/>
          <w:i/>
          <w:sz w:val="24"/>
          <w:szCs w:val="24"/>
          <w:lang w:val="en-US"/>
        </w:rPr>
        <w:t>…</w:t>
      </w:r>
    </w:p>
    <w:p w14:paraId="57C2FC67" w14:textId="77777777" w:rsidR="00DD792E" w:rsidRPr="001F7CD1" w:rsidRDefault="00DD792E" w:rsidP="00DD792E">
      <w:pPr>
        <w:spacing w:before="60" w:after="60"/>
        <w:ind w:firstLine="426"/>
        <w:rPr>
          <w:rFonts w:cs="Times New Roman"/>
          <w:b/>
          <w:bCs/>
          <w:sz w:val="24"/>
          <w:szCs w:val="24"/>
          <w:lang w:val="en-US"/>
        </w:rPr>
      </w:pPr>
      <w:r w:rsidRPr="001F7CD1">
        <w:rPr>
          <w:rFonts w:cs="Times New Roman"/>
          <w:b/>
          <w:bCs/>
          <w:sz w:val="24"/>
          <w:szCs w:val="24"/>
          <w:lang w:val="en-US"/>
        </w:rPr>
        <w:t>Ví dụ:</w:t>
      </w:r>
    </w:p>
    <w:p w14:paraId="6E59D076" w14:textId="59FBADF4" w:rsidR="00DD792E" w:rsidRPr="001F7CD1" w:rsidRDefault="00DD792E" w:rsidP="00DD792E">
      <w:pPr>
        <w:spacing w:before="60" w:after="60"/>
        <w:ind w:firstLine="426"/>
        <w:rPr>
          <w:rFonts w:cs="Times New Roman"/>
          <w:bCs/>
          <w:i/>
          <w:sz w:val="24"/>
          <w:szCs w:val="24"/>
          <w:lang w:val="en-US"/>
        </w:rPr>
      </w:pPr>
      <w:r w:rsidRPr="001F7CD1">
        <w:rPr>
          <w:rFonts w:cs="Times New Roman"/>
          <w:b/>
          <w:bCs/>
          <w:sz w:val="24"/>
          <w:szCs w:val="24"/>
          <w:lang w:val="en-US"/>
        </w:rPr>
        <w:t>Câu hỏi:</w:t>
      </w:r>
      <w:r w:rsidRPr="001F7CD1">
        <w:rPr>
          <w:rFonts w:cs="Times New Roman"/>
          <w:bCs/>
          <w:sz w:val="24"/>
          <w:szCs w:val="24"/>
          <w:lang w:val="en-US"/>
        </w:rPr>
        <w:t xml:space="preserve"> Chỉ ra câu phủ định được sử dụng trong đoạn văn sau:</w:t>
      </w:r>
      <w:r w:rsidRPr="001F7CD1">
        <w:rPr>
          <w:rFonts w:cs="Times New Roman"/>
          <w:bCs/>
          <w:i/>
          <w:sz w:val="24"/>
          <w:szCs w:val="24"/>
          <w:lang w:val="en-US"/>
        </w:rPr>
        <w:t xml:space="preserve"> </w:t>
      </w:r>
    </w:p>
    <w:p w14:paraId="069F1EEE" w14:textId="77777777" w:rsidR="00DD792E" w:rsidRPr="001F7CD1" w:rsidRDefault="00DD792E" w:rsidP="00DD792E">
      <w:pPr>
        <w:spacing w:before="60" w:after="60"/>
        <w:ind w:firstLine="426"/>
        <w:rPr>
          <w:rFonts w:cs="Times New Roman"/>
          <w:bCs/>
          <w:i/>
          <w:sz w:val="24"/>
          <w:szCs w:val="24"/>
          <w:lang w:val="en-US"/>
        </w:rPr>
      </w:pPr>
      <w:r w:rsidRPr="001F7CD1">
        <w:rPr>
          <w:rFonts w:cs="Times New Roman"/>
          <w:bCs/>
          <w:i/>
          <w:sz w:val="24"/>
          <w:szCs w:val="24"/>
          <w:lang w:val="en-US"/>
        </w:rPr>
        <w:t>Chúng giữ độc quyền in giấy bạc, xuất cảng và nhập cảng.</w:t>
      </w:r>
    </w:p>
    <w:p w14:paraId="21723ED8" w14:textId="77777777" w:rsidR="00DD792E" w:rsidRPr="001F7CD1" w:rsidRDefault="00DD792E" w:rsidP="00DD792E">
      <w:pPr>
        <w:spacing w:before="60" w:after="60"/>
        <w:ind w:firstLine="426"/>
        <w:rPr>
          <w:rFonts w:cs="Times New Roman"/>
          <w:bCs/>
          <w:i/>
          <w:spacing w:val="-6"/>
          <w:sz w:val="24"/>
          <w:szCs w:val="24"/>
          <w:lang w:val="en-US"/>
        </w:rPr>
      </w:pPr>
      <w:r w:rsidRPr="001F7CD1">
        <w:rPr>
          <w:rFonts w:cs="Times New Roman"/>
          <w:bCs/>
          <w:i/>
          <w:spacing w:val="-6"/>
          <w:sz w:val="24"/>
          <w:szCs w:val="24"/>
          <w:lang w:val="en-US"/>
        </w:rPr>
        <w:t>Chúng đặt ra hàng trăm thứ thuế vô lí, làm cho dân ta, nhất là dân cày và dân buôn, trở nên bần cùng.</w:t>
      </w:r>
    </w:p>
    <w:p w14:paraId="36E1A8A8" w14:textId="77777777" w:rsidR="00DD792E" w:rsidRPr="001F7CD1" w:rsidRDefault="00DD792E" w:rsidP="00DD792E">
      <w:pPr>
        <w:spacing w:before="60" w:after="60"/>
        <w:ind w:firstLine="426"/>
        <w:rPr>
          <w:rFonts w:cs="Times New Roman"/>
          <w:bCs/>
          <w:i/>
          <w:sz w:val="24"/>
          <w:szCs w:val="24"/>
          <w:lang w:val="en-US"/>
        </w:rPr>
      </w:pPr>
      <w:r w:rsidRPr="001F7CD1">
        <w:rPr>
          <w:rFonts w:cs="Times New Roman"/>
          <w:bCs/>
          <w:i/>
          <w:sz w:val="24"/>
          <w:szCs w:val="24"/>
          <w:lang w:val="en-US"/>
        </w:rPr>
        <w:t>Chúng không cho các nhà tư sản ta ngóc đầu lên. Chúng bóc lột công nhân ta một cách vô cùng tàn nhẫn.</w:t>
      </w:r>
    </w:p>
    <w:p w14:paraId="0A0FF3C0" w14:textId="77777777" w:rsidR="00DD792E" w:rsidRPr="001F7CD1" w:rsidRDefault="00DD792E" w:rsidP="00DD792E">
      <w:pPr>
        <w:spacing w:before="60" w:after="60"/>
        <w:ind w:firstLine="426"/>
        <w:rPr>
          <w:rFonts w:cs="Times New Roman"/>
          <w:bCs/>
          <w:i/>
          <w:sz w:val="24"/>
          <w:szCs w:val="24"/>
          <w:lang w:val="en-US"/>
        </w:rPr>
      </w:pPr>
      <w:r w:rsidRPr="001F7CD1">
        <w:rPr>
          <w:rFonts w:cs="Times New Roman"/>
          <w:b/>
          <w:bCs/>
          <w:sz w:val="24"/>
          <w:szCs w:val="24"/>
          <w:lang w:val="en-US"/>
        </w:rPr>
        <w:t xml:space="preserve">Trả lời: </w:t>
      </w:r>
      <w:r w:rsidRPr="001F7CD1">
        <w:rPr>
          <w:rFonts w:cs="Times New Roman"/>
          <w:bCs/>
          <w:sz w:val="24"/>
          <w:szCs w:val="24"/>
          <w:lang w:val="en-US"/>
        </w:rPr>
        <w:t>Câu phủ định là</w:t>
      </w:r>
      <w:r w:rsidRPr="001F7CD1">
        <w:rPr>
          <w:rFonts w:cs="Times New Roman"/>
          <w:bCs/>
          <w:i/>
          <w:sz w:val="24"/>
          <w:szCs w:val="24"/>
          <w:lang w:val="en-US"/>
        </w:rPr>
        <w:t>: Chúng không cho các nhà tư sản ta ngóc đầu lên.</w:t>
      </w:r>
    </w:p>
    <w:p w14:paraId="43B6F0EB" w14:textId="349634FB" w:rsidR="00DD792E" w:rsidRPr="001F7CD1" w:rsidRDefault="002E713F" w:rsidP="00DD792E">
      <w:pPr>
        <w:spacing w:before="60" w:after="60"/>
        <w:ind w:firstLine="426"/>
        <w:rPr>
          <w:rFonts w:cs="Times New Roman"/>
          <w:b/>
          <w:bCs/>
          <w:sz w:val="24"/>
          <w:szCs w:val="24"/>
          <w:lang w:val="en-US"/>
        </w:rPr>
      </w:pPr>
      <w:r w:rsidRPr="001F7CD1">
        <w:rPr>
          <w:rFonts w:cs="Times New Roman"/>
          <w:b/>
          <w:bCs/>
          <w:sz w:val="24"/>
          <w:szCs w:val="24"/>
          <w:lang w:val="en-US"/>
        </w:rPr>
        <w:t>2.</w:t>
      </w:r>
      <w:r w:rsidR="00DD792E" w:rsidRPr="001F7CD1">
        <w:rPr>
          <w:rFonts w:cs="Times New Roman"/>
          <w:b/>
          <w:bCs/>
          <w:sz w:val="24"/>
          <w:szCs w:val="24"/>
          <w:lang w:val="en-US"/>
        </w:rPr>
        <w:t xml:space="preserve"> </w:t>
      </w:r>
      <w:r w:rsidRPr="001F7CD1">
        <w:rPr>
          <w:rFonts w:cs="Times New Roman"/>
          <w:b/>
          <w:bCs/>
          <w:sz w:val="24"/>
          <w:szCs w:val="24"/>
          <w:lang w:val="en-US"/>
        </w:rPr>
        <w:t>M</w:t>
      </w:r>
      <w:r w:rsidR="00DD792E" w:rsidRPr="001F7CD1">
        <w:rPr>
          <w:rFonts w:cs="Times New Roman"/>
          <w:b/>
          <w:bCs/>
          <w:sz w:val="24"/>
          <w:szCs w:val="24"/>
          <w:lang w:val="en-US"/>
        </w:rPr>
        <w:t>ối liên hệ giữa luận đề, luận điểm, lí lẽ và bằng chứng; vai trò của luận điểm, lí lẽ và bằng chứng trong việc thể hiện nội dung văn bản.</w:t>
      </w:r>
      <w:r w:rsidR="00DD792E" w:rsidRPr="001F7CD1">
        <w:rPr>
          <w:rFonts w:cs="Times New Roman"/>
          <w:bCs/>
          <w:sz w:val="24"/>
          <w:szCs w:val="24"/>
          <w:lang w:val="en-US"/>
        </w:rPr>
        <w:t xml:space="preserve"> (Phân tích mối quan hệ giữa các luận điểm, lí lẽ, bằng chứng và mối quan hệ giữa chúng với luận đề của văn bản).</w:t>
      </w:r>
    </w:p>
    <w:p w14:paraId="5C4550A5" w14:textId="77777777" w:rsidR="00DD792E" w:rsidRPr="001F7CD1" w:rsidRDefault="00DD792E" w:rsidP="00DD792E">
      <w:pPr>
        <w:spacing w:before="60" w:after="60"/>
        <w:ind w:firstLine="426"/>
        <w:rPr>
          <w:rFonts w:cs="Times New Roman"/>
          <w:b/>
          <w:bCs/>
          <w:sz w:val="24"/>
          <w:szCs w:val="24"/>
          <w:lang w:val="en-US"/>
        </w:rPr>
      </w:pPr>
      <w:r w:rsidRPr="001F7CD1">
        <w:rPr>
          <w:rFonts w:cs="Times New Roman"/>
          <w:b/>
          <w:bCs/>
          <w:sz w:val="24"/>
          <w:szCs w:val="24"/>
          <w:lang w:val="en-US"/>
        </w:rPr>
        <w:t xml:space="preserve">Cách trả lời: </w:t>
      </w:r>
    </w:p>
    <w:p w14:paraId="6A33ABA5"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
          <w:bCs/>
          <w:sz w:val="24"/>
          <w:szCs w:val="24"/>
          <w:lang w:val="en-US"/>
        </w:rPr>
        <w:t xml:space="preserve">       </w:t>
      </w:r>
      <w:r w:rsidRPr="001F7CD1">
        <w:rPr>
          <w:rFonts w:cs="Times New Roman"/>
          <w:bCs/>
          <w:sz w:val="24"/>
          <w:szCs w:val="24"/>
          <w:lang w:val="en-US"/>
        </w:rPr>
        <w:t>+ Nêu luận đề, luận điểm, lí lẽ và bằng chứng.</w:t>
      </w:r>
    </w:p>
    <w:p w14:paraId="5B4CD3BF" w14:textId="77777777" w:rsidR="00DD792E" w:rsidRPr="001F7CD1" w:rsidRDefault="00DD792E" w:rsidP="00DD792E">
      <w:pPr>
        <w:spacing w:before="60" w:after="60"/>
        <w:ind w:firstLine="426"/>
        <w:rPr>
          <w:rFonts w:cs="Times New Roman"/>
          <w:b/>
          <w:bCs/>
          <w:sz w:val="24"/>
          <w:szCs w:val="24"/>
          <w:lang w:val="en-US"/>
        </w:rPr>
      </w:pPr>
      <w:r w:rsidRPr="001F7CD1">
        <w:rPr>
          <w:rFonts w:cs="Times New Roman"/>
          <w:bCs/>
          <w:sz w:val="24"/>
          <w:szCs w:val="24"/>
          <w:lang w:val="en-US"/>
        </w:rPr>
        <w:t xml:space="preserve">       + Tác dụng:</w:t>
      </w:r>
      <w:r w:rsidRPr="001F7CD1">
        <w:rPr>
          <w:rFonts w:cs="Times New Roman"/>
          <w:b/>
          <w:bCs/>
          <w:sz w:val="24"/>
          <w:szCs w:val="24"/>
          <w:lang w:val="en-US"/>
        </w:rPr>
        <w:t xml:space="preserve"> </w:t>
      </w:r>
    </w:p>
    <w:p w14:paraId="2D643B6D"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
          <w:bCs/>
          <w:sz w:val="24"/>
          <w:szCs w:val="24"/>
          <w:lang w:val="en-US"/>
        </w:rPr>
        <w:t>Về nghệ thuật lập luận</w:t>
      </w:r>
      <w:r w:rsidRPr="001F7CD1">
        <w:rPr>
          <w:rFonts w:cs="Times New Roman"/>
          <w:bCs/>
          <w:sz w:val="24"/>
          <w:szCs w:val="24"/>
          <w:lang w:val="en-US"/>
        </w:rPr>
        <w:t>: Trả lời tác dụng chung là làm cho lập luận chặt chẽ, thuyết phục. Sau đó, câu hỏi hỏi về vấn đề nào thì chúng ta trả lời vấn đề đó:</w:t>
      </w:r>
    </w:p>
    <w:p w14:paraId="794893CB" w14:textId="77777777" w:rsidR="00DD792E" w:rsidRPr="001F7CD1" w:rsidRDefault="00DD792E" w:rsidP="00DD792E">
      <w:pPr>
        <w:spacing w:before="60" w:after="60"/>
        <w:ind w:firstLine="426"/>
        <w:rPr>
          <w:rFonts w:cs="Times New Roman"/>
          <w:bCs/>
          <w:iCs/>
          <w:sz w:val="24"/>
          <w:szCs w:val="24"/>
          <w:lang w:val="en-US"/>
        </w:rPr>
      </w:pPr>
      <w:r w:rsidRPr="001F7CD1">
        <w:rPr>
          <w:rFonts w:cs="Times New Roman"/>
          <w:bCs/>
          <w:sz w:val="24"/>
          <w:szCs w:val="24"/>
          <w:lang w:val="en-US"/>
        </w:rPr>
        <w:t xml:space="preserve">         ++ Nếu đề bài hỏi về </w:t>
      </w:r>
      <w:r w:rsidRPr="001F7CD1">
        <w:rPr>
          <w:rFonts w:cs="Times New Roman"/>
          <w:bCs/>
          <w:i/>
          <w:sz w:val="24"/>
          <w:szCs w:val="24"/>
          <w:lang w:val="en-US"/>
        </w:rPr>
        <w:t>m</w:t>
      </w:r>
      <w:r w:rsidRPr="001F7CD1">
        <w:rPr>
          <w:rFonts w:cs="Times New Roman"/>
          <w:bCs/>
          <w:i/>
          <w:iCs/>
          <w:sz w:val="24"/>
          <w:szCs w:val="24"/>
          <w:lang w:val="en-US"/>
        </w:rPr>
        <w:t>ối quan hệ giữa luận điểm và luận cứ</w:t>
      </w:r>
      <w:r w:rsidRPr="001F7CD1">
        <w:rPr>
          <w:rFonts w:cs="Times New Roman"/>
          <w:bCs/>
          <w:iCs/>
          <w:sz w:val="24"/>
          <w:szCs w:val="24"/>
          <w:lang w:val="en-US"/>
        </w:rPr>
        <w:t xml:space="preserve"> thì trình bày như sau: sử dụng lí lẽ, dẫn chứng phù hợp làm cơ sở, căn cứ, làm rõ cho luận điểm.</w:t>
      </w:r>
    </w:p>
    <w:p w14:paraId="705AD2B9"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xml:space="preserve">         ++ Nếu đề bài hỏi về </w:t>
      </w:r>
      <w:r w:rsidRPr="001F7CD1">
        <w:rPr>
          <w:rFonts w:cs="Times New Roman"/>
          <w:bCs/>
          <w:i/>
          <w:sz w:val="24"/>
          <w:szCs w:val="24"/>
          <w:lang w:val="en-US"/>
        </w:rPr>
        <w:t>mối quan hệ giữa luận điểm với vấn đề nghị luận</w:t>
      </w:r>
      <w:r w:rsidRPr="001F7CD1">
        <w:rPr>
          <w:rFonts w:cs="Times New Roman"/>
          <w:bCs/>
          <w:iCs/>
          <w:sz w:val="24"/>
          <w:szCs w:val="24"/>
          <w:lang w:val="en-US"/>
        </w:rPr>
        <w:t xml:space="preserve"> trình bày như sau:</w:t>
      </w:r>
      <w:r w:rsidRPr="001F7CD1">
        <w:rPr>
          <w:rFonts w:cs="Times New Roman"/>
          <w:bCs/>
          <w:sz w:val="24"/>
          <w:szCs w:val="24"/>
          <w:lang w:val="en-US"/>
        </w:rPr>
        <w:t xml:space="preserve"> xây dựng luận điểm chặt chẽ, phù hợp với yêu cầu giải quyết vấn đề, góp phần làm sáng tỏ toàn bộ luận đề.</w:t>
      </w:r>
    </w:p>
    <w:p w14:paraId="6752E656" w14:textId="77777777" w:rsidR="00DD792E" w:rsidRPr="001F7CD1" w:rsidRDefault="00DD792E" w:rsidP="00DD792E">
      <w:pPr>
        <w:spacing w:before="60" w:after="60"/>
        <w:ind w:firstLine="426"/>
        <w:rPr>
          <w:rFonts w:cs="Times New Roman"/>
          <w:bCs/>
          <w:i/>
          <w:sz w:val="24"/>
          <w:szCs w:val="24"/>
          <w:lang w:val="en-US"/>
        </w:rPr>
      </w:pPr>
      <w:r w:rsidRPr="001F7CD1">
        <w:rPr>
          <w:rFonts w:cs="Times New Roman"/>
          <w:bCs/>
          <w:sz w:val="24"/>
          <w:szCs w:val="24"/>
          <w:lang w:val="en-US"/>
        </w:rPr>
        <w:t xml:space="preserve">         ++ Nếu đề bài hỏi về </w:t>
      </w:r>
      <w:r w:rsidRPr="001F7CD1">
        <w:rPr>
          <w:rFonts w:cs="Times New Roman"/>
          <w:bCs/>
          <w:i/>
          <w:sz w:val="24"/>
          <w:szCs w:val="24"/>
          <w:lang w:val="en-US"/>
        </w:rPr>
        <w:t>vai trò của luận điểm, lí lẽ và bằng chứng trong việc thể hiện nội dung văn bản</w:t>
      </w:r>
      <w:r w:rsidRPr="001F7CD1">
        <w:rPr>
          <w:rFonts w:cs="Times New Roman"/>
          <w:bCs/>
          <w:iCs/>
          <w:sz w:val="24"/>
          <w:szCs w:val="24"/>
          <w:lang w:val="en-US"/>
        </w:rPr>
        <w:t xml:space="preserve"> thì trình bày như sau: sử dụng lí lẽ, dẫn chứng phù hợp làm cơ sở, căn cứ, làm rõ cho luận điểm; các luận điểm chặt chẽ, được sắp xếp hợp lí, hướng tới làm rõ nội dung văn bản.</w:t>
      </w:r>
    </w:p>
    <w:p w14:paraId="725B5711"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
          <w:bCs/>
          <w:sz w:val="24"/>
          <w:szCs w:val="24"/>
          <w:lang w:val="en-US"/>
        </w:rPr>
        <w:t>Về nội dung:</w:t>
      </w:r>
      <w:r w:rsidRPr="001F7CD1">
        <w:rPr>
          <w:rFonts w:cs="Times New Roman"/>
          <w:bCs/>
          <w:sz w:val="24"/>
          <w:szCs w:val="24"/>
          <w:lang w:val="en-US"/>
        </w:rPr>
        <w:t xml:space="preserve"> Chỉ ra vai trò, ý nghĩa, tác dụng (thường sử dụng các từ: giúp, làm cho) … sau đó có thể chỉ ra</w:t>
      </w:r>
      <w:r w:rsidRPr="001F7CD1">
        <w:rPr>
          <w:rFonts w:cs="Times New Roman"/>
          <w:b/>
          <w:bCs/>
          <w:sz w:val="24"/>
          <w:szCs w:val="24"/>
          <w:lang w:val="en-US"/>
        </w:rPr>
        <w:t xml:space="preserve"> </w:t>
      </w:r>
      <w:r w:rsidRPr="001F7CD1">
        <w:rPr>
          <w:rFonts w:cs="Times New Roman"/>
          <w:bCs/>
          <w:sz w:val="24"/>
          <w:szCs w:val="24"/>
          <w:lang w:val="en-US"/>
        </w:rPr>
        <w:t>hậu quả, tác hại nếu không có mối quan hệ đó. Từ đó… (dấu ba chấm là phần bài học nhận thức và hành động).</w:t>
      </w:r>
    </w:p>
    <w:p w14:paraId="3528219C" w14:textId="77777777" w:rsidR="00DD792E" w:rsidRPr="001F7CD1" w:rsidRDefault="00DD792E" w:rsidP="00DD792E">
      <w:pPr>
        <w:spacing w:before="60" w:after="60"/>
        <w:ind w:firstLine="426"/>
        <w:rPr>
          <w:rFonts w:cs="Times New Roman"/>
          <w:b/>
          <w:bCs/>
          <w:sz w:val="24"/>
          <w:szCs w:val="24"/>
          <w:lang w:val="en-US"/>
        </w:rPr>
      </w:pPr>
      <w:r w:rsidRPr="001F7CD1">
        <w:rPr>
          <w:rFonts w:cs="Times New Roman"/>
          <w:b/>
          <w:bCs/>
          <w:sz w:val="24"/>
          <w:szCs w:val="24"/>
          <w:lang w:val="en-US"/>
        </w:rPr>
        <w:t>Ví dụ:</w:t>
      </w:r>
    </w:p>
    <w:p w14:paraId="5F9E3004" w14:textId="6FA4F1B3" w:rsidR="00DD792E" w:rsidRPr="001F7CD1" w:rsidRDefault="00DD792E" w:rsidP="00DD792E">
      <w:pPr>
        <w:spacing w:before="60" w:after="60"/>
        <w:ind w:firstLine="426"/>
        <w:rPr>
          <w:rFonts w:cs="Times New Roman"/>
          <w:b/>
          <w:bCs/>
          <w:sz w:val="24"/>
          <w:szCs w:val="24"/>
          <w:lang w:val="en-US"/>
        </w:rPr>
      </w:pPr>
      <w:r w:rsidRPr="001F7CD1">
        <w:rPr>
          <w:rFonts w:cs="Times New Roman"/>
          <w:b/>
          <w:bCs/>
          <w:sz w:val="24"/>
          <w:szCs w:val="24"/>
          <w:lang w:val="en-US"/>
        </w:rPr>
        <w:t>Đọc đoạn trích sau:</w:t>
      </w:r>
    </w:p>
    <w:p w14:paraId="52A4FB32" w14:textId="25D95A16" w:rsidR="00DD792E" w:rsidRPr="001F7CD1" w:rsidRDefault="00DD792E" w:rsidP="00DD792E">
      <w:pPr>
        <w:spacing w:before="60" w:after="60"/>
        <w:ind w:firstLine="426"/>
        <w:rPr>
          <w:rFonts w:cs="Times New Roman"/>
          <w:bCs/>
          <w:i/>
          <w:sz w:val="24"/>
          <w:szCs w:val="24"/>
          <w:lang w:val="en-US"/>
        </w:rPr>
      </w:pPr>
      <w:r w:rsidRPr="001F7CD1">
        <w:rPr>
          <w:rFonts w:cs="Times New Roman"/>
          <w:bCs/>
          <w:i/>
          <w:sz w:val="24"/>
          <w:szCs w:val="24"/>
          <w:lang w:val="en-US"/>
        </w:rPr>
        <w:t>Nhưng nói đến những lực lượng bạo tàn của số mệnh, không thể không nói đến thế lực của đồng tiền. Trong xã hội </w:t>
      </w:r>
      <w:r w:rsidRPr="001F7CD1">
        <w:rPr>
          <w:rFonts w:cs="Times New Roman"/>
          <w:bCs/>
          <w:i/>
          <w:iCs/>
          <w:sz w:val="24"/>
          <w:szCs w:val="24"/>
          <w:lang w:val="en-US"/>
        </w:rPr>
        <w:t>Truyện Kiều</w:t>
      </w:r>
      <w:r w:rsidRPr="001F7CD1">
        <w:rPr>
          <w:rFonts w:cs="Times New Roman"/>
          <w:bCs/>
          <w:i/>
          <w:sz w:val="24"/>
          <w:szCs w:val="24"/>
          <w:lang w:val="en-US"/>
        </w:rPr>
        <w:t xml:space="preserve"> đồng tiền đã thành một sức mạnh tác quái rất ghê. Nguyễn Du không phải không nhắc đến tác dụng tốt của đồng tiền. Có tiền Thúc Sinh, Từ Hải mới chuộc được Kiều, Kiều mới cứu được cha và sau này báo được ơn cho người này, người nọ. Đó là những khi đồng tiền </w:t>
      </w:r>
      <w:r w:rsidRPr="001F7CD1">
        <w:rPr>
          <w:rFonts w:cs="Times New Roman"/>
          <w:bCs/>
          <w:i/>
          <w:sz w:val="24"/>
          <w:szCs w:val="24"/>
          <w:lang w:val="en-US"/>
        </w:rPr>
        <w:lastRenderedPageBreak/>
        <w:t>nằm trong tay người tốt. Nhưng chủ yếu Nguyễn Du vẫn nhìn bề mặt tác hại. Vì Nguyễn Du thấy rõ cả một loạt hành động gian ác bất chính đều là do đồng tiền chi phối. Quan lại vì tiền mà bất chấp công lí; sai nha vì tiền mà tra tấn cha con Vương Ông; Tú Bà, Mã Giám Sinh, Bạc Bà, Bạc Hạnh vì tiền mà làm nghề buôn thịt bán người; Sở Khanh vì tiền mà táng tận lương tâm; Khuyển, Ưng vì tiền mà làm những điều đại ác. Cả một xã hội chạy theo tiền. Máu tham hễ thấy hơi đồng thì mê.</w:t>
      </w:r>
    </w:p>
    <w:p w14:paraId="1E457CAA" w14:textId="77777777" w:rsidR="00DD792E" w:rsidRPr="001F7CD1" w:rsidRDefault="00DD792E" w:rsidP="00DD792E">
      <w:pPr>
        <w:spacing w:before="60" w:after="60"/>
        <w:ind w:firstLine="426"/>
        <w:rPr>
          <w:rFonts w:cs="Times New Roman"/>
          <w:bCs/>
          <w:i/>
          <w:sz w:val="24"/>
          <w:szCs w:val="24"/>
          <w:lang w:val="en-US"/>
        </w:rPr>
      </w:pPr>
      <w:r w:rsidRPr="001F7CD1">
        <w:rPr>
          <w:rFonts w:cs="Times New Roman"/>
          <w:bCs/>
          <w:i/>
          <w:sz w:val="24"/>
          <w:szCs w:val="24"/>
          <w:lang w:val="en-US"/>
        </w:rPr>
        <w:t xml:space="preserve">         Đồng tiền cơ hồ đã thành một thế lực vạn năng. Tài hoa, nhan sắc, tình nghĩa, nhân phẩm, công lí đều không còn có nghĩa gì trước thế lực của đồng tiền. Tài tình, hiếu hạnh như Kiều cũng chỉ còn là một món hàng, không hơn không kém. Ngay Kiều nữa, cái việc dại dột nhất, tội lỗi nhất trong suốt đời nàng, cái việc nghe lời Hồ Tôn Hiến khuyên Từ Hải ra hàng, một phần cũng bởi xiêu lòng vì ngọc vàng của Hồ Tôn Hiến.    </w:t>
      </w:r>
    </w:p>
    <w:p w14:paraId="6ACC54E1" w14:textId="77777777" w:rsidR="00DD792E" w:rsidRPr="001F7CD1" w:rsidRDefault="00DD792E" w:rsidP="009D0A04">
      <w:pPr>
        <w:spacing w:before="60" w:after="60"/>
        <w:ind w:firstLine="426"/>
        <w:jc w:val="right"/>
        <w:rPr>
          <w:rFonts w:cs="Times New Roman"/>
          <w:bCs/>
          <w:sz w:val="24"/>
          <w:szCs w:val="24"/>
          <w:lang w:val="en-US"/>
        </w:rPr>
      </w:pPr>
      <w:r w:rsidRPr="001F7CD1">
        <w:rPr>
          <w:rFonts w:cs="Times New Roman"/>
          <w:bCs/>
          <w:sz w:val="24"/>
          <w:szCs w:val="24"/>
          <w:lang w:val="en-US"/>
        </w:rPr>
        <w:t xml:space="preserve">                   (Trích </w:t>
      </w:r>
      <w:r w:rsidRPr="001F7CD1">
        <w:rPr>
          <w:rFonts w:cs="Times New Roman"/>
          <w:bCs/>
          <w:i/>
          <w:sz w:val="24"/>
          <w:szCs w:val="24"/>
          <w:lang w:val="en-US"/>
        </w:rPr>
        <w:t>Hoài Thanh toàn tập</w:t>
      </w:r>
      <w:r w:rsidRPr="001F7CD1">
        <w:rPr>
          <w:rFonts w:cs="Times New Roman"/>
          <w:bCs/>
          <w:sz w:val="24"/>
          <w:szCs w:val="24"/>
          <w:lang w:val="en-US"/>
        </w:rPr>
        <w:t>, tập II)</w:t>
      </w:r>
    </w:p>
    <w:p w14:paraId="3BE134C0" w14:textId="09C7B891" w:rsidR="00DD792E" w:rsidRPr="001F7CD1" w:rsidRDefault="00DD792E" w:rsidP="00DD792E">
      <w:pPr>
        <w:spacing w:before="60" w:after="60"/>
        <w:ind w:firstLine="426"/>
        <w:rPr>
          <w:rFonts w:cs="Times New Roman"/>
          <w:bCs/>
          <w:sz w:val="24"/>
          <w:szCs w:val="24"/>
          <w:lang w:val="en-US"/>
        </w:rPr>
      </w:pPr>
      <w:r w:rsidRPr="001F7CD1">
        <w:rPr>
          <w:rFonts w:cs="Times New Roman"/>
          <w:b/>
          <w:bCs/>
          <w:sz w:val="24"/>
          <w:szCs w:val="24"/>
          <w:lang w:val="en-US"/>
        </w:rPr>
        <w:t>Câu hỏi.</w:t>
      </w:r>
      <w:r w:rsidRPr="001F7CD1">
        <w:rPr>
          <w:rFonts w:cs="Times New Roman"/>
          <w:bCs/>
          <w:sz w:val="24"/>
          <w:szCs w:val="24"/>
          <w:lang w:val="en-US"/>
        </w:rPr>
        <w:t xml:space="preserve"> Nêu tác dụng của luận điểm, lí lẽ và bằng chứng trong việc thể hiện nội dung văn bản</w:t>
      </w:r>
      <w:r w:rsidR="009D0A04" w:rsidRPr="001F7CD1">
        <w:rPr>
          <w:rFonts w:cs="Times New Roman"/>
          <w:bCs/>
          <w:sz w:val="24"/>
          <w:szCs w:val="24"/>
          <w:lang w:val="en-US"/>
        </w:rPr>
        <w:t>.</w:t>
      </w:r>
      <w:r w:rsidRPr="001F7CD1">
        <w:rPr>
          <w:rFonts w:cs="Times New Roman"/>
          <w:bCs/>
          <w:sz w:val="24"/>
          <w:szCs w:val="24"/>
          <w:lang w:val="en-US"/>
        </w:rPr>
        <w:t xml:space="preserve"> </w:t>
      </w:r>
    </w:p>
    <w:p w14:paraId="49B16AB6"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
          <w:bCs/>
          <w:sz w:val="24"/>
          <w:szCs w:val="24"/>
          <w:lang w:val="en-US"/>
        </w:rPr>
        <w:t>Trả lời:</w:t>
      </w:r>
      <w:r w:rsidRPr="001F7CD1">
        <w:rPr>
          <w:rFonts w:cs="Times New Roman"/>
          <w:bCs/>
          <w:sz w:val="24"/>
          <w:szCs w:val="24"/>
          <w:lang w:val="en-US"/>
        </w:rPr>
        <w:t xml:space="preserve">    </w:t>
      </w:r>
    </w:p>
    <w:p w14:paraId="3657B477"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Luận điểm, lí lẽ, bằng chứng:</w:t>
      </w:r>
    </w:p>
    <w:p w14:paraId="5DB305BB" w14:textId="77777777" w:rsidR="00DD792E" w:rsidRPr="001F7CD1" w:rsidRDefault="00DD792E" w:rsidP="00DD792E">
      <w:pPr>
        <w:spacing w:before="60" w:after="60"/>
        <w:ind w:firstLine="426"/>
        <w:rPr>
          <w:rFonts w:cs="Times New Roman"/>
          <w:b/>
          <w:bCs/>
          <w:sz w:val="24"/>
          <w:szCs w:val="24"/>
          <w:lang w:val="en-US"/>
        </w:rPr>
      </w:pPr>
      <w:r w:rsidRPr="001F7CD1">
        <w:rPr>
          <w:rFonts w:cs="Times New Roman"/>
          <w:bCs/>
          <w:sz w:val="24"/>
          <w:szCs w:val="24"/>
          <w:lang w:val="en-US"/>
        </w:rPr>
        <w:t xml:space="preserve">+ Luận điểm: </w:t>
      </w:r>
      <w:r w:rsidRPr="001F7CD1">
        <w:rPr>
          <w:rFonts w:cs="Times New Roman"/>
          <w:bCs/>
          <w:i/>
          <w:sz w:val="24"/>
          <w:szCs w:val="24"/>
          <w:lang w:val="en-US"/>
        </w:rPr>
        <w:t>Nhưng nói đến những lực lượng bạo tàn của số mệnh, không thể không nói đến thế lực của đồng tiền. Trong xã hội </w:t>
      </w:r>
      <w:r w:rsidRPr="001F7CD1">
        <w:rPr>
          <w:rFonts w:cs="Times New Roman"/>
          <w:bCs/>
          <w:i/>
          <w:iCs/>
          <w:sz w:val="24"/>
          <w:szCs w:val="24"/>
          <w:lang w:val="en-US"/>
        </w:rPr>
        <w:t>Truyện Kiều</w:t>
      </w:r>
      <w:r w:rsidRPr="001F7CD1">
        <w:rPr>
          <w:rFonts w:cs="Times New Roman"/>
          <w:bCs/>
          <w:i/>
          <w:sz w:val="24"/>
          <w:szCs w:val="24"/>
          <w:lang w:val="en-US"/>
        </w:rPr>
        <w:t xml:space="preserve"> đồng tiền đã thành một sức mạnh tác quái rất ghê </w:t>
      </w:r>
      <w:r w:rsidRPr="001F7CD1">
        <w:rPr>
          <w:rFonts w:cs="Times New Roman"/>
          <w:bCs/>
          <w:sz w:val="24"/>
          <w:szCs w:val="24"/>
          <w:lang w:val="en-US"/>
        </w:rPr>
        <w:t>(hoặc: luận điểm là thế lực của đồng tiền, sức mạnh tác quái của đồng tiền).</w:t>
      </w:r>
    </w:p>
    <w:p w14:paraId="37EFC23B"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xml:space="preserve">+ Lí lẽ, bằng chứng: lí lẽ </w:t>
      </w:r>
      <w:r w:rsidRPr="001F7CD1">
        <w:rPr>
          <w:rFonts w:cs="Times New Roman"/>
          <w:bCs/>
          <w:i/>
          <w:sz w:val="24"/>
          <w:szCs w:val="24"/>
          <w:lang w:val="en-US"/>
        </w:rPr>
        <w:t>tác dụng tốt của đồng tiền</w:t>
      </w:r>
      <w:r w:rsidRPr="001F7CD1">
        <w:rPr>
          <w:rFonts w:cs="Times New Roman"/>
          <w:bCs/>
          <w:sz w:val="24"/>
          <w:szCs w:val="24"/>
          <w:lang w:val="en-US"/>
        </w:rPr>
        <w:t>, dẫn chứng</w:t>
      </w:r>
      <w:r w:rsidRPr="001F7CD1">
        <w:rPr>
          <w:rFonts w:cs="Times New Roman"/>
          <w:bCs/>
          <w:i/>
          <w:sz w:val="24"/>
          <w:szCs w:val="24"/>
          <w:lang w:val="en-US"/>
        </w:rPr>
        <w:t xml:space="preserve"> Có tiền Thúc Sinh, Từ Hải mới chuộc được Kiều, Kiều mới cứu được cha và sau này báo được ơn cho người này, người nọ.</w:t>
      </w:r>
      <w:r w:rsidRPr="001F7CD1">
        <w:rPr>
          <w:rFonts w:cs="Times New Roman"/>
          <w:bCs/>
          <w:sz w:val="24"/>
          <w:szCs w:val="24"/>
          <w:lang w:val="en-US"/>
        </w:rPr>
        <w:t xml:space="preserve"> lí lẽ</w:t>
      </w:r>
      <w:r w:rsidRPr="001F7CD1">
        <w:rPr>
          <w:rFonts w:cs="Times New Roman"/>
          <w:bCs/>
          <w:i/>
          <w:sz w:val="24"/>
          <w:szCs w:val="24"/>
          <w:lang w:val="en-US"/>
        </w:rPr>
        <w:t xml:space="preserve"> mặt tác hại</w:t>
      </w:r>
      <w:r w:rsidRPr="001F7CD1">
        <w:rPr>
          <w:rFonts w:cs="Times New Roman"/>
          <w:bCs/>
          <w:sz w:val="24"/>
          <w:szCs w:val="24"/>
          <w:lang w:val="en-US"/>
        </w:rPr>
        <w:t xml:space="preserve"> dẫn chứng…</w:t>
      </w:r>
    </w:p>
    <w:p w14:paraId="03FB2F79" w14:textId="77777777" w:rsidR="00DD792E" w:rsidRPr="001F7CD1" w:rsidRDefault="00DD792E" w:rsidP="00DD792E">
      <w:pPr>
        <w:spacing w:before="60" w:after="60"/>
        <w:ind w:firstLine="426"/>
        <w:rPr>
          <w:rFonts w:cs="Times New Roman"/>
          <w:b/>
          <w:bCs/>
          <w:sz w:val="24"/>
          <w:szCs w:val="24"/>
          <w:lang w:val="en-US"/>
        </w:rPr>
      </w:pPr>
      <w:r w:rsidRPr="001F7CD1">
        <w:rPr>
          <w:rFonts w:cs="Times New Roman"/>
          <w:bCs/>
          <w:sz w:val="24"/>
          <w:szCs w:val="24"/>
          <w:lang w:val="en-US"/>
        </w:rPr>
        <w:t xml:space="preserve"> - Tác dụng:</w:t>
      </w:r>
      <w:r w:rsidRPr="001F7CD1">
        <w:rPr>
          <w:rFonts w:cs="Times New Roman"/>
          <w:b/>
          <w:bCs/>
          <w:sz w:val="24"/>
          <w:szCs w:val="24"/>
          <w:lang w:val="en-US"/>
        </w:rPr>
        <w:t xml:space="preserve"> </w:t>
      </w:r>
    </w:p>
    <w:p w14:paraId="5658E6DC" w14:textId="13D50343"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xml:space="preserve"> </w:t>
      </w:r>
      <w:r w:rsidR="00405741" w:rsidRPr="001F7CD1">
        <w:rPr>
          <w:rFonts w:cs="Times New Roman"/>
          <w:bCs/>
          <w:sz w:val="24"/>
          <w:szCs w:val="24"/>
          <w:lang w:val="en-US"/>
        </w:rPr>
        <w:t xml:space="preserve">+ </w:t>
      </w:r>
      <w:r w:rsidRPr="001F7CD1">
        <w:rPr>
          <w:rFonts w:cs="Times New Roman"/>
          <w:bCs/>
          <w:sz w:val="24"/>
          <w:szCs w:val="24"/>
          <w:lang w:val="en-US"/>
        </w:rPr>
        <w:t xml:space="preserve">Về nghệ thuật lập luận: </w:t>
      </w:r>
      <w:r w:rsidRPr="001F7CD1">
        <w:rPr>
          <w:rFonts w:cs="Times New Roman"/>
          <w:bCs/>
          <w:iCs/>
          <w:sz w:val="24"/>
          <w:szCs w:val="24"/>
          <w:lang w:val="en-US"/>
        </w:rPr>
        <w:t>làm cho lập luận chặt chẽ, thuyết phục; lí lẽ, dẫn chứng phù hợp là căn cứ để làm rõ luận điểm; luận điểm chặt chẽ, được sắp xếp hợp lí, hướng tới làm rõ nội dung văn bản.</w:t>
      </w:r>
    </w:p>
    <w:p w14:paraId="2B9D5EB7" w14:textId="46FAE412" w:rsidR="00DD792E" w:rsidRPr="001F7CD1" w:rsidRDefault="00405741" w:rsidP="00DD792E">
      <w:pPr>
        <w:spacing w:before="60" w:after="60"/>
        <w:ind w:firstLine="426"/>
        <w:rPr>
          <w:rFonts w:cs="Times New Roman"/>
          <w:bCs/>
          <w:sz w:val="24"/>
          <w:szCs w:val="24"/>
          <w:lang w:val="en-US"/>
        </w:rPr>
      </w:pPr>
      <w:r w:rsidRPr="001F7CD1">
        <w:rPr>
          <w:rFonts w:cs="Times New Roman"/>
          <w:bCs/>
          <w:sz w:val="24"/>
          <w:szCs w:val="24"/>
          <w:lang w:val="en-US"/>
        </w:rPr>
        <w:t xml:space="preserve">+ </w:t>
      </w:r>
      <w:r w:rsidR="00DD792E" w:rsidRPr="001F7CD1">
        <w:rPr>
          <w:rFonts w:cs="Times New Roman"/>
          <w:bCs/>
          <w:sz w:val="24"/>
          <w:szCs w:val="24"/>
          <w:lang w:val="en-US"/>
        </w:rPr>
        <w:t>Về nội dung: giúp người đọc nhận ra sức mạnh ghê gớm của đồng tiền trong xã hội phong kiến. Sức mạnh đó chi phối mọi giá trị của cuộc sống. Từ đó, mỗi chúng ta phải có ý thức sử dụng đồng tiền hợp lí, tránh trở thành nô lệ của đồng tiền.</w:t>
      </w:r>
    </w:p>
    <w:p w14:paraId="4F474F52" w14:textId="77777777" w:rsidR="00DD792E" w:rsidRPr="001F7CD1" w:rsidRDefault="00DD792E" w:rsidP="00DD792E">
      <w:pPr>
        <w:spacing w:before="60" w:after="60"/>
        <w:ind w:firstLine="426"/>
        <w:rPr>
          <w:rFonts w:cs="Times New Roman"/>
          <w:b/>
          <w:bCs/>
          <w:sz w:val="24"/>
          <w:szCs w:val="24"/>
          <w:lang w:val="en-US"/>
        </w:rPr>
      </w:pPr>
    </w:p>
    <w:p w14:paraId="7DBAE982" w14:textId="52E31E60" w:rsidR="00DD792E" w:rsidRPr="001F7CD1" w:rsidRDefault="004100FB" w:rsidP="00DD792E">
      <w:pPr>
        <w:spacing w:before="60" w:after="60"/>
        <w:ind w:firstLine="426"/>
        <w:rPr>
          <w:rFonts w:cs="Times New Roman"/>
          <w:b/>
          <w:bCs/>
          <w:sz w:val="24"/>
          <w:szCs w:val="24"/>
          <w:lang w:val="en-US"/>
        </w:rPr>
      </w:pPr>
      <w:r w:rsidRPr="001F7CD1">
        <w:rPr>
          <w:rFonts w:cs="Times New Roman"/>
          <w:b/>
          <w:bCs/>
          <w:sz w:val="24"/>
          <w:szCs w:val="24"/>
          <w:lang w:val="en-US"/>
        </w:rPr>
        <w:t>3.</w:t>
      </w:r>
      <w:r w:rsidR="00DD792E" w:rsidRPr="001F7CD1">
        <w:rPr>
          <w:rFonts w:cs="Times New Roman"/>
          <w:bCs/>
          <w:sz w:val="24"/>
          <w:szCs w:val="24"/>
          <w:lang w:val="en-US"/>
        </w:rPr>
        <w:t xml:space="preserve"> </w:t>
      </w:r>
      <w:r w:rsidR="00DD792E" w:rsidRPr="001F7CD1">
        <w:rPr>
          <w:rFonts w:cs="Times New Roman"/>
          <w:b/>
          <w:bCs/>
          <w:sz w:val="24"/>
          <w:szCs w:val="24"/>
          <w:lang w:val="en-US"/>
        </w:rPr>
        <w:t>Lí giải cách đặt nhan đề; sự phù hợp giữa nội dung nghị luận với nhan đề văn bản.</w:t>
      </w:r>
    </w:p>
    <w:p w14:paraId="526B2AE1" w14:textId="5AFBDB3F" w:rsidR="00DD792E" w:rsidRPr="001F7CD1" w:rsidRDefault="00247840" w:rsidP="00DD792E">
      <w:pPr>
        <w:spacing w:before="60" w:after="60"/>
        <w:ind w:firstLine="426"/>
        <w:rPr>
          <w:rFonts w:cs="Times New Roman"/>
          <w:bCs/>
          <w:sz w:val="24"/>
          <w:szCs w:val="24"/>
          <w:lang w:val="en-US"/>
        </w:rPr>
      </w:pPr>
      <w:r w:rsidRPr="001F7CD1">
        <w:rPr>
          <w:rFonts w:cs="Times New Roman"/>
          <w:bCs/>
          <w:sz w:val="24"/>
          <w:szCs w:val="24"/>
          <w:lang w:val="en-US"/>
        </w:rPr>
        <w:t>-</w:t>
      </w:r>
      <w:r w:rsidR="00DD792E" w:rsidRPr="001F7CD1">
        <w:rPr>
          <w:rFonts w:cs="Times New Roman"/>
          <w:bCs/>
          <w:sz w:val="24"/>
          <w:szCs w:val="24"/>
          <w:lang w:val="en-US"/>
        </w:rPr>
        <w:t xml:space="preserve"> Nhan đề khái quát nội dung chính … (dấu ba chấm là nội dung của văn bản. Cần đọc kĩ để tự nhận ra).</w:t>
      </w:r>
    </w:p>
    <w:p w14:paraId="7458E795" w14:textId="066F28F6" w:rsidR="00DD792E" w:rsidRPr="001F7CD1" w:rsidRDefault="00247840" w:rsidP="00DD792E">
      <w:pPr>
        <w:spacing w:before="60" w:after="60"/>
        <w:ind w:firstLine="426"/>
        <w:rPr>
          <w:rFonts w:cs="Times New Roman"/>
          <w:bCs/>
          <w:sz w:val="24"/>
          <w:szCs w:val="24"/>
          <w:lang w:val="en-US"/>
        </w:rPr>
      </w:pPr>
      <w:r w:rsidRPr="001F7CD1">
        <w:rPr>
          <w:rFonts w:cs="Times New Roman"/>
          <w:bCs/>
          <w:sz w:val="24"/>
          <w:szCs w:val="24"/>
          <w:lang w:val="en-US"/>
        </w:rPr>
        <w:t>-</w:t>
      </w:r>
      <w:r w:rsidR="00DD792E" w:rsidRPr="001F7CD1">
        <w:rPr>
          <w:rFonts w:cs="Times New Roman"/>
          <w:bCs/>
          <w:sz w:val="24"/>
          <w:szCs w:val="24"/>
          <w:lang w:val="en-US"/>
        </w:rPr>
        <w:t xml:space="preserve"> Nhan đề: hấp dẫn, lôi cuốn với người đọc; góp phần tạo nên sức thuyết phục cho văn bản.</w:t>
      </w:r>
    </w:p>
    <w:p w14:paraId="06A360F6" w14:textId="45DEFC32" w:rsidR="00DD792E" w:rsidRPr="001F7CD1" w:rsidRDefault="004100FB" w:rsidP="00DD792E">
      <w:pPr>
        <w:spacing w:before="60" w:after="60"/>
        <w:ind w:firstLine="426"/>
        <w:rPr>
          <w:rFonts w:cs="Times New Roman"/>
          <w:b/>
          <w:bCs/>
          <w:sz w:val="24"/>
          <w:szCs w:val="24"/>
          <w:lang w:val="en-US"/>
        </w:rPr>
      </w:pPr>
      <w:r w:rsidRPr="001F7CD1">
        <w:rPr>
          <w:rFonts w:cs="Times New Roman"/>
          <w:b/>
          <w:sz w:val="24"/>
          <w:szCs w:val="24"/>
          <w:lang w:val="en-US"/>
        </w:rPr>
        <w:t>4.</w:t>
      </w:r>
      <w:r w:rsidR="00DD792E" w:rsidRPr="001F7CD1">
        <w:rPr>
          <w:rFonts w:cs="Times New Roman"/>
          <w:b/>
          <w:sz w:val="24"/>
          <w:szCs w:val="24"/>
          <w:lang w:val="en-US"/>
        </w:rPr>
        <w:t xml:space="preserve"> P</w:t>
      </w:r>
      <w:r w:rsidR="00DD792E" w:rsidRPr="001F7CD1">
        <w:rPr>
          <w:rFonts w:cs="Times New Roman"/>
          <w:b/>
          <w:bCs/>
          <w:sz w:val="24"/>
          <w:szCs w:val="24"/>
          <w:lang w:val="en-US"/>
        </w:rPr>
        <w:t>hân tích được vai trò của các yếu tố biểu cảm, thuyết minh hoặc miêu tả, tự sự trong văn bản nghị luận.</w:t>
      </w:r>
    </w:p>
    <w:p w14:paraId="4E809FF0" w14:textId="4EC437F9" w:rsidR="00DD792E" w:rsidRPr="001F7CD1" w:rsidRDefault="00247840" w:rsidP="00DD792E">
      <w:pPr>
        <w:spacing w:before="60" w:after="60"/>
        <w:ind w:firstLine="426"/>
        <w:rPr>
          <w:rFonts w:cs="Times New Roman"/>
          <w:bCs/>
          <w:sz w:val="24"/>
          <w:szCs w:val="24"/>
          <w:lang w:val="en-US"/>
        </w:rPr>
      </w:pPr>
      <w:r w:rsidRPr="001F7CD1">
        <w:rPr>
          <w:rFonts w:cs="Times New Roman"/>
          <w:bCs/>
          <w:sz w:val="24"/>
          <w:szCs w:val="24"/>
          <w:lang w:val="en-US"/>
        </w:rPr>
        <w:t>-</w:t>
      </w:r>
      <w:r w:rsidR="00DD792E" w:rsidRPr="001F7CD1">
        <w:rPr>
          <w:rFonts w:cs="Times New Roman"/>
          <w:bCs/>
          <w:sz w:val="24"/>
          <w:szCs w:val="24"/>
          <w:lang w:val="en-US"/>
        </w:rPr>
        <w:t xml:space="preserve"> Chỉ ra yếu tố biểu cảm, thuyết minh, miêu tả, tự sự.</w:t>
      </w:r>
    </w:p>
    <w:p w14:paraId="37849D3E" w14:textId="2F738109" w:rsidR="00DD792E" w:rsidRPr="001F7CD1" w:rsidRDefault="00247840" w:rsidP="00DD792E">
      <w:pPr>
        <w:spacing w:before="60" w:after="60"/>
        <w:ind w:firstLine="426"/>
        <w:rPr>
          <w:rFonts w:cs="Times New Roman"/>
          <w:bCs/>
          <w:sz w:val="24"/>
          <w:szCs w:val="24"/>
          <w:lang w:val="en-US"/>
        </w:rPr>
      </w:pPr>
      <w:r w:rsidRPr="001F7CD1">
        <w:rPr>
          <w:rFonts w:cs="Times New Roman"/>
          <w:bCs/>
          <w:sz w:val="24"/>
          <w:szCs w:val="24"/>
          <w:lang w:val="en-US"/>
        </w:rPr>
        <w:t>-</w:t>
      </w:r>
      <w:r w:rsidR="00DD792E" w:rsidRPr="001F7CD1">
        <w:rPr>
          <w:rFonts w:cs="Times New Roman"/>
          <w:bCs/>
          <w:sz w:val="24"/>
          <w:szCs w:val="24"/>
          <w:lang w:val="en-US"/>
        </w:rPr>
        <w:t xml:space="preserve"> Nêu tác dụng:         </w:t>
      </w:r>
    </w:p>
    <w:p w14:paraId="7591324E" w14:textId="1169916C"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xml:space="preserve">    </w:t>
      </w:r>
      <w:r w:rsidR="00247840" w:rsidRPr="001F7CD1">
        <w:rPr>
          <w:rFonts w:cs="Times New Roman"/>
          <w:bCs/>
          <w:sz w:val="24"/>
          <w:szCs w:val="24"/>
          <w:lang w:val="en-US"/>
        </w:rPr>
        <w:t xml:space="preserve">+ </w:t>
      </w:r>
      <w:r w:rsidRPr="001F7CD1">
        <w:rPr>
          <w:rFonts w:cs="Times New Roman"/>
          <w:bCs/>
          <w:sz w:val="24"/>
          <w:szCs w:val="24"/>
          <w:lang w:val="en-US"/>
        </w:rPr>
        <w:t>Về nghệ thuật lập luận: Làm cho lập luận chặt chẽ, thuyết phục; giúp câu văn, đoạn văn sinh động, hấp dẫn, thu hút người đọc, người nghe.</w:t>
      </w:r>
    </w:p>
    <w:p w14:paraId="5E43D1EC" w14:textId="19FC994E"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xml:space="preserve">    </w:t>
      </w:r>
      <w:r w:rsidR="00247840" w:rsidRPr="001F7CD1">
        <w:rPr>
          <w:rFonts w:cs="Times New Roman"/>
          <w:bCs/>
          <w:sz w:val="24"/>
          <w:szCs w:val="24"/>
          <w:lang w:val="en-US"/>
        </w:rPr>
        <w:t>+</w:t>
      </w:r>
      <w:r w:rsidRPr="001F7CD1">
        <w:rPr>
          <w:rFonts w:cs="Times New Roman"/>
          <w:bCs/>
          <w:sz w:val="24"/>
          <w:szCs w:val="24"/>
          <w:lang w:val="en-US"/>
        </w:rPr>
        <w:t xml:space="preserve"> Về nội dung: Các yếu tố đó làm rõ, nhấn mạnh … (nội dung được nói đến trong đoạn trích); qua đó thể hiện thái độ, tình cảm … của tác giả. </w:t>
      </w:r>
    </w:p>
    <w:p w14:paraId="26C773CD" w14:textId="498C541C" w:rsidR="00DD792E" w:rsidRPr="001F7CD1" w:rsidRDefault="00247840" w:rsidP="00DD792E">
      <w:pPr>
        <w:spacing w:before="60" w:after="60"/>
        <w:ind w:firstLine="426"/>
        <w:rPr>
          <w:rFonts w:cs="Times New Roman"/>
          <w:bCs/>
          <w:sz w:val="24"/>
          <w:szCs w:val="24"/>
          <w:lang w:val="en-US"/>
        </w:rPr>
      </w:pPr>
      <w:r w:rsidRPr="001F7CD1">
        <w:rPr>
          <w:rFonts w:cs="Times New Roman"/>
          <w:b/>
          <w:sz w:val="24"/>
          <w:szCs w:val="24"/>
          <w:lang w:val="en-US"/>
        </w:rPr>
        <w:t>5.</w:t>
      </w:r>
      <w:r w:rsidR="00DD792E" w:rsidRPr="001F7CD1">
        <w:rPr>
          <w:rFonts w:cs="Times New Roman"/>
          <w:b/>
          <w:bCs/>
          <w:sz w:val="24"/>
          <w:szCs w:val="24"/>
          <w:lang w:val="en-US"/>
        </w:rPr>
        <w:t xml:space="preserve"> Phân tích và đánh giá được cách tác giả sử dụng một số thao tác nghị luận (chẳng hạn chứng minh, giải thích, bình luận, so sánh, phân tích hoặc bác bỏ) trong văn bản để đạt được mục đích.</w:t>
      </w:r>
    </w:p>
    <w:p w14:paraId="6EAC3FAB" w14:textId="7C8C1C85" w:rsidR="00DD792E" w:rsidRPr="001F7CD1" w:rsidRDefault="00247840" w:rsidP="00DD792E">
      <w:pPr>
        <w:spacing w:before="60" w:after="60"/>
        <w:ind w:firstLine="426"/>
        <w:rPr>
          <w:rFonts w:cs="Times New Roman"/>
          <w:bCs/>
          <w:sz w:val="24"/>
          <w:szCs w:val="24"/>
          <w:lang w:val="en-US"/>
        </w:rPr>
      </w:pPr>
      <w:r w:rsidRPr="001F7CD1">
        <w:rPr>
          <w:rFonts w:cs="Times New Roman"/>
          <w:bCs/>
          <w:sz w:val="24"/>
          <w:szCs w:val="24"/>
          <w:lang w:val="en-US"/>
        </w:rPr>
        <w:t>-</w:t>
      </w:r>
      <w:r w:rsidR="00DD792E" w:rsidRPr="001F7CD1">
        <w:rPr>
          <w:rFonts w:cs="Times New Roman"/>
          <w:bCs/>
          <w:sz w:val="24"/>
          <w:szCs w:val="24"/>
          <w:lang w:val="en-US"/>
        </w:rPr>
        <w:t xml:space="preserve"> Chỉ ra thao tác nghị luận/một số thao tác nghị luận (chỉ rõ dùng ở đâu? Biểu hiện cụ thể?)</w:t>
      </w:r>
    </w:p>
    <w:p w14:paraId="6113644D" w14:textId="74D79791" w:rsidR="00DD792E" w:rsidRPr="001F7CD1" w:rsidRDefault="00247840" w:rsidP="00DD792E">
      <w:pPr>
        <w:spacing w:before="60" w:after="60"/>
        <w:ind w:firstLine="426"/>
        <w:rPr>
          <w:rFonts w:cs="Times New Roman"/>
          <w:bCs/>
          <w:sz w:val="24"/>
          <w:szCs w:val="24"/>
          <w:lang w:val="en-US"/>
        </w:rPr>
      </w:pPr>
      <w:r w:rsidRPr="001F7CD1">
        <w:rPr>
          <w:rFonts w:cs="Times New Roman"/>
          <w:bCs/>
          <w:sz w:val="24"/>
          <w:szCs w:val="24"/>
          <w:lang w:val="en-US"/>
        </w:rPr>
        <w:t>-</w:t>
      </w:r>
      <w:r w:rsidR="00DD792E" w:rsidRPr="001F7CD1">
        <w:rPr>
          <w:rFonts w:cs="Times New Roman"/>
          <w:bCs/>
          <w:sz w:val="24"/>
          <w:szCs w:val="24"/>
          <w:lang w:val="en-US"/>
        </w:rPr>
        <w:t xml:space="preserve"> Nêu tác dụng:         </w:t>
      </w:r>
    </w:p>
    <w:p w14:paraId="3FFBCE71" w14:textId="2B43374A"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xml:space="preserve">     </w:t>
      </w:r>
      <w:r w:rsidR="00247840" w:rsidRPr="001F7CD1">
        <w:rPr>
          <w:rFonts w:cs="Times New Roman"/>
          <w:bCs/>
          <w:sz w:val="24"/>
          <w:szCs w:val="24"/>
          <w:lang w:val="en-US"/>
        </w:rPr>
        <w:t>+</w:t>
      </w:r>
      <w:r w:rsidRPr="001F7CD1">
        <w:rPr>
          <w:rFonts w:cs="Times New Roman"/>
          <w:bCs/>
          <w:sz w:val="24"/>
          <w:szCs w:val="24"/>
          <w:lang w:val="en-US"/>
        </w:rPr>
        <w:t xml:space="preserve"> Về nghệ thuật lập luận:</w:t>
      </w:r>
    </w:p>
    <w:p w14:paraId="3A2B912E"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xml:space="preserve">        Tất cả các thao tác đều có tác dụng chung là: Làm cho lập luận chặt chẽ, thuyết phục. Sau đó, ngữ liệu sử dụng thao tác nào thì chúng ta ghi thêm:</w:t>
      </w:r>
    </w:p>
    <w:p w14:paraId="346D5A2B"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xml:space="preserve">      ++ Giải thích: sử dụng lí lẽ sắc sảo, đúng đắn, lập luận chặt chẽ, phù hợp với vấn đề.</w:t>
      </w:r>
    </w:p>
    <w:p w14:paraId="6228EFE5"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lastRenderedPageBreak/>
        <w:t xml:space="preserve">      ++ Chứng minh: dùng bằng chứng chân thực, tiêu biểu, toàn diện sát hợp với vấn đề cần chứng minh, sắp xếp dẫn chứng logic, chặt chẽ và hợp lí.</w:t>
      </w:r>
    </w:p>
    <w:p w14:paraId="578820F2"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xml:space="preserve">       ++ Phân tích: Chia đối tượng theo các mặt/ khía cạnh hợp lí, thuyết phục </w:t>
      </w:r>
    </w:p>
    <w:p w14:paraId="1C64CE51"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xml:space="preserve">       ++ Bình luận: bày tỏ thái độ, quan điểm rõ ràng, chân thành, nhìn nhận vấn đề sáng suốt, khách quan.</w:t>
      </w:r>
    </w:p>
    <w:p w14:paraId="624BAA34" w14:textId="77777777" w:rsidR="00DD792E" w:rsidRPr="001F7CD1" w:rsidRDefault="00DD792E" w:rsidP="00DD792E">
      <w:pPr>
        <w:spacing w:before="60" w:after="60"/>
        <w:ind w:firstLine="426"/>
        <w:rPr>
          <w:rFonts w:cs="Times New Roman"/>
          <w:bCs/>
          <w:spacing w:val="-6"/>
          <w:sz w:val="24"/>
          <w:szCs w:val="24"/>
          <w:lang w:val="en-US"/>
        </w:rPr>
      </w:pPr>
      <w:r w:rsidRPr="001F7CD1">
        <w:rPr>
          <w:rFonts w:cs="Times New Roman"/>
          <w:bCs/>
          <w:spacing w:val="-6"/>
          <w:sz w:val="24"/>
          <w:szCs w:val="24"/>
          <w:lang w:val="en-US"/>
        </w:rPr>
        <w:t xml:space="preserve">       ++ So sánh: bày tỏ thái độ, quan điểm rõ ràng, chân thành, nhìn nhận vấn đề sáng suốt, khách quan.</w:t>
      </w:r>
    </w:p>
    <w:p w14:paraId="0BCD7040" w14:textId="77777777" w:rsidR="00DD792E" w:rsidRPr="001F7CD1" w:rsidRDefault="00DD792E" w:rsidP="00DD792E">
      <w:pPr>
        <w:spacing w:before="60" w:after="60"/>
        <w:ind w:firstLine="426"/>
        <w:rPr>
          <w:rFonts w:cs="Times New Roman"/>
          <w:bCs/>
          <w:spacing w:val="-6"/>
          <w:sz w:val="24"/>
          <w:szCs w:val="24"/>
          <w:lang w:val="en-US"/>
        </w:rPr>
      </w:pPr>
      <w:r w:rsidRPr="001F7CD1">
        <w:rPr>
          <w:rFonts w:cs="Times New Roman"/>
          <w:bCs/>
          <w:spacing w:val="-6"/>
          <w:sz w:val="24"/>
          <w:szCs w:val="24"/>
          <w:lang w:val="en-US"/>
        </w:rPr>
        <w:t xml:space="preserve">        ++ Bác bỏ; bày tỏ thái độ, quan điểm rõ ràng, chân thành, nhìn nhận vấn đề sáng suốt, khách quan.</w:t>
      </w:r>
    </w:p>
    <w:p w14:paraId="6357F52E" w14:textId="49F64559" w:rsidR="00DD792E" w:rsidRPr="001F7CD1" w:rsidRDefault="00DD792E" w:rsidP="00DD792E">
      <w:pPr>
        <w:spacing w:before="60" w:after="60"/>
        <w:ind w:firstLine="426"/>
        <w:rPr>
          <w:rFonts w:cs="Times New Roman"/>
          <w:bCs/>
          <w:sz w:val="24"/>
          <w:szCs w:val="24"/>
          <w:lang w:val="en-US"/>
        </w:rPr>
      </w:pPr>
      <w:r w:rsidRPr="001F7CD1">
        <w:rPr>
          <w:rFonts w:cs="Times New Roman"/>
          <w:b/>
          <w:bCs/>
          <w:sz w:val="24"/>
          <w:szCs w:val="24"/>
          <w:lang w:val="en-US"/>
        </w:rPr>
        <w:t xml:space="preserve">   </w:t>
      </w:r>
      <w:r w:rsidR="00247840" w:rsidRPr="001F7CD1">
        <w:rPr>
          <w:rFonts w:cs="Times New Roman"/>
          <w:sz w:val="24"/>
          <w:szCs w:val="24"/>
          <w:lang w:val="en-US"/>
        </w:rPr>
        <w:t>+</w:t>
      </w:r>
      <w:r w:rsidRPr="001F7CD1">
        <w:rPr>
          <w:rFonts w:cs="Times New Roman"/>
          <w:b/>
          <w:bCs/>
          <w:sz w:val="24"/>
          <w:szCs w:val="24"/>
          <w:lang w:val="en-US"/>
        </w:rPr>
        <w:t xml:space="preserve"> </w:t>
      </w:r>
      <w:r w:rsidRPr="001F7CD1">
        <w:rPr>
          <w:rFonts w:cs="Times New Roman"/>
          <w:bCs/>
          <w:sz w:val="24"/>
          <w:szCs w:val="24"/>
          <w:lang w:val="en-US"/>
        </w:rPr>
        <w:t xml:space="preserve">Về nội dung: Các yếu tố đó làm rõ, nhấn mạnh … (nội dung trong đoạn trích); qua đó thể hiện thái độ, tình cảm … của tác giả. </w:t>
      </w:r>
    </w:p>
    <w:p w14:paraId="7DDCED4F" w14:textId="68B3838B" w:rsidR="00DD792E" w:rsidRPr="001F7CD1" w:rsidRDefault="00247840" w:rsidP="00DD792E">
      <w:pPr>
        <w:spacing w:before="60" w:after="60"/>
        <w:ind w:firstLine="426"/>
        <w:rPr>
          <w:rFonts w:cs="Times New Roman"/>
          <w:b/>
          <w:bCs/>
          <w:sz w:val="24"/>
          <w:szCs w:val="24"/>
          <w:lang w:val="en-US"/>
        </w:rPr>
      </w:pPr>
      <w:r w:rsidRPr="001F7CD1">
        <w:rPr>
          <w:rFonts w:cs="Times New Roman"/>
          <w:b/>
          <w:bCs/>
          <w:sz w:val="24"/>
          <w:szCs w:val="24"/>
          <w:lang w:val="en-US"/>
        </w:rPr>
        <w:t>6.</w:t>
      </w:r>
      <w:r w:rsidR="00DD792E" w:rsidRPr="001F7CD1">
        <w:rPr>
          <w:rFonts w:cs="Times New Roman"/>
          <w:b/>
          <w:bCs/>
          <w:sz w:val="24"/>
          <w:szCs w:val="24"/>
          <w:lang w:val="en-US"/>
        </w:rPr>
        <w:t xml:space="preserve"> Nêu tác dụng của việc trích dẫn ý kiến, nêu dẫn chứng.</w:t>
      </w:r>
    </w:p>
    <w:p w14:paraId="626B4E0B" w14:textId="7447F292" w:rsidR="00DD792E" w:rsidRPr="001F7CD1" w:rsidRDefault="00247840" w:rsidP="00DD792E">
      <w:pPr>
        <w:spacing w:before="60" w:after="60"/>
        <w:ind w:firstLine="426"/>
        <w:rPr>
          <w:rFonts w:cs="Times New Roman"/>
          <w:bCs/>
          <w:sz w:val="24"/>
          <w:szCs w:val="24"/>
          <w:lang w:val="en-US"/>
        </w:rPr>
      </w:pPr>
      <w:r w:rsidRPr="001F7CD1">
        <w:rPr>
          <w:rFonts w:cs="Times New Roman"/>
          <w:bCs/>
          <w:sz w:val="24"/>
          <w:szCs w:val="24"/>
          <w:lang w:val="en-US"/>
        </w:rPr>
        <w:t>-</w:t>
      </w:r>
      <w:r w:rsidR="00DD792E" w:rsidRPr="001F7CD1">
        <w:rPr>
          <w:rFonts w:cs="Times New Roman"/>
          <w:bCs/>
          <w:sz w:val="24"/>
          <w:szCs w:val="24"/>
          <w:lang w:val="en-US"/>
        </w:rPr>
        <w:t xml:space="preserve"> Việc trích dẫn có tác dụng: Làm cho lập luận chặt chẽ, thuyết phục người đọc người nghe; làm cho diễn đạt sinh động, hấp dẫn.</w:t>
      </w:r>
    </w:p>
    <w:p w14:paraId="499DEDBD" w14:textId="188626EE" w:rsidR="00DD792E" w:rsidRPr="001F7CD1" w:rsidRDefault="00247840" w:rsidP="00DD792E">
      <w:pPr>
        <w:spacing w:before="60" w:after="60"/>
        <w:ind w:firstLine="426"/>
        <w:rPr>
          <w:rFonts w:cs="Times New Roman"/>
          <w:bCs/>
          <w:sz w:val="24"/>
          <w:szCs w:val="24"/>
          <w:lang w:val="en-US"/>
        </w:rPr>
      </w:pPr>
      <w:r w:rsidRPr="001F7CD1">
        <w:rPr>
          <w:rFonts w:cs="Times New Roman"/>
          <w:bCs/>
          <w:sz w:val="24"/>
          <w:szCs w:val="24"/>
          <w:lang w:val="en-US"/>
        </w:rPr>
        <w:t>-</w:t>
      </w:r>
      <w:r w:rsidR="00DD792E" w:rsidRPr="001F7CD1">
        <w:rPr>
          <w:rFonts w:cs="Times New Roman"/>
          <w:bCs/>
          <w:sz w:val="24"/>
          <w:szCs w:val="24"/>
          <w:lang w:val="en-US"/>
        </w:rPr>
        <w:t xml:space="preserve"> Tác giả nhấn mạnh … (nội dung được đề cập đến); qua đó tác giả khuyên chúng ta …/gửi gắm đến chúng ta… (thông điệp tác giả gửi gắm).</w:t>
      </w:r>
    </w:p>
    <w:p w14:paraId="76FD9057" w14:textId="2C5E4B72" w:rsidR="00DD792E" w:rsidRPr="001F7CD1" w:rsidRDefault="00247840" w:rsidP="00DD792E">
      <w:pPr>
        <w:spacing w:before="60" w:after="60"/>
        <w:ind w:firstLine="426"/>
        <w:rPr>
          <w:rFonts w:cs="Times New Roman"/>
          <w:bCs/>
          <w:sz w:val="24"/>
          <w:szCs w:val="24"/>
          <w:lang w:val="en-US"/>
        </w:rPr>
      </w:pPr>
      <w:r w:rsidRPr="001F7CD1">
        <w:rPr>
          <w:rFonts w:cs="Times New Roman"/>
          <w:b/>
          <w:bCs/>
          <w:sz w:val="24"/>
          <w:szCs w:val="24"/>
          <w:lang w:val="en-US"/>
        </w:rPr>
        <w:t>7.</w:t>
      </w:r>
      <w:r w:rsidR="00DD792E" w:rsidRPr="001F7CD1">
        <w:rPr>
          <w:rFonts w:cs="Times New Roman"/>
          <w:b/>
          <w:bCs/>
          <w:sz w:val="24"/>
          <w:szCs w:val="24"/>
          <w:lang w:val="pt-BR"/>
        </w:rPr>
        <w:t xml:space="preserve"> </w:t>
      </w:r>
      <w:r w:rsidR="00DD792E" w:rsidRPr="001F7CD1">
        <w:rPr>
          <w:rFonts w:cs="Times New Roman"/>
          <w:b/>
          <w:bCs/>
          <w:sz w:val="24"/>
          <w:szCs w:val="24"/>
          <w:lang w:val="en-US"/>
        </w:rPr>
        <w:t>Đánh giá/Nhận xét quan điểm của tác giả.</w:t>
      </w:r>
    </w:p>
    <w:p w14:paraId="78975E74" w14:textId="739801AC" w:rsidR="00DD792E" w:rsidRPr="001F7CD1" w:rsidRDefault="00247840" w:rsidP="00DD792E">
      <w:pPr>
        <w:spacing w:before="60" w:after="60"/>
        <w:ind w:firstLine="426"/>
        <w:rPr>
          <w:rFonts w:cs="Times New Roman"/>
          <w:sz w:val="24"/>
          <w:szCs w:val="24"/>
          <w:lang w:val="en-US"/>
        </w:rPr>
      </w:pPr>
      <w:r w:rsidRPr="001F7CD1">
        <w:rPr>
          <w:rFonts w:cs="Times New Roman"/>
          <w:sz w:val="24"/>
          <w:szCs w:val="24"/>
          <w:lang w:val="pt-BR"/>
        </w:rPr>
        <w:t xml:space="preserve">- </w:t>
      </w:r>
      <w:r w:rsidR="00DD792E" w:rsidRPr="001F7CD1">
        <w:rPr>
          <w:rFonts w:cs="Times New Roman"/>
          <w:sz w:val="24"/>
          <w:szCs w:val="24"/>
          <w:lang w:val="pt-BR"/>
        </w:rPr>
        <w:t>Một số dạng lệnh hỏi:</w:t>
      </w:r>
    </w:p>
    <w:p w14:paraId="620F7ADB" w14:textId="77777777" w:rsidR="00DD792E" w:rsidRPr="001F7CD1" w:rsidRDefault="00DD792E" w:rsidP="00DD792E">
      <w:pPr>
        <w:spacing w:before="60" w:after="60"/>
        <w:ind w:firstLine="426"/>
        <w:rPr>
          <w:rFonts w:cs="Times New Roman"/>
          <w:sz w:val="24"/>
          <w:szCs w:val="24"/>
          <w:lang w:val="en-US"/>
        </w:rPr>
      </w:pPr>
      <w:r w:rsidRPr="001F7CD1">
        <w:rPr>
          <w:rFonts w:cs="Times New Roman"/>
          <w:sz w:val="24"/>
          <w:szCs w:val="24"/>
          <w:lang w:val="en-US"/>
        </w:rPr>
        <w:t>+ Nhận xét… thể hiện trong văn bản.</w:t>
      </w:r>
    </w:p>
    <w:p w14:paraId="06E900FF" w14:textId="77777777" w:rsidR="00DD792E" w:rsidRPr="001F7CD1" w:rsidRDefault="00DD792E" w:rsidP="00DD792E">
      <w:pPr>
        <w:spacing w:before="60" w:after="60"/>
        <w:ind w:firstLine="426"/>
        <w:rPr>
          <w:rFonts w:cs="Times New Roman"/>
          <w:sz w:val="24"/>
          <w:szCs w:val="24"/>
          <w:lang w:val="en-US"/>
        </w:rPr>
      </w:pPr>
      <w:r w:rsidRPr="001F7CD1">
        <w:rPr>
          <w:rFonts w:cs="Times New Roman"/>
          <w:sz w:val="24"/>
          <w:szCs w:val="24"/>
          <w:lang w:val="en-US"/>
        </w:rPr>
        <w:t>+ Câu văn… có ý nghĩa gì với anh/chị?</w:t>
      </w:r>
    </w:p>
    <w:p w14:paraId="33D7FD85" w14:textId="6F86C73B" w:rsidR="00DD792E" w:rsidRPr="001F7CD1" w:rsidRDefault="00247840" w:rsidP="00DD792E">
      <w:pPr>
        <w:spacing w:before="60" w:after="60"/>
        <w:ind w:firstLine="426"/>
        <w:rPr>
          <w:rFonts w:cs="Times New Roman"/>
          <w:sz w:val="24"/>
          <w:szCs w:val="24"/>
          <w:lang w:val="en-US"/>
        </w:rPr>
      </w:pPr>
      <w:r w:rsidRPr="001F7CD1">
        <w:rPr>
          <w:rFonts w:cs="Times New Roman"/>
          <w:sz w:val="24"/>
          <w:szCs w:val="24"/>
          <w:lang w:val="en-US"/>
        </w:rPr>
        <w:t xml:space="preserve">- </w:t>
      </w:r>
      <w:r w:rsidR="00DD792E" w:rsidRPr="001F7CD1">
        <w:rPr>
          <w:rFonts w:cs="Times New Roman"/>
          <w:sz w:val="24"/>
          <w:szCs w:val="24"/>
          <w:lang w:val="en-US"/>
        </w:rPr>
        <w:t xml:space="preserve">Cách trả lời: </w:t>
      </w:r>
    </w:p>
    <w:p w14:paraId="0025AAB7"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Đầu tiên, cần chỉ ra quan điểm, quan niệm của câu nói, văn bản.</w:t>
      </w:r>
    </w:p>
    <w:p w14:paraId="4012E853"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Sau đó nhận xét, đánh giá: tình cảm giản dị, sâu sắc; thái độ quan điểm đúng đắn, thẳng thắn…</w:t>
      </w:r>
    </w:p>
    <w:p w14:paraId="30679AB0" w14:textId="77777777" w:rsidR="00DD792E" w:rsidRPr="001F7CD1" w:rsidRDefault="00DD792E" w:rsidP="00DD792E">
      <w:pPr>
        <w:spacing w:before="60" w:after="60"/>
        <w:ind w:firstLine="426"/>
        <w:rPr>
          <w:rFonts w:cs="Times New Roman"/>
          <w:b/>
          <w:bCs/>
          <w:sz w:val="24"/>
          <w:szCs w:val="24"/>
          <w:lang w:val="pt-BR"/>
        </w:rPr>
      </w:pPr>
      <w:r w:rsidRPr="001F7CD1">
        <w:rPr>
          <w:rFonts w:cs="Times New Roman"/>
          <w:b/>
          <w:bCs/>
          <w:sz w:val="24"/>
          <w:szCs w:val="24"/>
          <w:lang w:val="pt-BR"/>
        </w:rPr>
        <w:t>Ví dụ:</w:t>
      </w:r>
    </w:p>
    <w:p w14:paraId="11A60E55"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i/>
          <w:iCs/>
          <w:sz w:val="24"/>
          <w:szCs w:val="24"/>
          <w:lang w:val="en-US"/>
        </w:rPr>
        <w:t>Giá trị của một thông tin là ở chỗ tác dụng của nó đối với mình lớn đến đâu. Nếu bạn biết xử lí những thông tin phức tạp, hệ thống nhận thức có tính phương hướng, tính lựa chọn thì có thể nhạy bén phát hiện ra những cơ hội mà người khác không nhìn thấy trong vô số những thông tin bình thường. Nhờ đó, bạn có thể nắm bắt càng nhiều thông tin có giá trị trong thời gian nhất định, tìm được nhiều cơ hội phát triển hơn nữa.</w:t>
      </w:r>
    </w:p>
    <w:p w14:paraId="2A8095CB"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(Theo </w:t>
      </w:r>
      <w:r w:rsidRPr="001F7CD1">
        <w:rPr>
          <w:rFonts w:cs="Times New Roman"/>
          <w:bCs/>
          <w:i/>
          <w:iCs/>
          <w:sz w:val="24"/>
          <w:szCs w:val="24"/>
          <w:lang w:val="en-US"/>
        </w:rPr>
        <w:t>Giáo dục thành công kiểu Harvard</w:t>
      </w:r>
      <w:r w:rsidRPr="001F7CD1">
        <w:rPr>
          <w:rFonts w:cs="Times New Roman"/>
          <w:bCs/>
          <w:sz w:val="24"/>
          <w:szCs w:val="24"/>
          <w:lang w:val="en-US"/>
        </w:rPr>
        <w:t>, Thuỷ Trung Ngư, Vương Nghệ Lộ,</w:t>
      </w:r>
    </w:p>
    <w:p w14:paraId="21FF4817"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xml:space="preserve"> Đặng Chi, NXB Lao động, 2018)</w:t>
      </w:r>
    </w:p>
    <w:p w14:paraId="597D6ECC"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
          <w:bCs/>
          <w:sz w:val="24"/>
          <w:szCs w:val="24"/>
          <w:lang w:val="vi-VN"/>
        </w:rPr>
        <w:t>Câu hỏi</w:t>
      </w:r>
      <w:r w:rsidRPr="001F7CD1">
        <w:rPr>
          <w:rFonts w:cs="Times New Roman"/>
          <w:bCs/>
          <w:sz w:val="24"/>
          <w:szCs w:val="24"/>
          <w:lang w:val="en-US"/>
        </w:rPr>
        <w:t>:</w:t>
      </w:r>
      <w:r w:rsidRPr="001F7CD1">
        <w:rPr>
          <w:rFonts w:cs="Times New Roman"/>
          <w:bCs/>
          <w:sz w:val="24"/>
          <w:szCs w:val="24"/>
          <w:lang w:val="vi-VN"/>
        </w:rPr>
        <w:t xml:space="preserve"> </w:t>
      </w:r>
      <w:r w:rsidRPr="001F7CD1">
        <w:rPr>
          <w:rFonts w:cs="Times New Roman"/>
          <w:bCs/>
          <w:sz w:val="24"/>
          <w:szCs w:val="24"/>
          <w:lang w:val="en-US"/>
        </w:rPr>
        <w:t>Nhận xét quan điểm của tác giả được thể hiện trong đoạn trích.</w:t>
      </w:r>
    </w:p>
    <w:p w14:paraId="3C107D26" w14:textId="77777777" w:rsidR="00DD792E" w:rsidRPr="001F7CD1" w:rsidRDefault="00DD792E" w:rsidP="00DD792E">
      <w:pPr>
        <w:spacing w:before="60" w:after="60"/>
        <w:ind w:firstLine="426"/>
        <w:rPr>
          <w:rFonts w:cs="Times New Roman"/>
          <w:b/>
          <w:bCs/>
          <w:sz w:val="24"/>
          <w:szCs w:val="24"/>
          <w:lang w:val="vi-VN"/>
        </w:rPr>
      </w:pPr>
      <w:r w:rsidRPr="001F7CD1">
        <w:rPr>
          <w:rFonts w:cs="Times New Roman"/>
          <w:b/>
          <w:bCs/>
          <w:sz w:val="24"/>
          <w:szCs w:val="24"/>
          <w:lang w:val="en-US"/>
        </w:rPr>
        <w:t>Trả lời</w:t>
      </w:r>
    </w:p>
    <w:p w14:paraId="5F9DEA01"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Quan điểm của tác giả: Cần nhạy bén với thông tin, biết thu thập và khai thác thông tin để nắm bắt các cơ hội trong cuộc sống.</w:t>
      </w:r>
    </w:p>
    <w:p w14:paraId="482701FA"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Nhận xét: quan điểm của tác giả đúng đắn sâu sắc, có giá trị định hướng, giúp người đọc thấy được vai trò của việc thu thập và khai thác thông tin…</w:t>
      </w:r>
    </w:p>
    <w:p w14:paraId="270E6E08" w14:textId="059128EC" w:rsidR="00DD792E" w:rsidRPr="001F7CD1" w:rsidRDefault="00247840" w:rsidP="00DD792E">
      <w:pPr>
        <w:spacing w:before="60" w:after="60"/>
        <w:ind w:firstLine="426"/>
        <w:rPr>
          <w:rFonts w:cs="Times New Roman"/>
          <w:b/>
          <w:bCs/>
          <w:sz w:val="24"/>
          <w:szCs w:val="24"/>
          <w:lang w:val="pt-BR"/>
        </w:rPr>
      </w:pPr>
      <w:r w:rsidRPr="001F7CD1">
        <w:rPr>
          <w:rFonts w:cs="Times New Roman"/>
          <w:b/>
          <w:bCs/>
          <w:sz w:val="24"/>
          <w:szCs w:val="24"/>
          <w:lang w:val="en-US"/>
        </w:rPr>
        <w:t>8.</w:t>
      </w:r>
      <w:r w:rsidR="00DD792E" w:rsidRPr="001F7CD1">
        <w:rPr>
          <w:rFonts w:cs="Times New Roman"/>
          <w:b/>
          <w:bCs/>
          <w:sz w:val="24"/>
          <w:szCs w:val="24"/>
          <w:lang w:val="pt-BR"/>
        </w:rPr>
        <w:t xml:space="preserve"> Câu hỏi </w:t>
      </w:r>
      <w:r w:rsidR="00DD792E" w:rsidRPr="001F7CD1">
        <w:rPr>
          <w:rFonts w:cs="Times New Roman"/>
          <w:b/>
          <w:bCs/>
          <w:i/>
          <w:sz w:val="24"/>
          <w:szCs w:val="24"/>
          <w:lang w:val="pt-BR"/>
        </w:rPr>
        <w:t>Đề xuất các giải pháp.</w:t>
      </w:r>
    </w:p>
    <w:p w14:paraId="6F9FF601" w14:textId="7F0D443C" w:rsidR="00DD792E" w:rsidRPr="001F7CD1" w:rsidRDefault="00247840" w:rsidP="00DD792E">
      <w:pPr>
        <w:spacing w:before="60" w:after="60"/>
        <w:ind w:firstLine="426"/>
        <w:rPr>
          <w:rFonts w:cs="Times New Roman"/>
          <w:sz w:val="24"/>
          <w:szCs w:val="24"/>
          <w:lang w:val="en-US"/>
        </w:rPr>
      </w:pPr>
      <w:r w:rsidRPr="001F7CD1">
        <w:rPr>
          <w:rFonts w:cs="Times New Roman"/>
          <w:sz w:val="24"/>
          <w:szCs w:val="24"/>
          <w:lang w:val="pt-BR"/>
        </w:rPr>
        <w:t xml:space="preserve">- </w:t>
      </w:r>
      <w:r w:rsidR="00DD792E" w:rsidRPr="001F7CD1">
        <w:rPr>
          <w:rFonts w:cs="Times New Roman"/>
          <w:sz w:val="24"/>
          <w:szCs w:val="24"/>
          <w:lang w:val="pt-BR"/>
        </w:rPr>
        <w:t xml:space="preserve">Một số dạng lệnh hỏi: Những câu hỏi mở dưới dạng đề xuất các giải pháp </w:t>
      </w:r>
      <w:r w:rsidR="00DD792E" w:rsidRPr="001F7CD1">
        <w:rPr>
          <w:rFonts w:cs="Times New Roman"/>
          <w:i/>
          <w:sz w:val="24"/>
          <w:szCs w:val="24"/>
          <w:lang w:val="pt-BR"/>
        </w:rPr>
        <w:t>Anh/Chị phải làm gì</w:t>
      </w:r>
      <w:r w:rsidR="00DD792E" w:rsidRPr="001F7CD1">
        <w:rPr>
          <w:rFonts w:cs="Times New Roman"/>
          <w:sz w:val="24"/>
          <w:szCs w:val="24"/>
          <w:lang w:val="pt-BR"/>
        </w:rPr>
        <w:t xml:space="preserve">...? </w:t>
      </w:r>
      <w:r w:rsidR="00DD792E" w:rsidRPr="001F7CD1">
        <w:rPr>
          <w:rFonts w:cs="Times New Roman"/>
          <w:i/>
          <w:sz w:val="24"/>
          <w:szCs w:val="24"/>
          <w:lang w:val="pt-BR"/>
        </w:rPr>
        <w:t xml:space="preserve">Cần có những giải pháp nào..? </w:t>
      </w:r>
    </w:p>
    <w:p w14:paraId="66AD810B" w14:textId="7DF50066" w:rsidR="00DD792E" w:rsidRPr="001F7CD1" w:rsidRDefault="00247840" w:rsidP="00DD792E">
      <w:pPr>
        <w:spacing w:before="60" w:after="60"/>
        <w:ind w:firstLine="426"/>
        <w:rPr>
          <w:rFonts w:cs="Times New Roman"/>
          <w:bCs/>
          <w:sz w:val="24"/>
          <w:szCs w:val="24"/>
          <w:lang w:val="pt-BR"/>
        </w:rPr>
      </w:pPr>
      <w:r w:rsidRPr="001F7CD1">
        <w:rPr>
          <w:rFonts w:cs="Times New Roman"/>
          <w:sz w:val="24"/>
          <w:szCs w:val="24"/>
          <w:lang w:val="en-US"/>
        </w:rPr>
        <w:t xml:space="preserve">- </w:t>
      </w:r>
      <w:r w:rsidR="00DD792E" w:rsidRPr="001F7CD1">
        <w:rPr>
          <w:rFonts w:cs="Times New Roman"/>
          <w:sz w:val="24"/>
          <w:szCs w:val="24"/>
          <w:lang w:val="en-US"/>
        </w:rPr>
        <w:t xml:space="preserve">Cách trả lời: </w:t>
      </w:r>
      <w:r w:rsidR="00DD792E" w:rsidRPr="001F7CD1">
        <w:rPr>
          <w:rFonts w:cs="Times New Roman"/>
          <w:sz w:val="24"/>
          <w:szCs w:val="24"/>
          <w:lang w:val="pt-BR"/>
        </w:rPr>
        <w:t>Ở dạng</w:t>
      </w:r>
      <w:r w:rsidR="00DD792E" w:rsidRPr="001F7CD1">
        <w:rPr>
          <w:rFonts w:cs="Times New Roman"/>
          <w:bCs/>
          <w:sz w:val="24"/>
          <w:szCs w:val="24"/>
          <w:lang w:val="pt-BR"/>
        </w:rPr>
        <w:t xml:space="preserve"> câu hỏi này, cần đưa ra 2 - 3 giải pháp cho vấn đề; nên trình bày thành các ý sao cho phù hợp với yêu cầu đề bài.</w:t>
      </w:r>
    </w:p>
    <w:p w14:paraId="293C666D" w14:textId="6DC6D857" w:rsidR="00DD792E" w:rsidRPr="001F7CD1" w:rsidRDefault="00DD792E" w:rsidP="00DD792E">
      <w:pPr>
        <w:spacing w:before="60" w:after="60"/>
        <w:ind w:firstLine="426"/>
        <w:rPr>
          <w:rFonts w:cs="Times New Roman"/>
          <w:b/>
          <w:bCs/>
          <w:sz w:val="24"/>
          <w:szCs w:val="24"/>
          <w:lang w:val="pt-BR"/>
        </w:rPr>
      </w:pPr>
      <w:r w:rsidRPr="001F7CD1">
        <w:rPr>
          <w:rFonts w:cs="Times New Roman"/>
          <w:b/>
          <w:bCs/>
          <w:sz w:val="24"/>
          <w:szCs w:val="24"/>
          <w:lang w:val="pt-BR"/>
        </w:rPr>
        <w:t>Ví dụ:</w:t>
      </w:r>
    </w:p>
    <w:p w14:paraId="0D323EDD" w14:textId="77777777" w:rsidR="00DD792E" w:rsidRPr="001F7CD1" w:rsidRDefault="00DD792E" w:rsidP="00DD792E">
      <w:pPr>
        <w:spacing w:before="60" w:after="60"/>
        <w:ind w:firstLine="426"/>
        <w:rPr>
          <w:rFonts w:cs="Times New Roman"/>
          <w:b/>
          <w:bCs/>
          <w:sz w:val="24"/>
          <w:szCs w:val="24"/>
          <w:lang w:val="pt-BR"/>
        </w:rPr>
      </w:pPr>
      <w:r w:rsidRPr="001F7CD1">
        <w:rPr>
          <w:rFonts w:cs="Times New Roman"/>
          <w:b/>
          <w:bCs/>
          <w:sz w:val="24"/>
          <w:szCs w:val="24"/>
          <w:lang w:val="pt-BR"/>
        </w:rPr>
        <w:t xml:space="preserve">Câu hỏi: </w:t>
      </w:r>
      <w:r w:rsidRPr="001F7CD1">
        <w:rPr>
          <w:rFonts w:cs="Times New Roman"/>
          <w:bCs/>
          <w:sz w:val="24"/>
          <w:szCs w:val="24"/>
          <w:lang w:val="pt-BR"/>
        </w:rPr>
        <w:t>Theo anh/chị chúng ta phải làm gì để môi trường sống xanh, sạch, đẹp?</w:t>
      </w:r>
    </w:p>
    <w:p w14:paraId="5BA260E7" w14:textId="77777777" w:rsidR="00DD792E" w:rsidRPr="001F7CD1" w:rsidRDefault="00DD792E" w:rsidP="00DD792E">
      <w:pPr>
        <w:spacing w:before="60" w:after="60"/>
        <w:ind w:firstLine="426"/>
        <w:rPr>
          <w:rFonts w:cs="Times New Roman"/>
          <w:b/>
          <w:bCs/>
          <w:sz w:val="24"/>
          <w:szCs w:val="24"/>
          <w:lang w:val="pt-BR"/>
        </w:rPr>
      </w:pPr>
      <w:r w:rsidRPr="001F7CD1">
        <w:rPr>
          <w:rFonts w:cs="Times New Roman"/>
          <w:b/>
          <w:bCs/>
          <w:sz w:val="24"/>
          <w:szCs w:val="24"/>
          <w:lang w:val="pt-BR"/>
        </w:rPr>
        <w:t xml:space="preserve">Trả lời: </w:t>
      </w:r>
      <w:r w:rsidRPr="001F7CD1">
        <w:rPr>
          <w:rFonts w:cs="Times New Roman"/>
          <w:bCs/>
          <w:sz w:val="24"/>
          <w:szCs w:val="24"/>
          <w:lang w:val="pt-BR"/>
        </w:rPr>
        <w:t>Để môi trường sống trở nên xanh, sạch, đẹp chúng ta cần:</w:t>
      </w:r>
    </w:p>
    <w:p w14:paraId="7F6C55BB" w14:textId="77777777" w:rsidR="00DD792E" w:rsidRPr="001F7CD1" w:rsidRDefault="00DD792E" w:rsidP="00DD792E">
      <w:pPr>
        <w:spacing w:before="60" w:after="60"/>
        <w:ind w:firstLine="426"/>
        <w:rPr>
          <w:rFonts w:cs="Times New Roman"/>
          <w:bCs/>
          <w:sz w:val="24"/>
          <w:szCs w:val="24"/>
          <w:lang w:val="pt-BR"/>
        </w:rPr>
      </w:pPr>
      <w:r w:rsidRPr="001F7CD1">
        <w:rPr>
          <w:rFonts w:cs="Times New Roman"/>
          <w:bCs/>
          <w:sz w:val="24"/>
          <w:szCs w:val="24"/>
          <w:lang w:val="pt-BR"/>
        </w:rPr>
        <w:t xml:space="preserve">       + Trồng cây gây rừng.</w:t>
      </w:r>
    </w:p>
    <w:p w14:paraId="7A21E2A3" w14:textId="77777777" w:rsidR="00DD792E" w:rsidRPr="001F7CD1" w:rsidRDefault="00DD792E" w:rsidP="00DD792E">
      <w:pPr>
        <w:spacing w:before="60" w:after="60"/>
        <w:ind w:firstLine="426"/>
        <w:rPr>
          <w:rFonts w:cs="Times New Roman"/>
          <w:bCs/>
          <w:sz w:val="24"/>
          <w:szCs w:val="24"/>
          <w:lang w:val="pt-BR"/>
        </w:rPr>
      </w:pPr>
      <w:r w:rsidRPr="001F7CD1">
        <w:rPr>
          <w:rFonts w:cs="Times New Roman"/>
          <w:bCs/>
          <w:sz w:val="24"/>
          <w:szCs w:val="24"/>
          <w:lang w:val="pt-BR"/>
        </w:rPr>
        <w:t xml:space="preserve">       + Đổ rác đúng nơi quy định, phân loại rác thải và xử lí khoa học.</w:t>
      </w:r>
    </w:p>
    <w:p w14:paraId="0BB6ECDD" w14:textId="4AF6F30C" w:rsidR="00DD792E" w:rsidRPr="001F7CD1" w:rsidRDefault="00DD792E" w:rsidP="00B77FE2">
      <w:pPr>
        <w:spacing w:before="60" w:after="60"/>
        <w:ind w:firstLine="426"/>
        <w:rPr>
          <w:rFonts w:cs="Times New Roman"/>
          <w:bCs/>
          <w:spacing w:val="-4"/>
          <w:sz w:val="24"/>
          <w:szCs w:val="24"/>
          <w:lang w:val="pt-BR"/>
        </w:rPr>
      </w:pPr>
      <w:r w:rsidRPr="001F7CD1">
        <w:rPr>
          <w:rFonts w:cs="Times New Roman"/>
          <w:bCs/>
          <w:sz w:val="24"/>
          <w:szCs w:val="24"/>
          <w:lang w:val="pt-BR"/>
        </w:rPr>
        <w:t xml:space="preserve">       </w:t>
      </w:r>
      <w:r w:rsidRPr="001F7CD1">
        <w:rPr>
          <w:rFonts w:cs="Times New Roman"/>
          <w:bCs/>
          <w:spacing w:val="-4"/>
          <w:sz w:val="24"/>
          <w:szCs w:val="24"/>
          <w:lang w:val="pt-BR"/>
        </w:rPr>
        <w:t>+ Kiểm soát chặt chẽ việc xử lí nước thải tại các xí nghiệp, nhà máy; tránh xả thải ra sông suối.</w:t>
      </w:r>
    </w:p>
    <w:p w14:paraId="03A994E2" w14:textId="437AE6D0" w:rsidR="00DD792E" w:rsidRPr="001F7CD1" w:rsidRDefault="00B77FE2" w:rsidP="00DD792E">
      <w:pPr>
        <w:spacing w:before="60" w:after="60"/>
        <w:ind w:firstLine="426"/>
        <w:rPr>
          <w:rFonts w:cs="Times New Roman"/>
          <w:b/>
          <w:bCs/>
          <w:sz w:val="24"/>
          <w:szCs w:val="24"/>
          <w:lang w:val="pt-BR"/>
        </w:rPr>
      </w:pPr>
      <w:r w:rsidRPr="001F7CD1">
        <w:rPr>
          <w:rFonts w:cs="Times New Roman"/>
          <w:b/>
          <w:bCs/>
          <w:sz w:val="24"/>
          <w:szCs w:val="24"/>
          <w:lang w:val="en-US"/>
        </w:rPr>
        <w:lastRenderedPageBreak/>
        <w:t>9.</w:t>
      </w:r>
      <w:r w:rsidR="00DD792E" w:rsidRPr="001F7CD1">
        <w:rPr>
          <w:rFonts w:cs="Times New Roman"/>
          <w:b/>
          <w:bCs/>
          <w:sz w:val="24"/>
          <w:szCs w:val="24"/>
          <w:lang w:val="pt-BR"/>
        </w:rPr>
        <w:t xml:space="preserve"> </w:t>
      </w:r>
      <w:r w:rsidR="00DD792E" w:rsidRPr="001F7CD1">
        <w:rPr>
          <w:rFonts w:cs="Times New Roman"/>
          <w:b/>
          <w:bCs/>
          <w:sz w:val="24"/>
          <w:szCs w:val="24"/>
          <w:lang w:val="en-US"/>
        </w:rPr>
        <w:t>Liên hệ nội dung văn bản với một tư tưởng, quan niệm, xu thế (kinh tế, chính trị, văn hoá, xã hội, khoa học) của giai đoạn mà văn bản ra đời để đánh giá ý nghĩa, giá trị của văn bản</w:t>
      </w:r>
      <w:r w:rsidR="00DD792E" w:rsidRPr="001F7CD1">
        <w:rPr>
          <w:rFonts w:cs="Times New Roman"/>
          <w:bCs/>
          <w:sz w:val="24"/>
          <w:szCs w:val="24"/>
          <w:lang w:val="en-US"/>
        </w:rPr>
        <w:t>.</w:t>
      </w:r>
    </w:p>
    <w:p w14:paraId="1BC162BB" w14:textId="544166CC" w:rsidR="00DD792E" w:rsidRPr="001F7CD1" w:rsidRDefault="00B77FE2" w:rsidP="00DD792E">
      <w:pPr>
        <w:spacing w:before="60" w:after="60"/>
        <w:ind w:firstLine="426"/>
        <w:rPr>
          <w:rFonts w:cs="Times New Roman"/>
          <w:sz w:val="24"/>
          <w:szCs w:val="24"/>
          <w:lang w:val="pt-BR"/>
        </w:rPr>
      </w:pPr>
      <w:r w:rsidRPr="001F7CD1">
        <w:rPr>
          <w:rFonts w:cs="Times New Roman"/>
          <w:sz w:val="24"/>
          <w:szCs w:val="24"/>
          <w:lang w:val="pt-BR"/>
        </w:rPr>
        <w:t xml:space="preserve">- </w:t>
      </w:r>
      <w:r w:rsidR="00DD792E" w:rsidRPr="001F7CD1">
        <w:rPr>
          <w:rFonts w:cs="Times New Roman"/>
          <w:sz w:val="24"/>
          <w:szCs w:val="24"/>
          <w:lang w:val="pt-BR"/>
        </w:rPr>
        <w:t>Một số dạng lệnh hỏi:</w:t>
      </w:r>
    </w:p>
    <w:p w14:paraId="64F559BD" w14:textId="77777777" w:rsidR="00DD792E" w:rsidRPr="001F7CD1" w:rsidRDefault="00DD792E" w:rsidP="00DD792E">
      <w:pPr>
        <w:spacing w:before="60" w:after="60"/>
        <w:ind w:firstLine="426"/>
        <w:rPr>
          <w:rFonts w:cs="Times New Roman"/>
          <w:sz w:val="24"/>
          <w:szCs w:val="24"/>
          <w:lang w:val="en-US"/>
        </w:rPr>
      </w:pPr>
      <w:r w:rsidRPr="001F7CD1">
        <w:rPr>
          <w:rFonts w:cs="Times New Roman"/>
          <w:sz w:val="24"/>
          <w:szCs w:val="24"/>
          <w:lang w:val="en-US"/>
        </w:rPr>
        <w:t>+ Từ … được thể hiện trong văn bản, anh/chị suy nghĩ gì về…?</w:t>
      </w:r>
    </w:p>
    <w:p w14:paraId="338099E4" w14:textId="77777777" w:rsidR="00DD792E" w:rsidRPr="001F7CD1" w:rsidRDefault="00DD792E" w:rsidP="00DD792E">
      <w:pPr>
        <w:spacing w:before="60" w:after="60"/>
        <w:ind w:firstLine="426"/>
        <w:rPr>
          <w:rFonts w:cs="Times New Roman"/>
          <w:sz w:val="24"/>
          <w:szCs w:val="24"/>
          <w:lang w:val="en-US"/>
        </w:rPr>
      </w:pPr>
      <w:r w:rsidRPr="001F7CD1">
        <w:rPr>
          <w:rFonts w:cs="Times New Roman"/>
          <w:sz w:val="24"/>
          <w:szCs w:val="24"/>
          <w:lang w:val="en-US"/>
        </w:rPr>
        <w:t>+ Điều… trong đoạn trích gợi cho anh/chị suy nghĩ gì?</w:t>
      </w:r>
    </w:p>
    <w:p w14:paraId="679C831D" w14:textId="741D9972" w:rsidR="00DD792E" w:rsidRPr="001F7CD1" w:rsidRDefault="00DD792E" w:rsidP="00DD792E">
      <w:pPr>
        <w:spacing w:before="60" w:after="60"/>
        <w:ind w:firstLine="426"/>
        <w:rPr>
          <w:rFonts w:cs="Times New Roman"/>
          <w:sz w:val="24"/>
          <w:szCs w:val="24"/>
          <w:lang w:val="en-US"/>
        </w:rPr>
      </w:pPr>
      <w:r w:rsidRPr="001F7CD1">
        <w:rPr>
          <w:rFonts w:cs="Times New Roman"/>
          <w:sz w:val="24"/>
          <w:szCs w:val="24"/>
          <w:lang w:val="en-US"/>
        </w:rPr>
        <w:t xml:space="preserve">+ Từ suy ngẫm (quan điểm, thái độ….) được thể hiện trong câu văn </w:t>
      </w:r>
      <w:r w:rsidR="00301397" w:rsidRPr="001F7CD1">
        <w:rPr>
          <w:rFonts w:cs="Times New Roman"/>
          <w:sz w:val="24"/>
          <w:szCs w:val="24"/>
          <w:lang w:val="en-US"/>
        </w:rPr>
        <w:t>“</w:t>
      </w:r>
      <w:r w:rsidRPr="001F7CD1">
        <w:rPr>
          <w:rFonts w:cs="Times New Roman"/>
          <w:sz w:val="24"/>
          <w:szCs w:val="24"/>
          <w:lang w:val="en-US"/>
        </w:rPr>
        <w:t>…</w:t>
      </w:r>
      <w:r w:rsidR="00301397" w:rsidRPr="001F7CD1">
        <w:rPr>
          <w:rFonts w:cs="Times New Roman"/>
          <w:sz w:val="24"/>
          <w:szCs w:val="24"/>
          <w:lang w:val="en-US"/>
        </w:rPr>
        <w:t>”</w:t>
      </w:r>
      <w:r w:rsidRPr="001F7CD1">
        <w:rPr>
          <w:rFonts w:cs="Times New Roman"/>
          <w:sz w:val="24"/>
          <w:szCs w:val="24"/>
          <w:lang w:val="en-US"/>
        </w:rPr>
        <w:t>, anh/chị hãy rút ra bài học (thông điệp) …</w:t>
      </w:r>
    </w:p>
    <w:p w14:paraId="7A5ECDB7" w14:textId="7501B6A3" w:rsidR="00DD792E" w:rsidRPr="001F7CD1" w:rsidRDefault="00B77FE2" w:rsidP="00DD792E">
      <w:pPr>
        <w:spacing w:before="60" w:after="60"/>
        <w:ind w:firstLine="426"/>
        <w:rPr>
          <w:rFonts w:cs="Times New Roman"/>
          <w:sz w:val="24"/>
          <w:szCs w:val="24"/>
          <w:lang w:val="pt-BR"/>
        </w:rPr>
      </w:pPr>
      <w:r w:rsidRPr="001F7CD1">
        <w:rPr>
          <w:rFonts w:cs="Times New Roman"/>
          <w:sz w:val="24"/>
          <w:szCs w:val="24"/>
          <w:lang w:val="pt-BR"/>
        </w:rPr>
        <w:t xml:space="preserve">- </w:t>
      </w:r>
      <w:r w:rsidR="00DD792E" w:rsidRPr="001F7CD1">
        <w:rPr>
          <w:rFonts w:cs="Times New Roman"/>
          <w:sz w:val="24"/>
          <w:szCs w:val="24"/>
          <w:lang w:val="pt-BR"/>
        </w:rPr>
        <w:t xml:space="preserve">Cách trả lời: </w:t>
      </w:r>
    </w:p>
    <w:p w14:paraId="2206F20C" w14:textId="77777777" w:rsidR="00DD792E" w:rsidRPr="001F7CD1" w:rsidRDefault="00DD792E" w:rsidP="00DD792E">
      <w:pPr>
        <w:spacing w:before="60" w:after="60"/>
        <w:ind w:firstLine="426"/>
        <w:rPr>
          <w:rFonts w:cs="Times New Roman"/>
          <w:bCs/>
          <w:sz w:val="24"/>
          <w:szCs w:val="24"/>
          <w:lang w:val="pt-BR"/>
        </w:rPr>
      </w:pPr>
      <w:r w:rsidRPr="001F7CD1">
        <w:rPr>
          <w:rFonts w:cs="Times New Roman"/>
          <w:sz w:val="24"/>
          <w:szCs w:val="24"/>
          <w:lang w:val="pt-BR"/>
        </w:rPr>
        <w:t>+ Thứ nhất: nêu điều trong</w:t>
      </w:r>
      <w:r w:rsidRPr="001F7CD1">
        <w:rPr>
          <w:rFonts w:cs="Times New Roman"/>
          <w:bCs/>
          <w:sz w:val="24"/>
          <w:szCs w:val="24"/>
          <w:lang w:val="pt-BR"/>
        </w:rPr>
        <w:t xml:space="preserve"> văn bản, suy ngẫm của tác giả trong đoạn trích là....</w:t>
      </w:r>
    </w:p>
    <w:p w14:paraId="7F8086E7" w14:textId="77777777" w:rsidR="00DD792E" w:rsidRPr="001F7CD1" w:rsidRDefault="00DD792E" w:rsidP="00DD792E">
      <w:pPr>
        <w:spacing w:before="60" w:after="60"/>
        <w:ind w:firstLine="426"/>
        <w:rPr>
          <w:rFonts w:cs="Times New Roman"/>
          <w:bCs/>
          <w:sz w:val="24"/>
          <w:szCs w:val="24"/>
          <w:u w:val="single"/>
          <w:lang w:val="pt-BR"/>
        </w:rPr>
      </w:pPr>
      <w:r w:rsidRPr="001F7CD1">
        <w:rPr>
          <w:rFonts w:cs="Times New Roman"/>
          <w:bCs/>
          <w:sz w:val="24"/>
          <w:szCs w:val="24"/>
          <w:lang w:val="pt-BR"/>
        </w:rPr>
        <w:t>+ Thứ hai: Suy nghĩ của bản thân (Nêu ra những suy nghĩ, bài học, thông diệp... bản thân tự rút ra từ vấn đề trong đoạn trích, lí giải ngắn gọn).</w:t>
      </w:r>
    </w:p>
    <w:p w14:paraId="00C4563D" w14:textId="77777777" w:rsidR="00DD792E" w:rsidRPr="001F7CD1" w:rsidRDefault="00DD792E" w:rsidP="00DD792E">
      <w:pPr>
        <w:spacing w:before="60" w:after="60"/>
        <w:ind w:firstLine="426"/>
        <w:rPr>
          <w:rFonts w:cs="Times New Roman"/>
          <w:b/>
          <w:bCs/>
          <w:sz w:val="24"/>
          <w:szCs w:val="24"/>
          <w:lang w:val="pt-BR"/>
        </w:rPr>
      </w:pPr>
      <w:r w:rsidRPr="001F7CD1">
        <w:rPr>
          <w:rFonts w:cs="Times New Roman"/>
          <w:b/>
          <w:bCs/>
          <w:sz w:val="24"/>
          <w:szCs w:val="24"/>
          <w:lang w:val="pt-BR"/>
        </w:rPr>
        <w:t>Ví dụ:</w:t>
      </w:r>
    </w:p>
    <w:p w14:paraId="072D21A1" w14:textId="77777777" w:rsidR="00DD792E" w:rsidRPr="001F7CD1" w:rsidRDefault="00DD792E" w:rsidP="00DD792E">
      <w:pPr>
        <w:spacing w:before="60" w:after="60"/>
        <w:ind w:firstLine="426"/>
        <w:rPr>
          <w:rFonts w:cs="Times New Roman"/>
          <w:b/>
          <w:bCs/>
          <w:sz w:val="24"/>
          <w:szCs w:val="24"/>
          <w:lang w:val="pt-BR"/>
        </w:rPr>
      </w:pPr>
      <w:r w:rsidRPr="001F7CD1">
        <w:rPr>
          <w:rFonts w:cs="Times New Roman"/>
          <w:b/>
          <w:bCs/>
          <w:sz w:val="24"/>
          <w:szCs w:val="24"/>
          <w:lang w:val="pt-BR"/>
        </w:rPr>
        <w:t xml:space="preserve"> Câu hỏi:</w:t>
      </w:r>
    </w:p>
    <w:p w14:paraId="696FCB32" w14:textId="5DC880A0" w:rsidR="00DD792E" w:rsidRPr="001F7CD1" w:rsidRDefault="00DD792E" w:rsidP="00DD792E">
      <w:pPr>
        <w:spacing w:before="60" w:after="60"/>
        <w:ind w:firstLine="426"/>
        <w:rPr>
          <w:rFonts w:cs="Times New Roman"/>
          <w:bCs/>
          <w:i/>
          <w:sz w:val="24"/>
          <w:szCs w:val="24"/>
          <w:lang w:val="pt-BR"/>
        </w:rPr>
      </w:pPr>
      <w:r w:rsidRPr="001F7CD1">
        <w:rPr>
          <w:rFonts w:cs="Times New Roman"/>
          <w:bCs/>
          <w:sz w:val="24"/>
          <w:szCs w:val="24"/>
          <w:lang w:val="pt-BR"/>
        </w:rPr>
        <w:t>Từ suy ngẫm của tác giả trong câu văn</w:t>
      </w:r>
      <w:r w:rsidRPr="001F7CD1">
        <w:rPr>
          <w:rFonts w:cs="Times New Roman"/>
          <w:bCs/>
          <w:i/>
          <w:sz w:val="24"/>
          <w:szCs w:val="24"/>
          <w:lang w:val="pt-BR"/>
        </w:rPr>
        <w:t xml:space="preserve"> Tại sao những cây hoa nhỏ hơn cả đầu tăm lại có thể xuyên qua băng giá khắc nghiệt như vậy và vươn lên và xòe những cánh hoa rực rỡ một cách  lộng lẫy và bình thản như vậy, </w:t>
      </w:r>
      <w:r w:rsidRPr="001F7CD1">
        <w:rPr>
          <w:rFonts w:cs="Times New Roman"/>
          <w:bCs/>
          <w:sz w:val="24"/>
          <w:szCs w:val="24"/>
          <w:lang w:val="pt-BR"/>
        </w:rPr>
        <w:t>anh/chị hãy rút ra bài học về lẽ sống cho bản thân.</w:t>
      </w:r>
    </w:p>
    <w:p w14:paraId="00D31ADE" w14:textId="77777777" w:rsidR="00DD792E" w:rsidRPr="001F7CD1" w:rsidRDefault="00DD792E" w:rsidP="00B77FE2">
      <w:pPr>
        <w:spacing w:before="60" w:after="60"/>
        <w:ind w:firstLine="426"/>
        <w:jc w:val="right"/>
        <w:rPr>
          <w:rFonts w:cs="Times New Roman"/>
          <w:bCs/>
          <w:sz w:val="24"/>
          <w:szCs w:val="24"/>
          <w:u w:val="single"/>
          <w:lang w:val="pt-BR"/>
        </w:rPr>
      </w:pPr>
      <w:r w:rsidRPr="001F7CD1">
        <w:rPr>
          <w:rFonts w:cs="Times New Roman"/>
          <w:bCs/>
          <w:i/>
          <w:sz w:val="24"/>
          <w:szCs w:val="24"/>
          <w:lang w:val="pt-BR"/>
        </w:rPr>
        <w:tab/>
      </w:r>
      <w:r w:rsidRPr="001F7CD1">
        <w:rPr>
          <w:rFonts w:cs="Times New Roman"/>
          <w:bCs/>
          <w:sz w:val="24"/>
          <w:szCs w:val="24"/>
          <w:lang w:val="pt-BR"/>
        </w:rPr>
        <w:t xml:space="preserve">(Trích </w:t>
      </w:r>
      <w:r w:rsidRPr="001F7CD1">
        <w:rPr>
          <w:rFonts w:cs="Times New Roman"/>
          <w:bCs/>
          <w:i/>
          <w:sz w:val="24"/>
          <w:szCs w:val="24"/>
          <w:lang w:val="pt-BR"/>
        </w:rPr>
        <w:t>Đề KSCL</w:t>
      </w:r>
      <w:r w:rsidRPr="001F7CD1">
        <w:rPr>
          <w:rFonts w:cs="Times New Roman"/>
          <w:bCs/>
          <w:i/>
          <w:sz w:val="24"/>
          <w:szCs w:val="24"/>
          <w:lang w:val="en-US"/>
        </w:rPr>
        <w:t xml:space="preserve"> học sinh lớp 12 năm học 2023 - 2024, Đợt 1,</w:t>
      </w:r>
      <w:r w:rsidRPr="001F7CD1">
        <w:rPr>
          <w:rFonts w:cs="Times New Roman"/>
          <w:bCs/>
          <w:i/>
          <w:sz w:val="24"/>
          <w:szCs w:val="24"/>
          <w:lang w:val="pt-BR"/>
        </w:rPr>
        <w:t xml:space="preserve"> tỉnh Phú Thọ</w:t>
      </w:r>
      <w:r w:rsidRPr="001F7CD1">
        <w:rPr>
          <w:rFonts w:cs="Times New Roman"/>
          <w:bCs/>
          <w:sz w:val="24"/>
          <w:szCs w:val="24"/>
          <w:lang w:val="pt-BR"/>
        </w:rPr>
        <w:t>)</w:t>
      </w:r>
    </w:p>
    <w:p w14:paraId="3DBA5C6A" w14:textId="588DD988" w:rsidR="00DD792E" w:rsidRPr="001F7CD1" w:rsidRDefault="00DD792E" w:rsidP="00DD792E">
      <w:pPr>
        <w:spacing w:before="60" w:after="60"/>
        <w:ind w:firstLine="426"/>
        <w:rPr>
          <w:rFonts w:cs="Times New Roman"/>
          <w:bCs/>
          <w:sz w:val="24"/>
          <w:szCs w:val="24"/>
          <w:u w:val="single"/>
          <w:lang w:val="pt-BR"/>
        </w:rPr>
      </w:pPr>
      <w:r w:rsidRPr="001F7CD1">
        <w:rPr>
          <w:rFonts w:cs="Times New Roman"/>
          <w:b/>
          <w:bCs/>
          <w:sz w:val="24"/>
          <w:szCs w:val="24"/>
          <w:lang w:val="pt-BR"/>
        </w:rPr>
        <w:t>Phân tích đề bài</w:t>
      </w:r>
      <w:r w:rsidRPr="001F7CD1">
        <w:rPr>
          <w:rFonts w:cs="Times New Roman"/>
          <w:bCs/>
          <w:sz w:val="24"/>
          <w:szCs w:val="24"/>
          <w:lang w:val="pt-BR"/>
        </w:rPr>
        <w:t>: đề bài nêu ra hai định hướng rõ ràng:</w:t>
      </w:r>
    </w:p>
    <w:p w14:paraId="317816F7" w14:textId="6FFB6C3D" w:rsidR="00DD792E" w:rsidRPr="001F7CD1" w:rsidRDefault="00DD792E" w:rsidP="00DD792E">
      <w:pPr>
        <w:spacing w:before="60" w:after="60"/>
        <w:ind w:firstLine="426"/>
        <w:rPr>
          <w:rFonts w:cs="Times New Roman"/>
          <w:bCs/>
          <w:sz w:val="24"/>
          <w:szCs w:val="24"/>
          <w:lang w:val="pt-BR"/>
        </w:rPr>
      </w:pPr>
      <w:r w:rsidRPr="001F7CD1">
        <w:rPr>
          <w:rFonts w:cs="Times New Roman"/>
          <w:bCs/>
          <w:sz w:val="24"/>
          <w:szCs w:val="24"/>
          <w:lang w:val="pt-BR"/>
        </w:rPr>
        <w:t>Một là: suy ngẫm của tác giả trong câu văn</w:t>
      </w:r>
      <w:r w:rsidRPr="001F7CD1">
        <w:rPr>
          <w:rFonts w:cs="Times New Roman"/>
          <w:bCs/>
          <w:i/>
          <w:sz w:val="24"/>
          <w:szCs w:val="24"/>
          <w:lang w:val="pt-BR"/>
        </w:rPr>
        <w:t xml:space="preserve"> </w:t>
      </w:r>
      <w:r w:rsidRPr="001F7CD1">
        <w:rPr>
          <w:rFonts w:cs="Times New Roman"/>
          <w:bCs/>
          <w:sz w:val="24"/>
          <w:szCs w:val="24"/>
          <w:lang w:val="pt-BR"/>
        </w:rPr>
        <w:t>được trích.</w:t>
      </w:r>
    </w:p>
    <w:p w14:paraId="6715D978" w14:textId="1B745281" w:rsidR="00DD792E" w:rsidRPr="001F7CD1" w:rsidRDefault="00DD792E" w:rsidP="00DD792E">
      <w:pPr>
        <w:spacing w:before="60" w:after="60"/>
        <w:ind w:firstLine="426"/>
        <w:rPr>
          <w:rFonts w:cs="Times New Roman"/>
          <w:bCs/>
          <w:sz w:val="24"/>
          <w:szCs w:val="24"/>
          <w:lang w:val="pt-BR"/>
        </w:rPr>
      </w:pPr>
      <w:r w:rsidRPr="001F7CD1">
        <w:rPr>
          <w:rFonts w:cs="Times New Roman"/>
          <w:bCs/>
          <w:sz w:val="24"/>
          <w:szCs w:val="24"/>
          <w:lang w:val="pt-BR"/>
        </w:rPr>
        <w:t>Hai là: rút ra bài học về lẽ sống cho bản thân (Nêu ra những suy nghĩ, bài học bản thân tự rút ra từ suy ngẫm của tác giả trong câu văn).</w:t>
      </w:r>
    </w:p>
    <w:p w14:paraId="4C44C555" w14:textId="77777777" w:rsidR="00DD792E" w:rsidRPr="001F7CD1" w:rsidRDefault="00DD792E" w:rsidP="00DD792E">
      <w:pPr>
        <w:spacing w:before="60" w:after="60"/>
        <w:ind w:firstLine="426"/>
        <w:rPr>
          <w:rFonts w:cs="Times New Roman"/>
          <w:b/>
          <w:bCs/>
          <w:sz w:val="24"/>
          <w:szCs w:val="24"/>
          <w:lang w:val="pt-BR"/>
        </w:rPr>
      </w:pPr>
      <w:r w:rsidRPr="001F7CD1">
        <w:rPr>
          <w:rFonts w:cs="Times New Roman"/>
          <w:b/>
          <w:bCs/>
          <w:sz w:val="24"/>
          <w:szCs w:val="24"/>
          <w:lang w:val="pt-BR"/>
        </w:rPr>
        <w:t>Trả lời</w:t>
      </w:r>
    </w:p>
    <w:p w14:paraId="05532792" w14:textId="77777777" w:rsidR="00DD792E" w:rsidRPr="001F7CD1" w:rsidRDefault="00DD792E" w:rsidP="00DD792E">
      <w:pPr>
        <w:spacing w:before="60" w:after="60"/>
        <w:ind w:firstLine="426"/>
        <w:rPr>
          <w:rFonts w:cs="Times New Roman"/>
          <w:b/>
          <w:bCs/>
          <w:sz w:val="24"/>
          <w:szCs w:val="24"/>
          <w:lang w:val="pt-BR"/>
        </w:rPr>
      </w:pPr>
      <w:r w:rsidRPr="001F7CD1">
        <w:rPr>
          <w:rFonts w:cs="Times New Roman"/>
          <w:bCs/>
          <w:sz w:val="24"/>
          <w:szCs w:val="24"/>
          <w:lang w:val="en-US"/>
        </w:rPr>
        <w:t xml:space="preserve">+ Suy ngẫm của tác giả: thiên nhiên nhỏ bé nhưng có thể vượt qua thử thách, khó khăn để khẳng định sức sống và tỏa sáng. </w:t>
      </w:r>
    </w:p>
    <w:p w14:paraId="6221CFC6" w14:textId="77777777" w:rsidR="00DD792E" w:rsidRPr="001F7CD1" w:rsidRDefault="00DD792E" w:rsidP="00DD792E">
      <w:pPr>
        <w:spacing w:before="60" w:after="60"/>
        <w:ind w:firstLine="426"/>
        <w:rPr>
          <w:rFonts w:cs="Times New Roman"/>
          <w:b/>
          <w:bCs/>
          <w:sz w:val="24"/>
          <w:szCs w:val="24"/>
          <w:lang w:val="pt-BR"/>
        </w:rPr>
      </w:pPr>
      <w:r w:rsidRPr="001F7CD1">
        <w:rPr>
          <w:rFonts w:cs="Times New Roman"/>
          <w:bCs/>
          <w:sz w:val="24"/>
          <w:szCs w:val="24"/>
          <w:lang w:val="en-US"/>
        </w:rPr>
        <w:t xml:space="preserve">+ Rút ra bài học về lẽ sống phù hợp. Có thể theo hướng: biết vượt qua thử thách để tỏa sáng vì khi vượt qua khó khăn thử thách ta sẽ rèn luyện tính kiên trì, có thêm bài học kinh nghiệm để thành công; biết vượt qua khó khăn để khẳng định sức sống, giá trị của mình. </w:t>
      </w:r>
    </w:p>
    <w:p w14:paraId="462CC090" w14:textId="77777777" w:rsidR="00DD792E" w:rsidRPr="001F7CD1" w:rsidRDefault="00DD792E" w:rsidP="00DD792E">
      <w:pPr>
        <w:spacing w:before="60" w:after="60"/>
        <w:ind w:firstLine="426"/>
        <w:rPr>
          <w:rFonts w:cs="Times New Roman"/>
          <w:bCs/>
          <w:i/>
          <w:sz w:val="24"/>
          <w:szCs w:val="24"/>
          <w:lang w:val="en-US"/>
        </w:rPr>
      </w:pPr>
      <w:r w:rsidRPr="001F7CD1">
        <w:rPr>
          <w:rFonts w:cs="Times New Roman"/>
          <w:b/>
          <w:bCs/>
          <w:sz w:val="24"/>
          <w:szCs w:val="24"/>
          <w:lang w:val="pt-BR"/>
        </w:rPr>
        <w:t xml:space="preserve"> </w:t>
      </w:r>
      <w:r w:rsidRPr="001F7CD1">
        <w:rPr>
          <w:rFonts w:cs="Times New Roman"/>
          <w:bCs/>
          <w:sz w:val="24"/>
          <w:szCs w:val="24"/>
          <w:lang w:val="pt-BR"/>
        </w:rPr>
        <w:t>(Trích</w:t>
      </w:r>
      <w:r w:rsidRPr="001F7CD1">
        <w:rPr>
          <w:rFonts w:cs="Times New Roman"/>
          <w:bCs/>
          <w:i/>
          <w:sz w:val="24"/>
          <w:szCs w:val="24"/>
          <w:lang w:val="pt-BR"/>
        </w:rPr>
        <w:t xml:space="preserve"> Đáp án đề KSCL</w:t>
      </w:r>
      <w:r w:rsidRPr="001F7CD1">
        <w:rPr>
          <w:rFonts w:cs="Times New Roman"/>
          <w:bCs/>
          <w:i/>
          <w:sz w:val="24"/>
          <w:szCs w:val="24"/>
          <w:lang w:val="vi"/>
        </w:rPr>
        <w:t xml:space="preserve"> học sinh lớp 12 năm học 2023 - 2024,</w:t>
      </w:r>
      <w:r w:rsidRPr="001F7CD1">
        <w:rPr>
          <w:rFonts w:cs="Times New Roman"/>
          <w:bCs/>
          <w:i/>
          <w:sz w:val="24"/>
          <w:szCs w:val="24"/>
          <w:lang w:val="en-US"/>
        </w:rPr>
        <w:t xml:space="preserve"> </w:t>
      </w:r>
      <w:r w:rsidRPr="001F7CD1">
        <w:rPr>
          <w:rFonts w:cs="Times New Roman"/>
          <w:bCs/>
          <w:i/>
          <w:sz w:val="24"/>
          <w:szCs w:val="24"/>
          <w:lang w:val="vi"/>
        </w:rPr>
        <w:t>Đợt 1,</w:t>
      </w:r>
      <w:r w:rsidRPr="001F7CD1">
        <w:rPr>
          <w:rFonts w:cs="Times New Roman"/>
          <w:bCs/>
          <w:i/>
          <w:sz w:val="24"/>
          <w:szCs w:val="24"/>
          <w:lang w:val="pt-BR"/>
        </w:rPr>
        <w:t xml:space="preserve"> tỉnh Phú Thọ)</w:t>
      </w:r>
    </w:p>
    <w:p w14:paraId="3DE421CA" w14:textId="77777777" w:rsidR="00DD792E" w:rsidRPr="001F7CD1" w:rsidRDefault="00DD792E" w:rsidP="00DD792E">
      <w:pPr>
        <w:spacing w:before="60" w:after="60"/>
        <w:ind w:firstLine="426"/>
        <w:rPr>
          <w:rFonts w:cs="Times New Roman"/>
          <w:bCs/>
          <w:i/>
          <w:sz w:val="24"/>
          <w:szCs w:val="24"/>
          <w:lang w:val="pt-BR"/>
        </w:rPr>
      </w:pPr>
    </w:p>
    <w:p w14:paraId="73F1152D" w14:textId="66FDD141" w:rsidR="00DD792E" w:rsidRPr="001F7CD1" w:rsidRDefault="00DD792E" w:rsidP="00DD792E">
      <w:pPr>
        <w:spacing w:before="60" w:after="60"/>
        <w:ind w:firstLine="426"/>
        <w:rPr>
          <w:rFonts w:cs="Times New Roman"/>
          <w:b/>
          <w:bCs/>
          <w:sz w:val="24"/>
          <w:szCs w:val="24"/>
          <w:lang w:val="en-US"/>
        </w:rPr>
      </w:pPr>
      <w:r w:rsidRPr="001F7CD1">
        <w:rPr>
          <w:rFonts w:cs="Times New Roman"/>
          <w:b/>
          <w:bCs/>
          <w:sz w:val="24"/>
          <w:szCs w:val="24"/>
          <w:lang w:val="en-US"/>
        </w:rPr>
        <w:t xml:space="preserve">II. </w:t>
      </w:r>
      <w:r w:rsidR="00963047" w:rsidRPr="001F7CD1">
        <w:rPr>
          <w:rFonts w:cs="Times New Roman"/>
          <w:b/>
          <w:bCs/>
          <w:sz w:val="24"/>
          <w:szCs w:val="24"/>
          <w:lang w:val="en-US"/>
        </w:rPr>
        <w:t>LUYỆN ĐỀ</w:t>
      </w:r>
    </w:p>
    <w:p w14:paraId="02C6548A" w14:textId="646AC6F7" w:rsidR="00DD792E" w:rsidRPr="001F7CD1" w:rsidRDefault="00963047" w:rsidP="00DD792E">
      <w:pPr>
        <w:spacing w:before="60" w:after="60"/>
        <w:ind w:firstLine="426"/>
        <w:rPr>
          <w:rFonts w:cs="Times New Roman"/>
          <w:b/>
          <w:bCs/>
          <w:sz w:val="24"/>
          <w:szCs w:val="24"/>
          <w:lang w:val="pt-BR"/>
        </w:rPr>
      </w:pPr>
      <w:r w:rsidRPr="001F7CD1">
        <w:rPr>
          <w:rFonts w:cs="Times New Roman"/>
          <w:b/>
          <w:bCs/>
          <w:sz w:val="24"/>
          <w:szCs w:val="24"/>
          <w:lang w:val="pt-BR"/>
        </w:rPr>
        <w:t>ĐỀ 1</w:t>
      </w:r>
    </w:p>
    <w:p w14:paraId="0DA5E8E9" w14:textId="77777777" w:rsidR="00DD792E" w:rsidRPr="001F7CD1" w:rsidRDefault="00DD792E" w:rsidP="00DD792E">
      <w:pPr>
        <w:spacing w:before="60" w:after="60"/>
        <w:ind w:firstLine="426"/>
        <w:rPr>
          <w:rFonts w:cs="Times New Roman"/>
          <w:b/>
          <w:bCs/>
          <w:sz w:val="24"/>
          <w:szCs w:val="24"/>
          <w:lang w:val="pt-BR"/>
        </w:rPr>
      </w:pPr>
      <w:r w:rsidRPr="001F7CD1">
        <w:rPr>
          <w:rFonts w:cs="Times New Roman"/>
          <w:b/>
          <w:bCs/>
          <w:sz w:val="24"/>
          <w:szCs w:val="24"/>
          <w:lang w:val="pt-BR"/>
        </w:rPr>
        <w:t>Đọc đoạn văn bản sau:</w:t>
      </w:r>
    </w:p>
    <w:p w14:paraId="30E4DDA8" w14:textId="6F5FCB0B" w:rsidR="00DD792E" w:rsidRPr="001F7CD1" w:rsidRDefault="00DD792E" w:rsidP="00DD792E">
      <w:pPr>
        <w:spacing w:before="60" w:after="60"/>
        <w:ind w:firstLine="426"/>
        <w:rPr>
          <w:rFonts w:cs="Times New Roman"/>
          <w:bCs/>
          <w:i/>
          <w:sz w:val="24"/>
          <w:szCs w:val="24"/>
          <w:lang w:val="pt-BR"/>
        </w:rPr>
      </w:pPr>
      <w:r w:rsidRPr="001F7CD1">
        <w:rPr>
          <w:rFonts w:cs="Times New Roman"/>
          <w:bCs/>
          <w:i/>
          <w:sz w:val="24"/>
          <w:szCs w:val="24"/>
          <w:lang w:val="pt-BR"/>
        </w:rPr>
        <w:t xml:space="preserve">Con người muốn thành công, muốn đạt được một điều gì đó thì bắt buộc phải bỏ thời gian, công sức, một khoản đầu tư, thậm chí là những bài học xương máu… trong học tập cũng vậy, một sinh viên muốn thành công trong học tập thì bắt buộc phải lên kế hoạch quản lý thời gian, phải lên thư viện, phải cố gắng tìm tòi, nghiên cứu tài liệu. Trong mọi ngành nghề khác cũng không ngoại lệ, một nghệ sĩ, một nhà giáo, một nhà kinh doanh luôn phải đầu tư, chịu khó chịu khổ mới có thể thành công trong sự nghiệp của mình. Các bạn nên biết, những miếng pho mát thơm ngon không nằm giữa đường chờ chúng ta đến nhặt mà đều nằm trong những cái bẫy chuột. Quan trọng là những người bản lĩnh thường sẵn sàng </w:t>
      </w:r>
      <w:r w:rsidR="00301397" w:rsidRPr="001F7CD1">
        <w:rPr>
          <w:rFonts w:cs="Times New Roman"/>
          <w:bCs/>
          <w:i/>
          <w:sz w:val="24"/>
          <w:szCs w:val="24"/>
          <w:lang w:val="pt-BR"/>
        </w:rPr>
        <w:t>“</w:t>
      </w:r>
      <w:r w:rsidRPr="001F7CD1">
        <w:rPr>
          <w:rFonts w:cs="Times New Roman"/>
          <w:bCs/>
          <w:i/>
          <w:sz w:val="24"/>
          <w:szCs w:val="24"/>
          <w:lang w:val="pt-BR"/>
        </w:rPr>
        <w:t>đội mũ bảo hiểm</w:t>
      </w:r>
      <w:r w:rsidR="00301397" w:rsidRPr="001F7CD1">
        <w:rPr>
          <w:rFonts w:cs="Times New Roman"/>
          <w:bCs/>
          <w:i/>
          <w:sz w:val="24"/>
          <w:szCs w:val="24"/>
          <w:lang w:val="pt-BR"/>
        </w:rPr>
        <w:t>”</w:t>
      </w:r>
      <w:r w:rsidRPr="001F7CD1">
        <w:rPr>
          <w:rFonts w:cs="Times New Roman"/>
          <w:bCs/>
          <w:i/>
          <w:sz w:val="24"/>
          <w:szCs w:val="24"/>
          <w:lang w:val="pt-BR"/>
        </w:rPr>
        <w:t xml:space="preserve"> và lao vào chiến đấu. Phải có vất vả mới đạt được vinh quang. Không được sợ thất bại, bởi nếu bạn sợ thất bại thì sẽ không giám làm việc gì. Mà một khi đã tham gia, đã hành động hãy cứ kiên trì với nó, đừng để người khác cướp đi ước mơ của bạn…</w:t>
      </w:r>
    </w:p>
    <w:p w14:paraId="57184A8D" w14:textId="77777777" w:rsidR="00DD792E" w:rsidRPr="001F7CD1" w:rsidRDefault="00DD792E" w:rsidP="00963047">
      <w:pPr>
        <w:spacing w:before="60" w:after="60"/>
        <w:ind w:firstLine="426"/>
        <w:jc w:val="right"/>
        <w:rPr>
          <w:rFonts w:cs="Times New Roman"/>
          <w:bCs/>
          <w:sz w:val="24"/>
          <w:szCs w:val="24"/>
          <w:lang w:val="pt-BR"/>
        </w:rPr>
      </w:pPr>
      <w:r w:rsidRPr="001F7CD1">
        <w:rPr>
          <w:rFonts w:cs="Times New Roman"/>
          <w:bCs/>
          <w:i/>
          <w:sz w:val="24"/>
          <w:szCs w:val="24"/>
          <w:lang w:val="pt-BR"/>
        </w:rPr>
        <w:t xml:space="preserve">                                </w:t>
      </w:r>
      <w:r w:rsidRPr="001F7CD1">
        <w:rPr>
          <w:rFonts w:cs="Times New Roman"/>
          <w:bCs/>
          <w:sz w:val="24"/>
          <w:szCs w:val="24"/>
          <w:lang w:val="pt-BR"/>
        </w:rPr>
        <w:t xml:space="preserve">(Lê Văn Thành, </w:t>
      </w:r>
      <w:r w:rsidRPr="001F7CD1">
        <w:rPr>
          <w:rFonts w:cs="Times New Roman"/>
          <w:bCs/>
          <w:i/>
          <w:sz w:val="24"/>
          <w:szCs w:val="24"/>
          <w:lang w:val="pt-BR"/>
        </w:rPr>
        <w:t>Thay thái độ đổi tương lai</w:t>
      </w:r>
      <w:r w:rsidRPr="001F7CD1">
        <w:rPr>
          <w:rFonts w:cs="Times New Roman"/>
          <w:bCs/>
          <w:sz w:val="24"/>
          <w:szCs w:val="24"/>
          <w:lang w:val="pt-BR"/>
        </w:rPr>
        <w:t>, NXB Dân Trí, 2016)</w:t>
      </w:r>
    </w:p>
    <w:p w14:paraId="59F0D8DD" w14:textId="77777777" w:rsidR="00DD792E" w:rsidRPr="001F7CD1" w:rsidRDefault="00DD792E" w:rsidP="00DD792E">
      <w:pPr>
        <w:spacing w:before="60" w:after="60"/>
        <w:ind w:firstLine="426"/>
        <w:rPr>
          <w:rFonts w:cs="Times New Roman"/>
          <w:b/>
          <w:bCs/>
          <w:sz w:val="24"/>
          <w:szCs w:val="24"/>
          <w:lang w:val="en-US"/>
        </w:rPr>
      </w:pPr>
      <w:r w:rsidRPr="001F7CD1">
        <w:rPr>
          <w:rFonts w:cs="Times New Roman"/>
          <w:b/>
          <w:bCs/>
          <w:sz w:val="24"/>
          <w:szCs w:val="24"/>
          <w:lang w:val="en-US"/>
        </w:rPr>
        <w:t>Thực hiện các yêu cầu từ câu 1 đến câu 5</w:t>
      </w:r>
    </w:p>
    <w:p w14:paraId="07BC87BB" w14:textId="77777777" w:rsidR="00DD792E" w:rsidRPr="001F7CD1" w:rsidRDefault="00DD792E" w:rsidP="00DD792E">
      <w:pPr>
        <w:spacing w:before="60" w:after="60"/>
        <w:ind w:firstLine="426"/>
        <w:rPr>
          <w:rFonts w:cs="Times New Roman"/>
          <w:bCs/>
          <w:sz w:val="24"/>
          <w:szCs w:val="24"/>
          <w:lang w:val="pt-BR"/>
        </w:rPr>
      </w:pPr>
      <w:r w:rsidRPr="001F7CD1">
        <w:rPr>
          <w:rFonts w:cs="Times New Roman"/>
          <w:b/>
          <w:bCs/>
          <w:sz w:val="24"/>
          <w:szCs w:val="24"/>
          <w:lang w:val="pt-BR"/>
        </w:rPr>
        <w:t>Câu 1</w:t>
      </w:r>
      <w:r w:rsidRPr="001F7CD1">
        <w:rPr>
          <w:rFonts w:cs="Times New Roman"/>
          <w:bCs/>
          <w:sz w:val="24"/>
          <w:szCs w:val="24"/>
          <w:lang w:val="pt-BR"/>
        </w:rPr>
        <w:t>. Chỉ ra luận điểm của đoạn trích.</w:t>
      </w:r>
    </w:p>
    <w:p w14:paraId="66AFC48F" w14:textId="77777777" w:rsidR="00DD792E" w:rsidRPr="001F7CD1" w:rsidRDefault="00DD792E" w:rsidP="00DD792E">
      <w:pPr>
        <w:spacing w:before="60" w:after="60"/>
        <w:ind w:firstLine="426"/>
        <w:rPr>
          <w:rFonts w:cs="Times New Roman"/>
          <w:bCs/>
          <w:sz w:val="24"/>
          <w:szCs w:val="24"/>
          <w:lang w:val="pt-BR"/>
        </w:rPr>
      </w:pPr>
      <w:r w:rsidRPr="001F7CD1">
        <w:rPr>
          <w:rFonts w:cs="Times New Roman"/>
          <w:b/>
          <w:bCs/>
          <w:sz w:val="24"/>
          <w:szCs w:val="24"/>
          <w:lang w:val="pt-BR"/>
        </w:rPr>
        <w:t>Câu 2</w:t>
      </w:r>
      <w:r w:rsidRPr="001F7CD1">
        <w:rPr>
          <w:rFonts w:cs="Times New Roman"/>
          <w:bCs/>
          <w:sz w:val="24"/>
          <w:szCs w:val="24"/>
          <w:lang w:val="pt-BR"/>
        </w:rPr>
        <w:t>. Liệt kê các dẫn chứng được sử dụng trong đoạn trích.</w:t>
      </w:r>
    </w:p>
    <w:p w14:paraId="00148190" w14:textId="368774DF" w:rsidR="00DD792E" w:rsidRPr="001F7CD1" w:rsidRDefault="00DD792E" w:rsidP="00DD792E">
      <w:pPr>
        <w:spacing w:before="60" w:after="60"/>
        <w:ind w:firstLine="426"/>
        <w:rPr>
          <w:rFonts w:cs="Times New Roman"/>
          <w:bCs/>
          <w:sz w:val="24"/>
          <w:szCs w:val="24"/>
          <w:lang w:val="pt-BR"/>
        </w:rPr>
      </w:pPr>
      <w:r w:rsidRPr="001F7CD1">
        <w:rPr>
          <w:rFonts w:cs="Times New Roman"/>
          <w:b/>
          <w:bCs/>
          <w:sz w:val="24"/>
          <w:szCs w:val="24"/>
          <w:lang w:val="pt-BR"/>
        </w:rPr>
        <w:lastRenderedPageBreak/>
        <w:t>Câu 3</w:t>
      </w:r>
      <w:r w:rsidRPr="001F7CD1">
        <w:rPr>
          <w:rFonts w:cs="Times New Roman"/>
          <w:bCs/>
          <w:sz w:val="24"/>
          <w:szCs w:val="24"/>
          <w:lang w:val="pt-BR"/>
        </w:rPr>
        <w:t xml:space="preserve">. Phân tích tác dụng của biện pháp tu từ ẩn dụ được sử dụng trong câu văn sau: </w:t>
      </w:r>
      <w:r w:rsidR="00301397" w:rsidRPr="001F7CD1">
        <w:rPr>
          <w:rFonts w:cs="Times New Roman"/>
          <w:bCs/>
          <w:sz w:val="24"/>
          <w:szCs w:val="24"/>
          <w:lang w:val="pt-BR"/>
        </w:rPr>
        <w:t>“</w:t>
      </w:r>
      <w:r w:rsidRPr="001F7CD1">
        <w:rPr>
          <w:rFonts w:cs="Times New Roman"/>
          <w:bCs/>
          <w:i/>
          <w:sz w:val="24"/>
          <w:szCs w:val="24"/>
          <w:lang w:val="pt-BR"/>
        </w:rPr>
        <w:t>Các bạn nên biết, những miếng pho mát thơm ngon không nằm giữa đường chờ chúng ta đến nhặt mà đều nằm trong những cái bẫy chuột</w:t>
      </w:r>
      <w:r w:rsidR="00301397" w:rsidRPr="001F7CD1">
        <w:rPr>
          <w:rFonts w:cs="Times New Roman"/>
          <w:bCs/>
          <w:sz w:val="24"/>
          <w:szCs w:val="24"/>
          <w:lang w:val="pt-BR"/>
        </w:rPr>
        <w:t>”</w:t>
      </w:r>
      <w:r w:rsidRPr="001F7CD1">
        <w:rPr>
          <w:rFonts w:cs="Times New Roman"/>
          <w:bCs/>
          <w:sz w:val="24"/>
          <w:szCs w:val="24"/>
          <w:lang w:val="pt-BR"/>
        </w:rPr>
        <w:t>.</w:t>
      </w:r>
    </w:p>
    <w:p w14:paraId="2DBB1C19"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
          <w:bCs/>
          <w:sz w:val="24"/>
          <w:szCs w:val="24"/>
          <w:lang w:val="pt-BR"/>
        </w:rPr>
        <w:t>Câu 4</w:t>
      </w:r>
      <w:r w:rsidRPr="001F7CD1">
        <w:rPr>
          <w:rFonts w:cs="Times New Roman"/>
          <w:bCs/>
          <w:sz w:val="24"/>
          <w:szCs w:val="24"/>
          <w:lang w:val="pt-BR"/>
        </w:rPr>
        <w:t>.</w:t>
      </w:r>
      <w:r w:rsidRPr="001F7CD1">
        <w:rPr>
          <w:rFonts w:cs="Times New Roman"/>
          <w:bCs/>
          <w:sz w:val="24"/>
          <w:szCs w:val="24"/>
          <w:lang w:val="en-US"/>
        </w:rPr>
        <w:t xml:space="preserve"> Xác định và lí giải mục đích viết của tác giả trong đoạn trích trên.</w:t>
      </w:r>
    </w:p>
    <w:p w14:paraId="7E31BA0E" w14:textId="2F100C0E" w:rsidR="00DD792E" w:rsidRPr="001F7CD1" w:rsidRDefault="00DD792E" w:rsidP="00DD792E">
      <w:pPr>
        <w:spacing w:before="60" w:after="60"/>
        <w:ind w:firstLine="426"/>
        <w:rPr>
          <w:rFonts w:cs="Times New Roman"/>
          <w:bCs/>
          <w:sz w:val="24"/>
          <w:szCs w:val="24"/>
          <w:lang w:val="en-US"/>
        </w:rPr>
      </w:pPr>
      <w:r w:rsidRPr="001F7CD1">
        <w:rPr>
          <w:rFonts w:cs="Times New Roman"/>
          <w:b/>
          <w:bCs/>
          <w:sz w:val="24"/>
          <w:szCs w:val="24"/>
          <w:lang w:val="pt-BR"/>
        </w:rPr>
        <w:t>Câu 5</w:t>
      </w:r>
      <w:r w:rsidRPr="001F7CD1">
        <w:rPr>
          <w:rFonts w:cs="Times New Roman"/>
          <w:bCs/>
          <w:sz w:val="24"/>
          <w:szCs w:val="24"/>
          <w:lang w:val="pt-BR"/>
        </w:rPr>
        <w:t xml:space="preserve">. Anh/Chị có đồng tình với quan niệm: </w:t>
      </w:r>
      <w:r w:rsidR="00301397" w:rsidRPr="001F7CD1">
        <w:rPr>
          <w:rFonts w:cs="Times New Roman"/>
          <w:bCs/>
          <w:sz w:val="24"/>
          <w:szCs w:val="24"/>
          <w:lang w:val="pt-BR"/>
        </w:rPr>
        <w:t>“</w:t>
      </w:r>
      <w:r w:rsidRPr="001F7CD1">
        <w:rPr>
          <w:rFonts w:cs="Times New Roman"/>
          <w:bCs/>
          <w:sz w:val="24"/>
          <w:szCs w:val="24"/>
          <w:lang w:val="pt-BR"/>
        </w:rPr>
        <w:t xml:space="preserve">… </w:t>
      </w:r>
      <w:r w:rsidRPr="001F7CD1">
        <w:rPr>
          <w:rFonts w:cs="Times New Roman"/>
          <w:bCs/>
          <w:i/>
          <w:sz w:val="24"/>
          <w:szCs w:val="24"/>
          <w:lang w:val="pt-BR"/>
        </w:rPr>
        <w:t xml:space="preserve">những người bản lĩnh thường sẵn sàng </w:t>
      </w:r>
      <w:r w:rsidR="00301397" w:rsidRPr="001F7CD1">
        <w:rPr>
          <w:rFonts w:cs="Times New Roman"/>
          <w:bCs/>
          <w:i/>
          <w:sz w:val="24"/>
          <w:szCs w:val="24"/>
          <w:lang w:val="pt-BR"/>
        </w:rPr>
        <w:t>“</w:t>
      </w:r>
      <w:r w:rsidRPr="001F7CD1">
        <w:rPr>
          <w:rFonts w:cs="Times New Roman"/>
          <w:bCs/>
          <w:i/>
          <w:sz w:val="24"/>
          <w:szCs w:val="24"/>
          <w:lang w:val="pt-BR"/>
        </w:rPr>
        <w:t>đội mũ bảo hiểm</w:t>
      </w:r>
      <w:r w:rsidR="00301397" w:rsidRPr="001F7CD1">
        <w:rPr>
          <w:rFonts w:cs="Times New Roman"/>
          <w:bCs/>
          <w:i/>
          <w:sz w:val="24"/>
          <w:szCs w:val="24"/>
          <w:lang w:val="pt-BR"/>
        </w:rPr>
        <w:t>”</w:t>
      </w:r>
      <w:r w:rsidRPr="001F7CD1">
        <w:rPr>
          <w:rFonts w:cs="Times New Roman"/>
          <w:bCs/>
          <w:i/>
          <w:sz w:val="24"/>
          <w:szCs w:val="24"/>
          <w:lang w:val="pt-BR"/>
        </w:rPr>
        <w:t xml:space="preserve"> và lao vào chiến đấu</w:t>
      </w:r>
      <w:r w:rsidR="00301397" w:rsidRPr="001F7CD1">
        <w:rPr>
          <w:rFonts w:cs="Times New Roman"/>
          <w:bCs/>
          <w:sz w:val="24"/>
          <w:szCs w:val="24"/>
          <w:lang w:val="pt-BR"/>
        </w:rPr>
        <w:t>”</w:t>
      </w:r>
      <w:r w:rsidRPr="001F7CD1">
        <w:rPr>
          <w:rFonts w:cs="Times New Roman"/>
          <w:bCs/>
          <w:sz w:val="24"/>
          <w:szCs w:val="24"/>
          <w:lang w:val="pt-BR"/>
        </w:rPr>
        <w:t xml:space="preserve"> không? Vì sao?</w:t>
      </w:r>
    </w:p>
    <w:p w14:paraId="3D879490" w14:textId="77777777" w:rsidR="00DD792E" w:rsidRPr="001F7CD1" w:rsidRDefault="00DD792E" w:rsidP="00DD792E">
      <w:pPr>
        <w:spacing w:before="60" w:after="60"/>
        <w:ind w:firstLine="426"/>
        <w:rPr>
          <w:rFonts w:cs="Times New Roman"/>
          <w:b/>
          <w:bCs/>
          <w:sz w:val="24"/>
          <w:szCs w:val="24"/>
          <w:lang w:val="pt-BR"/>
        </w:rPr>
      </w:pPr>
      <w:r w:rsidRPr="001F7CD1">
        <w:rPr>
          <w:rFonts w:cs="Times New Roman"/>
          <w:b/>
          <w:bCs/>
          <w:sz w:val="24"/>
          <w:szCs w:val="24"/>
          <w:lang w:val="pt-BR"/>
        </w:rPr>
        <w:t xml:space="preserve">Trả lời: </w:t>
      </w:r>
    </w:p>
    <w:p w14:paraId="155B2EC8" w14:textId="77777777" w:rsidR="00DD792E" w:rsidRPr="001F7CD1" w:rsidRDefault="00DD792E" w:rsidP="00DD792E">
      <w:pPr>
        <w:spacing w:before="60" w:after="60"/>
        <w:ind w:firstLine="426"/>
        <w:rPr>
          <w:rFonts w:cs="Times New Roman"/>
          <w:b/>
          <w:bCs/>
          <w:sz w:val="24"/>
          <w:szCs w:val="24"/>
          <w:lang w:val="pt-BR"/>
        </w:rPr>
      </w:pPr>
      <w:r w:rsidRPr="001F7CD1">
        <w:rPr>
          <w:rFonts w:cs="Times New Roman"/>
          <w:b/>
          <w:bCs/>
          <w:sz w:val="24"/>
          <w:szCs w:val="24"/>
          <w:lang w:val="pt-BR"/>
        </w:rPr>
        <w:t xml:space="preserve">Câu 1. </w:t>
      </w:r>
      <w:r w:rsidRPr="001F7CD1">
        <w:rPr>
          <w:rFonts w:cs="Times New Roman"/>
          <w:bCs/>
          <w:sz w:val="24"/>
          <w:szCs w:val="24"/>
          <w:lang w:val="pt-BR"/>
        </w:rPr>
        <w:t>Luận điểm của đoạn trích là:</w:t>
      </w:r>
      <w:r w:rsidRPr="001F7CD1">
        <w:rPr>
          <w:rFonts w:cs="Times New Roman"/>
          <w:b/>
          <w:bCs/>
          <w:sz w:val="24"/>
          <w:szCs w:val="24"/>
          <w:lang w:val="pt-BR"/>
        </w:rPr>
        <w:t xml:space="preserve"> </w:t>
      </w:r>
      <w:r w:rsidRPr="001F7CD1">
        <w:rPr>
          <w:rFonts w:cs="Times New Roman"/>
          <w:bCs/>
          <w:i/>
          <w:sz w:val="24"/>
          <w:szCs w:val="24"/>
          <w:lang w:val="pt-BR"/>
        </w:rPr>
        <w:t>Con người muốn thành công, muốn đạt được một điều gì đó bắt buộc phải bỏ thời gian, công sức, một khoản đầu tư, thậm chí là cả những bài học xương máu.</w:t>
      </w:r>
    </w:p>
    <w:p w14:paraId="661E79A8" w14:textId="77777777" w:rsidR="00DD792E" w:rsidRPr="001F7CD1" w:rsidRDefault="00DD792E" w:rsidP="00DD792E">
      <w:pPr>
        <w:spacing w:before="60" w:after="60"/>
        <w:ind w:firstLine="426"/>
        <w:rPr>
          <w:rFonts w:cs="Times New Roman"/>
          <w:b/>
          <w:bCs/>
          <w:sz w:val="24"/>
          <w:szCs w:val="24"/>
          <w:lang w:val="pt-BR"/>
        </w:rPr>
      </w:pPr>
      <w:r w:rsidRPr="001F7CD1">
        <w:rPr>
          <w:rFonts w:cs="Times New Roman"/>
          <w:b/>
          <w:bCs/>
          <w:sz w:val="24"/>
          <w:szCs w:val="24"/>
          <w:lang w:val="pt-BR"/>
        </w:rPr>
        <w:t xml:space="preserve">Câu 2. </w:t>
      </w:r>
      <w:r w:rsidRPr="001F7CD1">
        <w:rPr>
          <w:rFonts w:cs="Times New Roman"/>
          <w:bCs/>
          <w:sz w:val="24"/>
          <w:szCs w:val="24"/>
          <w:lang w:val="pt-BR"/>
        </w:rPr>
        <w:t>Các dẫn chứng được sử dụng trong đoạn trích là:</w:t>
      </w:r>
    </w:p>
    <w:p w14:paraId="3A2E1B6A" w14:textId="77777777" w:rsidR="00DD792E" w:rsidRPr="001F7CD1" w:rsidRDefault="00DD792E" w:rsidP="00DD792E">
      <w:pPr>
        <w:spacing w:before="60" w:after="60"/>
        <w:ind w:firstLine="426"/>
        <w:rPr>
          <w:rFonts w:cs="Times New Roman"/>
          <w:bCs/>
          <w:i/>
          <w:sz w:val="24"/>
          <w:szCs w:val="24"/>
          <w:lang w:val="pt-BR"/>
        </w:rPr>
      </w:pPr>
      <w:r w:rsidRPr="001F7CD1">
        <w:rPr>
          <w:rFonts w:cs="Times New Roman"/>
          <w:bCs/>
          <w:sz w:val="24"/>
          <w:szCs w:val="24"/>
          <w:lang w:val="pt-BR"/>
        </w:rPr>
        <w:t xml:space="preserve">- </w:t>
      </w:r>
      <w:r w:rsidRPr="001F7CD1">
        <w:rPr>
          <w:rFonts w:cs="Times New Roman"/>
          <w:bCs/>
          <w:i/>
          <w:sz w:val="24"/>
          <w:szCs w:val="24"/>
          <w:lang w:val="pt-BR"/>
        </w:rPr>
        <w:t xml:space="preserve">một sinh viên muốn thành công trong học tập thì bắt buộc phải lên kế hoạch quản lý thời gian, phải lên thư viện, phải cố gắng tìm tòi, nghiên cứu tài liệu. </w:t>
      </w:r>
    </w:p>
    <w:p w14:paraId="15DE953E" w14:textId="77777777" w:rsidR="00DD792E" w:rsidRPr="001F7CD1" w:rsidRDefault="00DD792E" w:rsidP="00DD792E">
      <w:pPr>
        <w:spacing w:before="60" w:after="60"/>
        <w:ind w:firstLine="426"/>
        <w:rPr>
          <w:rFonts w:cs="Times New Roman"/>
          <w:bCs/>
          <w:i/>
          <w:sz w:val="24"/>
          <w:szCs w:val="24"/>
          <w:lang w:val="pt-BR"/>
        </w:rPr>
      </w:pPr>
      <w:r w:rsidRPr="001F7CD1">
        <w:rPr>
          <w:rFonts w:cs="Times New Roman"/>
          <w:bCs/>
          <w:i/>
          <w:sz w:val="24"/>
          <w:szCs w:val="24"/>
          <w:lang w:val="pt-BR"/>
        </w:rPr>
        <w:t>- một nghệ sĩ, một nhà giáo, một nhà kinh doanh luôn phải đầu tư, chịu khó chịu khổ mới có thể thành công trong sự nghiệp của mình.</w:t>
      </w:r>
    </w:p>
    <w:p w14:paraId="171015F0" w14:textId="77777777" w:rsidR="00DD792E" w:rsidRPr="001F7CD1" w:rsidRDefault="00DD792E" w:rsidP="00DD792E">
      <w:pPr>
        <w:spacing w:before="60" w:after="60"/>
        <w:ind w:firstLine="426"/>
        <w:rPr>
          <w:rFonts w:cs="Times New Roman"/>
          <w:bCs/>
          <w:i/>
          <w:sz w:val="24"/>
          <w:szCs w:val="24"/>
          <w:lang w:val="pt-BR"/>
        </w:rPr>
      </w:pPr>
      <w:r w:rsidRPr="001F7CD1">
        <w:rPr>
          <w:rFonts w:cs="Times New Roman"/>
          <w:b/>
          <w:bCs/>
          <w:sz w:val="24"/>
          <w:szCs w:val="24"/>
          <w:lang w:val="pt-BR"/>
        </w:rPr>
        <w:t>Câu 3.</w:t>
      </w:r>
    </w:p>
    <w:p w14:paraId="5F264452" w14:textId="77777777" w:rsidR="00DD792E" w:rsidRPr="001F7CD1" w:rsidRDefault="00DD792E" w:rsidP="00DD792E">
      <w:pPr>
        <w:spacing w:before="60" w:after="60"/>
        <w:ind w:firstLine="426"/>
        <w:rPr>
          <w:rFonts w:cs="Times New Roman"/>
          <w:bCs/>
          <w:sz w:val="24"/>
          <w:szCs w:val="24"/>
          <w:lang w:val="pt-BR"/>
        </w:rPr>
      </w:pPr>
      <w:r w:rsidRPr="001F7CD1">
        <w:rPr>
          <w:rFonts w:cs="Times New Roman"/>
          <w:bCs/>
          <w:sz w:val="24"/>
          <w:szCs w:val="24"/>
          <w:lang w:val="pt-BR"/>
        </w:rPr>
        <w:t xml:space="preserve">- Biện pháp tu từ: ẩn dụ </w:t>
      </w:r>
      <w:r w:rsidRPr="001F7CD1">
        <w:rPr>
          <w:rFonts w:cs="Times New Roman"/>
          <w:bCs/>
          <w:i/>
          <w:sz w:val="24"/>
          <w:szCs w:val="24"/>
          <w:lang w:val="pt-BR"/>
        </w:rPr>
        <w:t>Những miếng pho mát thơm ngon</w:t>
      </w:r>
      <w:r w:rsidRPr="001F7CD1">
        <w:rPr>
          <w:rFonts w:cs="Times New Roman"/>
          <w:bCs/>
          <w:sz w:val="24"/>
          <w:szCs w:val="24"/>
          <w:lang w:val="pt-BR"/>
        </w:rPr>
        <w:t xml:space="preserve"> ẩn dụ cho những thành quả, những thành công chúng ta có được. Còn </w:t>
      </w:r>
      <w:r w:rsidRPr="001F7CD1">
        <w:rPr>
          <w:rFonts w:cs="Times New Roman"/>
          <w:bCs/>
          <w:i/>
          <w:sz w:val="24"/>
          <w:szCs w:val="24"/>
          <w:lang w:val="pt-BR"/>
        </w:rPr>
        <w:t>những cái bẫy chuột</w:t>
      </w:r>
      <w:r w:rsidRPr="001F7CD1">
        <w:rPr>
          <w:rFonts w:cs="Times New Roman"/>
          <w:bCs/>
          <w:sz w:val="24"/>
          <w:szCs w:val="24"/>
          <w:lang w:val="pt-BR"/>
        </w:rPr>
        <w:t xml:space="preserve"> ẩn dụ cho những khó khăn, thử thách, chông gai gặp phải.</w:t>
      </w:r>
    </w:p>
    <w:p w14:paraId="5A17D71A" w14:textId="77777777" w:rsidR="00DD792E" w:rsidRPr="001F7CD1" w:rsidRDefault="00DD792E" w:rsidP="00DD792E">
      <w:pPr>
        <w:spacing w:before="60" w:after="60"/>
        <w:ind w:firstLine="426"/>
        <w:rPr>
          <w:rFonts w:cs="Times New Roman"/>
          <w:bCs/>
          <w:sz w:val="24"/>
          <w:szCs w:val="24"/>
          <w:lang w:val="pt-BR"/>
        </w:rPr>
      </w:pPr>
      <w:r w:rsidRPr="001F7CD1">
        <w:rPr>
          <w:rFonts w:cs="Times New Roman"/>
          <w:bCs/>
          <w:sz w:val="24"/>
          <w:szCs w:val="24"/>
          <w:lang w:val="pt-BR"/>
        </w:rPr>
        <w:t>- Tác dụng:</w:t>
      </w:r>
    </w:p>
    <w:p w14:paraId="5FA3EE10" w14:textId="77777777" w:rsidR="00DD792E" w:rsidRPr="001F7CD1" w:rsidRDefault="00DD792E" w:rsidP="00DD792E">
      <w:pPr>
        <w:spacing w:before="60" w:after="60"/>
        <w:ind w:firstLine="426"/>
        <w:rPr>
          <w:rFonts w:cs="Times New Roman"/>
          <w:bCs/>
          <w:sz w:val="24"/>
          <w:szCs w:val="24"/>
          <w:lang w:val="pt-BR"/>
        </w:rPr>
      </w:pPr>
      <w:r w:rsidRPr="001F7CD1">
        <w:rPr>
          <w:rFonts w:cs="Times New Roman"/>
          <w:bCs/>
          <w:sz w:val="24"/>
          <w:szCs w:val="24"/>
          <w:lang w:val="pt-BR"/>
        </w:rPr>
        <w:t xml:space="preserve">+ </w:t>
      </w:r>
      <w:r w:rsidRPr="001F7CD1">
        <w:rPr>
          <w:rFonts w:cs="Times New Roman"/>
          <w:bCs/>
          <w:sz w:val="24"/>
          <w:szCs w:val="24"/>
          <w:lang w:val="vi"/>
        </w:rPr>
        <w:t>Về nghệ thuật lập luận: Làm cho lập luận chặt chẽ, thuyết phục; câu văn/lời diễn đạt trở nên sinh động</w:t>
      </w:r>
      <w:r w:rsidRPr="001F7CD1">
        <w:rPr>
          <w:rFonts w:cs="Times New Roman"/>
          <w:bCs/>
          <w:sz w:val="24"/>
          <w:szCs w:val="24"/>
          <w:lang w:val="en-US"/>
        </w:rPr>
        <w:t>, hấp dẫn</w:t>
      </w:r>
      <w:r w:rsidRPr="001F7CD1">
        <w:rPr>
          <w:rFonts w:cs="Times New Roman"/>
          <w:bCs/>
          <w:sz w:val="24"/>
          <w:szCs w:val="24"/>
          <w:lang w:val="vi"/>
        </w:rPr>
        <w:t>, gợi hình, gợi cảm</w:t>
      </w:r>
      <w:r w:rsidRPr="001F7CD1">
        <w:rPr>
          <w:rFonts w:cs="Times New Roman"/>
          <w:bCs/>
          <w:sz w:val="24"/>
          <w:szCs w:val="24"/>
          <w:lang w:val="pt-BR"/>
        </w:rPr>
        <w:t xml:space="preserve">.  </w:t>
      </w:r>
    </w:p>
    <w:p w14:paraId="2EF0D20D" w14:textId="77777777" w:rsidR="00DD792E" w:rsidRPr="001F7CD1" w:rsidRDefault="00DD792E" w:rsidP="00DD792E">
      <w:pPr>
        <w:spacing w:before="60" w:after="60"/>
        <w:ind w:firstLine="426"/>
        <w:rPr>
          <w:rFonts w:cs="Times New Roman"/>
          <w:bCs/>
          <w:sz w:val="24"/>
          <w:szCs w:val="24"/>
          <w:lang w:val="pt-BR"/>
        </w:rPr>
      </w:pPr>
      <w:r w:rsidRPr="001F7CD1">
        <w:rPr>
          <w:rFonts w:cs="Times New Roman"/>
          <w:bCs/>
          <w:sz w:val="24"/>
          <w:szCs w:val="24"/>
          <w:lang w:val="pt-BR"/>
        </w:rPr>
        <w:t>+ Về nội dung: Khẳng định trong cuộc sống, chúng ta phải trải qua vô vàn những khó khăn, thử thách để đạt được những thành quả mà mình mong muốn. Đồng thời câu nói khuyên chúng ta hãy luôn tự tin, cố gắng nỗ lực vượt qua thử thách để vươn tới những ước mơ.</w:t>
      </w:r>
    </w:p>
    <w:p w14:paraId="67B70853" w14:textId="77777777" w:rsidR="00DD792E" w:rsidRPr="001F7CD1" w:rsidRDefault="00DD792E" w:rsidP="00DD792E">
      <w:pPr>
        <w:spacing w:before="60" w:after="60"/>
        <w:ind w:firstLine="426"/>
        <w:rPr>
          <w:rFonts w:cs="Times New Roman"/>
          <w:b/>
          <w:bCs/>
          <w:sz w:val="24"/>
          <w:szCs w:val="24"/>
          <w:lang w:val="pt-BR"/>
        </w:rPr>
      </w:pPr>
      <w:r w:rsidRPr="001F7CD1">
        <w:rPr>
          <w:rFonts w:cs="Times New Roman"/>
          <w:b/>
          <w:bCs/>
          <w:sz w:val="24"/>
          <w:szCs w:val="24"/>
          <w:lang w:val="pt-BR"/>
        </w:rPr>
        <w:t>Câu 4.</w:t>
      </w:r>
    </w:p>
    <w:p w14:paraId="73C73C8E"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Mục đích viết của tác giả trong đoạn trích trên là: Đề cao vai trò của bản lĩnh trên con đường đi đến thành công, từ đó khuyên chúng ta cần có thái độ và hành động đúng đắn để đạt được thành công.</w:t>
      </w:r>
    </w:p>
    <w:p w14:paraId="3D6AFCB6"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Tác dụng:</w:t>
      </w:r>
    </w:p>
    <w:p w14:paraId="4C6DA5F6"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xml:space="preserve">         Về nghệ thuật lập luận: đoạn trích tập trung vào nội dung thái độ và hành động đúng đắn để đạt được thành công, luận điểm, luận cứ được trình bày có hệ thống, rõ ràng, chính xác, thấu tình đạt lí, thuyết phục người đọc, người nghe.</w:t>
      </w:r>
    </w:p>
    <w:p w14:paraId="2584B206"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xml:space="preserve">         Về nội dung: Giúp người đọc nhận ra cần có thái độ và hành động đúng đắn để đạt được thành công. Đó là thái độ dám nghĩ, dám làm, là thái độ không sợ thất bại, là bỏ thời gian, công sức…</w:t>
      </w:r>
    </w:p>
    <w:p w14:paraId="6EAE59FB" w14:textId="77777777" w:rsidR="00DD792E" w:rsidRPr="001F7CD1" w:rsidRDefault="00DD792E" w:rsidP="00DD792E">
      <w:pPr>
        <w:spacing w:before="60" w:after="60"/>
        <w:ind w:firstLine="426"/>
        <w:rPr>
          <w:rFonts w:cs="Times New Roman"/>
          <w:b/>
          <w:bCs/>
          <w:sz w:val="24"/>
          <w:szCs w:val="24"/>
          <w:lang w:val="pt-BR"/>
        </w:rPr>
      </w:pPr>
      <w:r w:rsidRPr="001F7CD1">
        <w:rPr>
          <w:rFonts w:cs="Times New Roman"/>
          <w:b/>
          <w:bCs/>
          <w:sz w:val="24"/>
          <w:szCs w:val="24"/>
          <w:lang w:val="pt-BR"/>
        </w:rPr>
        <w:t>Câu 5.</w:t>
      </w:r>
    </w:p>
    <w:p w14:paraId="31BEEF2A" w14:textId="77777777" w:rsidR="00DD792E" w:rsidRPr="001F7CD1" w:rsidRDefault="00DD792E" w:rsidP="00DD792E">
      <w:pPr>
        <w:spacing w:before="60" w:after="60"/>
        <w:ind w:firstLine="426"/>
        <w:rPr>
          <w:rFonts w:cs="Times New Roman"/>
          <w:bCs/>
          <w:sz w:val="24"/>
          <w:szCs w:val="24"/>
          <w:lang w:val="pt-BR"/>
        </w:rPr>
      </w:pPr>
      <w:r w:rsidRPr="001F7CD1">
        <w:rPr>
          <w:rFonts w:cs="Times New Roman"/>
          <w:bCs/>
          <w:sz w:val="24"/>
          <w:szCs w:val="24"/>
          <w:lang w:val="pt-BR"/>
        </w:rPr>
        <w:t>- Em đồng tình với quan niệm mà đề bài đưa ra.</w:t>
      </w:r>
    </w:p>
    <w:p w14:paraId="04E9F734" w14:textId="77777777" w:rsidR="00DD792E" w:rsidRPr="001F7CD1" w:rsidRDefault="00DD792E" w:rsidP="00DD792E">
      <w:pPr>
        <w:spacing w:before="60" w:after="60"/>
        <w:ind w:firstLine="426"/>
        <w:rPr>
          <w:rFonts w:cs="Times New Roman"/>
          <w:bCs/>
          <w:sz w:val="24"/>
          <w:szCs w:val="24"/>
          <w:lang w:val="pt-BR"/>
        </w:rPr>
      </w:pPr>
      <w:r w:rsidRPr="001F7CD1">
        <w:rPr>
          <w:rFonts w:cs="Times New Roman"/>
          <w:bCs/>
          <w:sz w:val="24"/>
          <w:szCs w:val="24"/>
          <w:lang w:val="pt-BR"/>
        </w:rPr>
        <w:t>- Em đồng tình là vì:</w:t>
      </w:r>
    </w:p>
    <w:p w14:paraId="1EBD2A4F" w14:textId="77777777" w:rsidR="00DD792E" w:rsidRPr="001F7CD1" w:rsidRDefault="00DD792E" w:rsidP="00DD792E">
      <w:pPr>
        <w:spacing w:before="60" w:after="60"/>
        <w:ind w:firstLine="426"/>
        <w:rPr>
          <w:rFonts w:cs="Times New Roman"/>
          <w:bCs/>
          <w:sz w:val="24"/>
          <w:szCs w:val="24"/>
          <w:lang w:val="pt-BR"/>
        </w:rPr>
      </w:pPr>
      <w:r w:rsidRPr="001F7CD1">
        <w:rPr>
          <w:rFonts w:cs="Times New Roman"/>
          <w:bCs/>
          <w:sz w:val="24"/>
          <w:szCs w:val="24"/>
          <w:lang w:val="pt-BR"/>
        </w:rPr>
        <w:t xml:space="preserve">+ Bản lĩnh chỉ một đức tính đã qua rèn luyện, dám đương đầu với thử thách, vượt qua thử thách. </w:t>
      </w:r>
    </w:p>
    <w:p w14:paraId="5A0CD6D0" w14:textId="77777777" w:rsidR="00DD792E" w:rsidRPr="001F7CD1" w:rsidRDefault="00DD792E" w:rsidP="00DD792E">
      <w:pPr>
        <w:spacing w:before="60" w:after="60"/>
        <w:ind w:firstLine="426"/>
        <w:rPr>
          <w:rFonts w:cs="Times New Roman"/>
          <w:bCs/>
          <w:sz w:val="24"/>
          <w:szCs w:val="24"/>
          <w:lang w:val="pt-BR"/>
        </w:rPr>
      </w:pPr>
      <w:r w:rsidRPr="001F7CD1">
        <w:rPr>
          <w:rFonts w:cs="Times New Roman"/>
          <w:bCs/>
          <w:sz w:val="24"/>
          <w:szCs w:val="24"/>
          <w:lang w:val="pt-BR"/>
        </w:rPr>
        <w:t xml:space="preserve">+ Người có bản lĩnh là người rất can đảm, luôn xung phong, không ngại khó ngại khổ. Vì vậy họ sẵn sàng đối mặt với nguy hiểm, dám mạo hiểm để có thành công. </w:t>
      </w:r>
    </w:p>
    <w:p w14:paraId="3999D9A8" w14:textId="77777777" w:rsidR="00DD792E" w:rsidRPr="001F7CD1" w:rsidRDefault="00DD792E" w:rsidP="00DD792E">
      <w:pPr>
        <w:spacing w:before="60" w:after="60"/>
        <w:ind w:firstLine="426"/>
        <w:rPr>
          <w:rFonts w:cs="Times New Roman"/>
          <w:bCs/>
          <w:sz w:val="24"/>
          <w:szCs w:val="24"/>
          <w:lang w:val="pt-BR"/>
        </w:rPr>
      </w:pPr>
      <w:r w:rsidRPr="001F7CD1">
        <w:rPr>
          <w:rFonts w:cs="Times New Roman"/>
          <w:bCs/>
          <w:sz w:val="24"/>
          <w:szCs w:val="24"/>
          <w:lang w:val="pt-BR"/>
        </w:rPr>
        <w:t>+ Nếu không tỉnh táo, cố lao về phía trước ta trở thành kẻ liều lĩnh, ta sẽ phải trả giá đắt. Vì thế em sẽ luôn cố gắng học tập, rèn luyện để có bản lĩnh vững vàng trong cuộc sống.</w:t>
      </w:r>
    </w:p>
    <w:p w14:paraId="5E3FD1AE" w14:textId="77777777" w:rsidR="00DD792E" w:rsidRPr="001F7CD1" w:rsidRDefault="00DD792E" w:rsidP="00DD792E">
      <w:pPr>
        <w:spacing w:before="60" w:after="60"/>
        <w:ind w:firstLine="426"/>
        <w:rPr>
          <w:rFonts w:cs="Times New Roman"/>
          <w:b/>
          <w:bCs/>
          <w:sz w:val="24"/>
          <w:szCs w:val="24"/>
          <w:lang w:val="pt-BR"/>
        </w:rPr>
      </w:pPr>
      <w:r w:rsidRPr="001F7CD1">
        <w:rPr>
          <w:rFonts w:cs="Times New Roman"/>
          <w:b/>
          <w:bCs/>
          <w:sz w:val="24"/>
          <w:szCs w:val="24"/>
          <w:lang w:val="pt-BR"/>
        </w:rPr>
        <w:t xml:space="preserve">                                                              </w:t>
      </w:r>
    </w:p>
    <w:p w14:paraId="352D6973" w14:textId="77777777" w:rsidR="00036196" w:rsidRPr="001F7CD1" w:rsidRDefault="00036196" w:rsidP="00DD792E">
      <w:pPr>
        <w:spacing w:before="60" w:after="60"/>
        <w:ind w:firstLine="426"/>
        <w:rPr>
          <w:rFonts w:cs="Times New Roman"/>
          <w:b/>
          <w:bCs/>
          <w:sz w:val="24"/>
          <w:szCs w:val="24"/>
          <w:lang w:val="pt-BR"/>
        </w:rPr>
      </w:pPr>
      <w:r w:rsidRPr="001F7CD1">
        <w:rPr>
          <w:rFonts w:cs="Times New Roman"/>
          <w:b/>
          <w:bCs/>
          <w:sz w:val="24"/>
          <w:szCs w:val="24"/>
          <w:lang w:val="pt-BR"/>
        </w:rPr>
        <w:br w:type="page"/>
      </w:r>
    </w:p>
    <w:p w14:paraId="515BDD45" w14:textId="138D777B" w:rsidR="00DD792E" w:rsidRPr="001F7CD1" w:rsidRDefault="00963047" w:rsidP="00DD792E">
      <w:pPr>
        <w:spacing w:before="60" w:after="60"/>
        <w:ind w:firstLine="426"/>
        <w:rPr>
          <w:rFonts w:cs="Times New Roman"/>
          <w:b/>
          <w:bCs/>
          <w:sz w:val="24"/>
          <w:szCs w:val="24"/>
          <w:lang w:val="pt-BR"/>
        </w:rPr>
      </w:pPr>
      <w:r w:rsidRPr="001F7CD1">
        <w:rPr>
          <w:rFonts w:cs="Times New Roman"/>
          <w:b/>
          <w:bCs/>
          <w:sz w:val="24"/>
          <w:szCs w:val="24"/>
          <w:lang w:val="pt-BR"/>
        </w:rPr>
        <w:lastRenderedPageBreak/>
        <w:t>ĐỀ 2</w:t>
      </w:r>
    </w:p>
    <w:p w14:paraId="4C4490D5" w14:textId="77777777" w:rsidR="00DD792E" w:rsidRPr="001F7CD1" w:rsidRDefault="00DD792E" w:rsidP="00DD792E">
      <w:pPr>
        <w:spacing w:before="60" w:after="60"/>
        <w:ind w:firstLine="426"/>
        <w:rPr>
          <w:rFonts w:cs="Times New Roman"/>
          <w:b/>
          <w:bCs/>
          <w:sz w:val="24"/>
          <w:szCs w:val="24"/>
          <w:lang w:val="pt-BR"/>
        </w:rPr>
      </w:pPr>
      <w:r w:rsidRPr="001F7CD1">
        <w:rPr>
          <w:rFonts w:cs="Times New Roman"/>
          <w:b/>
          <w:bCs/>
          <w:sz w:val="24"/>
          <w:szCs w:val="24"/>
          <w:lang w:val="pt-BR"/>
        </w:rPr>
        <w:t>Đọc đoạn văn sau:</w:t>
      </w:r>
    </w:p>
    <w:p w14:paraId="7D752360" w14:textId="77777777" w:rsidR="00DD792E" w:rsidRPr="001F7CD1" w:rsidRDefault="00DD792E" w:rsidP="00DD792E">
      <w:pPr>
        <w:spacing w:before="60" w:after="60"/>
        <w:ind w:firstLine="426"/>
        <w:rPr>
          <w:rFonts w:cs="Times New Roman"/>
          <w:bCs/>
          <w:i/>
          <w:iCs/>
          <w:sz w:val="24"/>
          <w:szCs w:val="24"/>
          <w:lang w:val="vi-VN"/>
        </w:rPr>
      </w:pPr>
      <w:r w:rsidRPr="001F7CD1">
        <w:rPr>
          <w:rFonts w:cs="Times New Roman"/>
          <w:bCs/>
          <w:i/>
          <w:iCs/>
          <w:sz w:val="24"/>
          <w:szCs w:val="24"/>
          <w:lang w:val="vi-VN"/>
        </w:rPr>
        <w:t xml:space="preserve"> (1) Sau mấy chục năm, công nghệ thông tin (IT) phát triển như vũ bão, mạng xã hội lên ngôi, các ứng dụng audio, video thay nhau giúp người dùng mọi thứ tiện lợi trong cuộc sống. Nhà bạn lắp camera an ninh, anh đi sang Pháp vẫn biết ai hay ra vào khi vắng nhà. Ngồi bên Mỹ có thể chát video cả tiếng với người tình bên Hà Nội mà không hề lo trả cước.</w:t>
      </w:r>
    </w:p>
    <w:p w14:paraId="11DB1E93" w14:textId="77777777" w:rsidR="00DD792E" w:rsidRPr="001F7CD1" w:rsidRDefault="00DD792E" w:rsidP="00DD792E">
      <w:pPr>
        <w:spacing w:before="60" w:after="60"/>
        <w:ind w:firstLine="426"/>
        <w:rPr>
          <w:rFonts w:cs="Times New Roman"/>
          <w:bCs/>
          <w:i/>
          <w:iCs/>
          <w:sz w:val="24"/>
          <w:szCs w:val="24"/>
          <w:lang w:val="vi-VN"/>
        </w:rPr>
      </w:pPr>
      <w:r w:rsidRPr="001F7CD1">
        <w:rPr>
          <w:rFonts w:cs="Times New Roman"/>
          <w:bCs/>
          <w:i/>
          <w:iCs/>
          <w:sz w:val="24"/>
          <w:szCs w:val="24"/>
          <w:lang w:val="vi-VN"/>
        </w:rPr>
        <w:t>(2) Tiện lợi quá nên nhiều gia đình gửi bố mẹ vào nhà dưỡng lão, ngày ngày thăm ông bà qua camera. Con cái du học bên kia bán cầu cũng chẳng lo. Cháu không nhắn gì thì nhìn qua Facebook thấy báo trực tuyến trước đó 1 tiếng hay check in đâu đó, bố mẹ, ông bà cũng chẳng ngại. Gia đình kiểu toàn cầu cũng hay nhưng vì tiện lợi quá nên giá trị gia đình riêng cũng bị hòa tan đi ít nhiều.</w:t>
      </w:r>
    </w:p>
    <w:p w14:paraId="1E30BB41" w14:textId="77777777" w:rsidR="00DD792E" w:rsidRPr="001F7CD1" w:rsidRDefault="00DD792E" w:rsidP="00704242">
      <w:pPr>
        <w:spacing w:before="60" w:after="60"/>
        <w:ind w:firstLine="426"/>
        <w:jc w:val="right"/>
        <w:rPr>
          <w:rFonts w:cs="Times New Roman"/>
          <w:bCs/>
          <w:sz w:val="24"/>
          <w:szCs w:val="24"/>
          <w:lang w:val="vi-VN"/>
        </w:rPr>
      </w:pPr>
      <w:r w:rsidRPr="001F7CD1">
        <w:rPr>
          <w:rFonts w:cs="Times New Roman"/>
          <w:bCs/>
          <w:sz w:val="24"/>
          <w:szCs w:val="24"/>
          <w:lang w:val="vi-VN"/>
        </w:rPr>
        <w:t xml:space="preserve"> (Theo Huệ Minh, thesaigontimes.vn)</w:t>
      </w:r>
    </w:p>
    <w:p w14:paraId="4E8C7BE3" w14:textId="77777777" w:rsidR="00DD792E" w:rsidRPr="001F7CD1" w:rsidRDefault="00DD792E" w:rsidP="00DD792E">
      <w:pPr>
        <w:spacing w:before="60" w:after="60"/>
        <w:ind w:firstLine="426"/>
        <w:rPr>
          <w:rFonts w:cs="Times New Roman"/>
          <w:b/>
          <w:bCs/>
          <w:sz w:val="24"/>
          <w:szCs w:val="24"/>
          <w:lang w:val="en-US"/>
        </w:rPr>
      </w:pPr>
      <w:r w:rsidRPr="001F7CD1">
        <w:rPr>
          <w:rFonts w:cs="Times New Roman"/>
          <w:b/>
          <w:bCs/>
          <w:sz w:val="24"/>
          <w:szCs w:val="24"/>
          <w:lang w:val="en-US"/>
        </w:rPr>
        <w:t>Thực hiện các yêu cầu từ câu 1 đến câu 5</w:t>
      </w:r>
    </w:p>
    <w:p w14:paraId="7E79940B" w14:textId="77777777" w:rsidR="00DD792E" w:rsidRPr="001F7CD1" w:rsidRDefault="00DD792E" w:rsidP="00DD792E">
      <w:pPr>
        <w:spacing w:before="60" w:after="60"/>
        <w:ind w:firstLine="426"/>
        <w:rPr>
          <w:rFonts w:cs="Times New Roman"/>
          <w:bCs/>
          <w:sz w:val="24"/>
          <w:szCs w:val="24"/>
          <w:lang w:val="vi-VN"/>
        </w:rPr>
      </w:pPr>
      <w:r w:rsidRPr="001F7CD1">
        <w:rPr>
          <w:rFonts w:cs="Times New Roman"/>
          <w:b/>
          <w:bCs/>
          <w:sz w:val="24"/>
          <w:szCs w:val="24"/>
          <w:lang w:val="vi-VN"/>
        </w:rPr>
        <w:t>Câu 1.</w:t>
      </w:r>
      <w:r w:rsidRPr="001F7CD1">
        <w:rPr>
          <w:rFonts w:cs="Times New Roman"/>
          <w:bCs/>
          <w:sz w:val="24"/>
          <w:szCs w:val="24"/>
          <w:lang w:val="vi-VN"/>
        </w:rPr>
        <w:t> Xác định thao tác lập luận chính của đoạn trích.</w:t>
      </w:r>
    </w:p>
    <w:p w14:paraId="19316F5F"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
          <w:bCs/>
          <w:sz w:val="24"/>
          <w:szCs w:val="24"/>
          <w:lang w:val="vi-VN"/>
        </w:rPr>
        <w:t>Câu 2.</w:t>
      </w:r>
      <w:r w:rsidRPr="001F7CD1">
        <w:rPr>
          <w:rFonts w:cs="Times New Roman"/>
          <w:bCs/>
          <w:sz w:val="24"/>
          <w:szCs w:val="24"/>
          <w:lang w:val="vi-VN"/>
        </w:rPr>
        <w:t> </w:t>
      </w:r>
      <w:r w:rsidRPr="001F7CD1">
        <w:rPr>
          <w:rFonts w:cs="Times New Roman"/>
          <w:bCs/>
          <w:sz w:val="24"/>
          <w:szCs w:val="24"/>
          <w:lang w:val="en-US"/>
        </w:rPr>
        <w:t>Chỉ ra mối quan hệ giữa phần (1) và phần (2) trong đoạn trích trên.</w:t>
      </w:r>
    </w:p>
    <w:p w14:paraId="188A4F47"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
          <w:bCs/>
          <w:sz w:val="24"/>
          <w:szCs w:val="24"/>
          <w:lang w:val="vi-VN"/>
        </w:rPr>
        <w:t>Câu 3.</w:t>
      </w:r>
      <w:r w:rsidRPr="001F7CD1">
        <w:rPr>
          <w:rFonts w:cs="Times New Roman"/>
          <w:bCs/>
          <w:sz w:val="24"/>
          <w:szCs w:val="24"/>
          <w:lang w:val="vi-VN"/>
        </w:rPr>
        <w:t> </w:t>
      </w:r>
      <w:r w:rsidRPr="001F7CD1">
        <w:rPr>
          <w:rFonts w:cs="Times New Roman"/>
          <w:bCs/>
          <w:sz w:val="24"/>
          <w:szCs w:val="24"/>
          <w:lang w:val="en-US"/>
        </w:rPr>
        <w:t>Phân tích giá trị của yếu tố biểu cảm trong phần (2) của đoạn trích trên.</w:t>
      </w:r>
    </w:p>
    <w:p w14:paraId="0D102060"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
          <w:bCs/>
          <w:sz w:val="24"/>
          <w:szCs w:val="24"/>
          <w:lang w:val="en-US"/>
        </w:rPr>
        <w:t>Câu 4.</w:t>
      </w:r>
      <w:r w:rsidRPr="001F7CD1">
        <w:rPr>
          <w:rFonts w:cs="Times New Roman"/>
          <w:bCs/>
          <w:sz w:val="24"/>
          <w:szCs w:val="24"/>
          <w:lang w:val="en-US"/>
        </w:rPr>
        <w:t xml:space="preserve"> Xác định một thông điệp mà tác giả gửi gắm trong đoạn trích trên.</w:t>
      </w:r>
    </w:p>
    <w:p w14:paraId="3EB6C496" w14:textId="77777777" w:rsidR="00DD792E" w:rsidRPr="001F7CD1" w:rsidRDefault="00DD792E" w:rsidP="00DD792E">
      <w:pPr>
        <w:spacing w:before="60" w:after="60"/>
        <w:ind w:firstLine="426"/>
        <w:rPr>
          <w:rFonts w:cs="Times New Roman"/>
          <w:bCs/>
          <w:sz w:val="24"/>
          <w:szCs w:val="24"/>
          <w:lang w:val="pt-BR"/>
        </w:rPr>
      </w:pPr>
      <w:r w:rsidRPr="001F7CD1">
        <w:rPr>
          <w:rFonts w:cs="Times New Roman"/>
          <w:b/>
          <w:bCs/>
          <w:sz w:val="24"/>
          <w:szCs w:val="24"/>
          <w:lang w:val="vi-VN"/>
        </w:rPr>
        <w:t>Câu 5.</w:t>
      </w:r>
      <w:r w:rsidRPr="001F7CD1">
        <w:rPr>
          <w:rFonts w:cs="Times New Roman"/>
          <w:bCs/>
          <w:sz w:val="24"/>
          <w:szCs w:val="24"/>
          <w:lang w:val="vi-VN"/>
        </w:rPr>
        <w:t> </w:t>
      </w:r>
      <w:r w:rsidRPr="001F7CD1">
        <w:rPr>
          <w:rFonts w:cs="Times New Roman"/>
          <w:bCs/>
          <w:sz w:val="24"/>
          <w:szCs w:val="24"/>
          <w:lang w:val="pt-BR"/>
        </w:rPr>
        <w:t xml:space="preserve">Từ suy ngẫm của tác giả trong câu </w:t>
      </w:r>
      <w:r w:rsidRPr="001F7CD1">
        <w:rPr>
          <w:rFonts w:cs="Times New Roman"/>
          <w:bCs/>
          <w:i/>
          <w:sz w:val="24"/>
          <w:szCs w:val="24"/>
          <w:lang w:val="pt-BR"/>
        </w:rPr>
        <w:t xml:space="preserve">văn </w:t>
      </w:r>
      <w:r w:rsidRPr="001F7CD1">
        <w:rPr>
          <w:rFonts w:cs="Times New Roman"/>
          <w:bCs/>
          <w:i/>
          <w:iCs/>
          <w:sz w:val="24"/>
          <w:szCs w:val="24"/>
          <w:lang w:val="vi-VN"/>
        </w:rPr>
        <w:t>nhưng vì tiện lợi quá nên giá trị gia đình riêng cũng bị hòa tan đi ít nhiều</w:t>
      </w:r>
      <w:r w:rsidRPr="001F7CD1">
        <w:rPr>
          <w:rFonts w:cs="Times New Roman"/>
          <w:bCs/>
          <w:i/>
          <w:iCs/>
          <w:sz w:val="24"/>
          <w:szCs w:val="24"/>
          <w:lang w:val="en-US"/>
        </w:rPr>
        <w:t xml:space="preserve">, </w:t>
      </w:r>
      <w:r w:rsidRPr="001F7CD1">
        <w:rPr>
          <w:rFonts w:cs="Times New Roman"/>
          <w:bCs/>
          <w:sz w:val="24"/>
          <w:szCs w:val="24"/>
          <w:lang w:val="pt-BR"/>
        </w:rPr>
        <w:t>mỗi người cần làm gì để giữ gìn giá trị gia đình trong cuộc sống hiện đại?</w:t>
      </w:r>
    </w:p>
    <w:p w14:paraId="1F52C2C4" w14:textId="77777777" w:rsidR="00DD792E" w:rsidRPr="001F7CD1" w:rsidRDefault="00DD792E" w:rsidP="00DD792E">
      <w:pPr>
        <w:spacing w:before="60" w:after="60"/>
        <w:ind w:firstLine="426"/>
        <w:rPr>
          <w:rFonts w:cs="Times New Roman"/>
          <w:b/>
          <w:bCs/>
          <w:sz w:val="24"/>
          <w:szCs w:val="24"/>
          <w:lang w:val="en-US"/>
        </w:rPr>
      </w:pPr>
      <w:r w:rsidRPr="001F7CD1">
        <w:rPr>
          <w:rFonts w:cs="Times New Roman"/>
          <w:b/>
          <w:bCs/>
          <w:sz w:val="24"/>
          <w:szCs w:val="24"/>
          <w:lang w:val="en-US"/>
        </w:rPr>
        <w:t>Trả lời:</w:t>
      </w:r>
    </w:p>
    <w:p w14:paraId="4506A1E2" w14:textId="77777777" w:rsidR="00DD792E" w:rsidRPr="001F7CD1" w:rsidRDefault="00DD792E" w:rsidP="00DD792E">
      <w:pPr>
        <w:spacing w:before="60" w:after="60"/>
        <w:ind w:firstLine="426"/>
        <w:rPr>
          <w:rFonts w:cs="Times New Roman"/>
          <w:bCs/>
          <w:sz w:val="24"/>
          <w:szCs w:val="24"/>
          <w:lang w:val="vi-VN"/>
        </w:rPr>
      </w:pPr>
      <w:r w:rsidRPr="001F7CD1">
        <w:rPr>
          <w:rFonts w:cs="Times New Roman"/>
          <w:b/>
          <w:bCs/>
          <w:sz w:val="24"/>
          <w:szCs w:val="24"/>
          <w:lang w:val="vi-VN"/>
        </w:rPr>
        <w:t>Câu 1.</w:t>
      </w:r>
      <w:r w:rsidRPr="001F7CD1">
        <w:rPr>
          <w:rFonts w:cs="Times New Roman"/>
          <w:bCs/>
          <w:sz w:val="24"/>
          <w:szCs w:val="24"/>
          <w:lang w:val="vi-VN"/>
        </w:rPr>
        <w:t xml:space="preserve"> Thao tác lập luận chính: chứng minh.</w:t>
      </w:r>
    </w:p>
    <w:p w14:paraId="2A7D3C49" w14:textId="77777777" w:rsidR="00DD792E" w:rsidRPr="001F7CD1" w:rsidRDefault="00DD792E" w:rsidP="00DD792E">
      <w:pPr>
        <w:spacing w:before="60" w:after="60"/>
        <w:ind w:firstLine="426"/>
        <w:rPr>
          <w:rFonts w:cs="Times New Roman"/>
          <w:bCs/>
          <w:sz w:val="24"/>
          <w:szCs w:val="24"/>
          <w:lang w:val="vi-VN"/>
        </w:rPr>
      </w:pPr>
      <w:r w:rsidRPr="001F7CD1">
        <w:rPr>
          <w:rFonts w:cs="Times New Roman"/>
          <w:b/>
          <w:bCs/>
          <w:sz w:val="24"/>
          <w:szCs w:val="24"/>
          <w:lang w:val="vi-VN"/>
        </w:rPr>
        <w:t>Câu 2.</w:t>
      </w:r>
    </w:p>
    <w:p w14:paraId="217E868D"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Mối quan hệ giữa phần (1) và phần (2) trong đoạn trích trên là:</w:t>
      </w:r>
    </w:p>
    <w:p w14:paraId="0DFC9463" w14:textId="77777777" w:rsidR="00DD792E" w:rsidRPr="001F7CD1" w:rsidRDefault="00DD792E" w:rsidP="00DD792E">
      <w:pPr>
        <w:spacing w:before="60" w:after="60"/>
        <w:ind w:firstLine="426"/>
        <w:rPr>
          <w:rFonts w:cs="Times New Roman"/>
          <w:b/>
          <w:bCs/>
          <w:sz w:val="24"/>
          <w:szCs w:val="24"/>
          <w:u w:val="single"/>
          <w:lang w:val="en-US"/>
        </w:rPr>
      </w:pPr>
      <w:r w:rsidRPr="001F7CD1">
        <w:rPr>
          <w:rFonts w:cs="Times New Roman"/>
          <w:bCs/>
          <w:sz w:val="24"/>
          <w:szCs w:val="24"/>
          <w:lang w:val="en-US"/>
        </w:rPr>
        <w:t>+ Phần (1): Tiện lợi của việc công nghệ thông tin phát triển.</w:t>
      </w:r>
    </w:p>
    <w:p w14:paraId="2DD5402E"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Phần (2): Hậu quả việc công nghệ thông tin phát triển.</w:t>
      </w:r>
    </w:p>
    <w:p w14:paraId="690BF09C"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Đó là mối quan hệ giữa các mặt, các khía cạnh.</w:t>
      </w:r>
    </w:p>
    <w:p w14:paraId="0A1A90F4" w14:textId="77777777" w:rsidR="00DD792E" w:rsidRPr="001F7CD1" w:rsidRDefault="00DD792E" w:rsidP="00DD792E">
      <w:pPr>
        <w:spacing w:before="60" w:after="60"/>
        <w:ind w:firstLine="426"/>
        <w:rPr>
          <w:rFonts w:cs="Times New Roman"/>
          <w:bCs/>
          <w:sz w:val="24"/>
          <w:szCs w:val="24"/>
          <w:lang w:val="vi-VN"/>
        </w:rPr>
      </w:pPr>
      <w:r w:rsidRPr="001F7CD1">
        <w:rPr>
          <w:rFonts w:cs="Times New Roman"/>
          <w:b/>
          <w:bCs/>
          <w:sz w:val="24"/>
          <w:szCs w:val="24"/>
          <w:lang w:val="vi-VN"/>
        </w:rPr>
        <w:t>Câu 3.</w:t>
      </w:r>
      <w:r w:rsidRPr="001F7CD1">
        <w:rPr>
          <w:rFonts w:cs="Times New Roman"/>
          <w:bCs/>
          <w:sz w:val="24"/>
          <w:szCs w:val="24"/>
          <w:lang w:val="vi-VN"/>
        </w:rPr>
        <w:t> </w:t>
      </w:r>
    </w:p>
    <w:p w14:paraId="383792EB"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Yếu tố biểu cảm được sử dụng trong phần (2) của đoạn trích là:</w:t>
      </w:r>
      <w:r w:rsidRPr="001F7CD1">
        <w:rPr>
          <w:rFonts w:cs="Times New Roman"/>
          <w:bCs/>
          <w:i/>
          <w:iCs/>
          <w:sz w:val="24"/>
          <w:szCs w:val="24"/>
          <w:lang w:val="vi-VN"/>
        </w:rPr>
        <w:t xml:space="preserve"> Tiện lợi quá, cũng chẳng lo</w:t>
      </w:r>
      <w:r w:rsidRPr="001F7CD1">
        <w:rPr>
          <w:rFonts w:cs="Times New Roman"/>
          <w:bCs/>
          <w:i/>
          <w:iCs/>
          <w:sz w:val="24"/>
          <w:szCs w:val="24"/>
          <w:lang w:val="en-US"/>
        </w:rPr>
        <w:t>,</w:t>
      </w:r>
      <w:r w:rsidRPr="001F7CD1">
        <w:rPr>
          <w:rFonts w:cs="Times New Roman"/>
          <w:bCs/>
          <w:i/>
          <w:iCs/>
          <w:sz w:val="24"/>
          <w:szCs w:val="24"/>
          <w:lang w:val="vi-VN"/>
        </w:rPr>
        <w:t xml:space="preserve"> cũng chẳng ngại</w:t>
      </w:r>
      <w:r w:rsidRPr="001F7CD1">
        <w:rPr>
          <w:rFonts w:cs="Times New Roman"/>
          <w:bCs/>
          <w:i/>
          <w:iCs/>
          <w:sz w:val="24"/>
          <w:szCs w:val="24"/>
          <w:lang w:val="en-US"/>
        </w:rPr>
        <w:t>,</w:t>
      </w:r>
      <w:r w:rsidRPr="001F7CD1">
        <w:rPr>
          <w:rFonts w:cs="Times New Roman"/>
          <w:bCs/>
          <w:i/>
          <w:iCs/>
          <w:sz w:val="24"/>
          <w:szCs w:val="24"/>
          <w:lang w:val="vi-VN"/>
        </w:rPr>
        <w:t xml:space="preserve"> ít nhiều.</w:t>
      </w:r>
    </w:p>
    <w:p w14:paraId="470C16A4"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 xml:space="preserve">- Tác dụng:         </w:t>
      </w:r>
    </w:p>
    <w:p w14:paraId="35CD602E"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Về nghệ thuật lập luận: Làm cho lập luận chặt chẽ, thuyết phục, làm cho văn bản thêm sức lôi cuốn, thuyết phục.</w:t>
      </w:r>
    </w:p>
    <w:p w14:paraId="22EF8CF2"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Cs/>
          <w:sz w:val="24"/>
          <w:szCs w:val="24"/>
          <w:lang w:val="en-US"/>
        </w:rPr>
        <w:t>Về nội dung: Nhấn mạnh những mặt trái khi công nghệ thông tin phát triển. Từ đó tác giả định hướng cho người đọc điều chỉnh hành động phù hợp.</w:t>
      </w:r>
    </w:p>
    <w:p w14:paraId="5AFED749" w14:textId="77777777" w:rsidR="00DD792E" w:rsidRPr="001F7CD1" w:rsidRDefault="00DD792E" w:rsidP="00DD792E">
      <w:pPr>
        <w:spacing w:before="60" w:after="60"/>
        <w:ind w:firstLine="426"/>
        <w:rPr>
          <w:rFonts w:cs="Times New Roman"/>
          <w:bCs/>
          <w:sz w:val="24"/>
          <w:szCs w:val="24"/>
          <w:lang w:val="en-US"/>
        </w:rPr>
      </w:pPr>
      <w:r w:rsidRPr="001F7CD1">
        <w:rPr>
          <w:rFonts w:cs="Times New Roman"/>
          <w:b/>
          <w:bCs/>
          <w:sz w:val="24"/>
          <w:szCs w:val="24"/>
          <w:lang w:val="en-US"/>
        </w:rPr>
        <w:t>Câu 4.</w:t>
      </w:r>
      <w:r w:rsidRPr="001F7CD1">
        <w:rPr>
          <w:rFonts w:cs="Times New Roman"/>
          <w:bCs/>
          <w:sz w:val="24"/>
          <w:szCs w:val="24"/>
          <w:lang w:val="en-US"/>
        </w:rPr>
        <w:t xml:space="preserve"> Thông điệp mà tác giả gửi gắm trong đoạn trích: Hãy sử dụng công nghệ thông tin cho phù hợp để giữ gìn giá trị gia đình.</w:t>
      </w:r>
    </w:p>
    <w:p w14:paraId="7D95EE46" w14:textId="77777777" w:rsidR="00DD792E" w:rsidRPr="001F7CD1" w:rsidRDefault="00DD792E" w:rsidP="00DD792E">
      <w:pPr>
        <w:spacing w:before="60" w:after="60"/>
        <w:ind w:firstLine="426"/>
        <w:rPr>
          <w:rFonts w:cs="Times New Roman"/>
          <w:bCs/>
          <w:sz w:val="24"/>
          <w:szCs w:val="24"/>
          <w:lang w:val="vi-VN"/>
        </w:rPr>
      </w:pPr>
      <w:r w:rsidRPr="001F7CD1">
        <w:rPr>
          <w:rFonts w:cs="Times New Roman"/>
          <w:b/>
          <w:bCs/>
          <w:sz w:val="24"/>
          <w:szCs w:val="24"/>
          <w:lang w:val="vi-VN"/>
        </w:rPr>
        <w:t>Câu 5.</w:t>
      </w:r>
      <w:r w:rsidRPr="001F7CD1">
        <w:rPr>
          <w:rFonts w:cs="Times New Roman"/>
          <w:bCs/>
          <w:sz w:val="24"/>
          <w:szCs w:val="24"/>
          <w:lang w:val="vi-VN"/>
        </w:rPr>
        <w:t> </w:t>
      </w:r>
    </w:p>
    <w:p w14:paraId="7BE2DCB3" w14:textId="77777777" w:rsidR="00DD792E" w:rsidRPr="001F7CD1" w:rsidRDefault="00DD792E" w:rsidP="00DD792E">
      <w:pPr>
        <w:spacing w:before="60" w:after="60"/>
        <w:ind w:firstLine="426"/>
        <w:rPr>
          <w:rFonts w:cs="Times New Roman"/>
          <w:bCs/>
          <w:sz w:val="24"/>
          <w:szCs w:val="24"/>
          <w:lang w:val="vi-VN"/>
        </w:rPr>
      </w:pPr>
      <w:r w:rsidRPr="001F7CD1">
        <w:rPr>
          <w:rFonts w:cs="Times New Roman"/>
          <w:bCs/>
          <w:sz w:val="24"/>
          <w:szCs w:val="24"/>
          <w:lang w:val="en-US"/>
        </w:rPr>
        <w:t xml:space="preserve">- </w:t>
      </w:r>
      <w:r w:rsidRPr="001F7CD1">
        <w:rPr>
          <w:rFonts w:cs="Times New Roman"/>
          <w:bCs/>
          <w:sz w:val="24"/>
          <w:szCs w:val="24"/>
          <w:lang w:val="pt-BR"/>
        </w:rPr>
        <w:t>Suy ngẫm của tác giả trong câu văn là:</w:t>
      </w:r>
      <w:r w:rsidRPr="001F7CD1">
        <w:rPr>
          <w:rFonts w:cs="Times New Roman"/>
          <w:bCs/>
          <w:i/>
          <w:sz w:val="24"/>
          <w:szCs w:val="24"/>
          <w:lang w:val="pt-BR"/>
        </w:rPr>
        <w:t xml:space="preserve"> </w:t>
      </w:r>
      <w:r w:rsidRPr="001F7CD1">
        <w:rPr>
          <w:rFonts w:cs="Times New Roman"/>
          <w:bCs/>
          <w:sz w:val="24"/>
          <w:szCs w:val="24"/>
          <w:lang w:val="vi-VN"/>
        </w:rPr>
        <w:t>công nghệ thông tin rút ngắn khoảng cách về địa lí nhưng cũng có thể khiến những giá trị gia đình hòa tan vào xu thế toàn cầu mất đi những ý nghĩa cao đẹp, thiêng liêng của riêng nó</w:t>
      </w:r>
    </w:p>
    <w:p w14:paraId="4939C72C" w14:textId="77777777" w:rsidR="00DD792E" w:rsidRPr="001F7CD1" w:rsidRDefault="00DD792E" w:rsidP="00DD792E">
      <w:pPr>
        <w:spacing w:before="60" w:after="60"/>
        <w:ind w:firstLine="426"/>
        <w:rPr>
          <w:rFonts w:cs="Times New Roman"/>
          <w:bCs/>
          <w:sz w:val="24"/>
          <w:szCs w:val="24"/>
          <w:lang w:val="pt-BR"/>
        </w:rPr>
      </w:pPr>
      <w:r w:rsidRPr="001F7CD1">
        <w:rPr>
          <w:rFonts w:cs="Times New Roman"/>
          <w:bCs/>
          <w:sz w:val="24"/>
          <w:szCs w:val="24"/>
          <w:lang w:val="en-US"/>
        </w:rPr>
        <w:t>- Việc</w:t>
      </w:r>
      <w:r w:rsidRPr="001F7CD1">
        <w:rPr>
          <w:rFonts w:cs="Times New Roman"/>
          <w:bCs/>
          <w:sz w:val="24"/>
          <w:szCs w:val="24"/>
          <w:lang w:val="pt-BR"/>
        </w:rPr>
        <w:t xml:space="preserve"> cần làm:</w:t>
      </w:r>
    </w:p>
    <w:p w14:paraId="489ABE79" w14:textId="77777777" w:rsidR="00DD792E" w:rsidRPr="001F7CD1" w:rsidRDefault="00DD792E" w:rsidP="00DD792E">
      <w:pPr>
        <w:spacing w:before="60" w:after="60"/>
        <w:ind w:firstLine="426"/>
        <w:rPr>
          <w:rFonts w:cs="Times New Roman"/>
          <w:bCs/>
          <w:sz w:val="24"/>
          <w:szCs w:val="24"/>
          <w:lang w:val="pt-BR"/>
        </w:rPr>
      </w:pPr>
      <w:r w:rsidRPr="001F7CD1">
        <w:rPr>
          <w:rFonts w:cs="Times New Roman"/>
          <w:bCs/>
          <w:sz w:val="24"/>
          <w:szCs w:val="24"/>
          <w:lang w:val="pt-BR"/>
        </w:rPr>
        <w:t>+ Không lạm dụng sự tiện lợi vì làm mất sự kết nối giữa các cá nhân trong xã hội</w:t>
      </w:r>
    </w:p>
    <w:p w14:paraId="7389F97A" w14:textId="77777777" w:rsidR="00DD792E" w:rsidRPr="001F7CD1" w:rsidRDefault="00DD792E" w:rsidP="00DD792E">
      <w:pPr>
        <w:spacing w:before="60" w:after="60"/>
        <w:ind w:firstLine="426"/>
        <w:rPr>
          <w:rFonts w:cs="Times New Roman"/>
          <w:bCs/>
          <w:sz w:val="24"/>
          <w:szCs w:val="24"/>
          <w:lang w:val="pt-BR"/>
        </w:rPr>
      </w:pPr>
      <w:r w:rsidRPr="001F7CD1">
        <w:rPr>
          <w:rFonts w:cs="Times New Roman"/>
          <w:bCs/>
          <w:sz w:val="24"/>
          <w:szCs w:val="24"/>
          <w:lang w:val="pt-BR"/>
        </w:rPr>
        <w:t>+ Sắp xếp thời gian để dành thời gian cho gia đình bởi vì khi có thời gian dành cho gia đình sẽ gắn kết tình cảm giữa các thành viên.</w:t>
      </w:r>
    </w:p>
    <w:p w14:paraId="3867DC26" w14:textId="77777777" w:rsidR="00704242" w:rsidRPr="001F7CD1" w:rsidRDefault="00704242" w:rsidP="007E6564">
      <w:pPr>
        <w:spacing w:before="60" w:after="60"/>
        <w:ind w:firstLine="426"/>
        <w:rPr>
          <w:rFonts w:cs="Times New Roman"/>
          <w:b/>
          <w:bCs/>
          <w:sz w:val="24"/>
          <w:szCs w:val="24"/>
          <w:u w:val="single"/>
          <w:lang w:val="en-US"/>
        </w:rPr>
      </w:pPr>
    </w:p>
    <w:p w14:paraId="228676A8" w14:textId="77777777" w:rsidR="00036196" w:rsidRPr="001F7CD1" w:rsidRDefault="00036196" w:rsidP="007E6564">
      <w:pPr>
        <w:spacing w:before="60" w:after="60"/>
        <w:ind w:firstLine="426"/>
        <w:rPr>
          <w:rFonts w:cs="Times New Roman"/>
          <w:b/>
          <w:bCs/>
          <w:sz w:val="24"/>
          <w:szCs w:val="24"/>
          <w:u w:val="single"/>
          <w:lang w:val="en-US"/>
        </w:rPr>
      </w:pPr>
      <w:r w:rsidRPr="001F7CD1">
        <w:rPr>
          <w:rFonts w:cs="Times New Roman"/>
          <w:b/>
          <w:bCs/>
          <w:sz w:val="24"/>
          <w:szCs w:val="24"/>
          <w:u w:val="single"/>
          <w:lang w:val="en-US"/>
        </w:rPr>
        <w:br w:type="page"/>
      </w:r>
    </w:p>
    <w:p w14:paraId="0976ADC0" w14:textId="07ECCD23" w:rsidR="007E6564" w:rsidRPr="001F7CD1" w:rsidRDefault="007E6564" w:rsidP="007E6564">
      <w:pPr>
        <w:spacing w:before="60" w:after="60"/>
        <w:ind w:firstLine="426"/>
        <w:rPr>
          <w:rFonts w:cs="Times New Roman"/>
          <w:b/>
          <w:bCs/>
          <w:sz w:val="24"/>
          <w:szCs w:val="24"/>
          <w:u w:val="single"/>
          <w:lang w:val="en-US"/>
        </w:rPr>
      </w:pPr>
      <w:r w:rsidRPr="001F7CD1">
        <w:rPr>
          <w:rFonts w:cs="Times New Roman"/>
          <w:b/>
          <w:bCs/>
          <w:sz w:val="24"/>
          <w:szCs w:val="24"/>
          <w:u w:val="single"/>
          <w:lang w:val="en-US"/>
        </w:rPr>
        <w:lastRenderedPageBreak/>
        <w:t xml:space="preserve">ĐỀ </w:t>
      </w:r>
      <w:r w:rsidR="00704242" w:rsidRPr="001F7CD1">
        <w:rPr>
          <w:rFonts w:cs="Times New Roman"/>
          <w:b/>
          <w:bCs/>
          <w:sz w:val="24"/>
          <w:szCs w:val="24"/>
          <w:u w:val="single"/>
          <w:lang w:val="en-US"/>
        </w:rPr>
        <w:t>3</w:t>
      </w:r>
    </w:p>
    <w:p w14:paraId="40A7255F" w14:textId="77777777" w:rsidR="007E6564" w:rsidRPr="001F7CD1" w:rsidRDefault="007E6564" w:rsidP="007E6564">
      <w:pPr>
        <w:spacing w:before="60" w:after="60"/>
        <w:ind w:firstLine="426"/>
        <w:rPr>
          <w:rFonts w:cs="Times New Roman"/>
          <w:b/>
          <w:bCs/>
          <w:sz w:val="24"/>
          <w:szCs w:val="24"/>
          <w:lang w:val="vi"/>
        </w:rPr>
      </w:pPr>
      <w:r w:rsidRPr="001F7CD1">
        <w:rPr>
          <w:rFonts w:cs="Times New Roman"/>
          <w:b/>
          <w:bCs/>
          <w:sz w:val="24"/>
          <w:szCs w:val="24"/>
          <w:lang w:val="vi"/>
        </w:rPr>
        <w:t>Đọc văn bản sau:</w:t>
      </w:r>
    </w:p>
    <w:p w14:paraId="6751822E" w14:textId="12F5A111" w:rsidR="007E6564" w:rsidRPr="001F7CD1" w:rsidRDefault="007E6564" w:rsidP="007E6564">
      <w:pPr>
        <w:spacing w:before="60" w:after="60"/>
        <w:ind w:firstLine="426"/>
        <w:rPr>
          <w:rFonts w:cs="Times New Roman"/>
          <w:bCs/>
          <w:i/>
          <w:sz w:val="24"/>
          <w:szCs w:val="24"/>
          <w:lang w:val="en-US"/>
        </w:rPr>
      </w:pPr>
      <w:r w:rsidRPr="001F7CD1">
        <w:rPr>
          <w:rFonts w:cs="Times New Roman"/>
          <w:bCs/>
          <w:i/>
          <w:sz w:val="24"/>
          <w:szCs w:val="24"/>
          <w:lang w:val="en-US"/>
        </w:rPr>
        <w:t xml:space="preserve">Bạn có thể đi bất kỳ đâu bạn muốn, làm bất cứ việc gì bạn thích, trở thành bất cứ ai bạn ao ước... từ ngay vị trí hiện nay của bạn. Longfellow đã bắt đầu từ đó </w:t>
      </w:r>
      <w:r w:rsidR="00D11BBF" w:rsidRPr="001F7CD1">
        <w:rPr>
          <w:rFonts w:cs="Times New Roman"/>
          <w:bCs/>
          <w:i/>
          <w:sz w:val="24"/>
          <w:szCs w:val="24"/>
          <w:lang w:val="en-US"/>
        </w:rPr>
        <w:t>-</w:t>
      </w:r>
      <w:r w:rsidRPr="001F7CD1">
        <w:rPr>
          <w:rFonts w:cs="Times New Roman"/>
          <w:bCs/>
          <w:i/>
          <w:sz w:val="24"/>
          <w:szCs w:val="24"/>
          <w:lang w:val="en-US"/>
        </w:rPr>
        <w:t xml:space="preserve"> Michelangelo và Licoln cũng vậy. RodSterling đã viết 40 truyện ngắn trước khi được chấp nhận một truyện. Disney đã bị một tờ báo đuổi việc vì cảm thấy ông không có tài năng. RichardByrd đâm máy bay trong hai lần đầu tiên ông lái một mình và rồi trở thành một trong những nhà thám hiểm vĩ đại nhất thế giới.</w:t>
      </w:r>
      <w:r w:rsidRPr="001F7CD1">
        <w:rPr>
          <w:rFonts w:cs="Times New Roman"/>
          <w:bCs/>
          <w:i/>
          <w:sz w:val="24"/>
          <w:szCs w:val="24"/>
          <w:lang w:val="vi-VN"/>
        </w:rPr>
        <w:t xml:space="preserve"> </w:t>
      </w:r>
      <w:r w:rsidRPr="001F7CD1">
        <w:rPr>
          <w:rFonts w:cs="Times New Roman"/>
          <w:bCs/>
          <w:i/>
          <w:sz w:val="24"/>
          <w:szCs w:val="24"/>
          <w:lang w:val="en-US"/>
        </w:rPr>
        <w:t xml:space="preserve">Vì thế hãy biết ơn nghịch cảnh của bạn. Nhưng vì tương lai tốt đẹp hơn của chính mình, hãy cầu mong rằng nó sẽ hỗ trợ bạn chứ không phải chống lại bạn. </w:t>
      </w:r>
    </w:p>
    <w:p w14:paraId="3CFC024B" w14:textId="77777777" w:rsidR="007E6564" w:rsidRPr="001F7CD1" w:rsidRDefault="007E6564" w:rsidP="007E6564">
      <w:pPr>
        <w:spacing w:before="60" w:after="60"/>
        <w:ind w:firstLine="426"/>
        <w:rPr>
          <w:rFonts w:cs="Times New Roman"/>
          <w:bCs/>
          <w:i/>
          <w:sz w:val="24"/>
          <w:szCs w:val="24"/>
          <w:lang w:val="en-US"/>
        </w:rPr>
      </w:pPr>
      <w:r w:rsidRPr="001F7CD1">
        <w:rPr>
          <w:rFonts w:cs="Times New Roman"/>
          <w:bCs/>
          <w:i/>
          <w:sz w:val="24"/>
          <w:szCs w:val="24"/>
          <w:lang w:val="en-US"/>
        </w:rPr>
        <w:t>Thế giới sẵn sàng tạm dừng lại và để bạn thương xót cho bản thân</w:t>
      </w:r>
      <w:r w:rsidRPr="001F7CD1">
        <w:rPr>
          <w:rFonts w:cs="Times New Roman"/>
          <w:bCs/>
          <w:i/>
          <w:sz w:val="24"/>
          <w:szCs w:val="24"/>
          <w:lang w:val="vi-VN"/>
        </w:rPr>
        <w:t xml:space="preserve"> - </w:t>
      </w:r>
      <w:r w:rsidRPr="001F7CD1">
        <w:rPr>
          <w:rFonts w:cs="Times New Roman"/>
          <w:bCs/>
          <w:i/>
          <w:sz w:val="24"/>
          <w:szCs w:val="24"/>
          <w:lang w:val="en-US"/>
        </w:rPr>
        <w:t xml:space="preserve">cho tới khi cuối cùng bạn chết vì tan nát và cô đơn </w:t>
      </w:r>
      <w:r w:rsidRPr="001F7CD1">
        <w:rPr>
          <w:rFonts w:cs="Times New Roman"/>
          <w:bCs/>
          <w:i/>
          <w:sz w:val="24"/>
          <w:szCs w:val="24"/>
          <w:lang w:val="vi-VN"/>
        </w:rPr>
        <w:t>-</w:t>
      </w:r>
      <w:r w:rsidRPr="001F7CD1">
        <w:rPr>
          <w:rFonts w:cs="Times New Roman"/>
          <w:bCs/>
          <w:i/>
          <w:sz w:val="24"/>
          <w:szCs w:val="24"/>
          <w:lang w:val="en-US"/>
        </w:rPr>
        <w:t xml:space="preserve"> nếu đó là điều bạn muốn. Nó cũng sẵn sàng tránh sang một bên để nhường đường cho bạn một khi bạn hạ quyết tâm rằng hoàn cảnh hiện nay chỉ là tạm thời, bạn sẽ lại đứng dậy, tiến lên và để lại dấu ấn của mình. </w:t>
      </w:r>
    </w:p>
    <w:p w14:paraId="2AF0BA15" w14:textId="77777777" w:rsidR="007E6564" w:rsidRPr="001F7CD1" w:rsidRDefault="007E6564" w:rsidP="007E6564">
      <w:pPr>
        <w:spacing w:before="60" w:after="60"/>
        <w:ind w:firstLine="426"/>
        <w:rPr>
          <w:rFonts w:cs="Times New Roman"/>
          <w:bCs/>
          <w:i/>
          <w:sz w:val="24"/>
          <w:szCs w:val="24"/>
          <w:lang w:val="en-US"/>
        </w:rPr>
      </w:pPr>
      <w:r w:rsidRPr="001F7CD1">
        <w:rPr>
          <w:rFonts w:cs="Times New Roman"/>
          <w:bCs/>
          <w:i/>
          <w:sz w:val="24"/>
          <w:szCs w:val="24"/>
          <w:lang w:val="en-US"/>
        </w:rPr>
        <w:t xml:space="preserve">Thế giới không có thời gian để quan tâm tới lựa chọn của bạn, vậy nên ít nhất là vì bản thân bạn, hãy lao mình vào cuộc phiêu lưu, với đôi mắt kiên định hướng về phía thành quả, chứ không chỉ tồn tại và thương hại bản thân. </w:t>
      </w:r>
    </w:p>
    <w:p w14:paraId="3ABCFCB5" w14:textId="77777777" w:rsidR="004100FB" w:rsidRPr="001F7CD1" w:rsidRDefault="007E6564" w:rsidP="004100FB">
      <w:pPr>
        <w:spacing w:before="60" w:after="60"/>
        <w:ind w:firstLine="426"/>
        <w:rPr>
          <w:rFonts w:cs="Times New Roman"/>
          <w:bCs/>
          <w:sz w:val="24"/>
          <w:szCs w:val="24"/>
          <w:lang w:val="en-US"/>
        </w:rPr>
      </w:pPr>
      <w:r w:rsidRPr="001F7CD1">
        <w:rPr>
          <w:rFonts w:cs="Times New Roman"/>
          <w:bCs/>
          <w:i/>
          <w:sz w:val="24"/>
          <w:szCs w:val="24"/>
          <w:lang w:val="en-US"/>
        </w:rPr>
        <w:t xml:space="preserve">Từ giờ phút này, và vì những gì còn lại trong thế cân bằng của đời bạn, hãy cam kết với sự xuất sắc, hãy nhớ rằng thách thức của bạn là phải thành công. Rốt cuộc, bạn chỉ có một cuộc đời! Hãy làm điều gì đó thật huy </w:t>
      </w:r>
      <w:r w:rsidRPr="001F7CD1">
        <w:rPr>
          <w:rFonts w:cs="Times New Roman"/>
          <w:bCs/>
          <w:i/>
          <w:sz w:val="24"/>
          <w:szCs w:val="24"/>
          <w:lang w:val="vi-VN"/>
        </w:rPr>
        <w:t>hoàng.</w:t>
      </w:r>
    </w:p>
    <w:p w14:paraId="0D66886A" w14:textId="77777777" w:rsidR="004100FB" w:rsidRPr="001F7CD1" w:rsidRDefault="007E6564" w:rsidP="004100FB">
      <w:pPr>
        <w:spacing w:before="60" w:after="60"/>
        <w:ind w:firstLine="426"/>
        <w:jc w:val="right"/>
        <w:rPr>
          <w:rFonts w:cs="Times New Roman"/>
          <w:bCs/>
          <w:sz w:val="24"/>
          <w:szCs w:val="24"/>
          <w:lang w:val="en-US"/>
        </w:rPr>
      </w:pPr>
      <w:r w:rsidRPr="001F7CD1">
        <w:rPr>
          <w:rFonts w:cs="Times New Roman"/>
          <w:bCs/>
          <w:sz w:val="24"/>
          <w:szCs w:val="24"/>
          <w:lang w:val="en-US"/>
        </w:rPr>
        <w:t>(</w:t>
      </w:r>
      <w:r w:rsidRPr="001F7CD1">
        <w:rPr>
          <w:rFonts w:cs="Times New Roman"/>
          <w:bCs/>
          <w:sz w:val="24"/>
          <w:szCs w:val="24"/>
          <w:lang w:val="vi-VN"/>
        </w:rPr>
        <w:t xml:space="preserve">Trích </w:t>
      </w:r>
      <w:r w:rsidRPr="001F7CD1">
        <w:rPr>
          <w:rFonts w:cs="Times New Roman"/>
          <w:bCs/>
          <w:i/>
          <w:sz w:val="24"/>
          <w:szCs w:val="24"/>
          <w:lang w:val="en-US"/>
        </w:rPr>
        <w:t>Bốn Mùa Cuộc Sống</w:t>
      </w:r>
      <w:r w:rsidRPr="001F7CD1">
        <w:rPr>
          <w:rFonts w:cs="Times New Roman"/>
          <w:bCs/>
          <w:sz w:val="24"/>
          <w:szCs w:val="24"/>
          <w:lang w:val="en-US"/>
        </w:rPr>
        <w:t xml:space="preserve">, Jim Rohn, Dịch giả Nguyễn Thanh Huyền, </w:t>
      </w:r>
    </w:p>
    <w:p w14:paraId="063EF8B8" w14:textId="7F3773E8" w:rsidR="007E6564" w:rsidRPr="001F7CD1" w:rsidRDefault="007E6564" w:rsidP="004100FB">
      <w:pPr>
        <w:spacing w:before="60" w:after="60"/>
        <w:ind w:firstLine="426"/>
        <w:jc w:val="right"/>
        <w:rPr>
          <w:rFonts w:cs="Times New Roman"/>
          <w:bCs/>
          <w:sz w:val="24"/>
          <w:szCs w:val="24"/>
          <w:lang w:val="vi-VN"/>
        </w:rPr>
      </w:pPr>
      <w:r w:rsidRPr="001F7CD1">
        <w:rPr>
          <w:rFonts w:cs="Times New Roman"/>
          <w:bCs/>
          <w:sz w:val="24"/>
          <w:szCs w:val="24"/>
          <w:lang w:val="en-US"/>
        </w:rPr>
        <w:t>NXB Lao Động, Tái bản 2021)</w:t>
      </w:r>
    </w:p>
    <w:p w14:paraId="38D852EE" w14:textId="77777777" w:rsidR="007E6564" w:rsidRPr="001F7CD1" w:rsidRDefault="007E6564" w:rsidP="007E6564">
      <w:pPr>
        <w:spacing w:before="60" w:after="60"/>
        <w:ind w:firstLine="426"/>
        <w:rPr>
          <w:rFonts w:cs="Times New Roman"/>
          <w:bCs/>
          <w:sz w:val="24"/>
          <w:szCs w:val="24"/>
          <w:lang w:val="en-US"/>
        </w:rPr>
      </w:pPr>
      <w:r w:rsidRPr="001F7CD1">
        <w:rPr>
          <w:rFonts w:cs="Times New Roman"/>
          <w:b/>
          <w:bCs/>
          <w:sz w:val="24"/>
          <w:szCs w:val="24"/>
          <w:lang w:val="en-US"/>
        </w:rPr>
        <w:t xml:space="preserve">Thực hiện các yêu cầu từ câu 1 đến câu 5 </w:t>
      </w:r>
      <w:r w:rsidRPr="001F7CD1">
        <w:rPr>
          <w:rFonts w:cs="Times New Roman"/>
          <w:bCs/>
          <w:sz w:val="24"/>
          <w:szCs w:val="24"/>
          <w:lang w:val="en-US"/>
        </w:rPr>
        <w:t>(trình bày ngắn gọn):</w:t>
      </w:r>
    </w:p>
    <w:p w14:paraId="5DF2551E" w14:textId="0A14D2B2" w:rsidR="007E6564" w:rsidRPr="001F7CD1" w:rsidRDefault="007E6564" w:rsidP="007E6564">
      <w:pPr>
        <w:spacing w:before="60" w:after="60"/>
        <w:ind w:firstLine="426"/>
        <w:rPr>
          <w:rFonts w:cs="Times New Roman"/>
          <w:bCs/>
          <w:i/>
          <w:sz w:val="24"/>
          <w:szCs w:val="24"/>
          <w:lang w:val="en-US"/>
        </w:rPr>
      </w:pPr>
      <w:r w:rsidRPr="001F7CD1">
        <w:rPr>
          <w:rFonts w:cs="Times New Roman"/>
          <w:b/>
          <w:bCs/>
          <w:sz w:val="24"/>
          <w:szCs w:val="24"/>
          <w:lang w:val="en-US"/>
        </w:rPr>
        <w:t>Câu 1.</w:t>
      </w:r>
      <w:r w:rsidRPr="001F7CD1">
        <w:rPr>
          <w:rFonts w:cs="Times New Roman"/>
          <w:bCs/>
          <w:sz w:val="24"/>
          <w:szCs w:val="24"/>
          <w:lang w:val="en-US"/>
        </w:rPr>
        <w:t xml:space="preserve"> Chỉ ra một biện pháp tu từ trong câu văn:</w:t>
      </w:r>
      <w:r w:rsidRPr="001F7CD1">
        <w:rPr>
          <w:rFonts w:cs="Times New Roman"/>
          <w:bCs/>
          <w:sz w:val="24"/>
          <w:szCs w:val="24"/>
          <w:lang w:val="vi-VN"/>
        </w:rPr>
        <w:t xml:space="preserve"> </w:t>
      </w:r>
      <w:r w:rsidR="00301397" w:rsidRPr="001F7CD1">
        <w:rPr>
          <w:rFonts w:cs="Times New Roman"/>
          <w:bCs/>
          <w:i/>
          <w:sz w:val="24"/>
          <w:szCs w:val="24"/>
          <w:lang w:val="en-US"/>
        </w:rPr>
        <w:t>“</w:t>
      </w:r>
      <w:r w:rsidRPr="001F7CD1">
        <w:rPr>
          <w:rFonts w:cs="Times New Roman"/>
          <w:bCs/>
          <w:i/>
          <w:sz w:val="24"/>
          <w:szCs w:val="24"/>
          <w:lang w:val="en-US"/>
        </w:rPr>
        <w:t>Bạn có thể đi bất kỳ đâu bạn muốn, làm bất cứ việc gì bạn thích, trở thành bất cứ ai bạn ao ước... từ ngay vị trí hiện nay của bạn.</w:t>
      </w:r>
      <w:r w:rsidR="00301397" w:rsidRPr="001F7CD1">
        <w:rPr>
          <w:rFonts w:cs="Times New Roman"/>
          <w:bCs/>
          <w:i/>
          <w:sz w:val="24"/>
          <w:szCs w:val="24"/>
          <w:lang w:val="en-US"/>
        </w:rPr>
        <w:t>”</w:t>
      </w:r>
    </w:p>
    <w:p w14:paraId="34B845E0" w14:textId="77777777" w:rsidR="007E6564" w:rsidRPr="001F7CD1" w:rsidRDefault="007E6564" w:rsidP="007E6564">
      <w:pPr>
        <w:spacing w:before="60" w:after="60"/>
        <w:ind w:firstLine="426"/>
        <w:rPr>
          <w:rFonts w:cs="Times New Roman"/>
          <w:bCs/>
          <w:sz w:val="24"/>
          <w:szCs w:val="24"/>
          <w:lang w:val="en-US"/>
        </w:rPr>
      </w:pPr>
      <w:r w:rsidRPr="001F7CD1">
        <w:rPr>
          <w:rFonts w:cs="Times New Roman"/>
          <w:b/>
          <w:bCs/>
          <w:sz w:val="24"/>
          <w:szCs w:val="24"/>
          <w:lang w:val="en-US"/>
        </w:rPr>
        <w:t>Câu 2.</w:t>
      </w:r>
      <w:r w:rsidRPr="001F7CD1">
        <w:rPr>
          <w:rFonts w:cs="Times New Roman"/>
          <w:bCs/>
          <w:sz w:val="24"/>
          <w:szCs w:val="24"/>
          <w:lang w:val="en-US"/>
        </w:rPr>
        <w:t xml:space="preserve"> Liệt kê những dẫn chứng được tác giả sử dụng trong đoạn </w:t>
      </w:r>
      <w:r w:rsidRPr="001F7CD1">
        <w:rPr>
          <w:rFonts w:cs="Times New Roman"/>
          <w:bCs/>
          <w:sz w:val="24"/>
          <w:szCs w:val="24"/>
          <w:lang w:val="vi-VN"/>
        </w:rPr>
        <w:t>trích</w:t>
      </w:r>
      <w:r w:rsidRPr="001F7CD1">
        <w:rPr>
          <w:rFonts w:cs="Times New Roman"/>
          <w:bCs/>
          <w:sz w:val="24"/>
          <w:szCs w:val="24"/>
          <w:lang w:val="en-US"/>
        </w:rPr>
        <w:t>.</w:t>
      </w:r>
    </w:p>
    <w:p w14:paraId="1C5D8462" w14:textId="77777777" w:rsidR="007E6564" w:rsidRPr="001F7CD1" w:rsidRDefault="007E6564" w:rsidP="007E6564">
      <w:pPr>
        <w:spacing w:before="60" w:after="60"/>
        <w:ind w:firstLine="426"/>
        <w:rPr>
          <w:rFonts w:cs="Times New Roman"/>
          <w:bCs/>
          <w:sz w:val="24"/>
          <w:szCs w:val="24"/>
          <w:lang w:val="en-US"/>
        </w:rPr>
      </w:pPr>
      <w:r w:rsidRPr="001F7CD1">
        <w:rPr>
          <w:rFonts w:cs="Times New Roman"/>
          <w:b/>
          <w:bCs/>
          <w:sz w:val="24"/>
          <w:szCs w:val="24"/>
          <w:lang w:val="en-US"/>
        </w:rPr>
        <w:t>Câu 3.</w:t>
      </w:r>
      <w:r w:rsidRPr="001F7CD1">
        <w:rPr>
          <w:rFonts w:cs="Times New Roman"/>
          <w:bCs/>
          <w:sz w:val="24"/>
          <w:szCs w:val="24"/>
          <w:lang w:val="en-US"/>
        </w:rPr>
        <w:t xml:space="preserve"> Việc lựa chọn sử dụng thao tác lập luận ở đoạn văn sau có ý nghĩa như thế nào trong việc thể hiện mục đích của tác giả?</w:t>
      </w:r>
    </w:p>
    <w:p w14:paraId="4AAC6D8E" w14:textId="5D31A627" w:rsidR="007E6564" w:rsidRPr="001F7CD1" w:rsidRDefault="00301397" w:rsidP="007E6564">
      <w:pPr>
        <w:spacing w:before="60" w:after="60"/>
        <w:ind w:firstLine="426"/>
        <w:rPr>
          <w:rFonts w:cs="Times New Roman"/>
          <w:bCs/>
          <w:i/>
          <w:sz w:val="24"/>
          <w:szCs w:val="24"/>
          <w:lang w:val="en-US"/>
        </w:rPr>
      </w:pPr>
      <w:r w:rsidRPr="001F7CD1">
        <w:rPr>
          <w:rFonts w:cs="Times New Roman"/>
          <w:bCs/>
          <w:i/>
          <w:sz w:val="24"/>
          <w:szCs w:val="24"/>
          <w:lang w:val="vi-VN"/>
        </w:rPr>
        <w:t>“</w:t>
      </w:r>
      <w:r w:rsidR="007E6564" w:rsidRPr="001F7CD1">
        <w:rPr>
          <w:rFonts w:cs="Times New Roman"/>
          <w:bCs/>
          <w:i/>
          <w:sz w:val="24"/>
          <w:szCs w:val="24"/>
          <w:lang w:val="en-US"/>
        </w:rPr>
        <w:t>Thế giới sẵn sàng tạm dừng lại và để bạn thương xót cho bản thân</w:t>
      </w:r>
      <w:r w:rsidR="007E6564" w:rsidRPr="001F7CD1">
        <w:rPr>
          <w:rFonts w:cs="Times New Roman"/>
          <w:bCs/>
          <w:i/>
          <w:sz w:val="24"/>
          <w:szCs w:val="24"/>
          <w:lang w:val="vi-VN"/>
        </w:rPr>
        <w:t xml:space="preserve"> - </w:t>
      </w:r>
      <w:r w:rsidR="007E6564" w:rsidRPr="001F7CD1">
        <w:rPr>
          <w:rFonts w:cs="Times New Roman"/>
          <w:bCs/>
          <w:i/>
          <w:sz w:val="24"/>
          <w:szCs w:val="24"/>
          <w:lang w:val="en-US"/>
        </w:rPr>
        <w:t xml:space="preserve">cho tới khi cuối cùng bạn chết vì tan nát và cô đơn </w:t>
      </w:r>
      <w:r w:rsidR="007E6564" w:rsidRPr="001F7CD1">
        <w:rPr>
          <w:rFonts w:cs="Times New Roman"/>
          <w:bCs/>
          <w:i/>
          <w:sz w:val="24"/>
          <w:szCs w:val="24"/>
          <w:lang w:val="vi-VN"/>
        </w:rPr>
        <w:t>-</w:t>
      </w:r>
      <w:r w:rsidR="007E6564" w:rsidRPr="001F7CD1">
        <w:rPr>
          <w:rFonts w:cs="Times New Roman"/>
          <w:bCs/>
          <w:i/>
          <w:sz w:val="24"/>
          <w:szCs w:val="24"/>
          <w:lang w:val="en-US"/>
        </w:rPr>
        <w:t xml:space="preserve"> nếu đó là điều bạn muốn. Nó cũng sẵn sàng tránh sang một bên để nhường đường cho bạn một khi bạn hạ quyết tâm rằng hoàn cảnh hiện nay chỉ là tạm thời, bạn sẽ lại đứng dậy, tiến lên và để lại dấu ấn của mình.</w:t>
      </w:r>
      <w:r w:rsidRPr="001F7CD1">
        <w:rPr>
          <w:rFonts w:cs="Times New Roman"/>
          <w:bCs/>
          <w:i/>
          <w:sz w:val="24"/>
          <w:szCs w:val="24"/>
          <w:lang w:val="vi-VN"/>
        </w:rPr>
        <w:t>”</w:t>
      </w:r>
      <w:r w:rsidR="007E6564" w:rsidRPr="001F7CD1">
        <w:rPr>
          <w:rFonts w:cs="Times New Roman"/>
          <w:bCs/>
          <w:i/>
          <w:sz w:val="24"/>
          <w:szCs w:val="24"/>
          <w:lang w:val="en-US"/>
        </w:rPr>
        <w:t xml:space="preserve"> </w:t>
      </w:r>
    </w:p>
    <w:p w14:paraId="53F3C524" w14:textId="77777777" w:rsidR="007E6564" w:rsidRPr="001F7CD1" w:rsidRDefault="007E6564" w:rsidP="007E6564">
      <w:pPr>
        <w:spacing w:before="60" w:after="60"/>
        <w:ind w:firstLine="426"/>
        <w:rPr>
          <w:rFonts w:cs="Times New Roman"/>
          <w:bCs/>
          <w:sz w:val="24"/>
          <w:szCs w:val="24"/>
          <w:lang w:val="en-US"/>
        </w:rPr>
      </w:pPr>
      <w:r w:rsidRPr="001F7CD1">
        <w:rPr>
          <w:rFonts w:cs="Times New Roman"/>
          <w:b/>
          <w:bCs/>
          <w:sz w:val="24"/>
          <w:szCs w:val="24"/>
          <w:lang w:val="en-US"/>
        </w:rPr>
        <w:t>Câu 4.</w:t>
      </w:r>
      <w:r w:rsidRPr="001F7CD1">
        <w:rPr>
          <w:rFonts w:cs="Times New Roman"/>
          <w:bCs/>
          <w:sz w:val="24"/>
          <w:szCs w:val="24"/>
          <w:lang w:val="en-US"/>
        </w:rPr>
        <w:t xml:space="preserve"> Phân tích hiệu quả của việc kết hợp ý phủ định và ý khẳng định trong </w:t>
      </w:r>
      <w:r w:rsidRPr="001F7CD1">
        <w:rPr>
          <w:rFonts w:cs="Times New Roman"/>
          <w:bCs/>
          <w:sz w:val="24"/>
          <w:szCs w:val="24"/>
          <w:lang w:val="vi-VN"/>
        </w:rPr>
        <w:t>câu</w:t>
      </w:r>
      <w:r w:rsidRPr="001F7CD1">
        <w:rPr>
          <w:rFonts w:cs="Times New Roman"/>
          <w:bCs/>
          <w:sz w:val="24"/>
          <w:szCs w:val="24"/>
          <w:lang w:val="en-US"/>
        </w:rPr>
        <w:t xml:space="preserve"> văn: </w:t>
      </w:r>
    </w:p>
    <w:p w14:paraId="49DEC6C7" w14:textId="6CFE7F95" w:rsidR="007E6564" w:rsidRPr="001F7CD1" w:rsidRDefault="00301397" w:rsidP="007E6564">
      <w:pPr>
        <w:spacing w:before="60" w:after="60"/>
        <w:ind w:firstLine="426"/>
        <w:rPr>
          <w:rFonts w:cs="Times New Roman"/>
          <w:bCs/>
          <w:i/>
          <w:sz w:val="24"/>
          <w:szCs w:val="24"/>
          <w:lang w:val="vi-VN"/>
        </w:rPr>
      </w:pPr>
      <w:r w:rsidRPr="001F7CD1">
        <w:rPr>
          <w:rFonts w:cs="Times New Roman"/>
          <w:bCs/>
          <w:i/>
          <w:sz w:val="24"/>
          <w:szCs w:val="24"/>
          <w:lang w:val="vi-VN"/>
        </w:rPr>
        <w:t>“</w:t>
      </w:r>
      <w:r w:rsidR="007E6564" w:rsidRPr="001F7CD1">
        <w:rPr>
          <w:rFonts w:cs="Times New Roman"/>
          <w:bCs/>
          <w:i/>
          <w:sz w:val="24"/>
          <w:szCs w:val="24"/>
          <w:lang w:val="en-US"/>
        </w:rPr>
        <w:t>Thế giới không có thời gian để quan tâm tới lựa chọn của bạn, vậy nên ít nhất là vì bản thân bạn, hãy lao mình vào cuộc phiêu lưu, với đôi mắt kiên định hướng về phía thành quả, chứ không chỉ tồn tại và thương hại bản thân.</w:t>
      </w:r>
      <w:r w:rsidRPr="001F7CD1">
        <w:rPr>
          <w:rFonts w:cs="Times New Roman"/>
          <w:bCs/>
          <w:i/>
          <w:sz w:val="24"/>
          <w:szCs w:val="24"/>
          <w:lang w:val="vi-VN"/>
        </w:rPr>
        <w:t>”</w:t>
      </w:r>
    </w:p>
    <w:p w14:paraId="027C8BD3" w14:textId="027E4E1E" w:rsidR="007E6564" w:rsidRPr="001F7CD1" w:rsidRDefault="007E6564" w:rsidP="007E6564">
      <w:pPr>
        <w:spacing w:before="60" w:after="60"/>
        <w:ind w:firstLine="426"/>
        <w:rPr>
          <w:rFonts w:cs="Times New Roman"/>
          <w:bCs/>
          <w:sz w:val="24"/>
          <w:szCs w:val="24"/>
          <w:lang w:val="en-US"/>
        </w:rPr>
      </w:pPr>
      <w:r w:rsidRPr="001F7CD1">
        <w:rPr>
          <w:rFonts w:cs="Times New Roman"/>
          <w:b/>
          <w:bCs/>
          <w:sz w:val="24"/>
          <w:szCs w:val="24"/>
          <w:lang w:val="en-US"/>
        </w:rPr>
        <w:t>Câu 5.</w:t>
      </w:r>
      <w:r w:rsidRPr="001F7CD1">
        <w:rPr>
          <w:rFonts w:cs="Times New Roman"/>
          <w:bCs/>
          <w:sz w:val="24"/>
          <w:szCs w:val="24"/>
          <w:lang w:val="en-US"/>
        </w:rPr>
        <w:t xml:space="preserve"> Anh/</w:t>
      </w:r>
      <w:r w:rsidRPr="001F7CD1">
        <w:rPr>
          <w:rFonts w:cs="Times New Roman"/>
          <w:bCs/>
          <w:sz w:val="24"/>
          <w:szCs w:val="24"/>
          <w:lang w:val="vi-VN"/>
        </w:rPr>
        <w:t>C</w:t>
      </w:r>
      <w:r w:rsidRPr="001F7CD1">
        <w:rPr>
          <w:rFonts w:cs="Times New Roman"/>
          <w:bCs/>
          <w:sz w:val="24"/>
          <w:szCs w:val="24"/>
          <w:lang w:val="en-US"/>
        </w:rPr>
        <w:t xml:space="preserve">hị có đồng tình với quan điểm của tác giả: </w:t>
      </w:r>
      <w:r w:rsidR="00301397" w:rsidRPr="001F7CD1">
        <w:rPr>
          <w:rFonts w:cs="Times New Roman"/>
          <w:bCs/>
          <w:sz w:val="24"/>
          <w:szCs w:val="24"/>
          <w:lang w:val="vi-VN"/>
        </w:rPr>
        <w:t>“</w:t>
      </w:r>
      <w:r w:rsidRPr="001F7CD1">
        <w:rPr>
          <w:rFonts w:cs="Times New Roman"/>
          <w:bCs/>
          <w:i/>
          <w:sz w:val="24"/>
          <w:szCs w:val="24"/>
          <w:lang w:val="en-US"/>
        </w:rPr>
        <w:t xml:space="preserve">Rốt cuộc, bạn chỉ có một cuộc đời! Hãy làm điều gì đó thật huy </w:t>
      </w:r>
      <w:r w:rsidRPr="001F7CD1">
        <w:rPr>
          <w:rFonts w:cs="Times New Roman"/>
          <w:bCs/>
          <w:i/>
          <w:sz w:val="24"/>
          <w:szCs w:val="24"/>
          <w:lang w:val="vi-VN"/>
        </w:rPr>
        <w:t>hoàng.</w:t>
      </w:r>
      <w:r w:rsidR="00301397" w:rsidRPr="001F7CD1">
        <w:rPr>
          <w:rFonts w:cs="Times New Roman"/>
          <w:bCs/>
          <w:sz w:val="24"/>
          <w:szCs w:val="24"/>
          <w:lang w:val="vi-VN"/>
        </w:rPr>
        <w:t>”</w:t>
      </w:r>
      <w:r w:rsidRPr="001F7CD1">
        <w:rPr>
          <w:rFonts w:cs="Times New Roman"/>
          <w:bCs/>
          <w:sz w:val="24"/>
          <w:szCs w:val="24"/>
          <w:lang w:val="vi-VN"/>
        </w:rPr>
        <w:t xml:space="preserve"> không? </w:t>
      </w:r>
      <w:r w:rsidRPr="001F7CD1">
        <w:rPr>
          <w:rFonts w:cs="Times New Roman"/>
          <w:bCs/>
          <w:sz w:val="24"/>
          <w:szCs w:val="24"/>
          <w:lang w:val="en-US"/>
        </w:rPr>
        <w:t>Tại sao?</w:t>
      </w:r>
    </w:p>
    <w:tbl>
      <w:tblPr>
        <w:tblStyle w:val="TableGrid"/>
        <w:tblW w:w="5077" w:type="pct"/>
        <w:tblLook w:val="04A0" w:firstRow="1" w:lastRow="0" w:firstColumn="1" w:lastColumn="0" w:noHBand="0" w:noVBand="1"/>
      </w:tblPr>
      <w:tblGrid>
        <w:gridCol w:w="420"/>
        <w:gridCol w:w="9355"/>
      </w:tblGrid>
      <w:tr w:rsidR="007E6564" w:rsidRPr="001F7CD1" w14:paraId="180BF6FB" w14:textId="77777777" w:rsidTr="00526193">
        <w:tc>
          <w:tcPr>
            <w:tcW w:w="215" w:type="pct"/>
          </w:tcPr>
          <w:p w14:paraId="22B0D844" w14:textId="77777777" w:rsidR="007E6564" w:rsidRPr="001F7CD1" w:rsidRDefault="007E6564" w:rsidP="007E6564">
            <w:pPr>
              <w:spacing w:before="60" w:after="60"/>
              <w:jc w:val="both"/>
              <w:rPr>
                <w:rFonts w:ascii="Times New Roman" w:hAnsi="Times New Roman" w:cs="Times New Roman"/>
                <w:b/>
                <w:bCs/>
                <w:sz w:val="24"/>
                <w:szCs w:val="24"/>
                <w:lang w:val="en-SG"/>
              </w:rPr>
            </w:pPr>
            <w:r w:rsidRPr="001F7CD1">
              <w:rPr>
                <w:rFonts w:ascii="Times New Roman" w:hAnsi="Times New Roman" w:cs="Times New Roman"/>
                <w:b/>
                <w:bCs/>
                <w:sz w:val="24"/>
                <w:szCs w:val="24"/>
                <w:lang w:val="en-SG"/>
              </w:rPr>
              <w:t xml:space="preserve">1 </w:t>
            </w:r>
          </w:p>
        </w:tc>
        <w:tc>
          <w:tcPr>
            <w:tcW w:w="4785" w:type="pct"/>
          </w:tcPr>
          <w:p w14:paraId="3792DBED" w14:textId="4E405BE6" w:rsidR="007E6564" w:rsidRPr="001F7CD1" w:rsidRDefault="007E6564" w:rsidP="007E6564">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Một biện pháp tu từ trong câu văn: BPTT điệp/ BPTT liệt kê.</w:t>
            </w:r>
            <w:r w:rsidRPr="001F7CD1">
              <w:rPr>
                <w:rFonts w:ascii="Times New Roman" w:hAnsi="Times New Roman" w:cs="Times New Roman"/>
                <w:b/>
                <w:bCs/>
                <w:i/>
                <w:sz w:val="24"/>
                <w:szCs w:val="24"/>
                <w:lang w:val="en-US"/>
              </w:rPr>
              <w:t xml:space="preserve"> </w:t>
            </w:r>
          </w:p>
        </w:tc>
      </w:tr>
      <w:tr w:rsidR="007E6564" w:rsidRPr="001F7CD1" w14:paraId="7B0CC061" w14:textId="77777777" w:rsidTr="00526193">
        <w:tc>
          <w:tcPr>
            <w:tcW w:w="215" w:type="pct"/>
          </w:tcPr>
          <w:p w14:paraId="1E0EB388" w14:textId="77777777" w:rsidR="007E6564" w:rsidRPr="001F7CD1" w:rsidRDefault="007E6564" w:rsidP="007E6564">
            <w:pPr>
              <w:spacing w:before="60" w:after="60"/>
              <w:jc w:val="both"/>
              <w:rPr>
                <w:rFonts w:ascii="Times New Roman" w:hAnsi="Times New Roman" w:cs="Times New Roman"/>
                <w:b/>
                <w:bCs/>
                <w:sz w:val="24"/>
                <w:szCs w:val="24"/>
                <w:lang w:val="en-SG"/>
              </w:rPr>
            </w:pPr>
            <w:r w:rsidRPr="001F7CD1">
              <w:rPr>
                <w:rFonts w:ascii="Times New Roman" w:hAnsi="Times New Roman" w:cs="Times New Roman"/>
                <w:b/>
                <w:bCs/>
                <w:sz w:val="24"/>
                <w:szCs w:val="24"/>
                <w:lang w:val="en-SG"/>
              </w:rPr>
              <w:t>2</w:t>
            </w:r>
          </w:p>
        </w:tc>
        <w:tc>
          <w:tcPr>
            <w:tcW w:w="4785" w:type="pct"/>
          </w:tcPr>
          <w:p w14:paraId="430D94A8" w14:textId="5B958284" w:rsidR="007E6564" w:rsidRPr="001F7CD1" w:rsidRDefault="007E6564" w:rsidP="007E6564">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 xml:space="preserve">Những dẫn chứng được tác giả sử dụng trong đoạn trích: Longfellow; Michelangelo; Licoln; RodSterling; Disney; RichardByrd. </w:t>
            </w:r>
          </w:p>
        </w:tc>
      </w:tr>
      <w:tr w:rsidR="007E6564" w:rsidRPr="001F7CD1" w14:paraId="4825576F" w14:textId="77777777" w:rsidTr="00526193">
        <w:tc>
          <w:tcPr>
            <w:tcW w:w="215" w:type="pct"/>
          </w:tcPr>
          <w:p w14:paraId="333D30CA" w14:textId="77777777" w:rsidR="007E6564" w:rsidRPr="001F7CD1" w:rsidRDefault="007E6564" w:rsidP="007E6564">
            <w:pPr>
              <w:spacing w:before="60" w:after="60"/>
              <w:jc w:val="both"/>
              <w:rPr>
                <w:rFonts w:ascii="Times New Roman" w:hAnsi="Times New Roman" w:cs="Times New Roman"/>
                <w:b/>
                <w:bCs/>
                <w:sz w:val="24"/>
                <w:szCs w:val="24"/>
                <w:lang w:val="en-SG"/>
              </w:rPr>
            </w:pPr>
            <w:r w:rsidRPr="001F7CD1">
              <w:rPr>
                <w:rFonts w:ascii="Times New Roman" w:hAnsi="Times New Roman" w:cs="Times New Roman"/>
                <w:b/>
                <w:bCs/>
                <w:sz w:val="24"/>
                <w:szCs w:val="24"/>
                <w:lang w:val="en-SG"/>
              </w:rPr>
              <w:t>3</w:t>
            </w:r>
          </w:p>
        </w:tc>
        <w:tc>
          <w:tcPr>
            <w:tcW w:w="4785" w:type="pct"/>
          </w:tcPr>
          <w:p w14:paraId="4D85906C" w14:textId="7BEF6F98" w:rsidR="007E6564" w:rsidRPr="001F7CD1" w:rsidRDefault="007E6564" w:rsidP="007E6564">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 Thao tác lập luận được sử dụng ở đoạn văn: So sánh tương phản (Một bên là lối sống tiêu cực - một bên là lối sống chủ động, tích cực)</w:t>
            </w:r>
          </w:p>
          <w:p w14:paraId="0F519748" w14:textId="163A418F" w:rsidR="007E6564" w:rsidRPr="001F7CD1" w:rsidRDefault="007E6564" w:rsidP="007E6564">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 Việc lựa chọn sử dụng thao tác lập luận so sánh tương phản ở đoạn văn giúp nhà văn thể hiện sâu sắc mục đích lập luận: Thuyết phục người đọc từ chối lối sống nhạt tẻ, vươn tới lối sống mạnh mẽ, tự tin, dám khẳng định mình,...</w:t>
            </w:r>
          </w:p>
        </w:tc>
      </w:tr>
      <w:tr w:rsidR="007E6564" w:rsidRPr="001F7CD1" w14:paraId="5E9A1A5D" w14:textId="77777777" w:rsidTr="00526193">
        <w:tc>
          <w:tcPr>
            <w:tcW w:w="215" w:type="pct"/>
          </w:tcPr>
          <w:p w14:paraId="5B981297" w14:textId="77777777" w:rsidR="007E6564" w:rsidRPr="001F7CD1" w:rsidRDefault="007E6564" w:rsidP="007E6564">
            <w:pPr>
              <w:spacing w:before="60" w:after="60"/>
              <w:jc w:val="both"/>
              <w:rPr>
                <w:rFonts w:ascii="Times New Roman" w:hAnsi="Times New Roman" w:cs="Times New Roman"/>
                <w:b/>
                <w:bCs/>
                <w:sz w:val="24"/>
                <w:szCs w:val="24"/>
                <w:lang w:val="en-SG"/>
              </w:rPr>
            </w:pPr>
            <w:r w:rsidRPr="001F7CD1">
              <w:rPr>
                <w:rFonts w:ascii="Times New Roman" w:hAnsi="Times New Roman" w:cs="Times New Roman"/>
                <w:b/>
                <w:bCs/>
                <w:sz w:val="24"/>
                <w:szCs w:val="24"/>
                <w:lang w:val="en-SG"/>
              </w:rPr>
              <w:t>4</w:t>
            </w:r>
          </w:p>
        </w:tc>
        <w:tc>
          <w:tcPr>
            <w:tcW w:w="4785" w:type="pct"/>
          </w:tcPr>
          <w:p w14:paraId="740E1FD1" w14:textId="77777777" w:rsidR="007E6564" w:rsidRPr="001F7CD1" w:rsidRDefault="007E6564" w:rsidP="007E6564">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 xml:space="preserve">- Ý phủ định: </w:t>
            </w:r>
          </w:p>
          <w:p w14:paraId="5CE78385" w14:textId="77777777" w:rsidR="007E6564" w:rsidRPr="001F7CD1" w:rsidRDefault="007E6564" w:rsidP="007E6564">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lastRenderedPageBreak/>
              <w:t xml:space="preserve">+ </w:t>
            </w:r>
            <w:r w:rsidRPr="001F7CD1">
              <w:rPr>
                <w:rFonts w:ascii="Times New Roman" w:hAnsi="Times New Roman" w:cs="Times New Roman"/>
                <w:bCs/>
                <w:i/>
                <w:sz w:val="24"/>
                <w:szCs w:val="24"/>
                <w:lang w:val="en-US"/>
              </w:rPr>
              <w:t xml:space="preserve">Thế giới không có thời gian để quan tâm tới lựa chọn của bạn: </w:t>
            </w:r>
            <w:r w:rsidRPr="001F7CD1">
              <w:rPr>
                <w:rFonts w:ascii="Times New Roman" w:hAnsi="Times New Roman" w:cs="Times New Roman"/>
                <w:bCs/>
                <w:sz w:val="24"/>
                <w:szCs w:val="24"/>
                <w:lang w:val="en-US"/>
              </w:rPr>
              <w:t>Chỉ điều kiện khách quan bên ngoài.</w:t>
            </w:r>
          </w:p>
          <w:p w14:paraId="38AD630D" w14:textId="77777777" w:rsidR="007E6564" w:rsidRPr="001F7CD1" w:rsidRDefault="007E6564" w:rsidP="007E6564">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 xml:space="preserve">+ </w:t>
            </w:r>
            <w:r w:rsidRPr="001F7CD1">
              <w:rPr>
                <w:rFonts w:ascii="Times New Roman" w:hAnsi="Times New Roman" w:cs="Times New Roman"/>
                <w:bCs/>
                <w:i/>
                <w:sz w:val="24"/>
                <w:szCs w:val="24"/>
                <w:lang w:val="en-US"/>
              </w:rPr>
              <w:t>Không chỉ tồn tại và thương hại bản thân</w:t>
            </w:r>
            <w:r w:rsidRPr="001F7CD1">
              <w:rPr>
                <w:rFonts w:ascii="Times New Roman" w:hAnsi="Times New Roman" w:cs="Times New Roman"/>
                <w:bCs/>
                <w:sz w:val="24"/>
                <w:szCs w:val="24"/>
                <w:lang w:val="en-US"/>
              </w:rPr>
              <w:t>: Chỉ đặc điểm bên trong của chính bạn.</w:t>
            </w:r>
          </w:p>
          <w:p w14:paraId="6EBDCC7A" w14:textId="77777777" w:rsidR="007E6564" w:rsidRPr="001F7CD1" w:rsidRDefault="007E6564" w:rsidP="007E6564">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 xml:space="preserve">- Ý khẳng định: </w:t>
            </w:r>
            <w:r w:rsidRPr="001F7CD1">
              <w:rPr>
                <w:rFonts w:ascii="Times New Roman" w:hAnsi="Times New Roman" w:cs="Times New Roman"/>
                <w:bCs/>
                <w:i/>
                <w:sz w:val="24"/>
                <w:szCs w:val="24"/>
                <w:lang w:val="en-US"/>
              </w:rPr>
              <w:t>hãy lao mình vào cuộc phiêu lưu, với đôi mắt kiên định hướng về phía thành quả</w:t>
            </w:r>
          </w:p>
          <w:p w14:paraId="025A4D99" w14:textId="77777777" w:rsidR="007E6564" w:rsidRPr="001F7CD1" w:rsidRDefault="007E6564" w:rsidP="007E6564">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 Sự kết hợp giữa ý phủ định và ý khẳng định trong câu văn có tác dụng:</w:t>
            </w:r>
          </w:p>
          <w:p w14:paraId="5D5FA200" w14:textId="77777777" w:rsidR="007E6564" w:rsidRPr="001F7CD1" w:rsidRDefault="007E6564" w:rsidP="007E6564">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 Nhấn mạnh lời thôi thúc mỗi chúng ta hãy chủ động dấn thân sống cuộc đời chính mình, từ đó thuyết phục mỗi chúng ta quyết đoán lựa chọn lối sống tích cực.</w:t>
            </w:r>
          </w:p>
          <w:p w14:paraId="780E7B38" w14:textId="2B247828" w:rsidR="007E6564" w:rsidRPr="001F7CD1" w:rsidRDefault="007E6564" w:rsidP="007E6564">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 Tăng sức thuyết phục, hiệu quả cho lập luận, làm cho câu văn trở nên sinh động, gây ấn tượng, tạo chú ý đối với người đọc,...</w:t>
            </w:r>
          </w:p>
        </w:tc>
      </w:tr>
    </w:tbl>
    <w:p w14:paraId="3C716E62" w14:textId="77777777" w:rsidR="002505CE" w:rsidRPr="001F7CD1" w:rsidRDefault="002505CE" w:rsidP="007E6564">
      <w:pPr>
        <w:spacing w:before="60" w:after="60"/>
        <w:ind w:firstLine="0"/>
        <w:rPr>
          <w:rFonts w:cs="Times New Roman"/>
          <w:bCs/>
          <w:sz w:val="24"/>
          <w:szCs w:val="24"/>
          <w:lang w:val="pt-BR"/>
        </w:rPr>
      </w:pPr>
    </w:p>
    <w:p w14:paraId="30204B5D" w14:textId="16EE715C" w:rsidR="001546E1" w:rsidRPr="001F7CD1" w:rsidRDefault="001546E1" w:rsidP="00AF29A0">
      <w:pPr>
        <w:spacing w:before="60" w:after="60"/>
        <w:ind w:firstLine="426"/>
        <w:rPr>
          <w:rFonts w:cs="Times New Roman"/>
          <w:b/>
          <w:bCs/>
          <w:sz w:val="24"/>
          <w:szCs w:val="24"/>
          <w:lang w:val="en-US"/>
        </w:rPr>
      </w:pPr>
      <w:r w:rsidRPr="001F7CD1">
        <w:rPr>
          <w:rFonts w:cs="Times New Roman"/>
          <w:b/>
          <w:bCs/>
          <w:sz w:val="24"/>
          <w:szCs w:val="24"/>
          <w:lang w:val="en-US"/>
        </w:rPr>
        <w:t>ĐỀ 4</w:t>
      </w:r>
    </w:p>
    <w:p w14:paraId="19B50FFD" w14:textId="61A272F0" w:rsidR="00AF29A0" w:rsidRPr="001F7CD1" w:rsidRDefault="00AF29A0" w:rsidP="00AF29A0">
      <w:pPr>
        <w:spacing w:before="60" w:after="60"/>
        <w:ind w:firstLine="426"/>
        <w:rPr>
          <w:rFonts w:cs="Times New Roman"/>
          <w:b/>
          <w:bCs/>
          <w:sz w:val="24"/>
          <w:szCs w:val="24"/>
          <w:lang w:val="vi-VN"/>
        </w:rPr>
      </w:pPr>
      <w:r w:rsidRPr="001F7CD1">
        <w:rPr>
          <w:rFonts w:cs="Times New Roman"/>
          <w:b/>
          <w:bCs/>
          <w:sz w:val="24"/>
          <w:szCs w:val="24"/>
          <w:lang w:val="vi-VN"/>
        </w:rPr>
        <w:t>Chương I. Thuế máu</w:t>
      </w:r>
    </w:p>
    <w:p w14:paraId="523326F0" w14:textId="674BDCFA" w:rsidR="00AF29A0" w:rsidRPr="001F7CD1" w:rsidRDefault="00AF29A0" w:rsidP="00AF29A0">
      <w:pPr>
        <w:spacing w:before="60" w:after="60"/>
        <w:ind w:firstLine="426"/>
        <w:rPr>
          <w:rFonts w:cs="Times New Roman"/>
          <w:b/>
          <w:bCs/>
          <w:sz w:val="24"/>
          <w:szCs w:val="24"/>
          <w:lang w:val="en-US"/>
        </w:rPr>
      </w:pPr>
      <w:r w:rsidRPr="001F7CD1">
        <w:rPr>
          <w:rFonts w:cs="Times New Roman"/>
          <w:b/>
          <w:bCs/>
          <w:sz w:val="24"/>
          <w:szCs w:val="24"/>
          <w:lang w:val="en-US"/>
        </w:rPr>
        <w:t xml:space="preserve">I- Chiến tranh và </w:t>
      </w:r>
      <w:r w:rsidR="00301397" w:rsidRPr="001F7CD1">
        <w:rPr>
          <w:rFonts w:cs="Times New Roman"/>
          <w:b/>
          <w:bCs/>
          <w:sz w:val="24"/>
          <w:szCs w:val="24"/>
          <w:lang w:val="en-US"/>
        </w:rPr>
        <w:t>“</w:t>
      </w:r>
      <w:r w:rsidRPr="001F7CD1">
        <w:rPr>
          <w:rFonts w:cs="Times New Roman"/>
          <w:b/>
          <w:bCs/>
          <w:sz w:val="24"/>
          <w:szCs w:val="24"/>
          <w:lang w:val="en-US"/>
        </w:rPr>
        <w:t>người bản xứ</w:t>
      </w:r>
      <w:r w:rsidR="00301397" w:rsidRPr="001F7CD1">
        <w:rPr>
          <w:rFonts w:cs="Times New Roman"/>
          <w:b/>
          <w:bCs/>
          <w:sz w:val="24"/>
          <w:szCs w:val="24"/>
          <w:lang w:val="en-US"/>
        </w:rPr>
        <w:t>”</w:t>
      </w:r>
    </w:p>
    <w:p w14:paraId="0F69B0B6" w14:textId="2A772132" w:rsidR="00AF29A0" w:rsidRPr="001F7CD1" w:rsidRDefault="00AF29A0" w:rsidP="00AF29A0">
      <w:pPr>
        <w:spacing w:before="60" w:after="60"/>
        <w:ind w:firstLine="426"/>
        <w:rPr>
          <w:rFonts w:cs="Times New Roman"/>
          <w:bCs/>
          <w:sz w:val="24"/>
          <w:szCs w:val="24"/>
          <w:lang w:val="en-US"/>
        </w:rPr>
      </w:pPr>
      <w:r w:rsidRPr="001F7CD1">
        <w:rPr>
          <w:rFonts w:cs="Times New Roman"/>
          <w:bCs/>
          <w:sz w:val="24"/>
          <w:szCs w:val="24"/>
          <w:lang w:val="en-US"/>
        </w:rPr>
        <w:t xml:space="preserve">Trước năm 1914, họ chỉ là những tên da đen bẩn thỉu, những tên </w:t>
      </w:r>
      <w:r w:rsidR="00301397" w:rsidRPr="001F7CD1">
        <w:rPr>
          <w:rFonts w:cs="Times New Roman"/>
          <w:bCs/>
          <w:sz w:val="24"/>
          <w:szCs w:val="24"/>
          <w:lang w:val="en-US"/>
        </w:rPr>
        <w:t>“</w:t>
      </w:r>
      <w:r w:rsidRPr="001F7CD1">
        <w:rPr>
          <w:rFonts w:cs="Times New Roman"/>
          <w:bCs/>
          <w:sz w:val="24"/>
          <w:szCs w:val="24"/>
          <w:lang w:val="en-US"/>
        </w:rPr>
        <w:t>Annamít</w:t>
      </w:r>
      <w:r w:rsidR="00301397" w:rsidRPr="001F7CD1">
        <w:rPr>
          <w:rFonts w:cs="Times New Roman"/>
          <w:bCs/>
          <w:sz w:val="24"/>
          <w:szCs w:val="24"/>
          <w:lang w:val="en-US"/>
        </w:rPr>
        <w:t>”</w:t>
      </w:r>
      <w:r w:rsidRPr="001F7CD1">
        <w:rPr>
          <w:rFonts w:cs="Times New Roman"/>
          <w:bCs/>
          <w:sz w:val="24"/>
          <w:szCs w:val="24"/>
          <w:lang w:val="en-US"/>
        </w:rPr>
        <w:t xml:space="preserve"> bẩn thỉu, giỏi lắm thì cũng chỉ biết kéo xe tay và ăn đòn của các quan cai trị nhà ta. Ấy thế mà cuộc chiến tranh vui tươi vừa bùng nổ, thì lập tức họ biến thành những đứa </w:t>
      </w:r>
      <w:r w:rsidR="00301397" w:rsidRPr="001F7CD1">
        <w:rPr>
          <w:rFonts w:cs="Times New Roman"/>
          <w:bCs/>
          <w:sz w:val="24"/>
          <w:szCs w:val="24"/>
          <w:lang w:val="en-US"/>
        </w:rPr>
        <w:t>“</w:t>
      </w:r>
      <w:r w:rsidRPr="001F7CD1">
        <w:rPr>
          <w:rFonts w:cs="Times New Roman"/>
          <w:bCs/>
          <w:sz w:val="24"/>
          <w:szCs w:val="24"/>
          <w:lang w:val="en-US"/>
        </w:rPr>
        <w:t>con yêu</w:t>
      </w:r>
      <w:r w:rsidR="00301397" w:rsidRPr="001F7CD1">
        <w:rPr>
          <w:rFonts w:cs="Times New Roman"/>
          <w:bCs/>
          <w:sz w:val="24"/>
          <w:szCs w:val="24"/>
          <w:lang w:val="en-US"/>
        </w:rPr>
        <w:t>”</w:t>
      </w:r>
      <w:r w:rsidRPr="001F7CD1">
        <w:rPr>
          <w:rFonts w:cs="Times New Roman"/>
          <w:bCs/>
          <w:sz w:val="24"/>
          <w:szCs w:val="24"/>
          <w:lang w:val="en-US"/>
        </w:rPr>
        <w:t xml:space="preserve">, những người </w:t>
      </w:r>
      <w:r w:rsidR="00301397" w:rsidRPr="001F7CD1">
        <w:rPr>
          <w:rFonts w:cs="Times New Roman"/>
          <w:bCs/>
          <w:sz w:val="24"/>
          <w:szCs w:val="24"/>
          <w:lang w:val="en-US"/>
        </w:rPr>
        <w:t>“</w:t>
      </w:r>
      <w:r w:rsidRPr="001F7CD1">
        <w:rPr>
          <w:rFonts w:cs="Times New Roman"/>
          <w:bCs/>
          <w:sz w:val="24"/>
          <w:szCs w:val="24"/>
          <w:lang w:val="en-US"/>
        </w:rPr>
        <w:t>bạn hiền</w:t>
      </w:r>
      <w:r w:rsidR="00301397" w:rsidRPr="001F7CD1">
        <w:rPr>
          <w:rFonts w:cs="Times New Roman"/>
          <w:bCs/>
          <w:sz w:val="24"/>
          <w:szCs w:val="24"/>
          <w:lang w:val="en-US"/>
        </w:rPr>
        <w:t>”</w:t>
      </w:r>
      <w:r w:rsidRPr="001F7CD1">
        <w:rPr>
          <w:rFonts w:cs="Times New Roman"/>
          <w:bCs/>
          <w:sz w:val="24"/>
          <w:szCs w:val="24"/>
          <w:lang w:val="en-US"/>
        </w:rPr>
        <w:t xml:space="preserve"> của các quan cai trị phụ mẫu nhân hậu, thậm chí của cả các quan toàn quyền lớn, toàn quyền bé</w:t>
      </w:r>
      <w:r w:rsidRPr="001F7CD1">
        <w:rPr>
          <w:rFonts w:cs="Times New Roman"/>
          <w:bCs/>
          <w:sz w:val="24"/>
          <w:szCs w:val="24"/>
          <w:vertAlign w:val="superscript"/>
          <w:lang w:val="en-US"/>
        </w:rPr>
        <w:t>(2)</w:t>
      </w:r>
      <w:r w:rsidRPr="001F7CD1">
        <w:rPr>
          <w:rFonts w:cs="Times New Roman"/>
          <w:bCs/>
          <w:sz w:val="24"/>
          <w:szCs w:val="24"/>
          <w:lang w:val="en-US"/>
        </w:rPr>
        <w:t xml:space="preserve"> nữa. Đùng một cái, họ (những người bản xứ) được phong cho cái danh hiệu tối cao là </w:t>
      </w:r>
      <w:r w:rsidR="00301397" w:rsidRPr="001F7CD1">
        <w:rPr>
          <w:rFonts w:cs="Times New Roman"/>
          <w:bCs/>
          <w:sz w:val="24"/>
          <w:szCs w:val="24"/>
          <w:lang w:val="en-US"/>
        </w:rPr>
        <w:t>“</w:t>
      </w:r>
      <w:r w:rsidRPr="001F7CD1">
        <w:rPr>
          <w:rFonts w:cs="Times New Roman"/>
          <w:bCs/>
          <w:sz w:val="24"/>
          <w:szCs w:val="24"/>
          <w:lang w:val="en-US"/>
        </w:rPr>
        <w:t>chiến sĩ bảo vệ công lý và tự do</w:t>
      </w:r>
      <w:r w:rsidR="00301397" w:rsidRPr="001F7CD1">
        <w:rPr>
          <w:rFonts w:cs="Times New Roman"/>
          <w:bCs/>
          <w:sz w:val="24"/>
          <w:szCs w:val="24"/>
          <w:lang w:val="en-US"/>
        </w:rPr>
        <w:t>”</w:t>
      </w:r>
      <w:r w:rsidRPr="001F7CD1">
        <w:rPr>
          <w:rFonts w:cs="Times New Roman"/>
          <w:bCs/>
          <w:sz w:val="24"/>
          <w:szCs w:val="24"/>
          <w:lang w:val="en-US"/>
        </w:rPr>
        <w:t>. Nhưng họ đã phải trả bằng một giá khá đắt cái vinh dự đột ngột ấy, vì để bảo vệ cho cái công lý và tự do mà chính họ không được hưởng một tí nào, họ đã phải đột ngột xa lìa vợ con, rời bỏ mảnh ruộng hoặc đàn cừu của họ, để vượt đại dương, đi phơi thây trên các bãi chiến trường Châu Âu. Trong lúc vượt biển, nhiều người bản xứ, sau khi được mời chứng kiến cảnh kỳ diệu của trò biểu diễn khoa học về phóng ngư lôi, đã được xuống tận đáy biển để bảo vệ tổ quốc của các loài thuỷ quái. Một số khác đã bỏ xác tại những miền hoang vu thơ mộng vùng Bancăng, lúc chết còn tự hỏi phải chăng nước mẹ muốn chiếm ngôi nguyên phi trong cung cấm vua Thổ, chả thế sao lại đem nướng họ ở những miền xa xôi ấy? Một số khác nữa thì đã anh dũng đưa thân cho người ta tàn sát trên bờ sông Mácnơ, hoặc trong bãi lầy miền Sămpanhơ, để lấy máu mình tưới những vòng nguyệt quế của các cấp chỉ huy và lấy xương mình chạm nên những chiếc gậy của các ngài Thống chế. </w:t>
      </w:r>
    </w:p>
    <w:p w14:paraId="64AD02B1" w14:textId="179EBE5B" w:rsidR="00AF29A0" w:rsidRPr="001F7CD1" w:rsidRDefault="00AF29A0" w:rsidP="00AF29A0">
      <w:pPr>
        <w:spacing w:before="60" w:after="60"/>
        <w:ind w:firstLine="426"/>
        <w:rPr>
          <w:rFonts w:cs="Times New Roman"/>
          <w:bCs/>
          <w:sz w:val="24"/>
          <w:szCs w:val="24"/>
          <w:lang w:val="en-US"/>
        </w:rPr>
      </w:pPr>
      <w:r w:rsidRPr="001F7CD1">
        <w:rPr>
          <w:rFonts w:cs="Times New Roman"/>
          <w:bCs/>
          <w:sz w:val="24"/>
          <w:szCs w:val="24"/>
          <w:lang w:val="en-US"/>
        </w:rPr>
        <w:t xml:space="preserve">Cuối cùng, ở hậu phương, những người làm kiệt sức trong các xưởng thuốc súng ghê tởm, tuy không phải hít hơi ngạt của bọn </w:t>
      </w:r>
      <w:r w:rsidR="00301397" w:rsidRPr="001F7CD1">
        <w:rPr>
          <w:rFonts w:cs="Times New Roman"/>
          <w:bCs/>
          <w:sz w:val="24"/>
          <w:szCs w:val="24"/>
          <w:lang w:val="en-US"/>
        </w:rPr>
        <w:t>“</w:t>
      </w:r>
      <w:r w:rsidRPr="001F7CD1">
        <w:rPr>
          <w:rFonts w:cs="Times New Roman"/>
          <w:bCs/>
          <w:sz w:val="24"/>
          <w:szCs w:val="24"/>
          <w:lang w:val="en-US"/>
        </w:rPr>
        <w:t>bôsơ</w:t>
      </w:r>
      <w:r w:rsidR="00301397" w:rsidRPr="001F7CD1">
        <w:rPr>
          <w:rFonts w:cs="Times New Roman"/>
          <w:bCs/>
          <w:sz w:val="24"/>
          <w:szCs w:val="24"/>
          <w:lang w:val="en-US"/>
        </w:rPr>
        <w:t>”</w:t>
      </w:r>
      <w:r w:rsidRPr="001F7CD1">
        <w:rPr>
          <w:rFonts w:cs="Times New Roman"/>
          <w:bCs/>
          <w:sz w:val="24"/>
          <w:szCs w:val="24"/>
          <w:vertAlign w:val="superscript"/>
          <w:lang w:val="en-US"/>
        </w:rPr>
        <w:t>(3)</w:t>
      </w:r>
      <w:r w:rsidRPr="001F7CD1">
        <w:rPr>
          <w:rFonts w:cs="Times New Roman"/>
          <w:bCs/>
          <w:sz w:val="24"/>
          <w:szCs w:val="24"/>
          <w:lang w:val="en-US"/>
        </w:rPr>
        <w:t>, nhưng lại nhiễm phải những luồng khí độc đỏ ối của người Pháp; đằng nào cũng thế thôi, vì những kẻ khốn khổ ấy cũng đã khạc ra từng miếng phổi, chẳng khác gì đã hít phải hơi ngạt vậy. </w:t>
      </w:r>
    </w:p>
    <w:p w14:paraId="5C4D3291" w14:textId="77777777" w:rsidR="00AF29A0" w:rsidRPr="001F7CD1" w:rsidRDefault="00AF29A0" w:rsidP="00AF29A0">
      <w:pPr>
        <w:spacing w:before="60" w:after="60"/>
        <w:ind w:firstLine="426"/>
        <w:rPr>
          <w:rFonts w:cs="Times New Roman"/>
          <w:bCs/>
          <w:sz w:val="24"/>
          <w:szCs w:val="24"/>
          <w:lang w:val="en-US"/>
        </w:rPr>
      </w:pPr>
      <w:r w:rsidRPr="001F7CD1">
        <w:rPr>
          <w:rFonts w:cs="Times New Roman"/>
          <w:bCs/>
          <w:sz w:val="24"/>
          <w:szCs w:val="24"/>
          <w:lang w:val="en-US"/>
        </w:rPr>
        <w:t>Tổng cộng có 700.000 người bản xứ đã đặt chân lên đất Pháp; và trong số ấy, 80.000 người không bao giờ còn trông thấy mặt trời trên quê hương đất nước mình nữa! </w:t>
      </w:r>
    </w:p>
    <w:p w14:paraId="1899BE98" w14:textId="77777777" w:rsidR="00AF29A0" w:rsidRPr="001F7CD1" w:rsidRDefault="00AF29A0" w:rsidP="00AF29A0">
      <w:pPr>
        <w:spacing w:before="60" w:after="60"/>
        <w:ind w:firstLine="426"/>
        <w:rPr>
          <w:rFonts w:cs="Times New Roman"/>
          <w:bCs/>
          <w:sz w:val="24"/>
          <w:szCs w:val="24"/>
          <w:lang w:val="vi-VN"/>
        </w:rPr>
      </w:pPr>
      <w:r w:rsidRPr="001F7CD1">
        <w:rPr>
          <w:rFonts w:cs="Times New Roman"/>
          <w:bCs/>
          <w:sz w:val="24"/>
          <w:szCs w:val="24"/>
          <w:lang w:val="vi-VN"/>
        </w:rPr>
        <w:t xml:space="preserve">(Nguyễn Ái Quốc, </w:t>
      </w:r>
      <w:r w:rsidRPr="001F7CD1">
        <w:rPr>
          <w:rFonts w:cs="Times New Roman"/>
          <w:bCs/>
          <w:i/>
          <w:sz w:val="24"/>
          <w:szCs w:val="24"/>
          <w:lang w:val="vi-VN"/>
        </w:rPr>
        <w:t>B</w:t>
      </w:r>
      <w:r w:rsidRPr="001F7CD1">
        <w:rPr>
          <w:rFonts w:cs="Times New Roman"/>
          <w:bCs/>
          <w:i/>
          <w:sz w:val="24"/>
          <w:szCs w:val="24"/>
          <w:lang w:val="en-US"/>
        </w:rPr>
        <w:t>ản án chế độ thực dân Pháp</w:t>
      </w:r>
      <w:r w:rsidRPr="001F7CD1">
        <w:rPr>
          <w:rFonts w:cs="Times New Roman"/>
          <w:bCs/>
          <w:sz w:val="24"/>
          <w:szCs w:val="24"/>
          <w:lang w:val="en-US"/>
        </w:rPr>
        <w:t xml:space="preserve">, </w:t>
      </w:r>
      <w:r w:rsidRPr="001F7CD1">
        <w:rPr>
          <w:rFonts w:cs="Times New Roman"/>
          <w:bCs/>
          <w:sz w:val="24"/>
          <w:szCs w:val="24"/>
          <w:lang w:val="vi-VN"/>
        </w:rPr>
        <w:t>trong Hồ Chí Minh toàn tập, tập 2, NXB Chính trị quốc gia, Hà Nội, 1995)</w:t>
      </w:r>
    </w:p>
    <w:p w14:paraId="5D317F7F" w14:textId="77777777" w:rsidR="00AF29A0" w:rsidRPr="001F7CD1" w:rsidRDefault="00AF29A0" w:rsidP="00AF29A0">
      <w:pPr>
        <w:spacing w:before="60" w:after="60"/>
        <w:ind w:firstLine="426"/>
        <w:rPr>
          <w:rFonts w:cs="Times New Roman"/>
          <w:b/>
          <w:bCs/>
          <w:sz w:val="24"/>
          <w:szCs w:val="24"/>
          <w:lang w:val="vi-VN"/>
        </w:rPr>
      </w:pPr>
      <w:r w:rsidRPr="001F7CD1">
        <w:rPr>
          <w:rFonts w:cs="Times New Roman"/>
          <w:b/>
          <w:bCs/>
          <w:sz w:val="24"/>
          <w:szCs w:val="24"/>
          <w:lang w:val="vi-VN"/>
        </w:rPr>
        <w:t>* Chú thích:</w:t>
      </w:r>
    </w:p>
    <w:p w14:paraId="4EF50068" w14:textId="77777777" w:rsidR="00AF29A0" w:rsidRPr="001F7CD1" w:rsidRDefault="00AF29A0" w:rsidP="00AF29A0">
      <w:pPr>
        <w:spacing w:before="60" w:after="60"/>
        <w:ind w:firstLine="426"/>
        <w:rPr>
          <w:rFonts w:cs="Times New Roman"/>
          <w:bCs/>
          <w:i/>
          <w:sz w:val="24"/>
          <w:szCs w:val="24"/>
          <w:lang w:val="vi-VN"/>
        </w:rPr>
      </w:pPr>
      <w:r w:rsidRPr="001F7CD1">
        <w:rPr>
          <w:rFonts w:cs="Times New Roman"/>
          <w:bCs/>
          <w:i/>
          <w:iCs/>
          <w:sz w:val="24"/>
          <w:szCs w:val="24"/>
          <w:lang w:val="en-US"/>
        </w:rPr>
        <w:t>Bản án chế độ thực dân Pháp</w:t>
      </w:r>
      <w:r w:rsidRPr="001F7CD1">
        <w:rPr>
          <w:rFonts w:cs="Times New Roman"/>
          <w:bCs/>
          <w:i/>
          <w:iCs/>
          <w:sz w:val="24"/>
          <w:szCs w:val="24"/>
          <w:lang w:val="vi-VN"/>
        </w:rPr>
        <w:t xml:space="preserve"> </w:t>
      </w:r>
      <w:r w:rsidRPr="001F7CD1">
        <w:rPr>
          <w:rFonts w:cs="Times New Roman"/>
          <w:bCs/>
          <w:iCs/>
          <w:sz w:val="24"/>
          <w:szCs w:val="24"/>
          <w:lang w:val="vi-VN"/>
        </w:rPr>
        <w:t>của Nguyễn Ái Quốc được viết bằng tiếng Pháp, xuất bản lần đầu tiên tại Pải năm 1925. Tác phẩm</w:t>
      </w:r>
      <w:r w:rsidRPr="001F7CD1">
        <w:rPr>
          <w:rFonts w:cs="Times New Roman"/>
          <w:bCs/>
          <w:iCs/>
          <w:sz w:val="24"/>
          <w:szCs w:val="24"/>
          <w:lang w:val="en-US"/>
        </w:rPr>
        <w:t> </w:t>
      </w:r>
      <w:r w:rsidRPr="001F7CD1">
        <w:rPr>
          <w:rFonts w:cs="Times New Roman"/>
          <w:bCs/>
          <w:sz w:val="24"/>
          <w:szCs w:val="24"/>
          <w:lang w:val="en-US"/>
        </w:rPr>
        <w:t>gồm 12 chương</w:t>
      </w:r>
      <w:r w:rsidRPr="001F7CD1">
        <w:rPr>
          <w:rFonts w:cs="Times New Roman"/>
          <w:bCs/>
          <w:sz w:val="24"/>
          <w:szCs w:val="24"/>
          <w:lang w:val="vi-VN"/>
        </w:rPr>
        <w:t xml:space="preserve"> và phần phụ lục </w:t>
      </w:r>
      <w:r w:rsidRPr="001F7CD1">
        <w:rPr>
          <w:rFonts w:cs="Times New Roman"/>
          <w:bCs/>
          <w:i/>
          <w:sz w:val="24"/>
          <w:szCs w:val="24"/>
          <w:lang w:val="vi-VN"/>
        </w:rPr>
        <w:t>Gửi thanh niên Việt Nam</w:t>
      </w:r>
      <w:r w:rsidRPr="001F7CD1">
        <w:rPr>
          <w:rFonts w:cs="Times New Roman"/>
          <w:bCs/>
          <w:sz w:val="24"/>
          <w:szCs w:val="24"/>
          <w:lang w:val="vi-VN"/>
        </w:rPr>
        <w:t xml:space="preserve">. </w:t>
      </w:r>
      <w:r w:rsidRPr="001F7CD1">
        <w:rPr>
          <w:rFonts w:cs="Times New Roman"/>
          <w:bCs/>
          <w:sz w:val="24"/>
          <w:szCs w:val="24"/>
          <w:lang w:val="en-US"/>
        </w:rPr>
        <w:t>Nội dung của tác phẩm không chỉ tố cáo tội ác của chủ nghĩa đế quốc Pháp đối với dân tộc Việt Nam cũng như với các thuộc địa khác trên các mặt chính trị, kinh tế, văn hoá, xã hội mà điều quan trọng là đã nêu lên những luận điểm cơ bản về vấn đề dân tộc và vấn đề thuộc địa.</w:t>
      </w:r>
      <w:r w:rsidRPr="001F7CD1">
        <w:rPr>
          <w:rFonts w:cs="Times New Roman"/>
          <w:bCs/>
          <w:sz w:val="24"/>
          <w:szCs w:val="24"/>
          <w:lang w:val="vi-VN"/>
        </w:rPr>
        <w:t xml:space="preserve"> Đoạn trích trên đây nằm trong chương I (</w:t>
      </w:r>
      <w:r w:rsidRPr="001F7CD1">
        <w:rPr>
          <w:rFonts w:cs="Times New Roman"/>
          <w:bCs/>
          <w:i/>
          <w:sz w:val="24"/>
          <w:szCs w:val="24"/>
          <w:lang w:val="vi-VN"/>
        </w:rPr>
        <w:t>Thuế máu</w:t>
      </w:r>
      <w:r w:rsidRPr="001F7CD1">
        <w:rPr>
          <w:rFonts w:cs="Times New Roman"/>
          <w:bCs/>
          <w:sz w:val="24"/>
          <w:szCs w:val="24"/>
          <w:lang w:val="vi-VN"/>
        </w:rPr>
        <w:t xml:space="preserve">) của </w:t>
      </w:r>
      <w:r w:rsidRPr="001F7CD1">
        <w:rPr>
          <w:rFonts w:cs="Times New Roman"/>
          <w:bCs/>
          <w:i/>
          <w:sz w:val="24"/>
          <w:szCs w:val="24"/>
          <w:lang w:val="vi-VN"/>
        </w:rPr>
        <w:t>Bản án chế độ thực dân Pháp.</w:t>
      </w:r>
    </w:p>
    <w:p w14:paraId="281D6462" w14:textId="77777777" w:rsidR="00AF29A0" w:rsidRPr="001F7CD1" w:rsidRDefault="00AF29A0" w:rsidP="00AF29A0">
      <w:pPr>
        <w:spacing w:before="60" w:after="60"/>
        <w:ind w:firstLine="426"/>
        <w:rPr>
          <w:rFonts w:cs="Times New Roman"/>
          <w:bCs/>
          <w:i/>
          <w:sz w:val="24"/>
          <w:szCs w:val="24"/>
          <w:lang w:val="en-US"/>
        </w:rPr>
      </w:pPr>
      <w:r w:rsidRPr="001F7CD1">
        <w:rPr>
          <w:rFonts w:cs="Times New Roman"/>
          <w:bCs/>
          <w:sz w:val="24"/>
          <w:szCs w:val="24"/>
          <w:lang w:val="vi-VN"/>
        </w:rPr>
        <w:t xml:space="preserve">(1) Bản xứ: </w:t>
      </w:r>
      <w:hyperlink r:id="rId8" w:tooltip="bản thân" w:history="1">
        <w:r w:rsidRPr="001F7CD1">
          <w:rPr>
            <w:rStyle w:val="Hyperlink"/>
            <w:rFonts w:cs="Times New Roman"/>
            <w:bCs/>
            <w:i/>
            <w:sz w:val="24"/>
            <w:szCs w:val="24"/>
            <w:lang w:val="en-US"/>
          </w:rPr>
          <w:t>Bản thân</w:t>
        </w:r>
      </w:hyperlink>
      <w:r w:rsidRPr="001F7CD1">
        <w:rPr>
          <w:rFonts w:cs="Times New Roman"/>
          <w:bCs/>
          <w:i/>
          <w:sz w:val="24"/>
          <w:szCs w:val="24"/>
          <w:lang w:val="en-US"/>
        </w:rPr>
        <w:t> </w:t>
      </w:r>
      <w:hyperlink r:id="rId9" w:tooltip="đất nước" w:history="1">
        <w:r w:rsidRPr="001F7CD1">
          <w:rPr>
            <w:rStyle w:val="Hyperlink"/>
            <w:rFonts w:cs="Times New Roman"/>
            <w:bCs/>
            <w:i/>
            <w:sz w:val="24"/>
            <w:szCs w:val="24"/>
            <w:lang w:val="en-US"/>
          </w:rPr>
          <w:t>đất nước</w:t>
        </w:r>
      </w:hyperlink>
      <w:r w:rsidRPr="001F7CD1">
        <w:rPr>
          <w:rFonts w:cs="Times New Roman"/>
          <w:bCs/>
          <w:i/>
          <w:sz w:val="24"/>
          <w:szCs w:val="24"/>
          <w:lang w:val="en-US"/>
        </w:rPr>
        <w:t> (thuộc địa) được nói đến (thường hàm ý coi khinh, theo quan điểm của chủ nghĩa thực dân).</w:t>
      </w:r>
    </w:p>
    <w:p w14:paraId="0AA0CBD6" w14:textId="77777777" w:rsidR="00AF29A0" w:rsidRPr="001F7CD1" w:rsidRDefault="00AF29A0" w:rsidP="00AF29A0">
      <w:pPr>
        <w:spacing w:before="60" w:after="60"/>
        <w:ind w:firstLine="426"/>
        <w:rPr>
          <w:rFonts w:cs="Times New Roman"/>
          <w:bCs/>
          <w:i/>
          <w:sz w:val="24"/>
          <w:szCs w:val="24"/>
          <w:lang w:val="vi-VN"/>
        </w:rPr>
      </w:pPr>
      <w:r w:rsidRPr="001F7CD1">
        <w:rPr>
          <w:rFonts w:cs="Times New Roman"/>
          <w:bCs/>
          <w:i/>
          <w:sz w:val="24"/>
          <w:szCs w:val="24"/>
          <w:lang w:val="vi-VN"/>
        </w:rPr>
        <w:t>(2) Ngư lôi: vũ khí phóng ở dưới nước để đánh phá tàu, thuyền.</w:t>
      </w:r>
    </w:p>
    <w:p w14:paraId="55B8881D" w14:textId="77777777" w:rsidR="00AF29A0" w:rsidRPr="001F7CD1" w:rsidRDefault="00AF29A0" w:rsidP="00AF29A0">
      <w:pPr>
        <w:spacing w:before="60" w:after="60"/>
        <w:ind w:firstLine="426"/>
        <w:rPr>
          <w:rFonts w:cs="Times New Roman"/>
          <w:bCs/>
          <w:i/>
          <w:sz w:val="24"/>
          <w:szCs w:val="24"/>
          <w:lang w:val="vi-VN"/>
        </w:rPr>
      </w:pPr>
      <w:r w:rsidRPr="001F7CD1">
        <w:rPr>
          <w:rFonts w:cs="Times New Roman"/>
          <w:bCs/>
          <w:i/>
          <w:sz w:val="24"/>
          <w:szCs w:val="24"/>
          <w:lang w:val="vi-VN"/>
        </w:rPr>
        <w:t>(3) Ban- căng: Bán đảo Nam Âu, thuộc Địa Trung Hải. Trong Chiến tranh thế giới thứ nhất (1914-1918), nơi đây có những cuộc giao tranh giữa quân Pháp, Anh và quân Phổ, Đức.</w:t>
      </w:r>
    </w:p>
    <w:p w14:paraId="01673729" w14:textId="547F895F" w:rsidR="00AF29A0" w:rsidRPr="001F7CD1" w:rsidRDefault="00AF29A0" w:rsidP="00AF29A0">
      <w:pPr>
        <w:spacing w:before="60" w:after="60"/>
        <w:ind w:firstLine="426"/>
        <w:rPr>
          <w:rFonts w:cs="Times New Roman"/>
          <w:bCs/>
          <w:sz w:val="24"/>
          <w:szCs w:val="24"/>
          <w:lang w:val="en-US"/>
        </w:rPr>
      </w:pPr>
      <w:r w:rsidRPr="001F7CD1">
        <w:rPr>
          <w:rFonts w:cs="Times New Roman"/>
          <w:b/>
          <w:bCs/>
          <w:sz w:val="24"/>
          <w:szCs w:val="24"/>
          <w:lang w:val="vi-VN"/>
        </w:rPr>
        <w:lastRenderedPageBreak/>
        <w:t>Thực hiện yêu cầu sau:</w:t>
      </w:r>
    </w:p>
    <w:p w14:paraId="6FBBDB3C" w14:textId="0764B92C" w:rsidR="00AF29A0" w:rsidRPr="001F7CD1" w:rsidRDefault="00AF29A0" w:rsidP="00AF29A0">
      <w:pPr>
        <w:spacing w:before="60" w:after="60"/>
        <w:ind w:firstLine="426"/>
        <w:rPr>
          <w:rFonts w:cs="Times New Roman"/>
          <w:bCs/>
          <w:sz w:val="24"/>
          <w:szCs w:val="24"/>
          <w:lang w:val="en-US"/>
        </w:rPr>
      </w:pPr>
      <w:r w:rsidRPr="001F7CD1">
        <w:rPr>
          <w:rFonts w:cs="Times New Roman"/>
          <w:b/>
          <w:bCs/>
          <w:sz w:val="24"/>
          <w:szCs w:val="24"/>
          <w:lang w:val="en-US"/>
        </w:rPr>
        <w:t>Câu 1.</w:t>
      </w:r>
      <w:r w:rsidRPr="001F7CD1">
        <w:rPr>
          <w:rFonts w:cs="Times New Roman"/>
          <w:bCs/>
          <w:sz w:val="24"/>
          <w:szCs w:val="24"/>
          <w:lang w:val="en-US"/>
        </w:rPr>
        <w:t xml:space="preserve"> Những tên da đen bẩn thỉu, những tên </w:t>
      </w:r>
      <w:r w:rsidR="00301397" w:rsidRPr="001F7CD1">
        <w:rPr>
          <w:rFonts w:cs="Times New Roman"/>
          <w:bCs/>
          <w:sz w:val="24"/>
          <w:szCs w:val="24"/>
          <w:lang w:val="en-US"/>
        </w:rPr>
        <w:t>“</w:t>
      </w:r>
      <w:r w:rsidRPr="001F7CD1">
        <w:rPr>
          <w:rFonts w:cs="Times New Roman"/>
          <w:bCs/>
          <w:sz w:val="24"/>
          <w:szCs w:val="24"/>
          <w:lang w:val="en-US"/>
        </w:rPr>
        <w:t>An- nam- mít</w:t>
      </w:r>
      <w:r w:rsidR="00301397" w:rsidRPr="001F7CD1">
        <w:rPr>
          <w:rFonts w:cs="Times New Roman"/>
          <w:bCs/>
          <w:sz w:val="24"/>
          <w:szCs w:val="24"/>
          <w:lang w:val="en-US"/>
        </w:rPr>
        <w:t>”</w:t>
      </w:r>
      <w:r w:rsidRPr="001F7CD1">
        <w:rPr>
          <w:rFonts w:cs="Times New Roman"/>
          <w:bCs/>
          <w:sz w:val="24"/>
          <w:szCs w:val="24"/>
          <w:lang w:val="en-US"/>
        </w:rPr>
        <w:t xml:space="preserve"> bẩn thỉu được nói đến trong đoạn trích là ai?</w:t>
      </w:r>
    </w:p>
    <w:p w14:paraId="14D6879C" w14:textId="77777777" w:rsidR="00AF29A0" w:rsidRPr="001F7CD1" w:rsidRDefault="00AF29A0" w:rsidP="00AF29A0">
      <w:pPr>
        <w:spacing w:before="60" w:after="60"/>
        <w:ind w:firstLine="426"/>
        <w:rPr>
          <w:rFonts w:cs="Times New Roman"/>
          <w:bCs/>
          <w:sz w:val="24"/>
          <w:szCs w:val="24"/>
          <w:lang w:val="en-US"/>
        </w:rPr>
      </w:pPr>
      <w:r w:rsidRPr="001F7CD1">
        <w:rPr>
          <w:rFonts w:cs="Times New Roman"/>
          <w:b/>
          <w:bCs/>
          <w:sz w:val="24"/>
          <w:szCs w:val="24"/>
          <w:lang w:val="en-US"/>
        </w:rPr>
        <w:t>Câu</w:t>
      </w:r>
      <w:r w:rsidRPr="001F7CD1">
        <w:rPr>
          <w:rFonts w:cs="Times New Roman"/>
          <w:b/>
          <w:bCs/>
          <w:sz w:val="24"/>
          <w:szCs w:val="24"/>
          <w:lang w:val="vi-VN"/>
        </w:rPr>
        <w:t xml:space="preserve"> </w:t>
      </w:r>
      <w:r w:rsidRPr="001F7CD1">
        <w:rPr>
          <w:rFonts w:cs="Times New Roman"/>
          <w:b/>
          <w:bCs/>
          <w:sz w:val="24"/>
          <w:szCs w:val="24"/>
          <w:lang w:val="en-US"/>
        </w:rPr>
        <w:t>2.</w:t>
      </w:r>
      <w:r w:rsidRPr="001F7CD1">
        <w:rPr>
          <w:rFonts w:cs="Times New Roman"/>
          <w:bCs/>
          <w:sz w:val="24"/>
          <w:szCs w:val="24"/>
          <w:lang w:val="en-US"/>
        </w:rPr>
        <w:t xml:space="preserve"> </w:t>
      </w:r>
      <w:r w:rsidRPr="001F7CD1">
        <w:rPr>
          <w:rFonts w:cs="Times New Roman"/>
          <w:bCs/>
          <w:sz w:val="24"/>
          <w:szCs w:val="24"/>
          <w:lang w:val="vi-VN"/>
        </w:rPr>
        <w:t xml:space="preserve">Chỉ ra </w:t>
      </w:r>
      <w:r w:rsidRPr="001F7CD1">
        <w:rPr>
          <w:rFonts w:cs="Times New Roman"/>
          <w:bCs/>
          <w:sz w:val="24"/>
          <w:szCs w:val="24"/>
          <w:lang w:val="en-US"/>
        </w:rPr>
        <w:t>thái độ của các quan cai trị thực dân đối với những người dân thuộc địa ở hai thời điểm trước chiến tranh và khi cuộc chiến tranh nổ ra.</w:t>
      </w:r>
    </w:p>
    <w:p w14:paraId="051D1F9A" w14:textId="3A880308" w:rsidR="00AF29A0" w:rsidRPr="001F7CD1" w:rsidRDefault="00AF29A0" w:rsidP="00AF29A0">
      <w:pPr>
        <w:spacing w:before="60" w:after="60"/>
        <w:ind w:firstLine="426"/>
        <w:rPr>
          <w:rFonts w:cs="Times New Roman"/>
          <w:bCs/>
          <w:sz w:val="24"/>
          <w:szCs w:val="24"/>
          <w:lang w:val="vi-VN"/>
        </w:rPr>
      </w:pPr>
      <w:r w:rsidRPr="001F7CD1">
        <w:rPr>
          <w:rFonts w:cs="Times New Roman"/>
          <w:b/>
          <w:bCs/>
          <w:sz w:val="24"/>
          <w:szCs w:val="24"/>
          <w:lang w:val="vi-VN"/>
        </w:rPr>
        <w:t>Câu 3.</w:t>
      </w:r>
      <w:r w:rsidRPr="001F7CD1">
        <w:rPr>
          <w:rFonts w:cs="Times New Roman"/>
          <w:bCs/>
          <w:sz w:val="24"/>
          <w:szCs w:val="24"/>
          <w:lang w:val="vi-VN"/>
        </w:rPr>
        <w:t xml:space="preserve"> Qua văn bản, em hiểu gì về cách đặt tên chương I </w:t>
      </w:r>
      <w:r w:rsidR="00301397" w:rsidRPr="001F7CD1">
        <w:rPr>
          <w:rFonts w:cs="Times New Roman"/>
          <w:bCs/>
          <w:sz w:val="24"/>
          <w:szCs w:val="24"/>
          <w:lang w:val="vi-VN"/>
        </w:rPr>
        <w:t>“</w:t>
      </w:r>
      <w:r w:rsidRPr="001F7CD1">
        <w:rPr>
          <w:rFonts w:cs="Times New Roman"/>
          <w:bCs/>
          <w:sz w:val="24"/>
          <w:szCs w:val="24"/>
          <w:lang w:val="vi-VN"/>
        </w:rPr>
        <w:t>Thuế máu</w:t>
      </w:r>
      <w:r w:rsidR="00301397" w:rsidRPr="001F7CD1">
        <w:rPr>
          <w:rFonts w:cs="Times New Roman"/>
          <w:bCs/>
          <w:sz w:val="24"/>
          <w:szCs w:val="24"/>
          <w:lang w:val="vi-VN"/>
        </w:rPr>
        <w:t>”</w:t>
      </w:r>
      <w:r w:rsidRPr="001F7CD1">
        <w:rPr>
          <w:rFonts w:cs="Times New Roman"/>
          <w:bCs/>
          <w:sz w:val="24"/>
          <w:szCs w:val="24"/>
          <w:lang w:val="vi-VN"/>
        </w:rPr>
        <w:t xml:space="preserve"> cho tác phẩm </w:t>
      </w:r>
      <w:r w:rsidRPr="001F7CD1">
        <w:rPr>
          <w:rFonts w:cs="Times New Roman"/>
          <w:bCs/>
          <w:i/>
          <w:sz w:val="24"/>
          <w:szCs w:val="24"/>
          <w:lang w:val="vi-VN"/>
        </w:rPr>
        <w:t>Bản án chế độ thực dân Pháp</w:t>
      </w:r>
      <w:r w:rsidRPr="001F7CD1">
        <w:rPr>
          <w:rFonts w:cs="Times New Roman"/>
          <w:bCs/>
          <w:sz w:val="24"/>
          <w:szCs w:val="24"/>
          <w:lang w:val="vi-VN"/>
        </w:rPr>
        <w:t xml:space="preserve"> của tác giả Nguyễn Ái Quốc?</w:t>
      </w:r>
    </w:p>
    <w:p w14:paraId="495205B3" w14:textId="77777777" w:rsidR="00AF29A0" w:rsidRPr="001F7CD1" w:rsidRDefault="00AF29A0" w:rsidP="00AF29A0">
      <w:pPr>
        <w:spacing w:before="60" w:after="60"/>
        <w:ind w:firstLine="426"/>
        <w:rPr>
          <w:rFonts w:cs="Times New Roman"/>
          <w:bCs/>
          <w:sz w:val="24"/>
          <w:szCs w:val="24"/>
          <w:lang w:val="vi-VN"/>
        </w:rPr>
      </w:pPr>
      <w:r w:rsidRPr="001F7CD1">
        <w:rPr>
          <w:rFonts w:cs="Times New Roman"/>
          <w:b/>
          <w:bCs/>
          <w:sz w:val="24"/>
          <w:szCs w:val="24"/>
          <w:lang w:val="vi-VN"/>
        </w:rPr>
        <w:t>Câu 4.</w:t>
      </w:r>
      <w:r w:rsidRPr="001F7CD1">
        <w:rPr>
          <w:rFonts w:cs="Times New Roman"/>
          <w:bCs/>
          <w:sz w:val="24"/>
          <w:szCs w:val="24"/>
          <w:lang w:val="vi-VN"/>
        </w:rPr>
        <w:t xml:space="preserve"> Phân tích hiệu quả của nghệ thuật châm biếm đả kích sắc sảo, tài tình của tác giả ở văn bản trên.</w:t>
      </w:r>
    </w:p>
    <w:p w14:paraId="6AB18B0D" w14:textId="111F8D49" w:rsidR="00AF29A0" w:rsidRPr="001F7CD1" w:rsidRDefault="00AF29A0" w:rsidP="00AF29A0">
      <w:pPr>
        <w:spacing w:before="60" w:after="60"/>
        <w:ind w:firstLine="426"/>
        <w:rPr>
          <w:rFonts w:cs="Times New Roman"/>
          <w:bCs/>
          <w:spacing w:val="-6"/>
          <w:sz w:val="24"/>
          <w:szCs w:val="24"/>
          <w:lang w:val="en-US"/>
        </w:rPr>
      </w:pPr>
      <w:r w:rsidRPr="001F7CD1">
        <w:rPr>
          <w:rFonts w:cs="Times New Roman"/>
          <w:b/>
          <w:bCs/>
          <w:spacing w:val="-6"/>
          <w:sz w:val="24"/>
          <w:szCs w:val="24"/>
          <w:lang w:val="vi-VN"/>
        </w:rPr>
        <w:t>Câu 5.</w:t>
      </w:r>
      <w:r w:rsidRPr="001F7CD1">
        <w:rPr>
          <w:rFonts w:cs="Times New Roman"/>
          <w:bCs/>
          <w:spacing w:val="-6"/>
          <w:sz w:val="24"/>
          <w:szCs w:val="24"/>
          <w:lang w:val="en-US"/>
        </w:rPr>
        <w:t xml:space="preserve"> Qua văn bản </w:t>
      </w:r>
      <w:r w:rsidRPr="001F7CD1">
        <w:rPr>
          <w:rFonts w:cs="Times New Roman"/>
          <w:bCs/>
          <w:spacing w:val="-6"/>
          <w:sz w:val="24"/>
          <w:szCs w:val="24"/>
          <w:lang w:val="vi-VN"/>
        </w:rPr>
        <w:t xml:space="preserve">trên, anh/ chị học tập được điều gì ở tấm gương Nguyễn Ái Quốc </w:t>
      </w:r>
      <w:r w:rsidR="00B733DA" w:rsidRPr="001F7CD1">
        <w:rPr>
          <w:rFonts w:cs="Times New Roman"/>
          <w:bCs/>
          <w:spacing w:val="-6"/>
          <w:sz w:val="24"/>
          <w:szCs w:val="24"/>
          <w:lang w:val="vi-VN"/>
        </w:rPr>
        <w:t>-</w:t>
      </w:r>
      <w:r w:rsidRPr="001F7CD1">
        <w:rPr>
          <w:rFonts w:cs="Times New Roman"/>
          <w:bCs/>
          <w:spacing w:val="-6"/>
          <w:sz w:val="24"/>
          <w:szCs w:val="24"/>
          <w:lang w:val="vi-VN"/>
        </w:rPr>
        <w:t xml:space="preserve"> Hồ Chí Minh</w:t>
      </w:r>
      <w:r w:rsidRPr="001F7CD1">
        <w:rPr>
          <w:rFonts w:cs="Times New Roman"/>
          <w:bCs/>
          <w:spacing w:val="-6"/>
          <w:sz w:val="24"/>
          <w:szCs w:val="24"/>
          <w:lang w:val="en-US"/>
        </w:rPr>
        <w:t>?</w:t>
      </w:r>
    </w:p>
    <w:p w14:paraId="3548D6A4" w14:textId="77777777" w:rsidR="00AF29A0" w:rsidRPr="001F7CD1" w:rsidRDefault="00AF29A0" w:rsidP="00AF29A0">
      <w:pPr>
        <w:spacing w:before="60" w:after="60"/>
        <w:ind w:firstLine="426"/>
        <w:rPr>
          <w:rFonts w:cs="Times New Roman"/>
          <w:b/>
          <w:bCs/>
          <w:sz w:val="24"/>
          <w:szCs w:val="24"/>
          <w:lang w:val="vi-VN"/>
        </w:rPr>
      </w:pPr>
      <w:r w:rsidRPr="001F7CD1">
        <w:rPr>
          <w:rFonts w:cs="Times New Roman"/>
          <w:b/>
          <w:bCs/>
          <w:sz w:val="24"/>
          <w:szCs w:val="24"/>
          <w:lang w:val="vi-VN"/>
        </w:rPr>
        <w:t>GỢI Ý ĐÁP ÁN</w:t>
      </w:r>
    </w:p>
    <w:p w14:paraId="465F316A" w14:textId="61CE4930" w:rsidR="00AF29A0" w:rsidRPr="001F7CD1" w:rsidRDefault="00AF29A0" w:rsidP="00AF29A0">
      <w:pPr>
        <w:spacing w:before="60" w:after="60"/>
        <w:ind w:firstLine="426"/>
        <w:rPr>
          <w:rFonts w:cs="Times New Roman"/>
          <w:bCs/>
          <w:sz w:val="24"/>
          <w:szCs w:val="24"/>
          <w:lang w:val="vi-VN"/>
        </w:rPr>
      </w:pPr>
      <w:r w:rsidRPr="001F7CD1">
        <w:rPr>
          <w:rFonts w:cs="Times New Roman"/>
          <w:b/>
          <w:bCs/>
          <w:sz w:val="24"/>
          <w:szCs w:val="24"/>
          <w:lang w:val="vi-VN"/>
        </w:rPr>
        <w:t xml:space="preserve">Câu 1. </w:t>
      </w:r>
      <w:r w:rsidRPr="001F7CD1">
        <w:rPr>
          <w:rFonts w:cs="Times New Roman"/>
          <w:bCs/>
          <w:sz w:val="24"/>
          <w:szCs w:val="24"/>
          <w:lang w:val="en-US"/>
        </w:rPr>
        <w:t xml:space="preserve">Những tên da đen bẩn thỉu, những tên </w:t>
      </w:r>
      <w:r w:rsidR="00301397" w:rsidRPr="001F7CD1">
        <w:rPr>
          <w:rFonts w:cs="Times New Roman"/>
          <w:bCs/>
          <w:sz w:val="24"/>
          <w:szCs w:val="24"/>
          <w:lang w:val="en-US"/>
        </w:rPr>
        <w:t>“</w:t>
      </w:r>
      <w:r w:rsidRPr="001F7CD1">
        <w:rPr>
          <w:rFonts w:cs="Times New Roman"/>
          <w:bCs/>
          <w:sz w:val="24"/>
          <w:szCs w:val="24"/>
          <w:lang w:val="en-US"/>
        </w:rPr>
        <w:t>An- nam- mít</w:t>
      </w:r>
      <w:r w:rsidR="00301397" w:rsidRPr="001F7CD1">
        <w:rPr>
          <w:rFonts w:cs="Times New Roman"/>
          <w:bCs/>
          <w:sz w:val="24"/>
          <w:szCs w:val="24"/>
          <w:lang w:val="en-US"/>
        </w:rPr>
        <w:t>”</w:t>
      </w:r>
      <w:r w:rsidRPr="001F7CD1">
        <w:rPr>
          <w:rFonts w:cs="Times New Roman"/>
          <w:bCs/>
          <w:sz w:val="24"/>
          <w:szCs w:val="24"/>
          <w:lang w:val="en-US"/>
        </w:rPr>
        <w:t xml:space="preserve"> bẩn thỉu được nói đến trong đoạn trích là người dân Việt Nam </w:t>
      </w:r>
      <w:r w:rsidRPr="001F7CD1">
        <w:rPr>
          <w:rFonts w:cs="Times New Roman"/>
          <w:bCs/>
          <w:sz w:val="24"/>
          <w:szCs w:val="24"/>
          <w:lang w:val="vi-VN"/>
        </w:rPr>
        <w:t xml:space="preserve">nói riêng </w:t>
      </w:r>
      <w:r w:rsidRPr="001F7CD1">
        <w:rPr>
          <w:rFonts w:cs="Times New Roman"/>
          <w:bCs/>
          <w:sz w:val="24"/>
          <w:szCs w:val="24"/>
          <w:lang w:val="en-US"/>
        </w:rPr>
        <w:t>và người dân các nước là thuộc địa của Pháp ở đầu thế kỉ XX</w:t>
      </w:r>
      <w:r w:rsidRPr="001F7CD1">
        <w:rPr>
          <w:rFonts w:cs="Times New Roman"/>
          <w:bCs/>
          <w:sz w:val="24"/>
          <w:szCs w:val="24"/>
          <w:lang w:val="vi-VN"/>
        </w:rPr>
        <w:t xml:space="preserve"> nói chung.</w:t>
      </w:r>
    </w:p>
    <w:p w14:paraId="4CF78633" w14:textId="77777777" w:rsidR="00AF29A0" w:rsidRPr="001F7CD1" w:rsidRDefault="00AF29A0" w:rsidP="00AF29A0">
      <w:pPr>
        <w:spacing w:before="60" w:after="60"/>
        <w:ind w:firstLine="426"/>
        <w:rPr>
          <w:rFonts w:cs="Times New Roman"/>
          <w:bCs/>
          <w:sz w:val="24"/>
          <w:szCs w:val="24"/>
          <w:lang w:val="vi-VN"/>
        </w:rPr>
      </w:pPr>
      <w:r w:rsidRPr="001F7CD1">
        <w:rPr>
          <w:rFonts w:cs="Times New Roman"/>
          <w:b/>
          <w:bCs/>
          <w:sz w:val="24"/>
          <w:szCs w:val="24"/>
          <w:lang w:val="vi-VN"/>
        </w:rPr>
        <w:t>Câu 2.</w:t>
      </w:r>
      <w:r w:rsidRPr="001F7CD1">
        <w:rPr>
          <w:rFonts w:cs="Times New Roman"/>
          <w:bCs/>
          <w:sz w:val="24"/>
          <w:szCs w:val="24"/>
          <w:lang w:val="vi-VN"/>
        </w:rPr>
        <w:t xml:space="preserve"> </w:t>
      </w:r>
      <w:r w:rsidRPr="001F7CD1">
        <w:rPr>
          <w:rFonts w:cs="Times New Roman"/>
          <w:bCs/>
          <w:sz w:val="24"/>
          <w:szCs w:val="24"/>
          <w:lang w:val="en-US"/>
        </w:rPr>
        <w:t>T</w:t>
      </w:r>
      <w:r w:rsidRPr="001F7CD1">
        <w:rPr>
          <w:rFonts w:cs="Times New Roman"/>
          <w:bCs/>
          <w:sz w:val="24"/>
          <w:szCs w:val="24"/>
          <w:lang w:val="vi-VN"/>
        </w:rPr>
        <w:t>hái độ của các quan cai trị thực dân đối với người dân thuộc địa ở hai thời điểm trước chiến tranh và khi cuộc chiến tranh đã xảy ra:</w:t>
      </w:r>
    </w:p>
    <w:p w14:paraId="4EE4326F" w14:textId="77777777" w:rsidR="00AF29A0" w:rsidRPr="001F7CD1" w:rsidRDefault="00AF29A0" w:rsidP="00AF29A0">
      <w:pPr>
        <w:spacing w:before="60" w:after="60"/>
        <w:ind w:firstLine="426"/>
        <w:rPr>
          <w:rFonts w:cs="Times New Roman"/>
          <w:bCs/>
          <w:sz w:val="24"/>
          <w:szCs w:val="24"/>
          <w:lang w:val="vi-VN"/>
        </w:rPr>
      </w:pPr>
      <w:r w:rsidRPr="001F7CD1">
        <w:rPr>
          <w:rFonts w:cs="Times New Roman"/>
          <w:bCs/>
          <w:sz w:val="24"/>
          <w:szCs w:val="24"/>
          <w:lang w:val="vi-VN"/>
        </w:rPr>
        <w:t>- Trước chiến tranh, họ bị xem là giống hạ đẳng, bị đánh đập và đối xử như súc vật.</w:t>
      </w:r>
    </w:p>
    <w:p w14:paraId="236FB959" w14:textId="77777777" w:rsidR="00AF29A0" w:rsidRPr="001F7CD1" w:rsidRDefault="00AF29A0" w:rsidP="00AF29A0">
      <w:pPr>
        <w:spacing w:before="60" w:after="60"/>
        <w:ind w:firstLine="426"/>
        <w:rPr>
          <w:rFonts w:cs="Times New Roman"/>
          <w:bCs/>
          <w:sz w:val="24"/>
          <w:szCs w:val="24"/>
          <w:lang w:val="vi-VN"/>
        </w:rPr>
      </w:pPr>
      <w:r w:rsidRPr="001F7CD1">
        <w:rPr>
          <w:rFonts w:cs="Times New Roman"/>
          <w:bCs/>
          <w:sz w:val="24"/>
          <w:szCs w:val="24"/>
          <w:lang w:val="vi-VN"/>
        </w:rPr>
        <w:t>- Khi cuộc chiến tranh bùng nổ, lập tức họ được các quan cai trị tâng bốc, vỗ về, được phong cho các danh hiệu cao quý. Điều ấy nói lên thủ đoạn lừa bịp, bỉ ổi của chính quyền thực dân để bắt đầu biến họ thành vật hi sinh.</w:t>
      </w:r>
    </w:p>
    <w:p w14:paraId="102649D3" w14:textId="4049DF13" w:rsidR="00AF29A0" w:rsidRPr="001F7CD1" w:rsidRDefault="00AF29A0" w:rsidP="00AF29A0">
      <w:pPr>
        <w:spacing w:before="60" w:after="60"/>
        <w:ind w:firstLine="426"/>
        <w:rPr>
          <w:rFonts w:cs="Times New Roman"/>
          <w:bCs/>
          <w:sz w:val="24"/>
          <w:szCs w:val="24"/>
          <w:lang w:val="vi-VN"/>
        </w:rPr>
      </w:pPr>
      <w:r w:rsidRPr="001F7CD1">
        <w:rPr>
          <w:rFonts w:cs="Times New Roman"/>
          <w:b/>
          <w:bCs/>
          <w:sz w:val="24"/>
          <w:szCs w:val="24"/>
          <w:lang w:val="vi-VN"/>
        </w:rPr>
        <w:t>Câu 3.</w:t>
      </w:r>
      <w:r w:rsidRPr="001F7CD1">
        <w:rPr>
          <w:rFonts w:cs="Times New Roman"/>
          <w:bCs/>
          <w:sz w:val="24"/>
          <w:szCs w:val="24"/>
          <w:lang w:val="vi-VN"/>
        </w:rPr>
        <w:t xml:space="preserve"> Cách đặt tên chương I là </w:t>
      </w:r>
      <w:r w:rsidR="00301397" w:rsidRPr="001F7CD1">
        <w:rPr>
          <w:rFonts w:cs="Times New Roman"/>
          <w:bCs/>
          <w:sz w:val="24"/>
          <w:szCs w:val="24"/>
          <w:lang w:val="vi-VN"/>
        </w:rPr>
        <w:t>“</w:t>
      </w:r>
      <w:r w:rsidRPr="001F7CD1">
        <w:rPr>
          <w:rFonts w:cs="Times New Roman"/>
          <w:bCs/>
          <w:i/>
          <w:sz w:val="24"/>
          <w:szCs w:val="24"/>
          <w:lang w:val="vi-VN"/>
        </w:rPr>
        <w:t>Thuế máu</w:t>
      </w:r>
      <w:r w:rsidR="00301397" w:rsidRPr="001F7CD1">
        <w:rPr>
          <w:rFonts w:cs="Times New Roman"/>
          <w:bCs/>
          <w:sz w:val="24"/>
          <w:szCs w:val="24"/>
          <w:lang w:val="vi-VN"/>
        </w:rPr>
        <w:t>”</w:t>
      </w:r>
      <w:r w:rsidRPr="001F7CD1">
        <w:rPr>
          <w:rFonts w:cs="Times New Roman"/>
          <w:bCs/>
          <w:sz w:val="24"/>
          <w:szCs w:val="24"/>
          <w:lang w:val="vi-VN"/>
        </w:rPr>
        <w:t xml:space="preserve"> mang nhiều ý nghĩa:</w:t>
      </w:r>
    </w:p>
    <w:p w14:paraId="27EAE9DD" w14:textId="77777777" w:rsidR="00AF29A0" w:rsidRPr="001F7CD1" w:rsidRDefault="00AF29A0" w:rsidP="00AF29A0">
      <w:pPr>
        <w:spacing w:before="60" w:after="60"/>
        <w:ind w:firstLine="426"/>
        <w:rPr>
          <w:rFonts w:cs="Times New Roman"/>
          <w:bCs/>
          <w:sz w:val="24"/>
          <w:szCs w:val="24"/>
          <w:lang w:val="vi-VN"/>
        </w:rPr>
      </w:pPr>
      <w:r w:rsidRPr="001F7CD1">
        <w:rPr>
          <w:rFonts w:cs="Times New Roman"/>
          <w:bCs/>
          <w:sz w:val="24"/>
          <w:szCs w:val="24"/>
          <w:lang w:val="vi-VN"/>
        </w:rPr>
        <w:t>- Thuế máu: thứ thuế tàn nhẫn, phũ phàng bất công, vô lí mà thực dân Pháp đã đặt ra cho nhân dân thuộc địa mà chúng cai trị. Đó là thứ thuế đánh vào xương máu, mạng sống con người.</w:t>
      </w:r>
    </w:p>
    <w:p w14:paraId="7A1A7E53" w14:textId="21289413" w:rsidR="00AF29A0" w:rsidRPr="001F7CD1" w:rsidRDefault="00AF29A0" w:rsidP="00AF29A0">
      <w:pPr>
        <w:spacing w:before="60" w:after="60"/>
        <w:ind w:firstLine="426"/>
        <w:rPr>
          <w:rFonts w:cs="Times New Roman"/>
          <w:bCs/>
          <w:sz w:val="24"/>
          <w:szCs w:val="24"/>
          <w:lang w:val="vi-VN"/>
        </w:rPr>
      </w:pPr>
      <w:r w:rsidRPr="001F7CD1">
        <w:rPr>
          <w:rFonts w:cs="Times New Roman"/>
          <w:bCs/>
          <w:sz w:val="24"/>
          <w:szCs w:val="24"/>
          <w:lang w:val="vi-VN"/>
        </w:rPr>
        <w:t xml:space="preserve">- Nguyễn ÁI Quốc đặt chương I là </w:t>
      </w:r>
      <w:r w:rsidR="00301397" w:rsidRPr="001F7CD1">
        <w:rPr>
          <w:rFonts w:cs="Times New Roman"/>
          <w:bCs/>
          <w:sz w:val="24"/>
          <w:szCs w:val="24"/>
          <w:lang w:val="vi-VN"/>
        </w:rPr>
        <w:t>“</w:t>
      </w:r>
      <w:r w:rsidRPr="001F7CD1">
        <w:rPr>
          <w:rFonts w:cs="Times New Roman"/>
          <w:bCs/>
          <w:sz w:val="24"/>
          <w:szCs w:val="24"/>
          <w:lang w:val="vi-VN"/>
        </w:rPr>
        <w:t>Thuế máu</w:t>
      </w:r>
      <w:r w:rsidR="00301397" w:rsidRPr="001F7CD1">
        <w:rPr>
          <w:rFonts w:cs="Times New Roman"/>
          <w:bCs/>
          <w:sz w:val="24"/>
          <w:szCs w:val="24"/>
          <w:lang w:val="vi-VN"/>
        </w:rPr>
        <w:t>”</w:t>
      </w:r>
      <w:r w:rsidRPr="001F7CD1">
        <w:rPr>
          <w:rFonts w:cs="Times New Roman"/>
          <w:bCs/>
          <w:sz w:val="24"/>
          <w:szCs w:val="24"/>
          <w:lang w:val="vi-VN"/>
        </w:rPr>
        <w:t xml:space="preserve"> để bày tỏ:</w:t>
      </w:r>
    </w:p>
    <w:p w14:paraId="656D3B73" w14:textId="77777777" w:rsidR="00AF29A0" w:rsidRPr="001F7CD1" w:rsidRDefault="00AF29A0" w:rsidP="00AF29A0">
      <w:pPr>
        <w:spacing w:before="60" w:after="60"/>
        <w:ind w:firstLine="426"/>
        <w:rPr>
          <w:rFonts w:cs="Times New Roman"/>
          <w:bCs/>
          <w:sz w:val="24"/>
          <w:szCs w:val="24"/>
          <w:lang w:val="vi-VN"/>
        </w:rPr>
      </w:pPr>
      <w:r w:rsidRPr="001F7CD1">
        <w:rPr>
          <w:rFonts w:cs="Times New Roman"/>
          <w:bCs/>
          <w:sz w:val="24"/>
          <w:szCs w:val="24"/>
          <w:lang w:val="vi-VN"/>
        </w:rPr>
        <w:t>+ Nỗi xót xa, thương cảm cho số phận thảm thương của người dân thuộc địa ở thời kì Pháp thuộc;</w:t>
      </w:r>
    </w:p>
    <w:p w14:paraId="2A8E8A03" w14:textId="77777777" w:rsidR="00AF29A0" w:rsidRPr="001F7CD1" w:rsidRDefault="00AF29A0" w:rsidP="00AF29A0">
      <w:pPr>
        <w:spacing w:before="60" w:after="60"/>
        <w:ind w:firstLine="426"/>
        <w:rPr>
          <w:rFonts w:cs="Times New Roman"/>
          <w:bCs/>
          <w:spacing w:val="-4"/>
          <w:sz w:val="24"/>
          <w:szCs w:val="24"/>
          <w:lang w:val="vi-VN"/>
        </w:rPr>
      </w:pPr>
      <w:r w:rsidRPr="001F7CD1">
        <w:rPr>
          <w:rFonts w:cs="Times New Roman"/>
          <w:bCs/>
          <w:spacing w:val="-4"/>
          <w:sz w:val="24"/>
          <w:szCs w:val="24"/>
          <w:lang w:val="vi-VN"/>
        </w:rPr>
        <w:t>+ Lột tả bộ mặt lừa bịp, tàn bạo của những chính sách bóc lột đến tận cùng của bọn thực dân cai trị.</w:t>
      </w:r>
    </w:p>
    <w:p w14:paraId="395169C2" w14:textId="77777777" w:rsidR="00AF29A0" w:rsidRPr="001F7CD1" w:rsidRDefault="00AF29A0" w:rsidP="00AF29A0">
      <w:pPr>
        <w:spacing w:before="60" w:after="60"/>
        <w:ind w:firstLine="426"/>
        <w:rPr>
          <w:rFonts w:cs="Times New Roman"/>
          <w:bCs/>
          <w:sz w:val="24"/>
          <w:szCs w:val="24"/>
          <w:lang w:val="vi-VN"/>
        </w:rPr>
      </w:pPr>
      <w:r w:rsidRPr="001F7CD1">
        <w:rPr>
          <w:rFonts w:cs="Times New Roman"/>
          <w:bCs/>
          <w:sz w:val="24"/>
          <w:szCs w:val="24"/>
          <w:lang w:val="vi-VN"/>
        </w:rPr>
        <w:t>+ Lòng căm phẫn, thái độ mỉa mai đối với tội ác ghê tởm của chính quyền thực dân.</w:t>
      </w:r>
    </w:p>
    <w:p w14:paraId="03531B0F" w14:textId="77777777" w:rsidR="00AF29A0" w:rsidRPr="001F7CD1" w:rsidRDefault="00AF29A0" w:rsidP="00AF29A0">
      <w:pPr>
        <w:spacing w:before="60" w:after="60"/>
        <w:ind w:firstLine="426"/>
        <w:rPr>
          <w:rFonts w:cs="Times New Roman"/>
          <w:bCs/>
          <w:sz w:val="24"/>
          <w:szCs w:val="24"/>
          <w:lang w:val="vi-VN"/>
        </w:rPr>
      </w:pPr>
      <w:r w:rsidRPr="001F7CD1">
        <w:rPr>
          <w:rFonts w:cs="Times New Roman"/>
          <w:bCs/>
          <w:sz w:val="24"/>
          <w:szCs w:val="24"/>
          <w:lang w:val="vi-VN"/>
        </w:rPr>
        <w:t>+ Chứng tỏ tinh thần chiến đấu và sự phê phán triệt để của Nguyễn Ái Quốc.</w:t>
      </w:r>
    </w:p>
    <w:p w14:paraId="2641D14A" w14:textId="77777777" w:rsidR="00AF29A0" w:rsidRPr="001F7CD1" w:rsidRDefault="00AF29A0" w:rsidP="00AF29A0">
      <w:pPr>
        <w:spacing w:before="60" w:after="60"/>
        <w:ind w:firstLine="426"/>
        <w:rPr>
          <w:rFonts w:cs="Times New Roman"/>
          <w:bCs/>
          <w:sz w:val="24"/>
          <w:szCs w:val="24"/>
          <w:lang w:val="vi-VN"/>
        </w:rPr>
      </w:pPr>
      <w:r w:rsidRPr="001F7CD1">
        <w:rPr>
          <w:rFonts w:cs="Times New Roman"/>
          <w:b/>
          <w:bCs/>
          <w:sz w:val="24"/>
          <w:szCs w:val="24"/>
          <w:lang w:val="vi-VN"/>
        </w:rPr>
        <w:t>Câu 4.</w:t>
      </w:r>
      <w:r w:rsidRPr="001F7CD1">
        <w:rPr>
          <w:rFonts w:cs="Times New Roman"/>
          <w:bCs/>
          <w:sz w:val="24"/>
          <w:szCs w:val="24"/>
          <w:lang w:val="vi-VN"/>
        </w:rPr>
        <w:t xml:space="preserve"> Nghệ thuật châm biếm đả kích sắc sảo, tài tình của tác giả ở văn bản trên thể hiện qua nhiều phương diện:</w:t>
      </w:r>
    </w:p>
    <w:p w14:paraId="4606B843" w14:textId="77777777" w:rsidR="00AF29A0" w:rsidRPr="001F7CD1" w:rsidRDefault="00AF29A0" w:rsidP="00AF29A0">
      <w:pPr>
        <w:spacing w:before="60" w:after="60"/>
        <w:ind w:firstLine="426"/>
        <w:rPr>
          <w:rFonts w:cs="Times New Roman"/>
          <w:bCs/>
          <w:sz w:val="24"/>
          <w:szCs w:val="24"/>
          <w:lang w:val="vi-VN"/>
        </w:rPr>
      </w:pPr>
      <w:r w:rsidRPr="001F7CD1">
        <w:rPr>
          <w:rFonts w:cs="Times New Roman"/>
          <w:bCs/>
          <w:sz w:val="24"/>
          <w:szCs w:val="24"/>
          <w:lang w:val="vi-VN"/>
        </w:rPr>
        <w:t xml:space="preserve">- Xây dựng một hệ thống hình ảnh sinh động, giàu tính biểu cảm và sức mạnh tố cáo: </w:t>
      </w:r>
    </w:p>
    <w:p w14:paraId="0AD7AB8C" w14:textId="2955E327" w:rsidR="00AF29A0" w:rsidRPr="001F7CD1" w:rsidRDefault="00AF29A0" w:rsidP="00AF29A0">
      <w:pPr>
        <w:spacing w:before="60" w:after="60"/>
        <w:ind w:firstLine="426"/>
        <w:rPr>
          <w:rFonts w:cs="Times New Roman"/>
          <w:bCs/>
          <w:sz w:val="24"/>
          <w:szCs w:val="24"/>
          <w:lang w:val="vi-VN"/>
        </w:rPr>
      </w:pPr>
      <w:r w:rsidRPr="001F7CD1">
        <w:rPr>
          <w:rFonts w:cs="Times New Roman"/>
          <w:bCs/>
          <w:sz w:val="24"/>
          <w:szCs w:val="24"/>
          <w:lang w:val="vi-VN"/>
        </w:rPr>
        <w:t xml:space="preserve">+ Các hình ảnh được xay dựng đều có tính ác thực, phản ánh chính xác tình trạng thực tế. Bản thân các hình ảnh đã mang tính lí lẽ không thể chối cãi: </w:t>
      </w:r>
      <w:r w:rsidR="00301397" w:rsidRPr="001F7CD1">
        <w:rPr>
          <w:rFonts w:cs="Times New Roman"/>
          <w:bCs/>
          <w:sz w:val="24"/>
          <w:szCs w:val="24"/>
          <w:lang w:val="vi-VN"/>
        </w:rPr>
        <w:t>“</w:t>
      </w:r>
    </w:p>
    <w:p w14:paraId="0EDCDF19" w14:textId="77777777" w:rsidR="00AF29A0" w:rsidRPr="001F7CD1" w:rsidRDefault="00AF29A0" w:rsidP="00AF29A0">
      <w:pPr>
        <w:spacing w:before="60" w:after="60"/>
        <w:ind w:firstLine="426"/>
        <w:rPr>
          <w:rFonts w:cs="Times New Roman"/>
          <w:bCs/>
          <w:sz w:val="24"/>
          <w:szCs w:val="24"/>
          <w:lang w:val="vi-VN"/>
        </w:rPr>
      </w:pPr>
      <w:r w:rsidRPr="001F7CD1">
        <w:rPr>
          <w:rFonts w:cs="Times New Roman"/>
          <w:bCs/>
          <w:sz w:val="24"/>
          <w:szCs w:val="24"/>
          <w:lang w:val="vi-VN"/>
        </w:rPr>
        <w:t>+ Các hình ảnh trong văn bản mang tính châm biếm, trào phúng sắc sảo và xót xa. Nhiều hình ảnh mang đậm cảm hứng mỉa mai, chua chát, cay đắng cho số phận của người dân thuộc địa.</w:t>
      </w:r>
    </w:p>
    <w:p w14:paraId="4A676F43" w14:textId="7A03ECE5" w:rsidR="00AF29A0" w:rsidRPr="001F7CD1" w:rsidRDefault="00AF29A0" w:rsidP="00AF29A0">
      <w:pPr>
        <w:spacing w:before="60" w:after="60"/>
        <w:ind w:firstLine="426"/>
        <w:rPr>
          <w:rFonts w:cs="Times New Roman"/>
          <w:bCs/>
          <w:sz w:val="24"/>
          <w:szCs w:val="24"/>
          <w:lang w:val="vi-VN"/>
        </w:rPr>
      </w:pPr>
      <w:r w:rsidRPr="001F7CD1">
        <w:rPr>
          <w:rFonts w:cs="Times New Roman"/>
          <w:bCs/>
          <w:sz w:val="24"/>
          <w:szCs w:val="24"/>
          <w:lang w:val="vi-VN"/>
        </w:rPr>
        <w:t xml:space="preserve">- Ngôn từ mang tính trào phúng, châm biếm: </w:t>
      </w:r>
      <w:r w:rsidR="00301397" w:rsidRPr="001F7CD1">
        <w:rPr>
          <w:rFonts w:cs="Times New Roman"/>
          <w:bCs/>
          <w:sz w:val="24"/>
          <w:szCs w:val="24"/>
          <w:lang w:val="vi-VN"/>
        </w:rPr>
        <w:t>“</w:t>
      </w:r>
      <w:r w:rsidRPr="001F7CD1">
        <w:rPr>
          <w:rFonts w:cs="Times New Roman"/>
          <w:bCs/>
          <w:sz w:val="24"/>
          <w:szCs w:val="24"/>
          <w:lang w:val="vi-VN"/>
        </w:rPr>
        <w:t>con yêu</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bạn hiền</w:t>
      </w:r>
      <w:r w:rsidR="00301397" w:rsidRPr="001F7CD1">
        <w:rPr>
          <w:rFonts w:cs="Times New Roman"/>
          <w:bCs/>
          <w:sz w:val="24"/>
          <w:szCs w:val="24"/>
          <w:lang w:val="vi-VN"/>
        </w:rPr>
        <w:t>”</w:t>
      </w:r>
      <w:r w:rsidRPr="001F7CD1">
        <w:rPr>
          <w:rFonts w:cs="Times New Roman"/>
          <w:bCs/>
          <w:sz w:val="24"/>
          <w:szCs w:val="24"/>
          <w:lang w:val="vi-VN"/>
        </w:rPr>
        <w:t>, chiến sĩ bảo về công lí và tự do</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lấy máu mình tưới những vòng nguyệt quế</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lấy xương mình chạm nên những chiếc gậy</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vật liệu biết nói</w:t>
      </w:r>
      <w:r w:rsidR="00301397" w:rsidRPr="001F7CD1">
        <w:rPr>
          <w:rFonts w:cs="Times New Roman"/>
          <w:bCs/>
          <w:sz w:val="24"/>
          <w:szCs w:val="24"/>
          <w:lang w:val="vi-VN"/>
        </w:rPr>
        <w:t>”</w:t>
      </w:r>
      <w:r w:rsidRPr="001F7CD1">
        <w:rPr>
          <w:rFonts w:cs="Times New Roman"/>
          <w:bCs/>
          <w:sz w:val="24"/>
          <w:szCs w:val="24"/>
          <w:lang w:val="vi-VN"/>
        </w:rPr>
        <w:t>.</w:t>
      </w:r>
    </w:p>
    <w:p w14:paraId="7D244B7B" w14:textId="77777777" w:rsidR="00AF29A0" w:rsidRPr="001F7CD1" w:rsidRDefault="00AF29A0" w:rsidP="00AF29A0">
      <w:pPr>
        <w:spacing w:before="60" w:after="60"/>
        <w:ind w:firstLine="426"/>
        <w:rPr>
          <w:rFonts w:cs="Times New Roman"/>
          <w:bCs/>
          <w:sz w:val="24"/>
          <w:szCs w:val="24"/>
          <w:lang w:val="vi-VN"/>
        </w:rPr>
      </w:pPr>
      <w:r w:rsidRPr="001F7CD1">
        <w:rPr>
          <w:rFonts w:cs="Times New Roman"/>
          <w:bCs/>
          <w:sz w:val="24"/>
          <w:szCs w:val="24"/>
          <w:lang w:val="vi-VN"/>
        </w:rPr>
        <w:t>- Giọng điệu trào phúng đặc sắc:</w:t>
      </w:r>
    </w:p>
    <w:p w14:paraId="7470AE55" w14:textId="1AEA5B8F" w:rsidR="00AF29A0" w:rsidRPr="001F7CD1" w:rsidRDefault="00AF29A0" w:rsidP="00AF29A0">
      <w:pPr>
        <w:spacing w:before="60" w:after="60"/>
        <w:ind w:firstLine="426"/>
        <w:rPr>
          <w:rFonts w:cs="Times New Roman"/>
          <w:bCs/>
          <w:sz w:val="24"/>
          <w:szCs w:val="24"/>
          <w:lang w:val="vi-VN"/>
        </w:rPr>
      </w:pPr>
      <w:r w:rsidRPr="001F7CD1">
        <w:rPr>
          <w:rFonts w:cs="Times New Roman"/>
          <w:bCs/>
          <w:sz w:val="24"/>
          <w:szCs w:val="24"/>
          <w:lang w:val="vi-VN"/>
        </w:rPr>
        <w:t>+ Giọng điệu diễu cợt, mỉa mai (</w:t>
      </w:r>
      <w:r w:rsidR="00301397" w:rsidRPr="001F7CD1">
        <w:rPr>
          <w:rFonts w:cs="Times New Roman"/>
          <w:bCs/>
          <w:sz w:val="24"/>
          <w:szCs w:val="24"/>
          <w:lang w:val="vi-VN"/>
        </w:rPr>
        <w:t>“</w:t>
      </w:r>
      <w:r w:rsidRPr="001F7CD1">
        <w:rPr>
          <w:rFonts w:cs="Times New Roman"/>
          <w:bCs/>
          <w:sz w:val="24"/>
          <w:szCs w:val="24"/>
          <w:lang w:val="vi-VN"/>
        </w:rPr>
        <w:t>Ấy thế mà</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đùng một cái</w:t>
      </w:r>
      <w:r w:rsidR="00301397" w:rsidRPr="001F7CD1">
        <w:rPr>
          <w:rFonts w:cs="Times New Roman"/>
          <w:bCs/>
          <w:sz w:val="24"/>
          <w:szCs w:val="24"/>
          <w:lang w:val="vi-VN"/>
        </w:rPr>
        <w:t>”</w:t>
      </w:r>
      <w:r w:rsidRPr="001F7CD1">
        <w:rPr>
          <w:rFonts w:cs="Times New Roman"/>
          <w:bCs/>
          <w:sz w:val="24"/>
          <w:szCs w:val="24"/>
          <w:lang w:val="vi-VN"/>
        </w:rPr>
        <w:t xml:space="preserve"> ...)</w:t>
      </w:r>
    </w:p>
    <w:p w14:paraId="21DCEE70" w14:textId="66995A78" w:rsidR="00AF29A0" w:rsidRPr="001F7CD1" w:rsidRDefault="00AF29A0" w:rsidP="00AF29A0">
      <w:pPr>
        <w:spacing w:before="60" w:after="60"/>
        <w:ind w:firstLine="426"/>
        <w:rPr>
          <w:rFonts w:cs="Times New Roman"/>
          <w:bCs/>
          <w:sz w:val="24"/>
          <w:szCs w:val="24"/>
          <w:lang w:val="vi-VN"/>
        </w:rPr>
      </w:pPr>
      <w:r w:rsidRPr="001F7CD1">
        <w:rPr>
          <w:rFonts w:cs="Times New Roman"/>
          <w:bCs/>
          <w:sz w:val="24"/>
          <w:szCs w:val="24"/>
          <w:lang w:val="vi-VN"/>
        </w:rPr>
        <w:t xml:space="preserve">+ Nhắc lại những mĩ từ hào nhoáng mà chính quyền thực dân đã khoắc cho người dân thuộc địa để đả kích bản chất lừa bịp, trơ trẽn (thủ pháp </w:t>
      </w:r>
      <w:r w:rsidR="00301397" w:rsidRPr="001F7CD1">
        <w:rPr>
          <w:rFonts w:cs="Times New Roman"/>
          <w:bCs/>
          <w:sz w:val="24"/>
          <w:szCs w:val="24"/>
          <w:lang w:val="vi-VN"/>
        </w:rPr>
        <w:t>“</w:t>
      </w:r>
      <w:r w:rsidRPr="001F7CD1">
        <w:rPr>
          <w:rFonts w:cs="Times New Roman"/>
          <w:bCs/>
          <w:sz w:val="24"/>
          <w:szCs w:val="24"/>
          <w:lang w:val="vi-VN"/>
        </w:rPr>
        <w:t>gậy ông đập lưng ông</w:t>
      </w:r>
      <w:r w:rsidR="00301397" w:rsidRPr="001F7CD1">
        <w:rPr>
          <w:rFonts w:cs="Times New Roman"/>
          <w:bCs/>
          <w:sz w:val="24"/>
          <w:szCs w:val="24"/>
          <w:lang w:val="vi-VN"/>
        </w:rPr>
        <w:t>”</w:t>
      </w:r>
      <w:r w:rsidRPr="001F7CD1">
        <w:rPr>
          <w:rFonts w:cs="Times New Roman"/>
          <w:bCs/>
          <w:sz w:val="24"/>
          <w:szCs w:val="24"/>
          <w:lang w:val="vi-VN"/>
        </w:rPr>
        <w:t>)</w:t>
      </w:r>
    </w:p>
    <w:p w14:paraId="33B40665" w14:textId="77777777" w:rsidR="00AF29A0" w:rsidRPr="001F7CD1" w:rsidRDefault="00AF29A0" w:rsidP="00AF29A0">
      <w:pPr>
        <w:spacing w:before="60" w:after="60"/>
        <w:ind w:firstLine="426"/>
        <w:rPr>
          <w:rFonts w:cs="Times New Roman"/>
          <w:bCs/>
          <w:sz w:val="24"/>
          <w:szCs w:val="24"/>
          <w:lang w:val="vi-VN"/>
        </w:rPr>
      </w:pPr>
      <w:r w:rsidRPr="001F7CD1">
        <w:rPr>
          <w:rFonts w:cs="Times New Roman"/>
          <w:bCs/>
          <w:sz w:val="24"/>
          <w:szCs w:val="24"/>
          <w:lang w:val="vi-VN"/>
        </w:rPr>
        <w:t>+ Sử dụng giọng điệu giễu nhại, phản bác.</w:t>
      </w:r>
    </w:p>
    <w:p w14:paraId="01E6B35D" w14:textId="77777777" w:rsidR="004100FB" w:rsidRPr="001F7CD1" w:rsidRDefault="00AF29A0" w:rsidP="00AF29A0">
      <w:pPr>
        <w:spacing w:before="60" w:after="60"/>
        <w:ind w:firstLine="426"/>
        <w:rPr>
          <w:rFonts w:cs="Times New Roman"/>
          <w:bCs/>
          <w:sz w:val="24"/>
          <w:szCs w:val="24"/>
          <w:lang w:val="en-US"/>
        </w:rPr>
      </w:pPr>
      <w:r w:rsidRPr="001F7CD1">
        <w:rPr>
          <w:rFonts w:cs="Times New Roman"/>
          <w:b/>
          <w:bCs/>
          <w:sz w:val="24"/>
          <w:szCs w:val="24"/>
          <w:lang w:val="vi-VN"/>
        </w:rPr>
        <w:t>Câu 5.</w:t>
      </w:r>
      <w:r w:rsidRPr="001F7CD1">
        <w:rPr>
          <w:rFonts w:cs="Times New Roman"/>
          <w:bCs/>
          <w:sz w:val="24"/>
          <w:szCs w:val="24"/>
          <w:lang w:val="en-US"/>
        </w:rPr>
        <w:t xml:space="preserve"> </w:t>
      </w:r>
    </w:p>
    <w:p w14:paraId="1C662404" w14:textId="5BB67656" w:rsidR="00AF29A0" w:rsidRPr="001F7CD1" w:rsidRDefault="00AF29A0" w:rsidP="00AF29A0">
      <w:pPr>
        <w:spacing w:before="60" w:after="60"/>
        <w:ind w:firstLine="426"/>
        <w:rPr>
          <w:rFonts w:cs="Times New Roman"/>
          <w:bCs/>
          <w:sz w:val="24"/>
          <w:szCs w:val="24"/>
          <w:lang w:val="vi-VN"/>
        </w:rPr>
      </w:pPr>
      <w:r w:rsidRPr="001F7CD1">
        <w:rPr>
          <w:rFonts w:cs="Times New Roman"/>
          <w:bCs/>
          <w:sz w:val="24"/>
          <w:szCs w:val="24"/>
          <w:lang w:val="en-US"/>
        </w:rPr>
        <w:t xml:space="preserve">Qua văn bản </w:t>
      </w:r>
      <w:r w:rsidRPr="001F7CD1">
        <w:rPr>
          <w:rFonts w:cs="Times New Roman"/>
          <w:bCs/>
          <w:sz w:val="24"/>
          <w:szCs w:val="24"/>
          <w:lang w:val="vi-VN"/>
        </w:rPr>
        <w:t xml:space="preserve">trên, em học tập được ở tấm gương Nguyễn Ái Quốc </w:t>
      </w:r>
      <w:r w:rsidR="00B733DA" w:rsidRPr="001F7CD1">
        <w:rPr>
          <w:rFonts w:cs="Times New Roman"/>
          <w:bCs/>
          <w:sz w:val="24"/>
          <w:szCs w:val="24"/>
          <w:lang w:val="vi-VN"/>
        </w:rPr>
        <w:t>-</w:t>
      </w:r>
      <w:r w:rsidRPr="001F7CD1">
        <w:rPr>
          <w:rFonts w:cs="Times New Roman"/>
          <w:bCs/>
          <w:sz w:val="24"/>
          <w:szCs w:val="24"/>
          <w:lang w:val="vi-VN"/>
        </w:rPr>
        <w:t xml:space="preserve"> Hồ Chí Minh: Em nhận thức được tầm quan trọng của việc </w:t>
      </w:r>
      <w:r w:rsidRPr="001F7CD1">
        <w:rPr>
          <w:rFonts w:cs="Times New Roman"/>
          <w:bCs/>
          <w:sz w:val="24"/>
          <w:szCs w:val="24"/>
          <w:lang w:val="en-US"/>
        </w:rPr>
        <w:t>học tập và làm theo tư tưởng, tấm gương, đạo đức, phong cách Hồ Chí Minh.</w:t>
      </w:r>
      <w:r w:rsidRPr="001F7CD1">
        <w:rPr>
          <w:rFonts w:cs="Times New Roman"/>
          <w:bCs/>
          <w:sz w:val="24"/>
          <w:szCs w:val="24"/>
          <w:lang w:val="vi-VN"/>
        </w:rPr>
        <w:t xml:space="preserve"> Theo em, chúng ta cần học tập theo tấm gương của Người ở những điểm cơ bản sau:</w:t>
      </w:r>
    </w:p>
    <w:p w14:paraId="15806055" w14:textId="77777777" w:rsidR="00AF29A0" w:rsidRPr="001F7CD1" w:rsidRDefault="00AF29A0" w:rsidP="00AF29A0">
      <w:pPr>
        <w:spacing w:before="60" w:after="60"/>
        <w:ind w:firstLine="426"/>
        <w:rPr>
          <w:rFonts w:cs="Times New Roman"/>
          <w:bCs/>
          <w:sz w:val="24"/>
          <w:szCs w:val="24"/>
          <w:lang w:val="vi-VN"/>
        </w:rPr>
      </w:pPr>
      <w:r w:rsidRPr="001F7CD1">
        <w:rPr>
          <w:rFonts w:cs="Times New Roman"/>
          <w:bCs/>
          <w:i/>
          <w:iCs/>
          <w:sz w:val="24"/>
          <w:szCs w:val="24"/>
          <w:lang w:val="vi-VN"/>
        </w:rPr>
        <w:lastRenderedPageBreak/>
        <w:t>-  Luôn p</w:t>
      </w:r>
      <w:r w:rsidRPr="001F7CD1">
        <w:rPr>
          <w:rFonts w:cs="Times New Roman"/>
          <w:bCs/>
          <w:sz w:val="24"/>
          <w:szCs w:val="24"/>
          <w:lang w:val="en-US"/>
        </w:rPr>
        <w:t xml:space="preserve">hấn đấu, </w:t>
      </w:r>
      <w:r w:rsidRPr="001F7CD1">
        <w:rPr>
          <w:rFonts w:cs="Times New Roman"/>
          <w:bCs/>
          <w:sz w:val="24"/>
          <w:szCs w:val="24"/>
          <w:lang w:val="vi-VN"/>
        </w:rPr>
        <w:t xml:space="preserve">cống hiến thậm chí </w:t>
      </w:r>
      <w:r w:rsidRPr="001F7CD1">
        <w:rPr>
          <w:rFonts w:cs="Times New Roman"/>
          <w:bCs/>
          <w:sz w:val="24"/>
          <w:szCs w:val="24"/>
          <w:lang w:val="en-US"/>
        </w:rPr>
        <w:t>hi sinh vì dân tộc,</w:t>
      </w:r>
      <w:r w:rsidRPr="001F7CD1">
        <w:rPr>
          <w:rFonts w:cs="Times New Roman"/>
          <w:bCs/>
          <w:sz w:val="24"/>
          <w:szCs w:val="24"/>
          <w:lang w:val="vi-VN"/>
        </w:rPr>
        <w:t xml:space="preserve"> đất nước.</w:t>
      </w:r>
    </w:p>
    <w:p w14:paraId="78FC5D2A" w14:textId="77777777" w:rsidR="00AF29A0" w:rsidRPr="001F7CD1" w:rsidRDefault="00AF29A0" w:rsidP="00AF29A0">
      <w:pPr>
        <w:spacing w:before="60" w:after="60"/>
        <w:ind w:firstLine="426"/>
        <w:rPr>
          <w:rFonts w:cs="Times New Roman"/>
          <w:bCs/>
          <w:sz w:val="24"/>
          <w:szCs w:val="24"/>
          <w:lang w:val="en-US"/>
        </w:rPr>
      </w:pPr>
      <w:r w:rsidRPr="001F7CD1">
        <w:rPr>
          <w:rFonts w:cs="Times New Roman"/>
          <w:bCs/>
          <w:i/>
          <w:iCs/>
          <w:sz w:val="24"/>
          <w:szCs w:val="24"/>
          <w:lang w:val="vi-VN"/>
        </w:rPr>
        <w:t xml:space="preserve">- Học tập </w:t>
      </w:r>
      <w:r w:rsidRPr="001F7CD1">
        <w:rPr>
          <w:rFonts w:cs="Times New Roman"/>
          <w:bCs/>
          <w:sz w:val="24"/>
          <w:szCs w:val="24"/>
          <w:lang w:val="en-US"/>
        </w:rPr>
        <w:t>ý chí và nghị lực tinh thần to lớn, vượt qua mọi thử thách, khó khăn để đạt mục đích cách mạng, phấn đấu cho sự nghiệp chung.</w:t>
      </w:r>
    </w:p>
    <w:p w14:paraId="048F0E9F" w14:textId="77777777" w:rsidR="00AF29A0" w:rsidRPr="001F7CD1" w:rsidRDefault="00AF29A0" w:rsidP="00AF29A0">
      <w:pPr>
        <w:spacing w:before="60" w:after="60"/>
        <w:ind w:firstLine="426"/>
        <w:rPr>
          <w:rFonts w:cs="Times New Roman"/>
          <w:bCs/>
          <w:sz w:val="24"/>
          <w:szCs w:val="24"/>
          <w:lang w:val="en-US"/>
        </w:rPr>
      </w:pPr>
      <w:r w:rsidRPr="001F7CD1">
        <w:rPr>
          <w:rFonts w:cs="Times New Roman"/>
          <w:bCs/>
          <w:i/>
          <w:iCs/>
          <w:sz w:val="24"/>
          <w:szCs w:val="24"/>
          <w:lang w:val="vi-VN"/>
        </w:rPr>
        <w:t xml:space="preserve">- Luôn </w:t>
      </w:r>
      <w:r w:rsidRPr="001F7CD1">
        <w:rPr>
          <w:rFonts w:cs="Times New Roman"/>
          <w:bCs/>
          <w:sz w:val="24"/>
          <w:szCs w:val="24"/>
          <w:lang w:val="en-US"/>
        </w:rPr>
        <w:t>tuyệt đối tin tưởng vào sức mạnh của nhân dân, kính trọng nhân dân, hết lòng, hết sức phục vụ nhân dân.</w:t>
      </w:r>
    </w:p>
    <w:p w14:paraId="7F308EB3" w14:textId="77777777" w:rsidR="00AF29A0" w:rsidRPr="001F7CD1" w:rsidRDefault="00AF29A0" w:rsidP="00AF29A0">
      <w:pPr>
        <w:spacing w:before="60" w:after="60"/>
        <w:ind w:firstLine="426"/>
        <w:rPr>
          <w:rFonts w:cs="Times New Roman"/>
          <w:bCs/>
          <w:sz w:val="24"/>
          <w:szCs w:val="24"/>
          <w:lang w:val="en-US"/>
        </w:rPr>
      </w:pPr>
      <w:r w:rsidRPr="001F7CD1">
        <w:rPr>
          <w:rFonts w:cs="Times New Roman"/>
          <w:bCs/>
          <w:i/>
          <w:iCs/>
          <w:sz w:val="24"/>
          <w:szCs w:val="24"/>
          <w:lang w:val="vi-VN"/>
        </w:rPr>
        <w:t>- Hãy sống</w:t>
      </w:r>
      <w:r w:rsidRPr="001F7CD1">
        <w:rPr>
          <w:rFonts w:cs="Times New Roman"/>
          <w:bCs/>
          <w:sz w:val="24"/>
          <w:szCs w:val="24"/>
          <w:lang w:val="en-US"/>
        </w:rPr>
        <w:t xml:space="preserve"> nhân ái, vị tha, khoan dung, nhân hậu hết mực vì con người.</w:t>
      </w:r>
    </w:p>
    <w:p w14:paraId="4C86A894" w14:textId="04DF57ED" w:rsidR="002505CE" w:rsidRPr="001F7CD1" w:rsidRDefault="00AF29A0" w:rsidP="00AF29A0">
      <w:pPr>
        <w:spacing w:before="60" w:after="60"/>
        <w:ind w:firstLine="426"/>
        <w:rPr>
          <w:rFonts w:cs="Times New Roman"/>
          <w:bCs/>
          <w:sz w:val="24"/>
          <w:szCs w:val="24"/>
          <w:lang w:val="en-US"/>
        </w:rPr>
      </w:pPr>
      <w:r w:rsidRPr="001F7CD1">
        <w:rPr>
          <w:rFonts w:cs="Times New Roman"/>
          <w:bCs/>
          <w:i/>
          <w:iCs/>
          <w:sz w:val="24"/>
          <w:szCs w:val="24"/>
          <w:lang w:val="vi-VN"/>
        </w:rPr>
        <w:t>- Biết sống</w:t>
      </w:r>
      <w:r w:rsidRPr="001F7CD1">
        <w:rPr>
          <w:rFonts w:cs="Times New Roman"/>
          <w:bCs/>
          <w:sz w:val="24"/>
          <w:szCs w:val="24"/>
          <w:lang w:val="en-US"/>
        </w:rPr>
        <w:t xml:space="preserve"> cần, kiệm, liêm, chính, chí công vô tư, đời riêng trong sáng, nếp sống giản dị và đức khiêm tốn.</w:t>
      </w:r>
    </w:p>
    <w:p w14:paraId="7C7ADC10" w14:textId="77777777" w:rsidR="00347303" w:rsidRPr="001F7CD1" w:rsidRDefault="00347303" w:rsidP="00AF29A0">
      <w:pPr>
        <w:spacing w:before="60" w:after="60"/>
        <w:ind w:firstLine="426"/>
        <w:rPr>
          <w:rFonts w:cs="Times New Roman"/>
          <w:bCs/>
          <w:sz w:val="24"/>
          <w:szCs w:val="24"/>
          <w:lang w:val="en-US"/>
        </w:rPr>
      </w:pPr>
    </w:p>
    <w:p w14:paraId="4F7B004E" w14:textId="3373BB3A" w:rsidR="00347303" w:rsidRPr="001F7CD1" w:rsidRDefault="00347303" w:rsidP="00AF29A0">
      <w:pPr>
        <w:spacing w:before="60" w:after="60"/>
        <w:ind w:firstLine="426"/>
        <w:rPr>
          <w:rFonts w:cs="Times New Roman"/>
          <w:b/>
          <w:sz w:val="24"/>
          <w:szCs w:val="24"/>
          <w:lang w:val="pt-BR"/>
        </w:rPr>
      </w:pPr>
      <w:r w:rsidRPr="001F7CD1">
        <w:rPr>
          <w:rFonts w:cs="Times New Roman"/>
          <w:b/>
          <w:sz w:val="24"/>
          <w:szCs w:val="24"/>
          <w:lang w:val="pt-BR"/>
        </w:rPr>
        <w:t>ĐỀ</w:t>
      </w:r>
      <w:r w:rsidR="001546E1" w:rsidRPr="001F7CD1">
        <w:rPr>
          <w:rFonts w:cs="Times New Roman"/>
          <w:b/>
          <w:sz w:val="24"/>
          <w:szCs w:val="24"/>
          <w:lang w:val="pt-BR"/>
        </w:rPr>
        <w:t xml:space="preserve"> 5</w:t>
      </w:r>
    </w:p>
    <w:p w14:paraId="38DD01E9" w14:textId="77777777" w:rsidR="00347303" w:rsidRPr="001F7CD1" w:rsidRDefault="00347303" w:rsidP="00347303">
      <w:pPr>
        <w:spacing w:before="60" w:after="60"/>
        <w:ind w:firstLine="426"/>
        <w:rPr>
          <w:rFonts w:cs="Times New Roman"/>
          <w:b/>
          <w:bCs/>
          <w:sz w:val="24"/>
          <w:szCs w:val="24"/>
          <w:lang w:val="vi-VN"/>
        </w:rPr>
      </w:pPr>
      <w:r w:rsidRPr="001F7CD1">
        <w:rPr>
          <w:rFonts w:cs="Times New Roman"/>
          <w:b/>
          <w:bCs/>
          <w:sz w:val="24"/>
          <w:szCs w:val="24"/>
          <w:lang w:val="vi-VN"/>
        </w:rPr>
        <w:t>Đọc văn bản:</w:t>
      </w:r>
    </w:p>
    <w:p w14:paraId="119F1220" w14:textId="77777777" w:rsidR="00347303" w:rsidRPr="001F7CD1" w:rsidRDefault="00347303" w:rsidP="00347303">
      <w:pPr>
        <w:spacing w:before="60" w:after="60"/>
        <w:ind w:firstLine="426"/>
        <w:rPr>
          <w:rFonts w:cs="Times New Roman"/>
          <w:bCs/>
          <w:i/>
          <w:sz w:val="24"/>
          <w:szCs w:val="24"/>
          <w:lang w:val="vi-VN"/>
        </w:rPr>
      </w:pPr>
      <w:r w:rsidRPr="001F7CD1">
        <w:rPr>
          <w:rFonts w:cs="Times New Roman"/>
          <w:bCs/>
          <w:i/>
          <w:sz w:val="24"/>
          <w:szCs w:val="24"/>
          <w:lang w:val="vi-VN"/>
        </w:rPr>
        <w:t>Hỡi đồng bào toàn quốc!</w:t>
      </w:r>
    </w:p>
    <w:p w14:paraId="1E871E3C" w14:textId="77777777" w:rsidR="00347303" w:rsidRPr="001F7CD1" w:rsidRDefault="00347303" w:rsidP="00347303">
      <w:pPr>
        <w:spacing w:before="60" w:after="60"/>
        <w:ind w:firstLine="426"/>
        <w:rPr>
          <w:rFonts w:cs="Times New Roman"/>
          <w:bCs/>
          <w:i/>
          <w:sz w:val="24"/>
          <w:szCs w:val="24"/>
          <w:lang w:val="vi-VN"/>
        </w:rPr>
      </w:pPr>
      <w:r w:rsidRPr="001F7CD1">
        <w:rPr>
          <w:rFonts w:cs="Times New Roman"/>
          <w:bCs/>
          <w:i/>
          <w:sz w:val="24"/>
          <w:szCs w:val="24"/>
          <w:lang w:val="vi-VN"/>
        </w:rPr>
        <w:t>Chúng ta muốn hoà bình, chúng ta đã nhân nhượng. Nhưng chúng ta càng nhân nhượng, thực dân Pháp càng lấn tới, vì chúng quyết tâm cướp nước ta một lần nữa!</w:t>
      </w:r>
    </w:p>
    <w:p w14:paraId="409F97A6" w14:textId="77777777" w:rsidR="00347303" w:rsidRPr="001F7CD1" w:rsidRDefault="00347303" w:rsidP="00347303">
      <w:pPr>
        <w:spacing w:before="60" w:after="60"/>
        <w:ind w:firstLine="426"/>
        <w:rPr>
          <w:rFonts w:cs="Times New Roman"/>
          <w:bCs/>
          <w:i/>
          <w:sz w:val="24"/>
          <w:szCs w:val="24"/>
          <w:lang w:val="vi-VN"/>
        </w:rPr>
      </w:pPr>
      <w:r w:rsidRPr="001F7CD1">
        <w:rPr>
          <w:rFonts w:cs="Times New Roman"/>
          <w:bCs/>
          <w:i/>
          <w:sz w:val="24"/>
          <w:szCs w:val="24"/>
          <w:lang w:val="vi-VN"/>
        </w:rPr>
        <w:t xml:space="preserve">Không! Chúng ta thà hy sinh tất cả, chứ nhất định không chịu mất nước, nhất định </w:t>
      </w:r>
    </w:p>
    <w:p w14:paraId="45898974" w14:textId="77777777" w:rsidR="00347303" w:rsidRPr="001F7CD1" w:rsidRDefault="00347303" w:rsidP="00347303">
      <w:pPr>
        <w:spacing w:before="60" w:after="60"/>
        <w:ind w:firstLine="426"/>
        <w:rPr>
          <w:rFonts w:cs="Times New Roman"/>
          <w:bCs/>
          <w:i/>
          <w:sz w:val="24"/>
          <w:szCs w:val="24"/>
          <w:lang w:val="vi-VN"/>
        </w:rPr>
      </w:pPr>
      <w:r w:rsidRPr="001F7CD1">
        <w:rPr>
          <w:rFonts w:cs="Times New Roman"/>
          <w:bCs/>
          <w:i/>
          <w:sz w:val="24"/>
          <w:szCs w:val="24"/>
          <w:lang w:val="vi-VN"/>
        </w:rPr>
        <w:t>không chịu làm nô lệ.</w:t>
      </w:r>
    </w:p>
    <w:p w14:paraId="486B124A" w14:textId="36C02263" w:rsidR="00347303" w:rsidRPr="001F7CD1" w:rsidRDefault="00347303" w:rsidP="00347303">
      <w:pPr>
        <w:spacing w:before="60" w:after="60"/>
        <w:ind w:firstLine="426"/>
        <w:rPr>
          <w:rFonts w:cs="Times New Roman"/>
          <w:bCs/>
          <w:i/>
          <w:sz w:val="24"/>
          <w:szCs w:val="24"/>
          <w:lang w:val="vi-VN"/>
        </w:rPr>
      </w:pPr>
      <w:r w:rsidRPr="001F7CD1">
        <w:rPr>
          <w:rFonts w:cs="Times New Roman"/>
          <w:bCs/>
          <w:i/>
          <w:sz w:val="24"/>
          <w:szCs w:val="24"/>
          <w:lang w:val="vi-VN"/>
        </w:rPr>
        <w:t>Hỡi đồng bào!</w:t>
      </w:r>
    </w:p>
    <w:p w14:paraId="4EA970FB" w14:textId="03F3F414" w:rsidR="00347303" w:rsidRPr="001F7CD1" w:rsidRDefault="00347303" w:rsidP="00347303">
      <w:pPr>
        <w:spacing w:before="60" w:after="60"/>
        <w:ind w:firstLine="426"/>
        <w:rPr>
          <w:rFonts w:cs="Times New Roman"/>
          <w:bCs/>
          <w:i/>
          <w:sz w:val="24"/>
          <w:szCs w:val="24"/>
          <w:lang w:val="vi-VN"/>
        </w:rPr>
      </w:pPr>
      <w:r w:rsidRPr="001F7CD1">
        <w:rPr>
          <w:rFonts w:cs="Times New Roman"/>
          <w:bCs/>
          <w:i/>
          <w:sz w:val="24"/>
          <w:szCs w:val="24"/>
          <w:lang w:val="vi-VN"/>
        </w:rPr>
        <w:t>Chúng ta phải đứng lên!</w:t>
      </w:r>
    </w:p>
    <w:p w14:paraId="55602DB1" w14:textId="40E75B03" w:rsidR="00347303" w:rsidRPr="001F7CD1" w:rsidRDefault="00347303" w:rsidP="00347303">
      <w:pPr>
        <w:spacing w:before="60" w:after="60"/>
        <w:ind w:firstLine="426"/>
        <w:rPr>
          <w:rFonts w:cs="Times New Roman"/>
          <w:bCs/>
          <w:i/>
          <w:sz w:val="24"/>
          <w:szCs w:val="24"/>
          <w:lang w:val="vi-VN"/>
        </w:rPr>
      </w:pPr>
      <w:r w:rsidRPr="001F7CD1">
        <w:rPr>
          <w:rFonts w:cs="Times New Roman"/>
          <w:bCs/>
          <w:i/>
          <w:sz w:val="24"/>
          <w:szCs w:val="24"/>
          <w:lang w:val="vi-VN"/>
        </w:rPr>
        <w:t>Bất kỳ đàn ông, đàn bà, bất kỳ người già, người trẻ, không chia tôn giáo, đảng phái, dân tộc. Hễ là người Việt Nam thì phải đứng lên đánh thực dân Pháp, cứu Tổ quốc. Ai có súng dùng súng. Ai có gươm dùng gươm, không có gươm thì dùng cuốc, thuổng, gậy gộc.  Ai cũng phải ra sức chống thực dân Pháp cứu nước.</w:t>
      </w:r>
    </w:p>
    <w:p w14:paraId="65C5B757" w14:textId="069B6154" w:rsidR="00347303" w:rsidRPr="001F7CD1" w:rsidRDefault="00347303" w:rsidP="00347303">
      <w:pPr>
        <w:spacing w:before="60" w:after="60"/>
        <w:ind w:firstLine="426"/>
        <w:rPr>
          <w:rFonts w:cs="Times New Roman"/>
          <w:bCs/>
          <w:i/>
          <w:sz w:val="24"/>
          <w:szCs w:val="24"/>
          <w:lang w:val="vi-VN"/>
        </w:rPr>
      </w:pPr>
      <w:r w:rsidRPr="001F7CD1">
        <w:rPr>
          <w:rFonts w:cs="Times New Roman"/>
          <w:bCs/>
          <w:i/>
          <w:sz w:val="24"/>
          <w:szCs w:val="24"/>
          <w:lang w:val="vi-VN"/>
        </w:rPr>
        <w:t>Hỡi anh em binh sĩ, tự vệ, dân quân!</w:t>
      </w:r>
    </w:p>
    <w:p w14:paraId="370490C4" w14:textId="790E38DE" w:rsidR="00347303" w:rsidRPr="001F7CD1" w:rsidRDefault="00347303" w:rsidP="00FC1299">
      <w:pPr>
        <w:spacing w:before="60" w:after="60"/>
        <w:ind w:firstLine="426"/>
        <w:rPr>
          <w:rFonts w:cs="Times New Roman"/>
          <w:bCs/>
          <w:i/>
          <w:sz w:val="24"/>
          <w:szCs w:val="24"/>
          <w:lang w:val="vi-VN"/>
        </w:rPr>
      </w:pPr>
      <w:r w:rsidRPr="001F7CD1">
        <w:rPr>
          <w:rFonts w:cs="Times New Roman"/>
          <w:bCs/>
          <w:i/>
          <w:sz w:val="24"/>
          <w:szCs w:val="24"/>
          <w:lang w:val="vi-VN"/>
        </w:rPr>
        <w:t>Giờ cứu quốc đã đến. Ta phải hy sinh đến giọt máu cuối cùng, để giữ gìn đất nước. Dù phải gian khổ kháng chiến, nhưng với một lòng kiên quyết hy sinh, thắng lợi nhất định về dân tộc ta!</w:t>
      </w:r>
    </w:p>
    <w:p w14:paraId="45327483" w14:textId="31A885D9" w:rsidR="00347303" w:rsidRPr="001F7CD1" w:rsidRDefault="00347303" w:rsidP="00347303">
      <w:pPr>
        <w:spacing w:before="60" w:after="60"/>
        <w:ind w:firstLine="426"/>
        <w:rPr>
          <w:rFonts w:cs="Times New Roman"/>
          <w:bCs/>
          <w:i/>
          <w:sz w:val="24"/>
          <w:szCs w:val="24"/>
          <w:lang w:val="vi-VN"/>
        </w:rPr>
      </w:pPr>
      <w:r w:rsidRPr="001F7CD1">
        <w:rPr>
          <w:rFonts w:cs="Times New Roman"/>
          <w:bCs/>
          <w:i/>
          <w:sz w:val="24"/>
          <w:szCs w:val="24"/>
          <w:lang w:val="vi-VN"/>
        </w:rPr>
        <w:t>Việt Nam độc lập và thống nhất muôn năm.</w:t>
      </w:r>
    </w:p>
    <w:p w14:paraId="3BACA01B" w14:textId="2923B092" w:rsidR="00347303" w:rsidRPr="001F7CD1" w:rsidRDefault="00347303" w:rsidP="00347303">
      <w:pPr>
        <w:spacing w:before="60" w:after="60"/>
        <w:ind w:firstLine="426"/>
        <w:rPr>
          <w:rFonts w:cs="Times New Roman"/>
          <w:bCs/>
          <w:i/>
          <w:sz w:val="24"/>
          <w:szCs w:val="24"/>
          <w:lang w:val="vi-VN"/>
        </w:rPr>
      </w:pPr>
      <w:r w:rsidRPr="001F7CD1">
        <w:rPr>
          <w:rFonts w:cs="Times New Roman"/>
          <w:bCs/>
          <w:i/>
          <w:sz w:val="24"/>
          <w:szCs w:val="24"/>
          <w:lang w:val="vi-VN"/>
        </w:rPr>
        <w:t>Kháng chiến thắng lợi muôn năm.</w:t>
      </w:r>
    </w:p>
    <w:p w14:paraId="6886EF77" w14:textId="77777777" w:rsidR="00347303" w:rsidRPr="001F7CD1" w:rsidRDefault="00347303" w:rsidP="00F35DA1">
      <w:pPr>
        <w:spacing w:before="60" w:after="60"/>
        <w:ind w:firstLine="426"/>
        <w:jc w:val="right"/>
        <w:rPr>
          <w:rFonts w:cs="Times New Roman"/>
          <w:bCs/>
          <w:sz w:val="24"/>
          <w:szCs w:val="24"/>
          <w:lang w:val="vi-VN"/>
        </w:rPr>
      </w:pPr>
      <w:r w:rsidRPr="001F7CD1">
        <w:rPr>
          <w:rFonts w:cs="Times New Roman"/>
          <w:bCs/>
          <w:sz w:val="24"/>
          <w:szCs w:val="24"/>
          <w:lang w:val="vi-VN"/>
        </w:rPr>
        <w:t xml:space="preserve">                                                Hà Nội, ngày 19 tháng 12 năm 1946, Hồ Chí Minh</w:t>
      </w:r>
    </w:p>
    <w:p w14:paraId="1B9DA942" w14:textId="77777777" w:rsidR="00347303" w:rsidRPr="001F7CD1" w:rsidRDefault="00347303" w:rsidP="00F35DA1">
      <w:pPr>
        <w:spacing w:before="60" w:after="60"/>
        <w:ind w:firstLine="426"/>
        <w:jc w:val="right"/>
        <w:rPr>
          <w:rFonts w:cs="Times New Roman"/>
          <w:bCs/>
          <w:sz w:val="24"/>
          <w:szCs w:val="24"/>
          <w:lang w:val="vi-VN"/>
        </w:rPr>
      </w:pPr>
      <w:r w:rsidRPr="001F7CD1">
        <w:rPr>
          <w:rFonts w:cs="Times New Roman"/>
          <w:bCs/>
          <w:sz w:val="24"/>
          <w:szCs w:val="24"/>
          <w:lang w:val="vi-VN"/>
        </w:rPr>
        <w:t xml:space="preserve">                                         (</w:t>
      </w:r>
      <w:r w:rsidRPr="001F7CD1">
        <w:rPr>
          <w:rFonts w:cs="Times New Roman"/>
          <w:bCs/>
          <w:i/>
          <w:iCs/>
          <w:sz w:val="24"/>
          <w:szCs w:val="24"/>
          <w:lang w:val="vi-VN"/>
        </w:rPr>
        <w:t>Bút tích lưu tại </w:t>
      </w:r>
      <w:hyperlink r:id="rId10" w:tooltip="Bảo tàng Cách mạng Việt Nam" w:history="1">
        <w:r w:rsidRPr="001F7CD1">
          <w:rPr>
            <w:rStyle w:val="Hyperlink"/>
            <w:rFonts w:cs="Times New Roman"/>
            <w:bCs/>
            <w:i/>
            <w:iCs/>
            <w:sz w:val="24"/>
            <w:szCs w:val="24"/>
            <w:lang w:val="vi-VN"/>
          </w:rPr>
          <w:t>Bảo tàng Cách mạng Việt Nam</w:t>
        </w:r>
      </w:hyperlink>
      <w:r w:rsidRPr="001F7CD1">
        <w:rPr>
          <w:rFonts w:cs="Times New Roman"/>
          <w:bCs/>
          <w:sz w:val="24"/>
          <w:szCs w:val="24"/>
          <w:lang w:val="vi-VN"/>
        </w:rPr>
        <w:t>)</w:t>
      </w:r>
    </w:p>
    <w:p w14:paraId="0A731A94" w14:textId="77777777" w:rsidR="00347303" w:rsidRPr="001F7CD1" w:rsidRDefault="00347303" w:rsidP="00347303">
      <w:pPr>
        <w:spacing w:before="60" w:after="60"/>
        <w:ind w:firstLine="426"/>
        <w:rPr>
          <w:rFonts w:cs="Times New Roman"/>
          <w:b/>
          <w:bCs/>
          <w:sz w:val="24"/>
          <w:szCs w:val="24"/>
          <w:lang w:val="vi-VN"/>
        </w:rPr>
      </w:pPr>
      <w:r w:rsidRPr="001F7CD1">
        <w:rPr>
          <w:rFonts w:cs="Times New Roman"/>
          <w:b/>
          <w:bCs/>
          <w:sz w:val="24"/>
          <w:szCs w:val="24"/>
          <w:lang w:val="vi-VN"/>
        </w:rPr>
        <w:t>Thực hiện yêu cầu sau:</w:t>
      </w:r>
    </w:p>
    <w:p w14:paraId="7CCF4BD2" w14:textId="77777777" w:rsidR="00347303" w:rsidRPr="001F7CD1" w:rsidRDefault="00347303" w:rsidP="00347303">
      <w:pPr>
        <w:spacing w:before="60" w:after="60"/>
        <w:ind w:firstLine="426"/>
        <w:rPr>
          <w:rFonts w:cs="Times New Roman"/>
          <w:bCs/>
          <w:sz w:val="24"/>
          <w:szCs w:val="24"/>
          <w:lang w:val="vi-VN"/>
        </w:rPr>
      </w:pPr>
      <w:r w:rsidRPr="001F7CD1">
        <w:rPr>
          <w:rFonts w:cs="Times New Roman"/>
          <w:b/>
          <w:bCs/>
          <w:sz w:val="24"/>
          <w:szCs w:val="24"/>
          <w:lang w:val="vi-VN"/>
        </w:rPr>
        <w:t xml:space="preserve">Câu 1. </w:t>
      </w:r>
      <w:r w:rsidRPr="001F7CD1">
        <w:rPr>
          <w:rFonts w:cs="Times New Roman"/>
          <w:bCs/>
          <w:sz w:val="24"/>
          <w:szCs w:val="24"/>
          <w:lang w:val="vi-VN"/>
        </w:rPr>
        <w:t xml:space="preserve">Văn bản </w:t>
      </w:r>
      <w:r w:rsidRPr="001F7CD1">
        <w:rPr>
          <w:rFonts w:cs="Times New Roman"/>
          <w:bCs/>
          <w:i/>
          <w:iCs/>
          <w:sz w:val="24"/>
          <w:szCs w:val="24"/>
          <w:lang w:val="vi-VN"/>
        </w:rPr>
        <w:t xml:space="preserve">Lời kêu gọi toàn quốc kháng chiến </w:t>
      </w:r>
      <w:r w:rsidRPr="001F7CD1">
        <w:rPr>
          <w:rFonts w:cs="Times New Roman"/>
          <w:bCs/>
          <w:sz w:val="24"/>
          <w:szCs w:val="24"/>
          <w:lang w:val="vi-VN"/>
        </w:rPr>
        <w:t>thuộc loại sử liệu nào?</w:t>
      </w:r>
    </w:p>
    <w:p w14:paraId="379CB000" w14:textId="77777777" w:rsidR="00347303" w:rsidRPr="001F7CD1" w:rsidRDefault="00347303" w:rsidP="00347303">
      <w:pPr>
        <w:spacing w:before="60" w:after="60"/>
        <w:ind w:firstLine="426"/>
        <w:rPr>
          <w:rFonts w:cs="Times New Roman"/>
          <w:bCs/>
          <w:sz w:val="24"/>
          <w:szCs w:val="24"/>
          <w:lang w:val="vi-VN"/>
        </w:rPr>
      </w:pPr>
      <w:r w:rsidRPr="001F7CD1">
        <w:rPr>
          <w:rFonts w:cs="Times New Roman"/>
          <w:b/>
          <w:bCs/>
          <w:sz w:val="24"/>
          <w:szCs w:val="24"/>
          <w:lang w:val="vi-VN"/>
        </w:rPr>
        <w:t xml:space="preserve">Câu 2. </w:t>
      </w:r>
      <w:r w:rsidRPr="001F7CD1">
        <w:rPr>
          <w:rFonts w:cs="Times New Roman"/>
          <w:bCs/>
          <w:sz w:val="24"/>
          <w:szCs w:val="24"/>
          <w:lang w:val="vi-VN"/>
        </w:rPr>
        <w:t>Nêu nội dung chính của văn bản.</w:t>
      </w:r>
    </w:p>
    <w:p w14:paraId="1118BB75" w14:textId="77777777" w:rsidR="00347303" w:rsidRPr="001F7CD1" w:rsidRDefault="00347303" w:rsidP="00347303">
      <w:pPr>
        <w:spacing w:before="60" w:after="60"/>
        <w:ind w:firstLine="426"/>
        <w:rPr>
          <w:rFonts w:cs="Times New Roman"/>
          <w:bCs/>
          <w:i/>
          <w:sz w:val="24"/>
          <w:szCs w:val="24"/>
          <w:lang w:val="vi-VN"/>
        </w:rPr>
      </w:pPr>
      <w:r w:rsidRPr="001F7CD1">
        <w:rPr>
          <w:rFonts w:cs="Times New Roman"/>
          <w:b/>
          <w:bCs/>
          <w:sz w:val="24"/>
          <w:szCs w:val="24"/>
          <w:lang w:val="vi-VN"/>
        </w:rPr>
        <w:t xml:space="preserve">Câu 3. </w:t>
      </w:r>
      <w:r w:rsidRPr="001F7CD1">
        <w:rPr>
          <w:rFonts w:cs="Times New Roman"/>
          <w:bCs/>
          <w:sz w:val="24"/>
          <w:szCs w:val="24"/>
          <w:lang w:val="vi-VN"/>
        </w:rPr>
        <w:t>Nêu hiệu quả của phép điệp trong đoạn văn sau:</w:t>
      </w:r>
      <w:r w:rsidRPr="001F7CD1">
        <w:rPr>
          <w:rFonts w:cs="Times New Roman"/>
          <w:b/>
          <w:bCs/>
          <w:sz w:val="24"/>
          <w:szCs w:val="24"/>
          <w:lang w:val="vi-VN"/>
        </w:rPr>
        <w:t xml:space="preserve"> </w:t>
      </w:r>
      <w:r w:rsidRPr="001F7CD1">
        <w:rPr>
          <w:rFonts w:cs="Times New Roman"/>
          <w:bCs/>
          <w:i/>
          <w:sz w:val="24"/>
          <w:szCs w:val="24"/>
          <w:lang w:val="vi-VN"/>
        </w:rPr>
        <w:t>Ai có súng dùng súng. Ai có gươm dùng gươm, không có gươm thì dùng cuốc, thuổng, gậy gộc. Ai cũng phải ra sức chống thực dân Pháp cứu nước.</w:t>
      </w:r>
    </w:p>
    <w:p w14:paraId="7CDC279B" w14:textId="77777777" w:rsidR="00347303" w:rsidRPr="001F7CD1" w:rsidRDefault="00347303" w:rsidP="00347303">
      <w:pPr>
        <w:spacing w:before="60" w:after="60"/>
        <w:ind w:firstLine="426"/>
        <w:rPr>
          <w:rFonts w:cs="Times New Roman"/>
          <w:bCs/>
          <w:sz w:val="24"/>
          <w:szCs w:val="24"/>
          <w:lang w:val="vi-VN"/>
        </w:rPr>
      </w:pPr>
      <w:r w:rsidRPr="001F7CD1">
        <w:rPr>
          <w:rFonts w:cs="Times New Roman"/>
          <w:b/>
          <w:bCs/>
          <w:sz w:val="24"/>
          <w:szCs w:val="24"/>
          <w:lang w:val="vi-VN"/>
        </w:rPr>
        <w:t xml:space="preserve">Câu 4. </w:t>
      </w:r>
      <w:r w:rsidRPr="001F7CD1">
        <w:rPr>
          <w:rFonts w:cs="Times New Roman"/>
          <w:bCs/>
          <w:sz w:val="24"/>
          <w:szCs w:val="24"/>
          <w:lang w:val="vi-VN"/>
        </w:rPr>
        <w:t xml:space="preserve">Phân tích </w:t>
      </w:r>
      <w:r w:rsidRPr="001F7CD1">
        <w:rPr>
          <w:rFonts w:cs="Times New Roman"/>
          <w:bCs/>
          <w:sz w:val="24"/>
          <w:szCs w:val="24"/>
          <w:lang w:val="en-US"/>
        </w:rPr>
        <w:t>mạch</w:t>
      </w:r>
      <w:r w:rsidRPr="001F7CD1">
        <w:rPr>
          <w:rFonts w:cs="Times New Roman"/>
          <w:bCs/>
          <w:sz w:val="24"/>
          <w:szCs w:val="24"/>
          <w:lang w:val="vi-VN"/>
        </w:rPr>
        <w:t xml:space="preserve"> lập luận của Hồ Chí Minh trong văn bản.</w:t>
      </w:r>
    </w:p>
    <w:p w14:paraId="5B78785D" w14:textId="77777777" w:rsidR="00347303" w:rsidRPr="001F7CD1" w:rsidRDefault="00347303" w:rsidP="00347303">
      <w:pPr>
        <w:spacing w:before="60" w:after="60"/>
        <w:ind w:firstLine="426"/>
        <w:rPr>
          <w:rFonts w:cs="Times New Roman"/>
          <w:bCs/>
          <w:sz w:val="24"/>
          <w:szCs w:val="24"/>
          <w:lang w:val="en-US"/>
        </w:rPr>
      </w:pPr>
      <w:r w:rsidRPr="001F7CD1">
        <w:rPr>
          <w:rFonts w:cs="Times New Roman"/>
          <w:b/>
          <w:bCs/>
          <w:sz w:val="24"/>
          <w:szCs w:val="24"/>
          <w:lang w:val="vi-VN"/>
        </w:rPr>
        <w:t xml:space="preserve">Câu 5. </w:t>
      </w:r>
      <w:r w:rsidRPr="001F7CD1">
        <w:rPr>
          <w:rFonts w:cs="Times New Roman"/>
          <w:bCs/>
          <w:sz w:val="24"/>
          <w:szCs w:val="24"/>
          <w:lang w:val="vi-VN"/>
        </w:rPr>
        <w:t>Nhận xét về tình cảm, thái độ của người viết</w:t>
      </w:r>
      <w:r w:rsidRPr="001F7CD1">
        <w:rPr>
          <w:rFonts w:cs="Times New Roman"/>
          <w:bCs/>
          <w:sz w:val="24"/>
          <w:szCs w:val="24"/>
          <w:lang w:val="en-US"/>
        </w:rPr>
        <w:t xml:space="preserve"> thể hiện trong văn bản.</w:t>
      </w:r>
    </w:p>
    <w:p w14:paraId="405FC689" w14:textId="77777777" w:rsidR="00EC35A6" w:rsidRPr="001F7CD1" w:rsidRDefault="00EC35A6" w:rsidP="00EC35A6">
      <w:pPr>
        <w:spacing w:before="60" w:after="60"/>
        <w:ind w:firstLine="426"/>
        <w:rPr>
          <w:rFonts w:cs="Times New Roman"/>
          <w:b/>
          <w:bCs/>
          <w:sz w:val="24"/>
          <w:szCs w:val="24"/>
          <w:lang w:val="vi-VN"/>
        </w:rPr>
      </w:pPr>
      <w:r w:rsidRPr="001F7CD1">
        <w:rPr>
          <w:rFonts w:cs="Times New Roman"/>
          <w:b/>
          <w:bCs/>
          <w:sz w:val="24"/>
          <w:szCs w:val="24"/>
          <w:lang w:val="vi-VN"/>
        </w:rPr>
        <w:t>GỢI Ý ĐÁP ÁN</w:t>
      </w:r>
    </w:p>
    <w:p w14:paraId="355043EC" w14:textId="77777777" w:rsidR="00EC35A6" w:rsidRPr="001F7CD1" w:rsidRDefault="00EC35A6" w:rsidP="00EC35A6">
      <w:pPr>
        <w:spacing w:before="60" w:after="60"/>
        <w:ind w:firstLine="426"/>
        <w:rPr>
          <w:rFonts w:cs="Times New Roman"/>
          <w:bCs/>
          <w:sz w:val="24"/>
          <w:szCs w:val="24"/>
          <w:lang w:val="vi-VN"/>
        </w:rPr>
      </w:pPr>
      <w:r w:rsidRPr="001F7CD1">
        <w:rPr>
          <w:rFonts w:cs="Times New Roman"/>
          <w:b/>
          <w:bCs/>
          <w:sz w:val="24"/>
          <w:szCs w:val="24"/>
          <w:lang w:val="vi-VN"/>
        </w:rPr>
        <w:t>Câu 1</w:t>
      </w:r>
      <w:r w:rsidRPr="001F7CD1">
        <w:rPr>
          <w:rFonts w:cs="Times New Roman"/>
          <w:bCs/>
          <w:sz w:val="24"/>
          <w:szCs w:val="24"/>
          <w:lang w:val="vi-VN"/>
        </w:rPr>
        <w:t>. Văn bản thuộc thể loại: sử liệu thành văn</w:t>
      </w:r>
    </w:p>
    <w:p w14:paraId="634A7984" w14:textId="77777777" w:rsidR="00EC35A6" w:rsidRPr="001F7CD1" w:rsidRDefault="00EC35A6" w:rsidP="00EC35A6">
      <w:pPr>
        <w:spacing w:before="60" w:after="60"/>
        <w:ind w:firstLine="426"/>
        <w:rPr>
          <w:rFonts w:cs="Times New Roman"/>
          <w:bCs/>
          <w:sz w:val="24"/>
          <w:szCs w:val="24"/>
          <w:lang w:val="vi-VN"/>
        </w:rPr>
      </w:pPr>
      <w:r w:rsidRPr="001F7CD1">
        <w:rPr>
          <w:rFonts w:cs="Times New Roman"/>
          <w:b/>
          <w:bCs/>
          <w:sz w:val="24"/>
          <w:szCs w:val="24"/>
          <w:lang w:val="vi-VN"/>
        </w:rPr>
        <w:t>Câu 2</w:t>
      </w:r>
      <w:r w:rsidRPr="001F7CD1">
        <w:rPr>
          <w:rFonts w:cs="Times New Roman"/>
          <w:bCs/>
          <w:sz w:val="24"/>
          <w:szCs w:val="24"/>
          <w:lang w:val="vi-VN"/>
        </w:rPr>
        <w:t>. Nội dung chính của văn bản: Lời kêu gọi, động viên toàn thể nhân dân Việt Nam đứng lên đánh giặc ngoại xâm, cứu nước của Chủ tịch Hồ Chí Minh.</w:t>
      </w:r>
    </w:p>
    <w:p w14:paraId="3B24B36A" w14:textId="77777777" w:rsidR="00EC35A6" w:rsidRPr="001F7CD1" w:rsidRDefault="00EC35A6" w:rsidP="00EC35A6">
      <w:pPr>
        <w:spacing w:before="60" w:after="60"/>
        <w:ind w:firstLine="426"/>
        <w:rPr>
          <w:rFonts w:cs="Times New Roman"/>
          <w:bCs/>
          <w:sz w:val="24"/>
          <w:szCs w:val="24"/>
          <w:lang w:val="vi-VN"/>
        </w:rPr>
      </w:pPr>
      <w:r w:rsidRPr="001F7CD1">
        <w:rPr>
          <w:rFonts w:cs="Times New Roman"/>
          <w:b/>
          <w:bCs/>
          <w:sz w:val="24"/>
          <w:szCs w:val="24"/>
          <w:lang w:val="vi-VN"/>
        </w:rPr>
        <w:t>Câu 3</w:t>
      </w:r>
      <w:r w:rsidRPr="001F7CD1">
        <w:rPr>
          <w:rFonts w:cs="Times New Roman"/>
          <w:bCs/>
          <w:sz w:val="24"/>
          <w:szCs w:val="24"/>
          <w:lang w:val="vi-VN"/>
        </w:rPr>
        <w:t xml:space="preserve">. </w:t>
      </w:r>
    </w:p>
    <w:p w14:paraId="0A03CA05" w14:textId="77777777" w:rsidR="00EC35A6" w:rsidRPr="001F7CD1" w:rsidRDefault="00EC35A6" w:rsidP="00EC35A6">
      <w:pPr>
        <w:spacing w:before="60" w:after="60"/>
        <w:ind w:firstLine="426"/>
        <w:rPr>
          <w:rFonts w:cs="Times New Roman"/>
          <w:bCs/>
          <w:sz w:val="24"/>
          <w:szCs w:val="24"/>
          <w:lang w:val="vi-VN"/>
        </w:rPr>
      </w:pPr>
      <w:r w:rsidRPr="001F7CD1">
        <w:rPr>
          <w:rFonts w:cs="Times New Roman"/>
          <w:bCs/>
          <w:sz w:val="24"/>
          <w:szCs w:val="24"/>
          <w:lang w:val="vi-VN"/>
        </w:rPr>
        <w:t>- Phép điệp cấu trúc: Ai…</w:t>
      </w:r>
    </w:p>
    <w:p w14:paraId="4E69D37E" w14:textId="77777777" w:rsidR="00EC35A6" w:rsidRPr="001F7CD1" w:rsidRDefault="00EC35A6" w:rsidP="00EC35A6">
      <w:pPr>
        <w:spacing w:before="60" w:after="60"/>
        <w:ind w:firstLine="426"/>
        <w:rPr>
          <w:rFonts w:cs="Times New Roman"/>
          <w:bCs/>
          <w:sz w:val="24"/>
          <w:szCs w:val="24"/>
          <w:lang w:val="vi-VN"/>
        </w:rPr>
      </w:pPr>
      <w:r w:rsidRPr="001F7CD1">
        <w:rPr>
          <w:rFonts w:cs="Times New Roman"/>
          <w:bCs/>
          <w:sz w:val="24"/>
          <w:szCs w:val="24"/>
          <w:lang w:val="vi-VN"/>
        </w:rPr>
        <w:t>- Tác dụng:</w:t>
      </w:r>
    </w:p>
    <w:p w14:paraId="4CE37305" w14:textId="77777777" w:rsidR="00EC35A6" w:rsidRPr="001F7CD1" w:rsidRDefault="00EC35A6" w:rsidP="00EC35A6">
      <w:pPr>
        <w:spacing w:before="60" w:after="60"/>
        <w:ind w:firstLine="426"/>
        <w:rPr>
          <w:rFonts w:cs="Times New Roman"/>
          <w:bCs/>
          <w:sz w:val="24"/>
          <w:szCs w:val="24"/>
          <w:lang w:val="vi-VN"/>
        </w:rPr>
      </w:pPr>
      <w:r w:rsidRPr="001F7CD1">
        <w:rPr>
          <w:rFonts w:cs="Times New Roman"/>
          <w:bCs/>
          <w:sz w:val="24"/>
          <w:szCs w:val="24"/>
          <w:lang w:val="vi-VN"/>
        </w:rPr>
        <w:lastRenderedPageBreak/>
        <w:t>+ Nhấn mạnh sứ mệnh, tầm quan trọng của mỗi cá nhân đối với sự nghiệp đánh giặc để bảo vệ Tổ quốc, không phân biệt con người, không phân biệt phương tiện chiến đấu, cũng phải ra sức chiến đấu, cứu nước,</w:t>
      </w:r>
    </w:p>
    <w:p w14:paraId="4CC07662" w14:textId="77777777" w:rsidR="00EC35A6" w:rsidRPr="001F7CD1" w:rsidRDefault="00EC35A6" w:rsidP="00EC35A6">
      <w:pPr>
        <w:spacing w:before="60" w:after="60"/>
        <w:ind w:firstLine="426"/>
        <w:rPr>
          <w:rFonts w:cs="Times New Roman"/>
          <w:bCs/>
          <w:sz w:val="24"/>
          <w:szCs w:val="24"/>
          <w:lang w:val="vi-VN"/>
        </w:rPr>
      </w:pPr>
      <w:r w:rsidRPr="001F7CD1">
        <w:rPr>
          <w:rFonts w:cs="Times New Roman"/>
          <w:bCs/>
          <w:sz w:val="24"/>
          <w:szCs w:val="24"/>
          <w:lang w:val="vi-VN"/>
        </w:rPr>
        <w:t>+ Làm cho đoạn văn giàu nhạc điệu, được liên kết chặt chẽ, tạo giọng điệu khẳng định, mạnh mẽ, quyết tâm đánh giặc cứu nước.</w:t>
      </w:r>
    </w:p>
    <w:p w14:paraId="0E8A7934" w14:textId="77777777" w:rsidR="00EC35A6" w:rsidRPr="001F7CD1" w:rsidRDefault="00EC35A6" w:rsidP="00EC35A6">
      <w:pPr>
        <w:spacing w:before="60" w:after="60"/>
        <w:ind w:firstLine="426"/>
        <w:rPr>
          <w:rFonts w:cs="Times New Roman"/>
          <w:bCs/>
          <w:sz w:val="24"/>
          <w:szCs w:val="24"/>
          <w:lang w:val="vi-VN"/>
        </w:rPr>
      </w:pPr>
      <w:r w:rsidRPr="001F7CD1">
        <w:rPr>
          <w:rFonts w:cs="Times New Roman"/>
          <w:bCs/>
          <w:sz w:val="24"/>
          <w:szCs w:val="24"/>
          <w:lang w:val="vi-VN"/>
        </w:rPr>
        <w:t>+ Thể hiện tinh thần yêu nước, ý chí, sự quyết tâm của Chủ tịch Hồ Chí Minh trong sự nghiệp giành lại độc lập cho dân tộc.</w:t>
      </w:r>
    </w:p>
    <w:p w14:paraId="71586D12" w14:textId="77777777" w:rsidR="00EC35A6" w:rsidRPr="001F7CD1" w:rsidRDefault="00EC35A6" w:rsidP="00EC35A6">
      <w:pPr>
        <w:spacing w:before="60" w:after="60"/>
        <w:ind w:firstLine="426"/>
        <w:rPr>
          <w:rFonts w:cs="Times New Roman"/>
          <w:b/>
          <w:bCs/>
          <w:sz w:val="24"/>
          <w:szCs w:val="24"/>
          <w:lang w:val="vi-VN"/>
        </w:rPr>
      </w:pPr>
      <w:r w:rsidRPr="001F7CD1">
        <w:rPr>
          <w:rFonts w:cs="Times New Roman"/>
          <w:b/>
          <w:bCs/>
          <w:sz w:val="24"/>
          <w:szCs w:val="24"/>
          <w:lang w:val="vi-VN"/>
        </w:rPr>
        <w:t xml:space="preserve">Câu 4. </w:t>
      </w:r>
      <w:r w:rsidRPr="001F7CD1">
        <w:rPr>
          <w:rFonts w:cs="Times New Roman"/>
          <w:bCs/>
          <w:sz w:val="24"/>
          <w:szCs w:val="24"/>
          <w:lang w:val="en-US"/>
        </w:rPr>
        <w:t>Mạch</w:t>
      </w:r>
      <w:r w:rsidRPr="001F7CD1">
        <w:rPr>
          <w:rFonts w:cs="Times New Roman"/>
          <w:bCs/>
          <w:sz w:val="24"/>
          <w:szCs w:val="24"/>
          <w:lang w:val="vi-VN"/>
        </w:rPr>
        <w:t xml:space="preserve"> lập luận cuả Hồ Chí Minh trong văn bản trên:</w:t>
      </w:r>
    </w:p>
    <w:p w14:paraId="685D39AE" w14:textId="77777777" w:rsidR="00EC35A6" w:rsidRPr="001F7CD1" w:rsidRDefault="00EC35A6" w:rsidP="00EC35A6">
      <w:pPr>
        <w:spacing w:before="60" w:after="60"/>
        <w:ind w:firstLine="426"/>
        <w:rPr>
          <w:rFonts w:cs="Times New Roman"/>
          <w:bCs/>
          <w:sz w:val="24"/>
          <w:szCs w:val="24"/>
          <w:lang w:val="vi-VN"/>
        </w:rPr>
      </w:pPr>
      <w:r w:rsidRPr="001F7CD1">
        <w:rPr>
          <w:rFonts w:cs="Times New Roman"/>
          <w:bCs/>
          <w:sz w:val="24"/>
          <w:szCs w:val="24"/>
          <w:lang w:val="vi-VN"/>
        </w:rPr>
        <w:t>- Phần 1: Dã tâm xâm lược nước ta của thực dân Pháp và ý chí chống giặc của nhân dân ta.</w:t>
      </w:r>
    </w:p>
    <w:p w14:paraId="5B7AC903" w14:textId="77777777" w:rsidR="00EC35A6" w:rsidRPr="001F7CD1" w:rsidRDefault="00EC35A6" w:rsidP="00EC35A6">
      <w:pPr>
        <w:spacing w:before="60" w:after="60"/>
        <w:ind w:firstLine="426"/>
        <w:rPr>
          <w:rFonts w:cs="Times New Roman"/>
          <w:bCs/>
          <w:sz w:val="24"/>
          <w:szCs w:val="24"/>
          <w:lang w:val="vi-VN"/>
        </w:rPr>
      </w:pPr>
      <w:r w:rsidRPr="001F7CD1">
        <w:rPr>
          <w:rFonts w:cs="Times New Roman"/>
          <w:bCs/>
          <w:sz w:val="24"/>
          <w:szCs w:val="24"/>
          <w:lang w:val="vi-VN"/>
        </w:rPr>
        <w:t>- Phần 2: Lời kêu gọi hướng tới đồng bào nói chung.</w:t>
      </w:r>
    </w:p>
    <w:p w14:paraId="107E5B26" w14:textId="77777777" w:rsidR="00EC35A6" w:rsidRPr="001F7CD1" w:rsidRDefault="00EC35A6" w:rsidP="00EC35A6">
      <w:pPr>
        <w:spacing w:before="60" w:after="60"/>
        <w:ind w:firstLine="426"/>
        <w:rPr>
          <w:rFonts w:cs="Times New Roman"/>
          <w:bCs/>
          <w:sz w:val="24"/>
          <w:szCs w:val="24"/>
          <w:lang w:val="vi-VN"/>
        </w:rPr>
      </w:pPr>
      <w:r w:rsidRPr="001F7CD1">
        <w:rPr>
          <w:rFonts w:cs="Times New Roman"/>
          <w:bCs/>
          <w:sz w:val="24"/>
          <w:szCs w:val="24"/>
          <w:lang w:val="vi-VN"/>
        </w:rPr>
        <w:t>- Phần 3: Lời kêu gọi hướng tới lực lượng trực tiếp chiến đấu.</w:t>
      </w:r>
    </w:p>
    <w:p w14:paraId="5A7B7939" w14:textId="77777777" w:rsidR="00EC35A6" w:rsidRPr="001F7CD1" w:rsidRDefault="00EC35A6" w:rsidP="00EC35A6">
      <w:pPr>
        <w:spacing w:before="60" w:after="60"/>
        <w:ind w:firstLine="426"/>
        <w:rPr>
          <w:rFonts w:cs="Times New Roman"/>
          <w:bCs/>
          <w:sz w:val="24"/>
          <w:szCs w:val="24"/>
          <w:lang w:val="vi-VN"/>
        </w:rPr>
      </w:pPr>
      <w:r w:rsidRPr="001F7CD1">
        <w:rPr>
          <w:rFonts w:cs="Times New Roman"/>
          <w:bCs/>
          <w:sz w:val="24"/>
          <w:szCs w:val="24"/>
          <w:lang w:val="vi-VN"/>
        </w:rPr>
        <w:t>- Phần 4: Niềm tin chiến thắng.</w:t>
      </w:r>
    </w:p>
    <w:p w14:paraId="4DE6774B" w14:textId="55A6307E" w:rsidR="00EC35A6" w:rsidRPr="001F7CD1" w:rsidRDefault="00EC35A6" w:rsidP="00EC35A6">
      <w:pPr>
        <w:spacing w:before="60" w:after="60"/>
        <w:ind w:firstLine="426"/>
        <w:rPr>
          <w:rFonts w:cs="Times New Roman"/>
          <w:bCs/>
          <w:sz w:val="24"/>
          <w:szCs w:val="24"/>
          <w:lang w:val="vi-VN"/>
        </w:rPr>
      </w:pPr>
      <w:r w:rsidRPr="001F7CD1">
        <w:rPr>
          <w:rFonts w:cs="Times New Roman"/>
          <w:bCs/>
          <w:sz w:val="24"/>
          <w:szCs w:val="24"/>
          <w:lang w:val="vi-VN"/>
        </w:rPr>
        <w:t xml:space="preserve">=&gt; Nội dung văn bản có các ý liên quan mật thiết đến ý nghĩa của nhan đề: Lời kêu gọi hướng tới người nghe : </w:t>
      </w:r>
      <w:r w:rsidRPr="001F7CD1">
        <w:rPr>
          <w:rFonts w:cs="Times New Roman"/>
          <w:bCs/>
          <w:i/>
          <w:iCs/>
          <w:sz w:val="24"/>
          <w:szCs w:val="24"/>
          <w:lang w:val="vi-VN"/>
        </w:rPr>
        <w:t>Hỡi đồng bào, Hỡi anh em binh sĩ, tự vệ, dân quân.</w:t>
      </w:r>
      <w:r w:rsidRPr="001F7CD1">
        <w:rPr>
          <w:rFonts w:cs="Times New Roman"/>
          <w:b/>
          <w:bCs/>
          <w:sz w:val="24"/>
          <w:szCs w:val="24"/>
          <w:lang w:val="vi-VN"/>
        </w:rPr>
        <w:t xml:space="preserve"> </w:t>
      </w:r>
      <w:r w:rsidRPr="001F7CD1">
        <w:rPr>
          <w:rFonts w:cs="Times New Roman"/>
          <w:bCs/>
          <w:sz w:val="24"/>
          <w:szCs w:val="24"/>
          <w:lang w:val="vi-VN"/>
        </w:rPr>
        <w:t xml:space="preserve">Đối tượng hướng đến rộng rãi đúng với từ </w:t>
      </w:r>
      <w:r w:rsidR="00301397" w:rsidRPr="001F7CD1">
        <w:rPr>
          <w:rFonts w:cs="Times New Roman"/>
          <w:bCs/>
          <w:sz w:val="24"/>
          <w:szCs w:val="24"/>
          <w:lang w:val="vi-VN"/>
        </w:rPr>
        <w:t>“</w:t>
      </w:r>
      <w:r w:rsidRPr="001F7CD1">
        <w:rPr>
          <w:rFonts w:cs="Times New Roman"/>
          <w:bCs/>
          <w:sz w:val="24"/>
          <w:szCs w:val="24"/>
          <w:lang w:val="vi-VN"/>
        </w:rPr>
        <w:t xml:space="preserve"> toàn quốc</w:t>
      </w:r>
      <w:r w:rsidR="00301397" w:rsidRPr="001F7CD1">
        <w:rPr>
          <w:rFonts w:cs="Times New Roman"/>
          <w:bCs/>
          <w:sz w:val="24"/>
          <w:szCs w:val="24"/>
          <w:lang w:val="vi-VN"/>
        </w:rPr>
        <w:t>”</w:t>
      </w:r>
      <w:r w:rsidRPr="001F7CD1">
        <w:rPr>
          <w:rFonts w:cs="Times New Roman"/>
          <w:bCs/>
          <w:sz w:val="24"/>
          <w:szCs w:val="24"/>
          <w:lang w:val="vi-VN"/>
        </w:rPr>
        <w:t>.</w:t>
      </w:r>
    </w:p>
    <w:p w14:paraId="1D7B4E31" w14:textId="77777777" w:rsidR="00EC35A6" w:rsidRPr="001F7CD1" w:rsidRDefault="00EC35A6" w:rsidP="00EC35A6">
      <w:pPr>
        <w:spacing w:before="60" w:after="60"/>
        <w:ind w:firstLine="426"/>
        <w:rPr>
          <w:rFonts w:cs="Times New Roman"/>
          <w:bCs/>
          <w:sz w:val="24"/>
          <w:szCs w:val="24"/>
          <w:lang w:val="vi-VN"/>
        </w:rPr>
      </w:pPr>
      <w:r w:rsidRPr="001F7CD1">
        <w:rPr>
          <w:rFonts w:cs="Times New Roman"/>
          <w:bCs/>
          <w:sz w:val="24"/>
          <w:szCs w:val="24"/>
          <w:lang w:val="vi-VN"/>
        </w:rPr>
        <w:t xml:space="preserve">=&gt; </w:t>
      </w:r>
      <w:r w:rsidRPr="001F7CD1">
        <w:rPr>
          <w:rFonts w:cs="Times New Roman"/>
          <w:bCs/>
          <w:sz w:val="24"/>
          <w:szCs w:val="24"/>
          <w:lang w:val="en-US"/>
        </w:rPr>
        <w:t>Mạch</w:t>
      </w:r>
      <w:r w:rsidRPr="001F7CD1">
        <w:rPr>
          <w:rFonts w:cs="Times New Roman"/>
          <w:bCs/>
          <w:sz w:val="24"/>
          <w:szCs w:val="24"/>
          <w:lang w:val="vi-VN"/>
        </w:rPr>
        <w:t xml:space="preserve"> lập luận chặt chẽ, theo trình tự từ nguyên nhân dẫn đến hành động và lời kêu gọi, khẳng định niềm tin chiến thắng. Các đoạn văn rất ngắn khiến cho nhịp điệu gấp gáp, mạnh mẽ, có sức lôi cuốn, thuyết phục với người nghe</w:t>
      </w:r>
    </w:p>
    <w:p w14:paraId="1E736E64" w14:textId="77777777" w:rsidR="00EC35A6" w:rsidRPr="001F7CD1" w:rsidRDefault="00EC35A6" w:rsidP="00EC35A6">
      <w:pPr>
        <w:spacing w:before="60" w:after="60"/>
        <w:ind w:firstLine="426"/>
        <w:rPr>
          <w:rFonts w:cs="Times New Roman"/>
          <w:b/>
          <w:bCs/>
          <w:sz w:val="24"/>
          <w:szCs w:val="24"/>
          <w:lang w:val="vi-VN"/>
        </w:rPr>
      </w:pPr>
      <w:r w:rsidRPr="001F7CD1">
        <w:rPr>
          <w:rFonts w:cs="Times New Roman"/>
          <w:b/>
          <w:bCs/>
          <w:sz w:val="24"/>
          <w:szCs w:val="24"/>
          <w:lang w:val="vi-VN"/>
        </w:rPr>
        <w:t xml:space="preserve">Câu 5. </w:t>
      </w:r>
    </w:p>
    <w:p w14:paraId="4D5EBBD5" w14:textId="77777777" w:rsidR="00EC35A6" w:rsidRPr="001F7CD1" w:rsidRDefault="00EC35A6" w:rsidP="00EC35A6">
      <w:pPr>
        <w:spacing w:before="60" w:after="60"/>
        <w:ind w:firstLine="426"/>
        <w:rPr>
          <w:rFonts w:cs="Times New Roman"/>
          <w:bCs/>
          <w:sz w:val="24"/>
          <w:szCs w:val="24"/>
          <w:lang w:val="vi-VN"/>
        </w:rPr>
      </w:pPr>
      <w:r w:rsidRPr="001F7CD1">
        <w:rPr>
          <w:rFonts w:cs="Times New Roman"/>
          <w:bCs/>
          <w:sz w:val="24"/>
          <w:szCs w:val="24"/>
          <w:lang w:val="vi-VN"/>
        </w:rPr>
        <w:t>- Thái độ, tình cảm của người viết :</w:t>
      </w:r>
    </w:p>
    <w:p w14:paraId="4658BB7C" w14:textId="77777777" w:rsidR="00EC35A6" w:rsidRPr="001F7CD1" w:rsidRDefault="00EC35A6" w:rsidP="00EC35A6">
      <w:pPr>
        <w:spacing w:before="60" w:after="60"/>
        <w:ind w:firstLine="426"/>
        <w:rPr>
          <w:rFonts w:cs="Times New Roman"/>
          <w:bCs/>
          <w:sz w:val="24"/>
          <w:szCs w:val="24"/>
          <w:lang w:val="vi-VN"/>
        </w:rPr>
      </w:pPr>
      <w:r w:rsidRPr="001F7CD1">
        <w:rPr>
          <w:rFonts w:cs="Times New Roman"/>
          <w:bCs/>
          <w:sz w:val="24"/>
          <w:szCs w:val="24"/>
          <w:lang w:val="vi-VN"/>
        </w:rPr>
        <w:t>+ Căm thù tội ác của thực dân Pháp</w:t>
      </w:r>
    </w:p>
    <w:p w14:paraId="551D6D78" w14:textId="77777777" w:rsidR="00EC35A6" w:rsidRPr="001F7CD1" w:rsidRDefault="00EC35A6" w:rsidP="00EC35A6">
      <w:pPr>
        <w:spacing w:before="60" w:after="60"/>
        <w:ind w:firstLine="426"/>
        <w:rPr>
          <w:rFonts w:cs="Times New Roman"/>
          <w:bCs/>
          <w:sz w:val="24"/>
          <w:szCs w:val="24"/>
          <w:lang w:val="vi-VN"/>
        </w:rPr>
      </w:pPr>
      <w:r w:rsidRPr="001F7CD1">
        <w:rPr>
          <w:rFonts w:cs="Times New Roman"/>
          <w:bCs/>
          <w:sz w:val="24"/>
          <w:szCs w:val="24"/>
          <w:lang w:val="vi-VN"/>
        </w:rPr>
        <w:t>+ Yêu nước</w:t>
      </w:r>
    </w:p>
    <w:p w14:paraId="64FD843C" w14:textId="77777777" w:rsidR="00EC35A6" w:rsidRPr="001F7CD1" w:rsidRDefault="00EC35A6" w:rsidP="00EC35A6">
      <w:pPr>
        <w:spacing w:before="60" w:after="60"/>
        <w:ind w:firstLine="426"/>
        <w:rPr>
          <w:rFonts w:cs="Times New Roman"/>
          <w:bCs/>
          <w:sz w:val="24"/>
          <w:szCs w:val="24"/>
          <w:lang w:val="vi-VN"/>
        </w:rPr>
      </w:pPr>
      <w:r w:rsidRPr="001F7CD1">
        <w:rPr>
          <w:rFonts w:cs="Times New Roman"/>
          <w:bCs/>
          <w:sz w:val="24"/>
          <w:szCs w:val="24"/>
          <w:lang w:val="vi-VN"/>
        </w:rPr>
        <w:t>+ Có ý chí, quyết tâm chống giặc ngoại xâm, giành lại độc lập cho dân tộc</w:t>
      </w:r>
    </w:p>
    <w:p w14:paraId="6CC6E45C" w14:textId="77777777" w:rsidR="00EC35A6" w:rsidRPr="001F7CD1" w:rsidRDefault="00EC35A6" w:rsidP="00EC35A6">
      <w:pPr>
        <w:spacing w:before="60" w:after="60"/>
        <w:ind w:firstLine="426"/>
        <w:rPr>
          <w:rFonts w:cs="Times New Roman"/>
          <w:bCs/>
          <w:sz w:val="24"/>
          <w:szCs w:val="24"/>
          <w:lang w:val="en-US"/>
        </w:rPr>
      </w:pPr>
      <w:r w:rsidRPr="001F7CD1">
        <w:rPr>
          <w:rFonts w:cs="Times New Roman"/>
          <w:bCs/>
          <w:sz w:val="24"/>
          <w:szCs w:val="24"/>
          <w:lang w:val="vi-VN"/>
        </w:rPr>
        <w:t>+ Có niềm tin chiến thắng</w:t>
      </w:r>
      <w:r w:rsidRPr="001F7CD1">
        <w:rPr>
          <w:rFonts w:cs="Times New Roman"/>
          <w:bCs/>
          <w:sz w:val="24"/>
          <w:szCs w:val="24"/>
          <w:lang w:val="en-US"/>
        </w:rPr>
        <w:t>.</w:t>
      </w:r>
    </w:p>
    <w:p w14:paraId="26B0D059" w14:textId="6A736F04" w:rsidR="005C4E9E" w:rsidRPr="001F7CD1" w:rsidRDefault="006E45D2" w:rsidP="006E45D2">
      <w:pPr>
        <w:spacing w:before="60" w:after="60"/>
        <w:ind w:firstLine="426"/>
        <w:rPr>
          <w:rFonts w:cs="Times New Roman"/>
          <w:bCs/>
          <w:sz w:val="24"/>
          <w:szCs w:val="24"/>
          <w:lang w:val="vi-VN"/>
        </w:rPr>
      </w:pPr>
      <w:r w:rsidRPr="001F7CD1">
        <w:rPr>
          <w:rFonts w:cs="Times New Roman"/>
          <w:bCs/>
          <w:sz w:val="24"/>
          <w:szCs w:val="24"/>
          <w:lang w:val="vi-VN"/>
        </w:rPr>
        <w:t>- Nhận xét: Đó là những tình cảm, thái độ chân thành, xuất phát từ trái tim của người Cộng sản yêu nước. Tình cảm ấy đáng được trân trọng, ngợi ca và là bài học cho mọi người noi theo.</w:t>
      </w:r>
      <w:r w:rsidR="005C4E9E" w:rsidRPr="001F7CD1">
        <w:rPr>
          <w:rFonts w:cs="Times New Roman"/>
          <w:bCs/>
          <w:sz w:val="24"/>
          <w:szCs w:val="24"/>
          <w:lang w:val="vi-VN"/>
        </w:rPr>
        <w:br w:type="page"/>
      </w:r>
    </w:p>
    <w:p w14:paraId="36283398" w14:textId="6B91D346" w:rsidR="00DC416A" w:rsidRPr="001F7CD1" w:rsidRDefault="00DC416A" w:rsidP="00DC416A">
      <w:pPr>
        <w:spacing w:before="60" w:after="60"/>
        <w:ind w:firstLine="0"/>
        <w:jc w:val="center"/>
        <w:rPr>
          <w:rFonts w:cs="Times New Roman"/>
          <w:b/>
          <w:sz w:val="26"/>
          <w:szCs w:val="26"/>
          <w:u w:val="single"/>
          <w:lang w:val="en-US"/>
        </w:rPr>
      </w:pPr>
      <w:r w:rsidRPr="001F7CD1">
        <w:rPr>
          <w:rFonts w:cs="Times New Roman"/>
          <w:b/>
          <w:sz w:val="26"/>
          <w:szCs w:val="26"/>
          <w:u w:val="single"/>
          <w:lang w:val="en-US"/>
        </w:rPr>
        <w:lastRenderedPageBreak/>
        <w:t>Bài 6:</w:t>
      </w:r>
    </w:p>
    <w:p w14:paraId="6976D846" w14:textId="70CC847B" w:rsidR="006E45D2" w:rsidRPr="001F7CD1" w:rsidRDefault="00DC416A" w:rsidP="00DC416A">
      <w:pPr>
        <w:spacing w:before="60" w:after="60"/>
        <w:ind w:firstLine="0"/>
        <w:jc w:val="center"/>
        <w:rPr>
          <w:rFonts w:cs="Times New Roman"/>
          <w:b/>
          <w:sz w:val="26"/>
          <w:szCs w:val="26"/>
          <w:lang w:val="en-US"/>
        </w:rPr>
      </w:pPr>
      <w:r w:rsidRPr="001F7CD1">
        <w:rPr>
          <w:rFonts w:cs="Times New Roman"/>
          <w:b/>
          <w:sz w:val="26"/>
          <w:szCs w:val="26"/>
          <w:lang w:val="en-US"/>
        </w:rPr>
        <w:t xml:space="preserve">RÈN KĨ NĂNG ĐỌC HIỂU </w:t>
      </w:r>
      <w:r w:rsidR="005C4E9E" w:rsidRPr="001F7CD1">
        <w:rPr>
          <w:rFonts w:cs="Times New Roman"/>
          <w:b/>
          <w:sz w:val="26"/>
          <w:szCs w:val="26"/>
          <w:lang w:val="en-US"/>
        </w:rPr>
        <w:t>VĂN BẢN THÔNG TIN</w:t>
      </w:r>
    </w:p>
    <w:p w14:paraId="3E6AC7B5" w14:textId="05E04B9B" w:rsidR="009A7A0B" w:rsidRPr="001F7CD1" w:rsidRDefault="009A7A0B" w:rsidP="005C4E9E">
      <w:pPr>
        <w:spacing w:before="60" w:after="60"/>
        <w:ind w:firstLine="426"/>
        <w:rPr>
          <w:rFonts w:cs="Times New Roman"/>
          <w:b/>
          <w:bCs/>
          <w:sz w:val="24"/>
          <w:szCs w:val="24"/>
          <w:lang w:val="en-US"/>
        </w:rPr>
      </w:pPr>
      <w:r w:rsidRPr="001F7CD1">
        <w:rPr>
          <w:rFonts w:cs="Times New Roman"/>
          <w:b/>
          <w:bCs/>
          <w:sz w:val="24"/>
          <w:szCs w:val="24"/>
          <w:lang w:val="en-US"/>
        </w:rPr>
        <w:t>I. KIẾN THỨC CHUNG</w:t>
      </w:r>
    </w:p>
    <w:p w14:paraId="31936372" w14:textId="77777777" w:rsidR="00AD28DA" w:rsidRPr="001F7CD1" w:rsidRDefault="00AD28DA" w:rsidP="00AD28DA">
      <w:pPr>
        <w:spacing w:before="60" w:after="60"/>
        <w:ind w:firstLine="426"/>
        <w:rPr>
          <w:rFonts w:cs="Times New Roman"/>
          <w:b/>
          <w:sz w:val="24"/>
          <w:szCs w:val="24"/>
          <w:lang w:val="en-US"/>
        </w:rPr>
      </w:pPr>
      <w:r w:rsidRPr="001F7CD1">
        <w:rPr>
          <w:rFonts w:cs="Times New Roman"/>
          <w:b/>
          <w:sz w:val="24"/>
          <w:szCs w:val="24"/>
          <w:lang w:val="en-US"/>
        </w:rPr>
        <w:t>1. NHẬN BIẾT</w:t>
      </w:r>
    </w:p>
    <w:p w14:paraId="51C0239B" w14:textId="0ED53E3A"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1.1.</w:t>
      </w:r>
      <w:r w:rsidRPr="001F7CD1">
        <w:rPr>
          <w:rFonts w:cs="Times New Roman"/>
          <w:sz w:val="24"/>
          <w:szCs w:val="24"/>
          <w:lang w:val="en-US"/>
        </w:rPr>
        <w:t xml:space="preserve"> </w:t>
      </w:r>
      <w:r w:rsidRPr="001F7CD1">
        <w:rPr>
          <w:rFonts w:cs="Times New Roman"/>
          <w:b/>
          <w:sz w:val="24"/>
          <w:szCs w:val="24"/>
          <w:lang w:val="en-US"/>
        </w:rPr>
        <w:t>Nhận biết đề tài/đối tượng giới thiệu của văn bản thông tin.</w:t>
      </w:r>
    </w:p>
    <w:p w14:paraId="5322D93C" w14:textId="73D91B34"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Đặc điểm nhận biết: căn cứ tiêu đề/đối tượng trung tâm mà văn bản thông tin hướng tới làm rõ.</w:t>
      </w:r>
    </w:p>
    <w:p w14:paraId="7AF4AA29" w14:textId="685C7C89"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Cách trả lời: Đề tài/Đối tượng giới thiệu của văn bản trên là…</w:t>
      </w:r>
    </w:p>
    <w:p w14:paraId="48EDC98A" w14:textId="6C67888F"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1.2.</w:t>
      </w:r>
      <w:r w:rsidRPr="001F7CD1">
        <w:rPr>
          <w:rFonts w:cs="Times New Roman"/>
          <w:sz w:val="24"/>
          <w:szCs w:val="24"/>
          <w:lang w:val="en-US"/>
        </w:rPr>
        <w:t xml:space="preserve"> </w:t>
      </w:r>
      <w:r w:rsidRPr="001F7CD1">
        <w:rPr>
          <w:rFonts w:cs="Times New Roman"/>
          <w:b/>
          <w:sz w:val="24"/>
          <w:szCs w:val="24"/>
          <w:lang w:val="en-US"/>
        </w:rPr>
        <w:t>Nhận biết các chi tiết làm rõ đối tượng được giới thiệu.</w:t>
      </w:r>
    </w:p>
    <w:p w14:paraId="65597BF6" w14:textId="13059CAF"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xml:space="preserve">- Đặc điểm nhận biết: </w:t>
      </w:r>
    </w:p>
    <w:p w14:paraId="34F57B7D" w14:textId="77777777"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Xác định đúng đặc điểm đối tượng được giới thiệu mà đề bài yêu cầu.</w:t>
      </w:r>
    </w:p>
    <w:p w14:paraId="488F2C32" w14:textId="77777777"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Liệt kê những từ ngữ làm rõ đặc điểm đó của đối tượng.</w:t>
      </w:r>
    </w:p>
    <w:p w14:paraId="379F6670" w14:textId="36F17986"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Cách trả lời: Các chi tiết làm rõ đặc điểm của… là: …</w:t>
      </w:r>
    </w:p>
    <w:p w14:paraId="4C5AFFC3" w14:textId="7848C79E" w:rsidR="00AD28DA" w:rsidRPr="001F7CD1" w:rsidRDefault="00AD28DA" w:rsidP="00AD28DA">
      <w:pPr>
        <w:spacing w:before="60" w:after="60"/>
        <w:ind w:firstLine="426"/>
        <w:rPr>
          <w:rFonts w:cs="Times New Roman"/>
          <w:b/>
          <w:sz w:val="24"/>
          <w:szCs w:val="24"/>
          <w:lang w:val="en-US"/>
        </w:rPr>
      </w:pPr>
      <w:r w:rsidRPr="001F7CD1">
        <w:rPr>
          <w:rFonts w:cs="Times New Roman"/>
          <w:b/>
          <w:sz w:val="24"/>
          <w:szCs w:val="24"/>
          <w:lang w:val="en-US"/>
        </w:rPr>
        <w:t>1.3.</w:t>
      </w:r>
      <w:r w:rsidRPr="001F7CD1">
        <w:rPr>
          <w:rFonts w:cs="Times New Roman"/>
          <w:sz w:val="24"/>
          <w:szCs w:val="24"/>
          <w:lang w:val="en-US"/>
        </w:rPr>
        <w:t xml:space="preserve"> </w:t>
      </w:r>
      <w:r w:rsidRPr="001F7CD1">
        <w:rPr>
          <w:rFonts w:cs="Times New Roman"/>
          <w:b/>
          <w:sz w:val="24"/>
          <w:szCs w:val="24"/>
          <w:lang w:val="en-US"/>
        </w:rPr>
        <w:t>Xác định bố cục của văn bản.</w:t>
      </w:r>
    </w:p>
    <w:p w14:paraId="5A12B993" w14:textId="0F0E73DE"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Đặc điểm nhận biết: Chỉ ra mạch triển khai, tức là chỉ ra văn bản có thể chia thành mấy phần, mỗi phần đó làm rõ những phương diện nào của đối tượng miêu tả.</w:t>
      </w:r>
    </w:p>
    <w:p w14:paraId="1B661F29" w14:textId="17DC9FE9"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xml:space="preserve">- Cách trả lời: </w:t>
      </w:r>
    </w:p>
    <w:p w14:paraId="37C62ACE" w14:textId="77777777" w:rsidR="00AD28DA" w:rsidRPr="001F7CD1" w:rsidRDefault="00AD28DA" w:rsidP="00AD28DA">
      <w:pPr>
        <w:spacing w:before="60" w:after="60"/>
        <w:ind w:firstLine="426"/>
        <w:rPr>
          <w:rFonts w:cs="Times New Roman"/>
          <w:sz w:val="24"/>
          <w:szCs w:val="24"/>
          <w:lang w:val="en-US"/>
        </w:rPr>
      </w:pPr>
      <w:r w:rsidRPr="001F7CD1">
        <w:rPr>
          <w:rFonts w:cs="Times New Roman"/>
          <w:bCs/>
          <w:sz w:val="24"/>
          <w:szCs w:val="24"/>
          <w:lang w:val="en-US"/>
        </w:rPr>
        <w:t>+ Văn bản trên có thể chia</w:t>
      </w:r>
      <w:r w:rsidRPr="001F7CD1">
        <w:rPr>
          <w:rFonts w:cs="Times New Roman"/>
          <w:sz w:val="24"/>
          <w:szCs w:val="24"/>
          <w:lang w:val="en-US"/>
        </w:rPr>
        <w:t xml:space="preserve"> thành… đoạn: …</w:t>
      </w:r>
    </w:p>
    <w:p w14:paraId="4865028B"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Nêu nội dung từng đoạn.</w:t>
      </w:r>
    </w:p>
    <w:p w14:paraId="5D238639" w14:textId="3874F2D6"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1.4.</w:t>
      </w:r>
      <w:r w:rsidRPr="001F7CD1">
        <w:rPr>
          <w:rFonts w:cs="Times New Roman"/>
          <w:sz w:val="24"/>
          <w:szCs w:val="24"/>
          <w:lang w:val="en-US"/>
        </w:rPr>
        <w:t xml:space="preserve"> </w:t>
      </w:r>
      <w:r w:rsidRPr="001F7CD1">
        <w:rPr>
          <w:rFonts w:cs="Times New Roman"/>
          <w:b/>
          <w:sz w:val="24"/>
          <w:szCs w:val="24"/>
          <w:lang w:val="en-US"/>
        </w:rPr>
        <w:t>Chỉ ra yếu tố miêu tả, tự sự, biểu cảm, nghị luận trong văn bản thông tin.</w:t>
      </w:r>
    </w:p>
    <w:p w14:paraId="36E12E45" w14:textId="5ADBA8F1"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Đặc điểm nhận biết:</w:t>
      </w:r>
    </w:p>
    <w:p w14:paraId="77B8E6AD" w14:textId="77777777"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Tìm và đánh dấu lại trong toàn bộ văn bản những câu, đoạn có sử dụng yếu tố miêu tả, tự sự, biểu cảm, nghị luận.</w:t>
      </w:r>
    </w:p>
    <w:p w14:paraId="0B768458" w14:textId="77777777"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Yếu tố tự sự: sự việc/các sự việc được kể lại.</w:t>
      </w:r>
    </w:p>
    <w:p w14:paraId="5CBFE36E" w14:textId="77777777"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Yếu tố miêu tả: tái hiện từng đặc điểm/phương diện của đối tượng được giới thiệu.</w:t>
      </w:r>
    </w:p>
    <w:p w14:paraId="4884ED65" w14:textId="77777777"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Yếu tố biểu cảm: tình cảm của người viết đối với đối tượng được giới thiệu.</w:t>
      </w:r>
    </w:p>
    <w:p w14:paraId="2E940DE4" w14:textId="77777777"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Yếu tố nghị luận: thể hiện thái độ đánh giá, nhận xét của người viết.</w:t>
      </w:r>
    </w:p>
    <w:p w14:paraId="00E5A146" w14:textId="77777777"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Chép lại số lượng câu văn/hình ảnh/chi tiết theo yêu cầu của đề bài.</w:t>
      </w:r>
    </w:p>
    <w:p w14:paraId="0468ABD0" w14:textId="1C13D9B9"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xml:space="preserve">- Cách trả lời: </w:t>
      </w:r>
    </w:p>
    <w:p w14:paraId="3E93F293"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xml:space="preserve">+ Một/Một số câu văn có sử dụng yếu tố tự sự là: … </w:t>
      </w:r>
    </w:p>
    <w:p w14:paraId="4CCDD696"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Hoặc Một/Một số yếu tố tự sự là: …</w:t>
      </w:r>
    </w:p>
    <w:p w14:paraId="0FAE29A3"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xml:space="preserve">+ Một/Một số câu văn có sử dụng yếu tố miêu tả là: … </w:t>
      </w:r>
    </w:p>
    <w:p w14:paraId="27801055"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Hoặc Một/Một số yếu tố miêu tả là: …</w:t>
      </w:r>
    </w:p>
    <w:p w14:paraId="76FF569B"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Một/Một số câu văn có sử dụng yếu tố biểm cảm là: …</w:t>
      </w:r>
    </w:p>
    <w:p w14:paraId="3CAA6E52"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Hoặc Một/Một số yếu tố biểu cảm là: …</w:t>
      </w:r>
    </w:p>
    <w:p w14:paraId="71571CEC"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Một/Một số câu văn có sử dụng yếu tố nghị luận là: …</w:t>
      </w:r>
    </w:p>
    <w:p w14:paraId="35FD8179"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Hoặc Một/Một số yếu tố nghị luận là: …</w:t>
      </w:r>
    </w:p>
    <w:p w14:paraId="55BD0C68" w14:textId="5A282255"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1.5.</w:t>
      </w:r>
      <w:r w:rsidRPr="001F7CD1">
        <w:rPr>
          <w:rFonts w:cs="Times New Roman"/>
          <w:sz w:val="24"/>
          <w:szCs w:val="24"/>
          <w:lang w:val="en-US"/>
        </w:rPr>
        <w:t xml:space="preserve"> </w:t>
      </w:r>
      <w:r w:rsidRPr="001F7CD1">
        <w:rPr>
          <w:rFonts w:cs="Times New Roman"/>
          <w:b/>
          <w:sz w:val="24"/>
          <w:szCs w:val="24"/>
          <w:lang w:val="en-US"/>
        </w:rPr>
        <w:t>Chỉ ra sự kết hợp giữa phương tiện giao tiếp ngôn ngữ và các phương tiện giao tiếp phi ngôn ngữ.</w:t>
      </w:r>
    </w:p>
    <w:p w14:paraId="5091DA28" w14:textId="0BF22AE0"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Đặc điểm nhận biết: Tìm được các yếu tố phi ngôn ngữ sử dụng trong văn bản như: tranh ảnh, bảng biểu, kí hiệu, số liệu minh họa…</w:t>
      </w:r>
    </w:p>
    <w:p w14:paraId="066B0B59" w14:textId="5B83907C" w:rsidR="00AD28DA" w:rsidRPr="001F7CD1" w:rsidRDefault="00AD28DA" w:rsidP="00AD28DA">
      <w:pPr>
        <w:spacing w:before="60" w:after="60"/>
        <w:ind w:firstLine="426"/>
        <w:rPr>
          <w:rFonts w:cs="Times New Roman"/>
          <w:sz w:val="24"/>
          <w:szCs w:val="24"/>
          <w:lang w:val="en-US"/>
        </w:rPr>
      </w:pPr>
      <w:r w:rsidRPr="001F7CD1">
        <w:rPr>
          <w:rFonts w:cs="Times New Roman"/>
          <w:bCs/>
          <w:sz w:val="24"/>
          <w:szCs w:val="24"/>
          <w:lang w:val="en-US"/>
        </w:rPr>
        <w:t>- Cách trả lời</w:t>
      </w:r>
      <w:r w:rsidRPr="001F7CD1">
        <w:rPr>
          <w:rFonts w:cs="Times New Roman"/>
          <w:sz w:val="24"/>
          <w:szCs w:val="24"/>
          <w:lang w:val="en-US"/>
        </w:rPr>
        <w:t xml:space="preserve">: </w:t>
      </w:r>
    </w:p>
    <w:p w14:paraId="539F0E80"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Yếu tố phi ngôn ngữ được sử dụng trong văn bản là… (gọi tên yếu tố phi ngôn ngữ: hình ảnh, số liệu, biểu đồ, …).</w:t>
      </w:r>
    </w:p>
    <w:p w14:paraId="17FC350C"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Lấy dẫn chứng cụ thể để chứng minh cho yếu tố phi ngôn ngữ đó.</w:t>
      </w:r>
    </w:p>
    <w:p w14:paraId="418BBA18" w14:textId="77777777" w:rsidR="00AD28DA" w:rsidRPr="001F7CD1" w:rsidRDefault="00AD28DA" w:rsidP="00AD28DA">
      <w:pPr>
        <w:spacing w:before="60" w:after="60"/>
        <w:ind w:firstLine="426"/>
        <w:rPr>
          <w:rFonts w:cs="Times New Roman"/>
          <w:sz w:val="24"/>
          <w:szCs w:val="24"/>
          <w:lang w:val="en-US"/>
        </w:rPr>
      </w:pPr>
    </w:p>
    <w:p w14:paraId="286EEF0E" w14:textId="32E7730C" w:rsidR="00AD28DA" w:rsidRPr="001F7CD1" w:rsidRDefault="00AD28DA" w:rsidP="00AD28DA">
      <w:pPr>
        <w:spacing w:before="60" w:after="60"/>
        <w:ind w:firstLine="426"/>
        <w:rPr>
          <w:rFonts w:cs="Times New Roman"/>
          <w:b/>
          <w:sz w:val="24"/>
          <w:szCs w:val="24"/>
          <w:lang w:val="en-US"/>
        </w:rPr>
      </w:pPr>
      <w:r w:rsidRPr="001F7CD1">
        <w:rPr>
          <w:rFonts w:cs="Times New Roman"/>
          <w:b/>
          <w:sz w:val="24"/>
          <w:szCs w:val="24"/>
          <w:lang w:val="en-US"/>
        </w:rPr>
        <w:lastRenderedPageBreak/>
        <w:t>1.6. Cách trình bày dữ liệu thông tin của văn bản.</w:t>
      </w:r>
    </w:p>
    <w:p w14:paraId="42D5B8BD" w14:textId="3C3BA249"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Đặc điểm nhận biết: Văn bản thông tin được trình bày theo những cách sau:</w:t>
      </w:r>
    </w:p>
    <w:p w14:paraId="1C1CFD89" w14:textId="77777777" w:rsidR="00AD28DA" w:rsidRPr="001F7CD1" w:rsidRDefault="00AD28DA" w:rsidP="00AD28DA">
      <w:pPr>
        <w:spacing w:before="60" w:after="60"/>
        <w:ind w:firstLine="426"/>
        <w:rPr>
          <w:rFonts w:cs="Times New Roman"/>
          <w:bCs/>
          <w:i/>
          <w:sz w:val="24"/>
          <w:szCs w:val="24"/>
          <w:lang w:val="en-US"/>
        </w:rPr>
      </w:pPr>
      <w:r w:rsidRPr="001F7CD1">
        <w:rPr>
          <w:rFonts w:cs="Times New Roman"/>
          <w:bCs/>
          <w:sz w:val="24"/>
          <w:szCs w:val="24"/>
          <w:lang w:val="en-US"/>
        </w:rPr>
        <w:t xml:space="preserve">+ Tổ chức thông tin theo trật tự thời gian là trình bày các sự kiện theo tiến trình trước sau mà chúng diễn ra. Có thể dựa vào các từ chỉ thời gian như </w:t>
      </w:r>
      <w:r w:rsidRPr="001F7CD1">
        <w:rPr>
          <w:rFonts w:cs="Times New Roman"/>
          <w:bCs/>
          <w:i/>
          <w:sz w:val="24"/>
          <w:szCs w:val="24"/>
          <w:lang w:val="en-US"/>
        </w:rPr>
        <w:t>ngày, tháng, năm</w:t>
      </w:r>
      <w:r w:rsidRPr="001F7CD1">
        <w:rPr>
          <w:rFonts w:cs="Times New Roman"/>
          <w:bCs/>
          <w:sz w:val="24"/>
          <w:szCs w:val="24"/>
          <w:lang w:val="en-US"/>
        </w:rPr>
        <w:t xml:space="preserve">; các từ chỉ trình tự như </w:t>
      </w:r>
      <w:r w:rsidRPr="001F7CD1">
        <w:rPr>
          <w:rFonts w:cs="Times New Roman"/>
          <w:bCs/>
          <w:i/>
          <w:sz w:val="24"/>
          <w:szCs w:val="24"/>
          <w:lang w:val="en-US"/>
        </w:rPr>
        <w:t>trước hết, sau đó, tiếp theo, …</w:t>
      </w:r>
    </w:p>
    <w:p w14:paraId="1F372034" w14:textId="77777777" w:rsidR="00AD28DA" w:rsidRPr="001F7CD1" w:rsidRDefault="00AD28DA" w:rsidP="00AD28DA">
      <w:pPr>
        <w:spacing w:before="60" w:after="60"/>
        <w:ind w:firstLine="426"/>
        <w:rPr>
          <w:rFonts w:cs="Times New Roman"/>
          <w:bCs/>
          <w:i/>
          <w:sz w:val="24"/>
          <w:szCs w:val="24"/>
          <w:lang w:val="en-US"/>
        </w:rPr>
      </w:pPr>
      <w:r w:rsidRPr="001F7CD1">
        <w:rPr>
          <w:rFonts w:cs="Times New Roman"/>
          <w:bCs/>
          <w:sz w:val="24"/>
          <w:szCs w:val="24"/>
          <w:lang w:val="en-US"/>
        </w:rPr>
        <w:t xml:space="preserve">+ Tổ chức thông tin theo trật tự nhân quả là dựa vào mối liên hệ giữa một sự kiện với nguyên nhân và kết quả của sự kiện đó. Có thể dựa vào các từ </w:t>
      </w:r>
      <w:r w:rsidRPr="001F7CD1">
        <w:rPr>
          <w:rFonts w:cs="Times New Roman"/>
          <w:bCs/>
          <w:i/>
          <w:sz w:val="24"/>
          <w:szCs w:val="24"/>
          <w:lang w:val="en-US"/>
        </w:rPr>
        <w:t>bởi vì, cho nên, vì thế, do đó, nguyên nhân là, kết quả là, …</w:t>
      </w:r>
    </w:p>
    <w:p w14:paraId="20DB1D8B" w14:textId="77777777" w:rsidR="00AD28DA" w:rsidRPr="001F7CD1" w:rsidRDefault="00AD28DA" w:rsidP="00AD28DA">
      <w:pPr>
        <w:spacing w:before="60" w:after="60"/>
        <w:ind w:firstLine="426"/>
        <w:rPr>
          <w:rFonts w:cs="Times New Roman"/>
          <w:bCs/>
          <w:i/>
          <w:sz w:val="24"/>
          <w:szCs w:val="24"/>
          <w:lang w:val="en-US"/>
        </w:rPr>
      </w:pPr>
      <w:r w:rsidRPr="001F7CD1">
        <w:rPr>
          <w:rFonts w:cs="Times New Roman"/>
          <w:bCs/>
          <w:sz w:val="24"/>
          <w:szCs w:val="24"/>
          <w:lang w:val="en-US"/>
        </w:rPr>
        <w:t xml:space="preserve">+ Tổ chức thông tin theo tầm quan trọng của vấn đề là sắp xếp các thông tin theo cách từ những thông tin quan trọng đến những thông tin ít quan trọng hơn hoặc ngược lại. Có thể dựa vào các từ chỉ thứ tự ưu tiên như </w:t>
      </w:r>
      <w:r w:rsidRPr="001F7CD1">
        <w:rPr>
          <w:rFonts w:cs="Times New Roman"/>
          <w:bCs/>
          <w:i/>
          <w:sz w:val="24"/>
          <w:szCs w:val="24"/>
          <w:lang w:val="en-US"/>
        </w:rPr>
        <w:t>thứ nhất, thứ hai, thứ ba, …</w:t>
      </w:r>
    </w:p>
    <w:p w14:paraId="11092F3F" w14:textId="77777777" w:rsidR="00AD28DA" w:rsidRPr="001F7CD1" w:rsidRDefault="00AD28DA" w:rsidP="00AD28DA">
      <w:pPr>
        <w:spacing w:before="60" w:after="60"/>
        <w:ind w:firstLine="426"/>
        <w:rPr>
          <w:rFonts w:cs="Times New Roman"/>
          <w:bCs/>
          <w:i/>
          <w:sz w:val="24"/>
          <w:szCs w:val="24"/>
          <w:lang w:val="en-US"/>
        </w:rPr>
      </w:pPr>
      <w:r w:rsidRPr="001F7CD1">
        <w:rPr>
          <w:rFonts w:cs="Times New Roman"/>
          <w:bCs/>
          <w:sz w:val="24"/>
          <w:szCs w:val="24"/>
          <w:lang w:val="en-US"/>
        </w:rPr>
        <w:t xml:space="preserve">+ Tổ chức thông tin theo quan hệ so sánh hoặc tương phản là trình bày thông tin theo những đặc điểm tương đồng, khác biệt hoặc đối lập của hai hay nhiều đối tượng. Có thể dựa vào các từ </w:t>
      </w:r>
      <w:r w:rsidRPr="001F7CD1">
        <w:rPr>
          <w:rFonts w:cs="Times New Roman"/>
          <w:bCs/>
          <w:i/>
          <w:sz w:val="24"/>
          <w:szCs w:val="24"/>
          <w:lang w:val="en-US"/>
        </w:rPr>
        <w:t>giống với, khác với, ngược lại, tương tự như vậy, điểm chung, điểm khác biệt, …</w:t>
      </w:r>
    </w:p>
    <w:p w14:paraId="54D7FF9C" w14:textId="191959E9" w:rsidR="00DB73AA" w:rsidRPr="001F7CD1" w:rsidRDefault="00AD28DA" w:rsidP="00DB73AA">
      <w:pPr>
        <w:spacing w:before="60" w:after="60"/>
        <w:ind w:firstLine="426"/>
        <w:rPr>
          <w:rFonts w:cs="Times New Roman"/>
          <w:sz w:val="24"/>
          <w:szCs w:val="24"/>
          <w:lang w:val="en-US"/>
        </w:rPr>
      </w:pPr>
      <w:r w:rsidRPr="001F7CD1">
        <w:rPr>
          <w:rFonts w:cs="Times New Roman"/>
          <w:bCs/>
          <w:sz w:val="24"/>
          <w:szCs w:val="24"/>
          <w:lang w:val="en-US"/>
        </w:rPr>
        <w:t>- Cách trả lời: Dữ liệu thông tin</w:t>
      </w:r>
      <w:r w:rsidRPr="001F7CD1">
        <w:rPr>
          <w:rFonts w:cs="Times New Roman"/>
          <w:sz w:val="24"/>
          <w:szCs w:val="24"/>
          <w:lang w:val="en-US"/>
        </w:rPr>
        <w:t xml:space="preserve"> trên được trình bày theo … </w:t>
      </w:r>
    </w:p>
    <w:p w14:paraId="62F73532" w14:textId="3042099D" w:rsidR="00DB73AA" w:rsidRPr="001F7CD1" w:rsidRDefault="00DB73AA" w:rsidP="00DB73AA">
      <w:pPr>
        <w:spacing w:before="60" w:after="60"/>
        <w:ind w:firstLine="426"/>
        <w:rPr>
          <w:rFonts w:cs="Times New Roman"/>
          <w:b/>
          <w:bCs/>
          <w:sz w:val="24"/>
          <w:szCs w:val="24"/>
          <w:lang w:val="en-US"/>
        </w:rPr>
      </w:pPr>
      <w:r w:rsidRPr="001F7CD1">
        <w:rPr>
          <w:rFonts w:cs="Times New Roman"/>
          <w:b/>
          <w:bCs/>
          <w:sz w:val="24"/>
          <w:szCs w:val="24"/>
          <w:lang w:val="en-US"/>
        </w:rPr>
        <w:t>1.7. Dữ liệu sơ cấp, dữ liệu thứ cấp</w:t>
      </w:r>
    </w:p>
    <w:tbl>
      <w:tblPr>
        <w:tblStyle w:val="TableGrid"/>
        <w:tblW w:w="9673" w:type="dxa"/>
        <w:tblLook w:val="04A0" w:firstRow="1" w:lastRow="0" w:firstColumn="1" w:lastColumn="0" w:noHBand="0" w:noVBand="1"/>
      </w:tblPr>
      <w:tblGrid>
        <w:gridCol w:w="1309"/>
        <w:gridCol w:w="4640"/>
        <w:gridCol w:w="3724"/>
      </w:tblGrid>
      <w:tr w:rsidR="00570772" w:rsidRPr="001F7CD1" w14:paraId="232E4800" w14:textId="77777777" w:rsidTr="00570772">
        <w:tc>
          <w:tcPr>
            <w:tcW w:w="1309" w:type="dxa"/>
          </w:tcPr>
          <w:p w14:paraId="0E549911" w14:textId="77777777" w:rsidR="00570772" w:rsidRPr="001F7CD1" w:rsidRDefault="00570772" w:rsidP="00570772">
            <w:pPr>
              <w:spacing w:before="60" w:after="60"/>
              <w:jc w:val="both"/>
              <w:rPr>
                <w:rFonts w:ascii="Times New Roman" w:hAnsi="Times New Roman" w:cs="Times New Roman"/>
                <w:b/>
                <w:bCs/>
                <w:sz w:val="24"/>
                <w:szCs w:val="24"/>
                <w:lang w:val="en-US"/>
              </w:rPr>
            </w:pPr>
          </w:p>
        </w:tc>
        <w:tc>
          <w:tcPr>
            <w:tcW w:w="4640" w:type="dxa"/>
          </w:tcPr>
          <w:p w14:paraId="5E80D972" w14:textId="77777777" w:rsidR="00570772" w:rsidRPr="001F7CD1" w:rsidRDefault="00570772" w:rsidP="007026B1">
            <w:pPr>
              <w:spacing w:before="60" w:after="60"/>
              <w:jc w:val="center"/>
              <w:rPr>
                <w:rFonts w:ascii="Times New Roman" w:hAnsi="Times New Roman" w:cs="Times New Roman"/>
                <w:b/>
                <w:bCs/>
                <w:sz w:val="24"/>
                <w:szCs w:val="24"/>
                <w:lang w:val="en-US"/>
              </w:rPr>
            </w:pPr>
            <w:r w:rsidRPr="001F7CD1">
              <w:rPr>
                <w:rFonts w:ascii="Times New Roman" w:hAnsi="Times New Roman" w:cs="Times New Roman"/>
                <w:b/>
                <w:bCs/>
                <w:sz w:val="24"/>
                <w:szCs w:val="24"/>
                <w:lang w:val="en-US"/>
              </w:rPr>
              <w:t>Dữ liệu sơ cấp</w:t>
            </w:r>
          </w:p>
        </w:tc>
        <w:tc>
          <w:tcPr>
            <w:tcW w:w="3724" w:type="dxa"/>
          </w:tcPr>
          <w:p w14:paraId="1022D411" w14:textId="77777777" w:rsidR="00570772" w:rsidRPr="001F7CD1" w:rsidRDefault="00570772" w:rsidP="007026B1">
            <w:pPr>
              <w:spacing w:before="60" w:after="60"/>
              <w:jc w:val="center"/>
              <w:rPr>
                <w:rFonts w:ascii="Times New Roman" w:hAnsi="Times New Roman" w:cs="Times New Roman"/>
                <w:b/>
                <w:bCs/>
                <w:sz w:val="24"/>
                <w:szCs w:val="24"/>
                <w:lang w:val="en-US"/>
              </w:rPr>
            </w:pPr>
            <w:r w:rsidRPr="001F7CD1">
              <w:rPr>
                <w:rFonts w:ascii="Times New Roman" w:hAnsi="Times New Roman" w:cs="Times New Roman"/>
                <w:b/>
                <w:bCs/>
                <w:sz w:val="24"/>
                <w:szCs w:val="24"/>
                <w:lang w:val="en-US"/>
              </w:rPr>
              <w:t>Dữ liệu thứ cấp</w:t>
            </w:r>
          </w:p>
        </w:tc>
      </w:tr>
      <w:tr w:rsidR="00570772" w:rsidRPr="001F7CD1" w14:paraId="67228670" w14:textId="77777777" w:rsidTr="00570772">
        <w:tc>
          <w:tcPr>
            <w:tcW w:w="1309" w:type="dxa"/>
          </w:tcPr>
          <w:p w14:paraId="418CE7D7" w14:textId="77777777" w:rsidR="00570772" w:rsidRPr="001F7CD1" w:rsidRDefault="00570772" w:rsidP="00570772">
            <w:pPr>
              <w:spacing w:before="60" w:after="60"/>
              <w:jc w:val="both"/>
              <w:rPr>
                <w:rFonts w:ascii="Times New Roman" w:hAnsi="Times New Roman" w:cs="Times New Roman"/>
                <w:b/>
                <w:bCs/>
                <w:sz w:val="24"/>
                <w:szCs w:val="24"/>
                <w:lang w:val="en-US"/>
              </w:rPr>
            </w:pPr>
            <w:r w:rsidRPr="001F7CD1">
              <w:rPr>
                <w:rFonts w:ascii="Times New Roman" w:hAnsi="Times New Roman" w:cs="Times New Roman"/>
                <w:b/>
                <w:bCs/>
                <w:sz w:val="24"/>
                <w:szCs w:val="24"/>
                <w:lang w:val="en-US"/>
              </w:rPr>
              <w:t>Khái niệm</w:t>
            </w:r>
          </w:p>
        </w:tc>
        <w:tc>
          <w:tcPr>
            <w:tcW w:w="4640" w:type="dxa"/>
          </w:tcPr>
          <w:p w14:paraId="55A6F3A7" w14:textId="14763298" w:rsidR="00570772" w:rsidRPr="001F7CD1" w:rsidRDefault="00570772" w:rsidP="00570772">
            <w:pPr>
              <w:spacing w:before="60" w:after="60"/>
              <w:jc w:val="both"/>
              <w:rPr>
                <w:rFonts w:ascii="Times New Roman" w:hAnsi="Times New Roman" w:cs="Times New Roman"/>
                <w:b/>
                <w:bCs/>
                <w:sz w:val="24"/>
                <w:szCs w:val="24"/>
                <w:lang w:val="en-US"/>
              </w:rPr>
            </w:pPr>
            <w:r w:rsidRPr="001F7CD1">
              <w:rPr>
                <w:rFonts w:ascii="Times New Roman" w:hAnsi="Times New Roman" w:cs="Times New Roman"/>
                <w:sz w:val="24"/>
                <w:szCs w:val="24"/>
                <w:lang w:val="en-US"/>
              </w:rPr>
              <w:t>Là dữ liệu được người viết thu thập một cách trực tiếp qua hoạt động quan sát, phỏng vấn, điều tra, thí nghiệm,…</w:t>
            </w:r>
          </w:p>
        </w:tc>
        <w:tc>
          <w:tcPr>
            <w:tcW w:w="3724" w:type="dxa"/>
          </w:tcPr>
          <w:p w14:paraId="00DE31A0" w14:textId="77777777" w:rsidR="00570772" w:rsidRPr="001F7CD1" w:rsidRDefault="00570772" w:rsidP="00570772">
            <w:pPr>
              <w:spacing w:before="60" w:after="60"/>
              <w:jc w:val="both"/>
              <w:rPr>
                <w:rFonts w:ascii="Times New Roman" w:hAnsi="Times New Roman" w:cs="Times New Roman"/>
                <w:sz w:val="24"/>
                <w:szCs w:val="24"/>
                <w:lang w:val="en-US"/>
              </w:rPr>
            </w:pPr>
            <w:r w:rsidRPr="001F7CD1">
              <w:rPr>
                <w:rFonts w:ascii="Times New Roman" w:hAnsi="Times New Roman" w:cs="Times New Roman"/>
                <w:sz w:val="24"/>
                <w:szCs w:val="24"/>
                <w:lang w:val="en-US"/>
              </w:rPr>
              <w:t>Là dữ liệu được khai thác bằng con đường gián tiếp, sử dụng lại những nguồn thông tin đã có từ trước</w:t>
            </w:r>
          </w:p>
        </w:tc>
      </w:tr>
      <w:tr w:rsidR="00570772" w:rsidRPr="001F7CD1" w14:paraId="40B5C7D1" w14:textId="77777777" w:rsidTr="00570772">
        <w:tc>
          <w:tcPr>
            <w:tcW w:w="1309" w:type="dxa"/>
          </w:tcPr>
          <w:p w14:paraId="328C6330" w14:textId="77777777" w:rsidR="00570772" w:rsidRPr="001F7CD1" w:rsidRDefault="00570772" w:rsidP="00570772">
            <w:pPr>
              <w:spacing w:before="60" w:after="60"/>
              <w:jc w:val="both"/>
              <w:rPr>
                <w:rFonts w:ascii="Times New Roman" w:hAnsi="Times New Roman" w:cs="Times New Roman"/>
                <w:b/>
                <w:bCs/>
                <w:sz w:val="24"/>
                <w:szCs w:val="24"/>
                <w:lang w:val="en-US"/>
              </w:rPr>
            </w:pPr>
            <w:r w:rsidRPr="001F7CD1">
              <w:rPr>
                <w:rFonts w:ascii="Times New Roman" w:hAnsi="Times New Roman" w:cs="Times New Roman"/>
                <w:b/>
                <w:bCs/>
                <w:sz w:val="24"/>
                <w:szCs w:val="24"/>
                <w:lang w:val="en-US"/>
              </w:rPr>
              <w:t>Đặc điểm, vai trò</w:t>
            </w:r>
          </w:p>
        </w:tc>
        <w:tc>
          <w:tcPr>
            <w:tcW w:w="4640" w:type="dxa"/>
          </w:tcPr>
          <w:p w14:paraId="4EC5E7FA" w14:textId="77777777" w:rsidR="00570772" w:rsidRPr="001F7CD1" w:rsidRDefault="00570772" w:rsidP="00570772">
            <w:pPr>
              <w:spacing w:before="60" w:after="60"/>
              <w:jc w:val="both"/>
              <w:rPr>
                <w:rFonts w:ascii="Times New Roman" w:hAnsi="Times New Roman" w:cs="Times New Roman"/>
                <w:sz w:val="24"/>
                <w:szCs w:val="24"/>
                <w:lang w:val="en-US"/>
              </w:rPr>
            </w:pPr>
            <w:r w:rsidRPr="001F7CD1">
              <w:rPr>
                <w:rFonts w:ascii="Times New Roman" w:hAnsi="Times New Roman" w:cs="Times New Roman"/>
                <w:sz w:val="24"/>
                <w:szCs w:val="24"/>
                <w:lang w:val="en-US"/>
              </w:rPr>
              <w:t>+ Dữ liệu sơ cấp có thể tồn tại dưới dạng các bản ghi chép, nhật kí, số liệu điều tra, kết quả khảo sát, thực nghiệm, bản vẽ, ảnh chụp tại hiện trường.</w:t>
            </w:r>
          </w:p>
          <w:p w14:paraId="19613CDC" w14:textId="77777777" w:rsidR="00570772" w:rsidRPr="001F7CD1" w:rsidRDefault="00570772" w:rsidP="00570772">
            <w:pPr>
              <w:spacing w:before="60" w:after="60"/>
              <w:jc w:val="both"/>
              <w:rPr>
                <w:rFonts w:ascii="Times New Roman" w:hAnsi="Times New Roman" w:cs="Times New Roman"/>
                <w:sz w:val="24"/>
                <w:szCs w:val="24"/>
                <w:lang w:val="en-US"/>
              </w:rPr>
            </w:pPr>
            <w:r w:rsidRPr="001F7CD1">
              <w:rPr>
                <w:rFonts w:ascii="Times New Roman" w:hAnsi="Times New Roman" w:cs="Times New Roman"/>
                <w:sz w:val="24"/>
                <w:szCs w:val="24"/>
                <w:lang w:val="en-US"/>
              </w:rPr>
              <w:t>+ Dữ liệu sơ cấp có giá trị thực tiễn, giúp người đọc hình dung ra hiện trạng của vấn đề, sự việc, tuy nhiên có thể hàm chứa thiên kiến của người thu thập.</w:t>
            </w:r>
          </w:p>
        </w:tc>
        <w:tc>
          <w:tcPr>
            <w:tcW w:w="3724" w:type="dxa"/>
          </w:tcPr>
          <w:p w14:paraId="426891FF" w14:textId="77777777" w:rsidR="00570772" w:rsidRPr="001F7CD1" w:rsidRDefault="00570772" w:rsidP="00570772">
            <w:pPr>
              <w:spacing w:before="60" w:after="60"/>
              <w:jc w:val="both"/>
              <w:rPr>
                <w:rFonts w:ascii="Times New Roman" w:hAnsi="Times New Roman" w:cs="Times New Roman"/>
                <w:sz w:val="24"/>
                <w:szCs w:val="24"/>
                <w:lang w:val="en-US"/>
              </w:rPr>
            </w:pPr>
            <w:r w:rsidRPr="001F7CD1">
              <w:rPr>
                <w:rFonts w:ascii="Times New Roman" w:hAnsi="Times New Roman" w:cs="Times New Roman"/>
                <w:sz w:val="24"/>
                <w:szCs w:val="24"/>
                <w:lang w:val="en-US"/>
              </w:rPr>
              <w:t>+ Dữ liệu thứ cấp mang lại cái nhìn đa dạng, nhiều chiều hơn về vấn đề, song độ tin cậy của dữ liệu thứ cấp lại phụ thuộc vào nguồn thông tin gốc</w:t>
            </w:r>
          </w:p>
        </w:tc>
      </w:tr>
    </w:tbl>
    <w:p w14:paraId="3765C818" w14:textId="77777777" w:rsidR="00DB73AA" w:rsidRPr="001F7CD1" w:rsidRDefault="00DB73AA" w:rsidP="00570772">
      <w:pPr>
        <w:spacing w:before="60" w:after="60"/>
        <w:ind w:firstLine="0"/>
        <w:rPr>
          <w:rFonts w:cs="Times New Roman"/>
          <w:sz w:val="24"/>
          <w:szCs w:val="24"/>
          <w:lang w:val="en-US"/>
        </w:rPr>
      </w:pPr>
    </w:p>
    <w:p w14:paraId="1E46AA62" w14:textId="77777777" w:rsidR="00AD28DA" w:rsidRPr="001F7CD1" w:rsidRDefault="00AD28DA" w:rsidP="00AD28DA">
      <w:pPr>
        <w:spacing w:before="60" w:after="60"/>
        <w:ind w:firstLine="426"/>
        <w:jc w:val="center"/>
        <w:rPr>
          <w:rFonts w:cs="Times New Roman"/>
          <w:b/>
          <w:sz w:val="24"/>
          <w:szCs w:val="24"/>
          <w:lang w:val="en-US"/>
        </w:rPr>
      </w:pPr>
      <w:r w:rsidRPr="001F7CD1">
        <w:rPr>
          <w:rFonts w:cs="Times New Roman"/>
          <w:b/>
          <w:sz w:val="24"/>
          <w:szCs w:val="24"/>
          <w:lang w:val="en-US"/>
        </w:rPr>
        <w:t>VÍ DỤ MINH HỌA CHO CÂU HỎI NHẬN BIẾT</w:t>
      </w:r>
    </w:p>
    <w:p w14:paraId="18033A0F" w14:textId="77777777" w:rsidR="00AD28DA" w:rsidRPr="001F7CD1" w:rsidRDefault="00AD28DA" w:rsidP="009F1804">
      <w:pPr>
        <w:spacing w:before="60" w:after="60"/>
        <w:ind w:firstLine="0"/>
        <w:jc w:val="center"/>
        <w:rPr>
          <w:rFonts w:cs="Times New Roman"/>
          <w:b/>
          <w:sz w:val="24"/>
          <w:szCs w:val="24"/>
          <w:lang w:val="en-US"/>
        </w:rPr>
      </w:pPr>
      <w:r w:rsidRPr="001F7CD1">
        <w:rPr>
          <w:rFonts w:cs="Times New Roman"/>
          <w:b/>
          <w:sz w:val="24"/>
          <w:szCs w:val="24"/>
          <w:lang w:val="en-US"/>
        </w:rPr>
        <w:t>THÁP CN TOWER.</w:t>
      </w:r>
    </w:p>
    <w:p w14:paraId="4ED71DBA" w14:textId="77777777" w:rsidR="00AD28DA" w:rsidRPr="001F7CD1" w:rsidRDefault="00AD28DA" w:rsidP="00AD28DA">
      <w:pPr>
        <w:spacing w:before="60" w:after="60"/>
        <w:ind w:firstLine="426"/>
        <w:rPr>
          <w:rFonts w:cs="Times New Roman"/>
          <w:b/>
          <w:bCs/>
          <w:sz w:val="24"/>
          <w:szCs w:val="24"/>
          <w:lang w:val="en-US"/>
        </w:rPr>
      </w:pPr>
      <w:r w:rsidRPr="001F7CD1">
        <w:rPr>
          <w:rFonts w:cs="Times New Roman"/>
          <w:b/>
          <w:bCs/>
          <w:sz w:val="24"/>
          <w:szCs w:val="24"/>
          <w:lang w:val="en-US"/>
        </w:rPr>
        <w:t>Tháp CN Tower ở đâu?</w:t>
      </w:r>
    </w:p>
    <w:p w14:paraId="2D9C3EF7"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Tháp CN Tower có tên đầy đủ là Tháp quốc gia Canada (Canadian National Tower). Đây là một công trình kiến trúc độc lập, với độ cao 553.33m. Ngọn tháp này nằm tại thành phố Toronto của tỉnh Ontario của Canada. Đây là biểu tượng của thành phố Toronto nói riêng, cũng như xứ sở lá phong đỏ nói chung.</w:t>
      </w:r>
    </w:p>
    <w:p w14:paraId="5E284DC4"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Khi nhắc tới Canada, hầu hết các du khách đều sẽ nhớ tới ngọn tháp độc đáo này. Được tận mắt chứng kiến ngọn tháp này chính là cơ hội giúp bạn hiểu thêm về thành phố Toronto. Hơn cả thế, đây còn là một công trình chứng tỏ sức mạnh hùng hậu của nền công nghiệp Canada. Bởi vậy mà hàng năm có tới hơn 2 triệu khách du lịch ghé thăm công trình này.</w:t>
      </w:r>
    </w:p>
    <w:p w14:paraId="4B3C2F58" w14:textId="77777777" w:rsidR="00AD28DA" w:rsidRPr="001F7CD1" w:rsidRDefault="00AD28DA" w:rsidP="00AD28DA">
      <w:pPr>
        <w:spacing w:before="60" w:after="60"/>
        <w:ind w:firstLine="426"/>
        <w:rPr>
          <w:rFonts w:cs="Times New Roman"/>
          <w:b/>
          <w:sz w:val="24"/>
          <w:szCs w:val="24"/>
          <w:lang w:val="en-US"/>
        </w:rPr>
      </w:pPr>
      <w:r w:rsidRPr="001F7CD1">
        <w:rPr>
          <w:rFonts w:cs="Times New Roman"/>
          <w:b/>
          <w:sz w:val="24"/>
          <w:szCs w:val="24"/>
          <w:lang w:val="en-US"/>
        </w:rPr>
        <w:t>Quá trình xây dựng CN Tower</w:t>
      </w:r>
    </w:p>
    <w:p w14:paraId="5EF12652"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Tháp CN Tower được khởi công xây dựng ngày 6 tháng 2 năm 1973. Chủ đầu tư của công trình này là Công ty Đường sắt Quốc gia Canada (Canadian National Railway). Toàn bộ công trình chính thức được hoàn thành vào năm 1976. Ngọn tháp được hoàn thành trước sự ngỡ ngàng của người dân Canada.</w:t>
      </w:r>
    </w:p>
    <w:p w14:paraId="64581272"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Theo các số liệu công bố, tổng vốn đầu tư xây dựng ngọn tháp này vào khoảng 300 triệu đô la Canada. Con số này tương đương với 260 triệu đô la Mỹ. Điều đặc biệt là số tiền này được thanh toán trong vòng 15 năm.</w:t>
      </w:r>
    </w:p>
    <w:p w14:paraId="21C88684" w14:textId="77777777" w:rsidR="00AD28DA" w:rsidRPr="001F7CD1" w:rsidRDefault="00AD28DA" w:rsidP="00AD28DA">
      <w:pPr>
        <w:spacing w:before="60" w:after="60"/>
        <w:ind w:firstLine="426"/>
        <w:rPr>
          <w:rFonts w:cs="Times New Roman"/>
          <w:b/>
          <w:sz w:val="24"/>
          <w:szCs w:val="24"/>
          <w:lang w:val="en-US"/>
        </w:rPr>
      </w:pPr>
      <w:r w:rsidRPr="001F7CD1">
        <w:rPr>
          <w:rFonts w:cs="Times New Roman"/>
          <w:b/>
          <w:sz w:val="24"/>
          <w:szCs w:val="24"/>
          <w:lang w:val="en-US"/>
        </w:rPr>
        <w:lastRenderedPageBreak/>
        <w:t>Tháp CN Tower, điểm đến mơ ước của du khách thế giới</w:t>
      </w:r>
    </w:p>
    <w:p w14:paraId="24DD4D65"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Tính cho tới năm 2007 thì CN Tower là ngọn tháp cao nhất thế giới. Đây là minh chứng cho sự phát triển vượt bậc của thành phố Toronto trong lĩnh vực công nghiệp, xây dựng.</w:t>
      </w:r>
    </w:p>
    <w:p w14:paraId="58EEF48E"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Năm 1995, Hiệp hội kỹ sư xây dựng dân dụng Hoa Kỳ đã đưa ngọn tháp này vào danh sách Bảy kỳ quan của thế giới hiện đại. Do vậy, tháp CN Tower ngày càng được du khách trên toàn thế giới biết tới và không thể bỏ lỡ mỗi khi đi du lịch Canada.</w:t>
      </w:r>
    </w:p>
    <w:p w14:paraId="6228D5C2" w14:textId="77777777" w:rsidR="00AD28DA" w:rsidRPr="001F7CD1" w:rsidRDefault="00AD28DA" w:rsidP="00AD28DA">
      <w:pPr>
        <w:spacing w:before="60" w:after="60"/>
        <w:ind w:firstLine="426"/>
        <w:rPr>
          <w:rFonts w:cs="Times New Roman"/>
          <w:b/>
          <w:sz w:val="24"/>
          <w:szCs w:val="24"/>
          <w:lang w:val="en-US"/>
        </w:rPr>
      </w:pPr>
      <w:r w:rsidRPr="001F7CD1">
        <w:rPr>
          <w:rFonts w:cs="Times New Roman"/>
          <w:b/>
          <w:sz w:val="24"/>
          <w:szCs w:val="24"/>
          <w:lang w:val="en-US"/>
        </w:rPr>
        <w:t>Các tầng ngắm cảnh độc đáo của CN Tower</w:t>
      </w:r>
    </w:p>
    <w:p w14:paraId="539D5C13" w14:textId="77777777" w:rsidR="00AD28DA" w:rsidRPr="001F7CD1" w:rsidRDefault="00AD28DA" w:rsidP="00AD28DA">
      <w:pPr>
        <w:spacing w:before="60" w:after="60"/>
        <w:ind w:firstLine="426"/>
        <w:rPr>
          <w:rFonts w:cs="Times New Roman"/>
          <w:b/>
          <w:bCs/>
          <w:i/>
          <w:iCs/>
          <w:sz w:val="24"/>
          <w:szCs w:val="24"/>
          <w:lang w:val="en-US"/>
        </w:rPr>
      </w:pPr>
      <w:r w:rsidRPr="001F7CD1">
        <w:rPr>
          <w:rFonts w:cs="Times New Roman"/>
          <w:b/>
          <w:bCs/>
          <w:i/>
          <w:iCs/>
          <w:sz w:val="24"/>
          <w:szCs w:val="24"/>
          <w:lang w:val="en-US"/>
        </w:rPr>
        <w:t>Tầng Lookout</w:t>
      </w:r>
    </w:p>
    <w:p w14:paraId="56E2349F"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Tháp CN Tower sở hữu các khu vực với độ cao khác nhau để tất cả du khách có thể tham quan. Chỉ với 58 giây đi thang máy, bạn sẽ lên tới tầng Lookout. Tại đây, bạn sẽ được chiêm ngưỡng rất nhiều cảnh quan xinh đẹp của thành phố Toronto từ độ cao 346m.</w:t>
      </w:r>
    </w:p>
    <w:p w14:paraId="3F098AEF"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Đặc biệt, tại tầng này, bạn sẽ được tận hưởng rất nhiều đặc sản nổi tiếng của Toronto ngay tại nhà hàng cao cấp. Sẽ không còn gì tuyệt vời hơn khi vừa được ngắm cảnh đẹp, vừa được thưởng thức nhiều món ăn ngon của đất nước Canada.</w:t>
      </w:r>
    </w:p>
    <w:p w14:paraId="6C23BE20" w14:textId="77777777" w:rsidR="00AD28DA" w:rsidRPr="001F7CD1" w:rsidRDefault="00AD28DA" w:rsidP="00AD28DA">
      <w:pPr>
        <w:spacing w:before="60" w:after="60"/>
        <w:ind w:firstLine="426"/>
        <w:rPr>
          <w:rFonts w:cs="Times New Roman"/>
          <w:b/>
          <w:bCs/>
          <w:i/>
          <w:iCs/>
          <w:sz w:val="24"/>
          <w:szCs w:val="24"/>
          <w:lang w:val="en-US"/>
        </w:rPr>
      </w:pPr>
      <w:r w:rsidRPr="001F7CD1">
        <w:rPr>
          <w:rFonts w:cs="Times New Roman"/>
          <w:b/>
          <w:bCs/>
          <w:i/>
          <w:iCs/>
          <w:sz w:val="24"/>
          <w:szCs w:val="24"/>
          <w:lang w:val="en-US"/>
        </w:rPr>
        <w:t>Tầng Skypod</w:t>
      </w:r>
    </w:p>
    <w:p w14:paraId="3241C085"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Khu vực ngắm cảnh thứ 2 của tháp CN Tower Toronto cách mặt đất 446,5m. Không gian này có tên gọi là Skypod với hình dáng độc và lạ như một chiếc bánh Donut. Điều mà bạn có thể rất bất ngờ là công trình này có một cầu thang thép dẫn tới Skypod. Đây cũng chính là chiếc cầu thang cao nhất trên thế giới, với 1776 bậc. Từ Skypod, bạn sẽ nhìn được toàn cảnh về thành phố Toronto từ trên cao.</w:t>
      </w:r>
    </w:p>
    <w:p w14:paraId="1F838190" w14:textId="77777777" w:rsidR="00AD28DA" w:rsidRPr="001F7CD1" w:rsidRDefault="00AD28DA" w:rsidP="00AD28DA">
      <w:pPr>
        <w:spacing w:before="60" w:after="60"/>
        <w:ind w:firstLine="426"/>
        <w:rPr>
          <w:rFonts w:cs="Times New Roman"/>
          <w:b/>
          <w:bCs/>
          <w:i/>
          <w:iCs/>
          <w:sz w:val="24"/>
          <w:szCs w:val="24"/>
          <w:lang w:val="en-US"/>
        </w:rPr>
      </w:pPr>
      <w:r w:rsidRPr="001F7CD1">
        <w:rPr>
          <w:rFonts w:cs="Times New Roman"/>
          <w:b/>
          <w:bCs/>
          <w:i/>
          <w:iCs/>
          <w:sz w:val="24"/>
          <w:szCs w:val="24"/>
          <w:lang w:val="en-US"/>
        </w:rPr>
        <w:t>Sàn kính</w:t>
      </w:r>
    </w:p>
    <w:p w14:paraId="130E4396"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Glass Floor là một tầng ấn tượng nhất của ngọn tháp này. Đây là tầng nằm ở phần bầu tháp, với sàn kính có sức chịu lực rất cao. Đứng tại Glass Floor, bạn sẽ được ngắm thành phố Toronto từ độ cao 342m. Đây là tầng ngắm cảnh tuyệt vời cho những du khách không sợ độ cao.</w:t>
      </w:r>
    </w:p>
    <w:p w14:paraId="254395E7"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Chắc chắn bạn sẽ có những trải nghiệm khó quên khi ngắm nhìn cảnh đẹp của Toronto từ Glass Floor. Đây là một trải nghiệm mang phong cách mạo hiểm cho những du khách cá tính. Ngoài ra, bạn cũng có thể chơi các trò chơi mạo hiểm tại khu Edge Walk trên đỉnh của tháp […].</w:t>
      </w:r>
    </w:p>
    <w:p w14:paraId="2CDA928A" w14:textId="77777777" w:rsidR="00AD28DA" w:rsidRPr="001F7CD1" w:rsidRDefault="00AD28DA" w:rsidP="00AD28DA">
      <w:pPr>
        <w:spacing w:before="60" w:after="60"/>
        <w:ind w:firstLine="426"/>
        <w:rPr>
          <w:rFonts w:cs="Times New Roman"/>
          <w:b/>
          <w:bCs/>
          <w:sz w:val="24"/>
          <w:szCs w:val="24"/>
          <w:lang w:val="en-US"/>
        </w:rPr>
      </w:pPr>
      <w:r w:rsidRPr="001F7CD1">
        <w:rPr>
          <w:rFonts w:cs="Times New Roman"/>
          <w:b/>
          <w:bCs/>
          <w:sz w:val="24"/>
          <w:szCs w:val="24"/>
          <w:lang w:val="en-US"/>
        </w:rPr>
        <w:t>Tháp CN Tower có những điểm độc đáo nào?</w:t>
      </w:r>
    </w:p>
    <w:p w14:paraId="583486E2" w14:textId="77777777" w:rsidR="00AD28DA" w:rsidRPr="001F7CD1" w:rsidRDefault="00AD28DA" w:rsidP="00AD28DA">
      <w:pPr>
        <w:spacing w:before="60" w:after="60"/>
        <w:ind w:firstLine="426"/>
        <w:rPr>
          <w:rFonts w:cs="Times New Roman"/>
          <w:i/>
          <w:sz w:val="24"/>
          <w:szCs w:val="24"/>
          <w:lang w:val="en-US"/>
        </w:rPr>
      </w:pPr>
      <w:r w:rsidRPr="001F7CD1">
        <w:rPr>
          <w:rFonts w:cs="Times New Roman"/>
          <w:i/>
          <w:sz w:val="24"/>
          <w:szCs w:val="24"/>
          <w:lang w:val="en-US"/>
        </w:rPr>
        <w:t>Đài quan sát bậc nhất thế giới</w:t>
      </w:r>
    </w:p>
    <w:p w14:paraId="72276244"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Bạn có tin rằng nếu được đứng trên đỉnh của ngọn tháp này, trong điều kiện thời tiết tốt, bạn sẽ có thể nhìn thấy thác Niagara? Thậm chí, bạn còn có cơ hội chạm tầm nhìn tới bang New York của nước Mỹ khi đứng trên ngọn tháp truyền hình này.</w:t>
      </w:r>
    </w:p>
    <w:p w14:paraId="6BF1C68F" w14:textId="77777777" w:rsidR="00AD28DA" w:rsidRPr="001F7CD1" w:rsidRDefault="00AD28DA" w:rsidP="00AD28DA">
      <w:pPr>
        <w:spacing w:before="60" w:after="60"/>
        <w:ind w:firstLine="426"/>
        <w:rPr>
          <w:rFonts w:cs="Times New Roman"/>
          <w:i/>
          <w:sz w:val="24"/>
          <w:szCs w:val="24"/>
          <w:lang w:val="en-US"/>
        </w:rPr>
      </w:pPr>
      <w:r w:rsidRPr="001F7CD1">
        <w:rPr>
          <w:rFonts w:cs="Times New Roman"/>
          <w:i/>
          <w:sz w:val="24"/>
          <w:szCs w:val="24"/>
          <w:lang w:val="en-US"/>
        </w:rPr>
        <w:t>Kiến trúc độc đáo với hành trình xây dựng ấn tượng</w:t>
      </w:r>
    </w:p>
    <w:p w14:paraId="355B3F88"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Đây là ngọn tháp mang thiết kế hình xoắn ốc dựng đứng rất độc đáo. Bên trong tòa tháp là cầu thang bộ bằng thép đồ sộ. Để có được siêu phẩm này, hành trình xây dựng tòa tháp với những con số vô cùng ấn tượng. Cụ thể tổng số nhân lực thi công lên tới gần 1600 người. Họ đã thi công liên tục trong 24h mỗi ngày không ngừng nghỉ. Công trình này được hoàn thành trong khoảng 40 tháng.</w:t>
      </w:r>
    </w:p>
    <w:p w14:paraId="08A10752" w14:textId="77777777" w:rsidR="00AD28DA" w:rsidRPr="001F7CD1" w:rsidRDefault="00AD28DA" w:rsidP="00AD28DA">
      <w:pPr>
        <w:spacing w:before="60" w:after="60"/>
        <w:ind w:firstLine="426"/>
        <w:rPr>
          <w:rFonts w:cs="Times New Roman"/>
          <w:i/>
          <w:sz w:val="24"/>
          <w:szCs w:val="24"/>
          <w:lang w:val="en-US"/>
        </w:rPr>
      </w:pPr>
      <w:r w:rsidRPr="001F7CD1">
        <w:rPr>
          <w:rFonts w:cs="Times New Roman"/>
          <w:i/>
          <w:sz w:val="24"/>
          <w:szCs w:val="24"/>
          <w:lang w:val="en-US"/>
        </w:rPr>
        <w:t>Nhà hàng xoay 360 độ từ độ cao 351m</w:t>
      </w:r>
    </w:p>
    <w:p w14:paraId="24A29022" w14:textId="77777777" w:rsidR="00AD28DA" w:rsidRPr="001F7CD1" w:rsidRDefault="00AD28DA" w:rsidP="00AD28DA">
      <w:pPr>
        <w:spacing w:before="60" w:after="60"/>
        <w:ind w:firstLine="426"/>
        <w:rPr>
          <w:rFonts w:cs="Times New Roman"/>
          <w:spacing w:val="-2"/>
          <w:sz w:val="24"/>
          <w:szCs w:val="24"/>
          <w:lang w:val="en-US"/>
        </w:rPr>
      </w:pPr>
      <w:r w:rsidRPr="001F7CD1">
        <w:rPr>
          <w:rFonts w:cs="Times New Roman"/>
          <w:spacing w:val="-2"/>
          <w:sz w:val="24"/>
          <w:szCs w:val="24"/>
          <w:lang w:val="en-US"/>
        </w:rPr>
        <w:t>Nếu có dịp ghé tới ngọn tháp này, ngoài việc quan sát thành phố Toronto xinh đẹp, bạn đừng quên trải nghiệm ẩm thực tại nhà hàng xoay 360 độ. Bởi đây là nhà hàng với độ cao lên tới 351m. Đây cũng là điểm check in lí tưởng của mọi du khách. Tại đây, bạn sẽ được thưởng thức vô vàn đặc sản nổi tiếng của Canada, điển hình như cá tuyết, thịt xông khói, súp poutine, súp đậu khô, bánh Tart bơ…</w:t>
      </w:r>
    </w:p>
    <w:p w14:paraId="0B803CCD" w14:textId="77777777" w:rsidR="00AD28DA" w:rsidRPr="001F7CD1" w:rsidRDefault="00AD28DA" w:rsidP="00AD28DA">
      <w:pPr>
        <w:spacing w:before="60" w:after="60"/>
        <w:ind w:firstLine="426"/>
        <w:rPr>
          <w:rFonts w:cs="Times New Roman"/>
          <w:i/>
          <w:sz w:val="24"/>
          <w:szCs w:val="24"/>
          <w:lang w:val="en-US"/>
        </w:rPr>
      </w:pPr>
      <w:r w:rsidRPr="001F7CD1">
        <w:rPr>
          <w:rFonts w:cs="Times New Roman"/>
          <w:i/>
          <w:sz w:val="24"/>
          <w:szCs w:val="24"/>
          <w:lang w:val="en-US"/>
        </w:rPr>
        <w:t>Lối đi bộ ngoài trời độc nhất vô nhị</w:t>
      </w:r>
    </w:p>
    <w:p w14:paraId="51A92CC9"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Tháp CN Tower sở hữu khu Edge Walk nổi tiếng thế giới. Đây là nơi mà các du khách có thể thử thách mức độ mạo hiểm của bản thân. Bạn có dám thử một lần đi bộ ven đỉnh tháp dọc theo lề mép của viền tháp? Mỗi lượt đi sẽ kéo dài khoảng 30 phút. Bước vào trải nghiệm này, bạn sẽ được trang bị đầy đủ đồ bảo hộ.</w:t>
      </w:r>
    </w:p>
    <w:p w14:paraId="6227EA38" w14:textId="77777777" w:rsidR="00AD28DA" w:rsidRPr="001F7CD1" w:rsidRDefault="00AD28DA" w:rsidP="00AD28DA">
      <w:pPr>
        <w:spacing w:before="60" w:after="60"/>
        <w:ind w:firstLine="426"/>
        <w:rPr>
          <w:rFonts w:cs="Times New Roman"/>
          <w:b/>
          <w:sz w:val="24"/>
          <w:szCs w:val="24"/>
          <w:lang w:val="en-US"/>
        </w:rPr>
      </w:pPr>
      <w:r w:rsidRPr="001F7CD1">
        <w:rPr>
          <w:rFonts w:cs="Times New Roman"/>
          <w:b/>
          <w:bCs/>
          <w:sz w:val="24"/>
          <w:szCs w:val="24"/>
          <w:lang w:val="en-US"/>
        </w:rPr>
        <w:t>Lưu ý: Không khuyến khích khách tham gia trải nghiệm thử thách này vì lí do an toàn cho mọi người.</w:t>
      </w:r>
    </w:p>
    <w:p w14:paraId="30513FF6" w14:textId="77777777" w:rsidR="00AD28DA" w:rsidRPr="001F7CD1" w:rsidRDefault="00AD28DA" w:rsidP="00AD28DA">
      <w:pPr>
        <w:spacing w:before="60" w:after="60"/>
        <w:ind w:firstLine="426"/>
        <w:jc w:val="right"/>
        <w:rPr>
          <w:rFonts w:cs="Times New Roman"/>
          <w:sz w:val="24"/>
          <w:szCs w:val="24"/>
          <w:lang w:val="en-US"/>
        </w:rPr>
      </w:pPr>
      <w:r w:rsidRPr="001F7CD1">
        <w:rPr>
          <w:rFonts w:cs="Times New Roman"/>
          <w:sz w:val="24"/>
          <w:szCs w:val="24"/>
          <w:lang w:val="en-US"/>
        </w:rPr>
        <w:lastRenderedPageBreak/>
        <w:t xml:space="preserve">(Dẫn theo </w:t>
      </w:r>
      <w:hyperlink r:id="rId11" w:history="1">
        <w:r w:rsidRPr="001F7CD1">
          <w:rPr>
            <w:rStyle w:val="Hyperlink"/>
            <w:rFonts w:cs="Times New Roman"/>
            <w:sz w:val="24"/>
            <w:szCs w:val="24"/>
            <w:lang w:val="en-US"/>
          </w:rPr>
          <w:t>https://www.dulichhoanmy.com</w:t>
        </w:r>
      </w:hyperlink>
      <w:r w:rsidRPr="001F7CD1">
        <w:rPr>
          <w:rFonts w:cs="Times New Roman"/>
          <w:sz w:val="24"/>
          <w:szCs w:val="24"/>
          <w:lang w:val="en-US"/>
        </w:rPr>
        <w:t xml:space="preserve"> ngày 23/8/2022) </w:t>
      </w:r>
    </w:p>
    <w:p w14:paraId="4540671B" w14:textId="67CF6C60" w:rsidR="00AD28DA" w:rsidRPr="001F7CD1" w:rsidRDefault="00AD28DA" w:rsidP="00AD28DA">
      <w:pPr>
        <w:spacing w:before="60" w:after="60"/>
        <w:ind w:firstLine="426"/>
        <w:rPr>
          <w:rFonts w:cs="Times New Roman"/>
          <w:bCs/>
          <w:sz w:val="24"/>
          <w:szCs w:val="24"/>
          <w:lang w:val="en-US"/>
        </w:rPr>
      </w:pPr>
      <w:r w:rsidRPr="001F7CD1">
        <w:rPr>
          <w:rFonts w:cs="Times New Roman"/>
          <w:b/>
          <w:sz w:val="24"/>
          <w:szCs w:val="24"/>
          <w:lang w:val="en-US"/>
        </w:rPr>
        <w:t>- Dạng</w:t>
      </w:r>
      <w:r w:rsidRPr="001F7CD1">
        <w:rPr>
          <w:rFonts w:cs="Times New Roman"/>
          <w:sz w:val="24"/>
          <w:szCs w:val="24"/>
          <w:lang w:val="en-US"/>
        </w:rPr>
        <w:t xml:space="preserve"> </w:t>
      </w:r>
      <w:r w:rsidRPr="001F7CD1">
        <w:rPr>
          <w:rFonts w:cs="Times New Roman"/>
          <w:b/>
          <w:sz w:val="24"/>
          <w:szCs w:val="24"/>
          <w:lang w:val="en-US"/>
        </w:rPr>
        <w:t>nhận biết đề tài/đối tượng giới thiệu của văn bản thông tin.</w:t>
      </w:r>
    </w:p>
    <w:p w14:paraId="52C043E9" w14:textId="77777777" w:rsidR="00AD28DA" w:rsidRPr="001F7CD1" w:rsidRDefault="00AD28DA" w:rsidP="00AD28DA">
      <w:pPr>
        <w:spacing w:before="60" w:after="60"/>
        <w:ind w:firstLine="426"/>
        <w:rPr>
          <w:rFonts w:cs="Times New Roman"/>
          <w:b/>
          <w:sz w:val="24"/>
          <w:szCs w:val="24"/>
          <w:lang w:val="en-US"/>
        </w:rPr>
      </w:pPr>
      <w:r w:rsidRPr="001F7CD1">
        <w:rPr>
          <w:rFonts w:cs="Times New Roman"/>
          <w:b/>
          <w:sz w:val="24"/>
          <w:szCs w:val="24"/>
          <w:lang w:val="en-US"/>
        </w:rPr>
        <w:t>Câu hỏi:</w:t>
      </w:r>
      <w:r w:rsidRPr="001F7CD1">
        <w:rPr>
          <w:rFonts w:cs="Times New Roman"/>
          <w:sz w:val="24"/>
          <w:szCs w:val="24"/>
          <w:lang w:val="en-US"/>
        </w:rPr>
        <w:t xml:space="preserve"> Xác định đối tượng thuyết minh trong văn bản trên.</w:t>
      </w:r>
    </w:p>
    <w:p w14:paraId="34FA17F7" w14:textId="77777777"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Trả lời</w:t>
      </w:r>
      <w:r w:rsidRPr="001F7CD1">
        <w:rPr>
          <w:rFonts w:cs="Times New Roman"/>
          <w:sz w:val="24"/>
          <w:szCs w:val="24"/>
          <w:lang w:val="en-US"/>
        </w:rPr>
        <w:t>: Đối tượng thuyết minh của văn bản là Tháp CN Tower/Tháp quốc gia Canada.</w:t>
      </w:r>
    </w:p>
    <w:p w14:paraId="43153C5F" w14:textId="7E5AD115" w:rsidR="00AD28DA" w:rsidRPr="001F7CD1" w:rsidRDefault="00AD28DA" w:rsidP="00AD28DA">
      <w:pPr>
        <w:spacing w:before="60" w:after="60"/>
        <w:ind w:firstLine="426"/>
        <w:rPr>
          <w:rFonts w:cs="Times New Roman"/>
          <w:b/>
          <w:sz w:val="24"/>
          <w:szCs w:val="24"/>
          <w:lang w:val="en-US"/>
        </w:rPr>
      </w:pPr>
      <w:r w:rsidRPr="001F7CD1">
        <w:rPr>
          <w:rFonts w:cs="Times New Roman"/>
          <w:b/>
          <w:sz w:val="24"/>
          <w:szCs w:val="24"/>
          <w:lang w:val="en-US"/>
        </w:rPr>
        <w:t>- Dạng nhận biết các chi tiết làm rõ đối tượng được giới thiệu.</w:t>
      </w:r>
    </w:p>
    <w:p w14:paraId="20B9EBA5" w14:textId="77777777"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 xml:space="preserve">Câu hỏi: </w:t>
      </w:r>
      <w:r w:rsidRPr="001F7CD1">
        <w:rPr>
          <w:rFonts w:cs="Times New Roman"/>
          <w:sz w:val="24"/>
          <w:szCs w:val="24"/>
          <w:lang w:val="en-US"/>
        </w:rPr>
        <w:t>Liệt kê những đặc điểm độc đáo của tháp CN Tower.</w:t>
      </w:r>
    </w:p>
    <w:p w14:paraId="1791D855" w14:textId="77777777"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Trả lời</w:t>
      </w:r>
      <w:r w:rsidRPr="001F7CD1">
        <w:rPr>
          <w:rFonts w:cs="Times New Roman"/>
          <w:sz w:val="24"/>
          <w:szCs w:val="24"/>
          <w:lang w:val="en-US"/>
        </w:rPr>
        <w:t>: Những đặc điểm độc đáo của tháp CN Tower được nêu trong văn bản trên là: Đài quan sát bậc nhất thế giới; Kiến trúc độc đáo với hành trình xây dựng ấn tượng; Nhà hàng xoay 360 độ từ độ cao 351m; Lối đi bộ ngoài trời độc nhất vô nhị.</w:t>
      </w:r>
    </w:p>
    <w:p w14:paraId="13C9D081" w14:textId="4A9FB12D"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 Dạng</w:t>
      </w:r>
      <w:r w:rsidRPr="001F7CD1">
        <w:rPr>
          <w:rFonts w:cs="Times New Roman"/>
          <w:sz w:val="24"/>
          <w:szCs w:val="24"/>
          <w:lang w:val="en-US"/>
        </w:rPr>
        <w:t xml:space="preserve"> </w:t>
      </w:r>
      <w:r w:rsidRPr="001F7CD1">
        <w:rPr>
          <w:rFonts w:cs="Times New Roman"/>
          <w:b/>
          <w:sz w:val="24"/>
          <w:szCs w:val="24"/>
          <w:lang w:val="en-US"/>
        </w:rPr>
        <w:t>xác định bố cục của văn bản.</w:t>
      </w:r>
    </w:p>
    <w:p w14:paraId="4050A1EE" w14:textId="77777777"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Câu hỏi</w:t>
      </w:r>
      <w:r w:rsidRPr="001F7CD1">
        <w:rPr>
          <w:rFonts w:cs="Times New Roman"/>
          <w:sz w:val="24"/>
          <w:szCs w:val="24"/>
          <w:lang w:val="en-US"/>
        </w:rPr>
        <w:t>: Xác định bố cục của văn bản/Văn bản trên được chia thành mấy đoạn?</w:t>
      </w:r>
    </w:p>
    <w:p w14:paraId="706102B9" w14:textId="77777777"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Trả lời</w:t>
      </w:r>
      <w:r w:rsidRPr="001F7CD1">
        <w:rPr>
          <w:rFonts w:cs="Times New Roman"/>
          <w:sz w:val="24"/>
          <w:szCs w:val="24"/>
          <w:lang w:val="en-US"/>
        </w:rPr>
        <w:t>: Văn bản Tháp CN Tower được chia thành 5 đoạn:</w:t>
      </w:r>
    </w:p>
    <w:p w14:paraId="54B25630" w14:textId="77777777"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Vị trí tháp CN Tower.</w:t>
      </w:r>
    </w:p>
    <w:p w14:paraId="58A14754"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Quá trình xây dựng tháp CN Tower.</w:t>
      </w:r>
    </w:p>
    <w:p w14:paraId="3E3A3DD4"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Tháp CN Tower, điểm đến mơ ước của du khách thế giới.</w:t>
      </w:r>
    </w:p>
    <w:p w14:paraId="5B62BF76"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Các tầng ngắm cảnh của tháp CN Tower.</w:t>
      </w:r>
    </w:p>
    <w:p w14:paraId="7657FCB6" w14:textId="77777777" w:rsidR="00AD28DA" w:rsidRPr="001F7CD1" w:rsidRDefault="00AD28DA" w:rsidP="00AD28DA">
      <w:pPr>
        <w:spacing w:before="60" w:after="60"/>
        <w:ind w:firstLine="426"/>
        <w:rPr>
          <w:rFonts w:cs="Times New Roman"/>
          <w:bCs/>
          <w:sz w:val="24"/>
          <w:szCs w:val="24"/>
          <w:lang w:val="en-US"/>
        </w:rPr>
      </w:pPr>
      <w:r w:rsidRPr="001F7CD1">
        <w:rPr>
          <w:rFonts w:cs="Times New Roman"/>
          <w:bCs/>
          <w:sz w:val="24"/>
          <w:szCs w:val="24"/>
          <w:lang w:val="en-US"/>
        </w:rPr>
        <w:t>+ Những điểm độc đáo của tháp CN Tower.</w:t>
      </w:r>
    </w:p>
    <w:p w14:paraId="575C243E" w14:textId="5B5592CD"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 Dạng chỉ ra yếu tố miêu tả, tự sự, biểu cảm, nghị luận trong văn bản thông tin.</w:t>
      </w:r>
    </w:p>
    <w:p w14:paraId="04E73C0A" w14:textId="77777777"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Câu hỏi</w:t>
      </w:r>
      <w:r w:rsidRPr="001F7CD1">
        <w:rPr>
          <w:rFonts w:cs="Times New Roman"/>
          <w:sz w:val="24"/>
          <w:szCs w:val="24"/>
          <w:lang w:val="en-US"/>
        </w:rPr>
        <w:t>: Chỉ ra một câu văn có sử dụng yếu tố miêu tả, một câu văn có sử dụng yếu tố biểu cảm trong văn bản trên.</w:t>
      </w:r>
    </w:p>
    <w:p w14:paraId="35F6F31F" w14:textId="77777777"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Trả lời</w:t>
      </w:r>
      <w:r w:rsidRPr="001F7CD1">
        <w:rPr>
          <w:rFonts w:cs="Times New Roman"/>
          <w:sz w:val="24"/>
          <w:szCs w:val="24"/>
          <w:lang w:val="en-US"/>
        </w:rPr>
        <w:t xml:space="preserve">: </w:t>
      </w:r>
    </w:p>
    <w:p w14:paraId="5DD9BB89" w14:textId="77777777" w:rsidR="00AD28DA" w:rsidRPr="001F7CD1" w:rsidRDefault="00AD28DA" w:rsidP="00AD28DA">
      <w:pPr>
        <w:spacing w:before="60" w:after="60"/>
        <w:ind w:firstLine="426"/>
        <w:rPr>
          <w:rFonts w:cs="Times New Roman"/>
          <w:i/>
          <w:sz w:val="24"/>
          <w:szCs w:val="24"/>
          <w:lang w:val="en-US"/>
        </w:rPr>
      </w:pPr>
      <w:r w:rsidRPr="001F7CD1">
        <w:rPr>
          <w:rFonts w:cs="Times New Roman"/>
          <w:sz w:val="24"/>
          <w:szCs w:val="24"/>
          <w:lang w:val="en-US"/>
        </w:rPr>
        <w:t xml:space="preserve">+ Câu văn có sử dụng yếu tố miêu tả là: </w:t>
      </w:r>
      <w:r w:rsidRPr="001F7CD1">
        <w:rPr>
          <w:rFonts w:cs="Times New Roman"/>
          <w:i/>
          <w:sz w:val="24"/>
          <w:szCs w:val="24"/>
          <w:lang w:val="en-US"/>
        </w:rPr>
        <w:t>Đây là ngọn tháp mang thiết kế hình xoắn ốc dựng đứng rất độc đáo.</w:t>
      </w:r>
    </w:p>
    <w:p w14:paraId="04FC575B" w14:textId="77777777" w:rsidR="00AD28DA" w:rsidRPr="001F7CD1" w:rsidRDefault="00AD28DA" w:rsidP="00AD28DA">
      <w:pPr>
        <w:spacing w:before="60" w:after="60"/>
        <w:ind w:firstLine="426"/>
        <w:rPr>
          <w:rFonts w:cs="Times New Roman"/>
          <w:i/>
          <w:sz w:val="24"/>
          <w:szCs w:val="24"/>
          <w:lang w:val="en-US"/>
        </w:rPr>
      </w:pPr>
      <w:r w:rsidRPr="001F7CD1">
        <w:rPr>
          <w:rFonts w:cs="Times New Roman"/>
          <w:sz w:val="24"/>
          <w:szCs w:val="24"/>
          <w:lang w:val="en-US"/>
        </w:rPr>
        <w:t xml:space="preserve">+ Câu văn có sử dụng yếu tố biểm cảm là: </w:t>
      </w:r>
      <w:r w:rsidRPr="001F7CD1">
        <w:rPr>
          <w:rFonts w:cs="Times New Roman"/>
          <w:i/>
          <w:sz w:val="24"/>
          <w:szCs w:val="24"/>
          <w:lang w:val="en-US"/>
        </w:rPr>
        <w:t>Sẽ không còn gì tuyệt vời hơn khi vừa được ngắm cảnh đẹp, vừa được thưởng thức nhiều món ăn ngon của đất nước Canada.</w:t>
      </w:r>
    </w:p>
    <w:p w14:paraId="7C983D84" w14:textId="18AD2515"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 Dạng chỉ ra sự kết hợp giữa phương tiện giao tiếp ngôn ngữ và các phương tiện giao tiếp phi ngôn ngữ.</w:t>
      </w:r>
    </w:p>
    <w:p w14:paraId="777CE0E5" w14:textId="77777777"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Câu hỏi</w:t>
      </w:r>
      <w:r w:rsidRPr="001F7CD1">
        <w:rPr>
          <w:rFonts w:cs="Times New Roman"/>
          <w:sz w:val="24"/>
          <w:szCs w:val="24"/>
          <w:lang w:val="en-US"/>
        </w:rPr>
        <w:t>: Chỉ ra phương tiện phi ngôn ngữ được tác giả sử dụng để miêu tả tháp CN Tower?</w:t>
      </w:r>
    </w:p>
    <w:p w14:paraId="0CCC996C" w14:textId="77777777"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 xml:space="preserve">Trả lời: </w:t>
      </w:r>
      <w:r w:rsidRPr="001F7CD1">
        <w:rPr>
          <w:rFonts w:cs="Times New Roman"/>
          <w:sz w:val="24"/>
          <w:szCs w:val="24"/>
          <w:lang w:val="en-US"/>
        </w:rPr>
        <w:t xml:space="preserve">Phương tiện phi ngôn ngữ được sử dụng trong văn bản là các số liệu cụ thể về quá trình xây dựng, cấu trúc của công trình. Chẳng hạn như: </w:t>
      </w:r>
    </w:p>
    <w:p w14:paraId="20266AD3"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Giới thiệu về độ cao: 553,33m.</w:t>
      </w:r>
    </w:p>
    <w:p w14:paraId="7CDCE908"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Thời gian xây dựng lâu: từ 1973 - 1976, khoảng 40 tháng.</w:t>
      </w:r>
    </w:p>
    <w:p w14:paraId="41E4C394"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xml:space="preserve">+ Kinh phí xây dựng rất lớn: khoảng 300 triệu đô la Canada, tương đương với 260 triệu đô la Mỹ, được thanh toán trong vòng 15 năm. </w:t>
      </w:r>
    </w:p>
    <w:p w14:paraId="002FDF5C"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Nhân lực huy động đông đảo: gần 1600 người, thi công liên tục trong 24h mỗi ngày.</w:t>
      </w:r>
    </w:p>
    <w:p w14:paraId="479870B0"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xml:space="preserve">+ Độ cao các tầng: Tầng Lookout cao 346m; Tầng Skypod 446,5m; nhà hàng xoay 360 độ từ độ cao 351m. </w:t>
      </w:r>
    </w:p>
    <w:p w14:paraId="3E27E67B" w14:textId="77777777" w:rsidR="00AD28DA" w:rsidRPr="001F7CD1" w:rsidRDefault="00AD28DA" w:rsidP="00AD28DA">
      <w:pPr>
        <w:spacing w:before="60" w:after="60"/>
        <w:ind w:firstLine="426"/>
        <w:rPr>
          <w:rFonts w:cs="Times New Roman"/>
          <w:bCs/>
          <w:sz w:val="24"/>
          <w:szCs w:val="24"/>
          <w:lang w:val="en-US"/>
        </w:rPr>
      </w:pPr>
    </w:p>
    <w:p w14:paraId="1BC1DD0B" w14:textId="77777777" w:rsidR="00AD28DA" w:rsidRPr="001F7CD1" w:rsidRDefault="00AD28DA" w:rsidP="00AD28DA">
      <w:pPr>
        <w:spacing w:before="60" w:after="60"/>
        <w:ind w:firstLine="426"/>
        <w:rPr>
          <w:rFonts w:cs="Times New Roman"/>
          <w:b/>
          <w:sz w:val="24"/>
          <w:szCs w:val="24"/>
          <w:lang w:val="en-US"/>
        </w:rPr>
      </w:pPr>
      <w:r w:rsidRPr="001F7CD1">
        <w:rPr>
          <w:rFonts w:cs="Times New Roman"/>
          <w:b/>
          <w:sz w:val="24"/>
          <w:szCs w:val="24"/>
          <w:lang w:val="en-US"/>
        </w:rPr>
        <w:t>2. THÔNG HIỂU</w:t>
      </w:r>
    </w:p>
    <w:p w14:paraId="751B0155" w14:textId="2C192C55"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2.1.</w:t>
      </w:r>
      <w:r w:rsidRPr="001F7CD1">
        <w:rPr>
          <w:rFonts w:cs="Times New Roman"/>
          <w:sz w:val="24"/>
          <w:szCs w:val="24"/>
          <w:lang w:val="en-US"/>
        </w:rPr>
        <w:t xml:space="preserve"> </w:t>
      </w:r>
      <w:r w:rsidRPr="001F7CD1">
        <w:rPr>
          <w:rFonts w:cs="Times New Roman"/>
          <w:b/>
          <w:sz w:val="24"/>
          <w:szCs w:val="24"/>
          <w:lang w:val="en-US"/>
        </w:rPr>
        <w:t>Giải thích được mục đích, tác dụng của việc lồng ghép các yếu tố miêu tả, tự sự, biểu cảm, nghị luận trong văn bản.</w:t>
      </w:r>
      <w:r w:rsidRPr="001F7CD1">
        <w:rPr>
          <w:rFonts w:cs="Times New Roman"/>
          <w:sz w:val="24"/>
          <w:szCs w:val="24"/>
          <w:lang w:val="en-US"/>
        </w:rPr>
        <w:tab/>
      </w:r>
    </w:p>
    <w:p w14:paraId="280F2339" w14:textId="48F1BA47"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 Cách trả lời</w:t>
      </w:r>
      <w:r w:rsidRPr="001F7CD1">
        <w:rPr>
          <w:rFonts w:cs="Times New Roman"/>
          <w:sz w:val="24"/>
          <w:szCs w:val="24"/>
          <w:lang w:val="en-US"/>
        </w:rPr>
        <w:t xml:space="preserve">: </w:t>
      </w:r>
    </w:p>
    <w:p w14:paraId="67C71999"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Các yếu tố tự sự, miêu tả, biểu cảm, nghị luận được sử dụng trong văn bản là:</w:t>
      </w:r>
    </w:p>
    <w:p w14:paraId="5C2DDEE4"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ab/>
        <w:t>++ Yếu tố tự sự: …</w:t>
      </w:r>
    </w:p>
    <w:p w14:paraId="66CCC8A3"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Yếu tố miêu tả: …</w:t>
      </w:r>
    </w:p>
    <w:p w14:paraId="593A0010"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ab/>
        <w:t>++ Yếu tố biểm cảm: …</w:t>
      </w:r>
    </w:p>
    <w:p w14:paraId="21214067"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lastRenderedPageBreak/>
        <w:tab/>
        <w:t>++ Yếu tố nghị luận: …</w:t>
      </w:r>
    </w:p>
    <w:p w14:paraId="13B07A0D"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Tác dụng của việc kết hợp các yếu tố là:</w:t>
      </w:r>
    </w:p>
    <w:p w14:paraId="7446F4E6"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ab/>
        <w:t>++ Làm cho văn bản thông tin bớt khô khan, tăng tính sinh động, hấp dẫn cho văn bản, lôi cuốn, thuyết phục người đọc, người nghe.</w:t>
      </w:r>
    </w:p>
    <w:p w14:paraId="612E13E3"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Giúp tác giả nhấn mạnh/khắc sâu… (nêu phương diện đặc điểm được nhấn mạnh/khắc sâu trong văn bản).</w:t>
      </w:r>
    </w:p>
    <w:p w14:paraId="3FBDE0E1" w14:textId="6EF44711"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 Ví dụ</w:t>
      </w:r>
      <w:r w:rsidRPr="001F7CD1">
        <w:rPr>
          <w:rFonts w:cs="Times New Roman"/>
          <w:sz w:val="24"/>
          <w:szCs w:val="24"/>
          <w:lang w:val="en-US"/>
        </w:rPr>
        <w:t xml:space="preserve">: Phân tích tác dụng của việc lồng ghép yếu tố miêu tả và biểu cảm trong đoạn văn sau: </w:t>
      </w:r>
    </w:p>
    <w:p w14:paraId="7268E36A" w14:textId="77777777" w:rsidR="00AD28DA" w:rsidRPr="001F7CD1" w:rsidRDefault="00AD28DA" w:rsidP="00AD28DA">
      <w:pPr>
        <w:spacing w:before="60" w:after="60"/>
        <w:ind w:firstLine="426"/>
        <w:rPr>
          <w:rFonts w:cs="Times New Roman"/>
          <w:i/>
          <w:sz w:val="24"/>
          <w:szCs w:val="24"/>
          <w:lang w:val="en-US"/>
        </w:rPr>
      </w:pPr>
      <w:r w:rsidRPr="001F7CD1">
        <w:rPr>
          <w:rFonts w:cs="Times New Roman"/>
          <w:i/>
          <w:sz w:val="24"/>
          <w:szCs w:val="24"/>
          <w:lang w:val="en-US"/>
        </w:rPr>
        <w:t>“Glass Floor là một tầng ấn tượng nhất của ngọn tháp này. Đây là tầng nằm ở phần bầu tháp, với sàn kính có sức chịu lực rất cao. Đứng tại Glass Floor, bạn sẽ được ngắm thành phố Toronto từ độ cao 342m. Đây là tầng ngắm cảnh tuyệt vời cho những du khách không sợ độ cao.</w:t>
      </w:r>
    </w:p>
    <w:p w14:paraId="3CE944E1" w14:textId="77777777" w:rsidR="00AD28DA" w:rsidRPr="001F7CD1" w:rsidRDefault="00AD28DA" w:rsidP="00AD28DA">
      <w:pPr>
        <w:spacing w:before="60" w:after="60"/>
        <w:ind w:firstLine="426"/>
        <w:rPr>
          <w:rFonts w:cs="Times New Roman"/>
          <w:i/>
          <w:sz w:val="24"/>
          <w:szCs w:val="24"/>
          <w:lang w:val="en-US"/>
        </w:rPr>
      </w:pPr>
      <w:r w:rsidRPr="001F7CD1">
        <w:rPr>
          <w:rFonts w:cs="Times New Roman"/>
          <w:i/>
          <w:sz w:val="24"/>
          <w:szCs w:val="24"/>
          <w:lang w:val="en-US"/>
        </w:rPr>
        <w:t>Chắc chắn bạn sẽ có những trải nghiệm khó quên khi ngắm nhìn cảnh đẹp của Toronto từ Glass Floor. Đây là một trải nghiệm mang phong cách mạo hiểm cho những du khách cá tính. Ngoài ra, bạn cũng có thể chơi các trò chơi mạo hiểm tại khu Edge Walk trên đỉnh của tháp”.</w:t>
      </w:r>
    </w:p>
    <w:p w14:paraId="5C0450D1" w14:textId="77777777" w:rsidR="00AD28DA" w:rsidRPr="001F7CD1" w:rsidRDefault="00AD28DA" w:rsidP="00AD28DA">
      <w:pPr>
        <w:spacing w:before="60" w:after="60"/>
        <w:ind w:firstLine="426"/>
        <w:rPr>
          <w:rFonts w:cs="Times New Roman"/>
          <w:b/>
          <w:sz w:val="24"/>
          <w:szCs w:val="24"/>
          <w:lang w:val="en-US"/>
        </w:rPr>
      </w:pPr>
      <w:r w:rsidRPr="001F7CD1">
        <w:rPr>
          <w:rFonts w:cs="Times New Roman"/>
          <w:b/>
          <w:sz w:val="24"/>
          <w:szCs w:val="24"/>
          <w:lang w:val="en-US"/>
        </w:rPr>
        <w:t xml:space="preserve">Trả lời: </w:t>
      </w:r>
    </w:p>
    <w:p w14:paraId="2C9D3D0A"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Yếu tố miêu tả, biểm cảm, nghị luận:</w:t>
      </w:r>
    </w:p>
    <w:p w14:paraId="273B7DAE"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Yếu tố miêu tả:</w:t>
      </w:r>
      <w:r w:rsidRPr="001F7CD1">
        <w:rPr>
          <w:rFonts w:cs="Times New Roman"/>
          <w:b/>
          <w:sz w:val="24"/>
          <w:szCs w:val="24"/>
          <w:lang w:val="en-US"/>
        </w:rPr>
        <w:t xml:space="preserve"> </w:t>
      </w:r>
      <w:r w:rsidRPr="001F7CD1">
        <w:rPr>
          <w:rFonts w:cs="Times New Roman"/>
          <w:sz w:val="24"/>
          <w:szCs w:val="24"/>
          <w:lang w:val="en-US"/>
        </w:rPr>
        <w:t>tầng nằm ở bầu tháp, sàn kính chịu lực cao, độ cao 342m.</w:t>
      </w:r>
    </w:p>
    <w:p w14:paraId="305135E8"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Yếu tố biểu cảm: là tầng ngắm cảnh tuyệt vời cho du khách không sợ độ cao, sẽ đem lại cảm giác khó quên cho những du khách cá tính.</w:t>
      </w:r>
    </w:p>
    <w:p w14:paraId="368DD9E0"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Yếu tố nghị luận: Tác giả nhận xét và thuyết phục người đọc về thông tin Glass Floor là tầng ấn tượng nhất.</w:t>
      </w:r>
    </w:p>
    <w:p w14:paraId="7AEC42FC"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Tác dụng của việc kết hợp các yếu tố:</w:t>
      </w:r>
    </w:p>
    <w:p w14:paraId="54D2AADE"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ab/>
        <w:t>++ Làm cho văn bản thông tin bớt khô khan; tăng tính sinh động, hấp dẫn cho văn bản; lôi cuốn, thuyết phục người đọc, người nghe.</w:t>
      </w:r>
    </w:p>
    <w:p w14:paraId="30F1E117"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ab/>
        <w:t>++ Giúp tác giả nhấn mạnh, khắc sâu vẻ đẹp, sự ấn tượng đặc biệt của tầng ngắm cảnh trên tháp CN Tower.</w:t>
      </w:r>
    </w:p>
    <w:p w14:paraId="36F06725" w14:textId="00D89FDC"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2.2.</w:t>
      </w:r>
      <w:r w:rsidRPr="001F7CD1">
        <w:rPr>
          <w:rFonts w:cs="Times New Roman"/>
          <w:sz w:val="24"/>
          <w:szCs w:val="24"/>
          <w:lang w:val="en-US"/>
        </w:rPr>
        <w:t xml:space="preserve"> </w:t>
      </w:r>
      <w:r w:rsidRPr="001F7CD1">
        <w:rPr>
          <w:rFonts w:cs="Times New Roman"/>
          <w:b/>
          <w:sz w:val="24"/>
          <w:szCs w:val="24"/>
          <w:lang w:val="en-US"/>
        </w:rPr>
        <w:t>Phân tích được sự kết hợp giữa phương tiện giao tiếp ngôn ngữ và các phương tiện giao tiếp phi ngôn ngữ để biểu đạt nội dung văn bản.</w:t>
      </w:r>
      <w:r w:rsidRPr="001F7CD1">
        <w:rPr>
          <w:rFonts w:cs="Times New Roman"/>
          <w:sz w:val="24"/>
          <w:szCs w:val="24"/>
          <w:lang w:val="en-US"/>
        </w:rPr>
        <w:t xml:space="preserve"> </w:t>
      </w:r>
    </w:p>
    <w:p w14:paraId="3FB1C7AA" w14:textId="77F50E99" w:rsidR="00AD28DA" w:rsidRPr="001F7CD1" w:rsidRDefault="00AD28DA" w:rsidP="00AD28DA">
      <w:pPr>
        <w:spacing w:before="60" w:after="60"/>
        <w:ind w:firstLine="426"/>
        <w:rPr>
          <w:rFonts w:cs="Times New Roman"/>
          <w:b/>
          <w:sz w:val="24"/>
          <w:szCs w:val="24"/>
          <w:lang w:val="en-US"/>
        </w:rPr>
      </w:pPr>
      <w:r w:rsidRPr="001F7CD1">
        <w:rPr>
          <w:rFonts w:cs="Times New Roman"/>
          <w:b/>
          <w:sz w:val="24"/>
          <w:szCs w:val="24"/>
          <w:lang w:val="en-US"/>
        </w:rPr>
        <w:t>- Đặc điểm nhận biết:</w:t>
      </w:r>
      <w:r w:rsidRPr="001F7CD1">
        <w:rPr>
          <w:rFonts w:cs="Times New Roman"/>
          <w:sz w:val="24"/>
          <w:szCs w:val="24"/>
          <w:lang w:val="en-US"/>
        </w:rPr>
        <w:t xml:space="preserve"> Phương tiện phi ngôn ngữ có thể được sử dụng trong văn bản như hình ảnh, số liệu, bảng biểu, sơ đồ, chỉ dẫn, …</w:t>
      </w:r>
      <w:r w:rsidRPr="001F7CD1">
        <w:rPr>
          <w:rFonts w:cs="Times New Roman"/>
          <w:sz w:val="24"/>
          <w:szCs w:val="24"/>
          <w:lang w:val="en-US"/>
        </w:rPr>
        <w:tab/>
      </w:r>
    </w:p>
    <w:p w14:paraId="22459AB4" w14:textId="59BAF0F0"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 Cách trả lời</w:t>
      </w:r>
      <w:r w:rsidRPr="001F7CD1">
        <w:rPr>
          <w:rFonts w:cs="Times New Roman"/>
          <w:sz w:val="24"/>
          <w:szCs w:val="24"/>
          <w:lang w:val="en-US"/>
        </w:rPr>
        <w:t xml:space="preserve">: </w:t>
      </w:r>
    </w:p>
    <w:p w14:paraId="634CABFA"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Phương tiện giao tiếp phi ngôn ngữ được sử dụng trong văn bản là: …</w:t>
      </w:r>
    </w:p>
    <w:p w14:paraId="0F6E85B1"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Tác dụng của việc kết hợp phương tiện giao tiếp ngôn ngữ với phương tiện giao tiếp phi ngôn ngữ là:</w:t>
      </w:r>
    </w:p>
    <w:p w14:paraId="1E0B920C"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xml:space="preserve">++ Làm cho các thông tin hiện lên cụ thể, rõ ràng, ngắn gọn, đầy đủ, góp phần làm cho đoạn văn/văn bản tăng thêm tính thuyết phục, hấp dẫn, sinh động, gợi sự hứng thú tìm hiểu, khám phá cho người đọc. </w:t>
      </w:r>
    </w:p>
    <w:p w14:paraId="3CEE996C"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ab/>
        <w:t>++ Góp phần khẳng định vẻ đẹp/đặc điểm/tầm quan trọng/sự độc đáo của… (đối tượng được giới thiệu), qua đó bày tỏ thái độ thích thú/ngưỡng mộ/yêu mến/tự hào/tôn trọng của tác giả đối với… (đối tượng được giới thiệu).</w:t>
      </w:r>
    </w:p>
    <w:p w14:paraId="28808D84" w14:textId="77777777"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Ví dụ</w:t>
      </w:r>
      <w:r w:rsidRPr="001F7CD1">
        <w:rPr>
          <w:rFonts w:cs="Times New Roman"/>
          <w:sz w:val="24"/>
          <w:szCs w:val="24"/>
          <w:lang w:val="en-US"/>
        </w:rPr>
        <w:t>: Phân tích tác dụng của việc sử dụng số liệu trong câu văn sau: “</w:t>
      </w:r>
      <w:r w:rsidRPr="001F7CD1">
        <w:rPr>
          <w:rFonts w:cs="Times New Roman"/>
          <w:i/>
          <w:sz w:val="24"/>
          <w:szCs w:val="24"/>
          <w:lang w:val="en-US"/>
        </w:rPr>
        <w:t>Theo các số liệu công bố, tổng vốn đầu tư xây dựng ngọn tháp này vào khoảng 300 triệu đô la Canada. Con số này tương đương với 260 triệu đô la Mỹ. Điều đặc biệt là số tiền này được thanh toán trong vòng 15 năm</w:t>
      </w:r>
      <w:r w:rsidRPr="001F7CD1">
        <w:rPr>
          <w:rFonts w:cs="Times New Roman"/>
          <w:sz w:val="24"/>
          <w:szCs w:val="24"/>
          <w:lang w:val="en-US"/>
        </w:rPr>
        <w:t>”.</w:t>
      </w:r>
    </w:p>
    <w:p w14:paraId="66C1CD27" w14:textId="77777777" w:rsidR="00AD28DA" w:rsidRPr="001F7CD1" w:rsidRDefault="00AD28DA" w:rsidP="00AD28DA">
      <w:pPr>
        <w:spacing w:before="60" w:after="60"/>
        <w:ind w:firstLine="426"/>
        <w:rPr>
          <w:rFonts w:cs="Times New Roman"/>
          <w:b/>
          <w:sz w:val="24"/>
          <w:szCs w:val="24"/>
          <w:lang w:val="en-US"/>
        </w:rPr>
      </w:pPr>
      <w:r w:rsidRPr="001F7CD1">
        <w:rPr>
          <w:rFonts w:cs="Times New Roman"/>
          <w:b/>
          <w:sz w:val="24"/>
          <w:szCs w:val="24"/>
          <w:lang w:val="en-US"/>
        </w:rPr>
        <w:t xml:space="preserve">Trả lời: </w:t>
      </w:r>
    </w:p>
    <w:p w14:paraId="33E846F5" w14:textId="77777777"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ab/>
      </w:r>
      <w:r w:rsidRPr="001F7CD1">
        <w:rPr>
          <w:rFonts w:cs="Times New Roman"/>
          <w:sz w:val="24"/>
          <w:szCs w:val="24"/>
          <w:lang w:val="en-US"/>
        </w:rPr>
        <w:t>Đoạn văn sử dụng những số liệu cụ thể: tổng vốn đầu tư 300 triệu đô la Canada, tương đương 260 triệu đô la Mỹ, phải trả trong 15 năm mới xong.</w:t>
      </w:r>
    </w:p>
    <w:p w14:paraId="70F6ED28"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ab/>
        <w:t>Tác dụng:</w:t>
      </w:r>
    </w:p>
    <w:p w14:paraId="4BF514A9" w14:textId="77777777" w:rsidR="00AD28DA" w:rsidRPr="001F7CD1" w:rsidRDefault="00AD28DA" w:rsidP="00AD28DA">
      <w:pPr>
        <w:spacing w:before="60" w:after="60"/>
        <w:ind w:firstLine="426"/>
        <w:rPr>
          <w:rFonts w:cs="Times New Roman"/>
          <w:spacing w:val="-2"/>
          <w:sz w:val="24"/>
          <w:szCs w:val="24"/>
          <w:lang w:val="en-US"/>
        </w:rPr>
      </w:pPr>
      <w:r w:rsidRPr="001F7CD1">
        <w:rPr>
          <w:rFonts w:cs="Times New Roman"/>
          <w:sz w:val="24"/>
          <w:szCs w:val="24"/>
          <w:lang w:val="en-US"/>
        </w:rPr>
        <w:tab/>
      </w:r>
      <w:r w:rsidRPr="001F7CD1">
        <w:rPr>
          <w:rFonts w:cs="Times New Roman"/>
          <w:spacing w:val="-2"/>
          <w:sz w:val="24"/>
          <w:szCs w:val="24"/>
          <w:lang w:val="en-US"/>
        </w:rPr>
        <w:t>+ Làm cho thông tin về chi phí xây dựng tháp CN Tower hiện lên cụ thể, rõ ràng, ngắn gọn, dễ hiểu, góp phần làm cho đoạn văn tăng thêm tính thuyết phục, hấp dẫn, gợi sự tò mò cho người đọc.</w:t>
      </w:r>
    </w:p>
    <w:p w14:paraId="14267E6D"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lastRenderedPageBreak/>
        <w:tab/>
        <w:t xml:space="preserve">+ Góp phần quan trọng khẳng định sự công phu, tốn kém bậc nhất của Tháp quốc gia Canada, qua đó muốn khẳng định sự hoành tráng của một công trình xây dựng lớn hàng đầu thế giới thời hiện đại, cũng như thể hiện thái độ thích thú, ngưỡng mộ của người viết đối với đối tượng thuyết minh. </w:t>
      </w:r>
    </w:p>
    <w:p w14:paraId="01C98DBE" w14:textId="5B949629"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2.3.</w:t>
      </w:r>
      <w:r w:rsidRPr="001F7CD1">
        <w:rPr>
          <w:rFonts w:cs="Times New Roman"/>
          <w:sz w:val="24"/>
          <w:szCs w:val="24"/>
          <w:lang w:val="en-US"/>
        </w:rPr>
        <w:t xml:space="preserve"> </w:t>
      </w:r>
      <w:r w:rsidRPr="001F7CD1">
        <w:rPr>
          <w:rFonts w:cs="Times New Roman"/>
          <w:b/>
          <w:sz w:val="24"/>
          <w:szCs w:val="24"/>
          <w:lang w:val="en-US"/>
        </w:rPr>
        <w:t>Giải thích được mối liên hệ giữa các chi tiết và vai trò của chúng trong việc thể hiện thông tin chính của văn bản.</w:t>
      </w:r>
    </w:p>
    <w:p w14:paraId="2C4F7576" w14:textId="2AD5404A"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 Đặc điểm nhận biết:</w:t>
      </w:r>
      <w:r w:rsidRPr="001F7CD1">
        <w:rPr>
          <w:rFonts w:cs="Times New Roman"/>
          <w:sz w:val="24"/>
          <w:szCs w:val="24"/>
          <w:lang w:val="en-US"/>
        </w:rPr>
        <w:t xml:space="preserve"> Mỗi phương diện, mỗi đặc điểm của đối tượng có thể được miêu tả qua nhiều chi tiết cụ thể khác nhau.</w:t>
      </w:r>
    </w:p>
    <w:p w14:paraId="7F59F5A0" w14:textId="4DB1EE5A"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 Cách trả lời</w:t>
      </w:r>
      <w:r w:rsidRPr="001F7CD1">
        <w:rPr>
          <w:rFonts w:cs="Times New Roman"/>
          <w:sz w:val="24"/>
          <w:szCs w:val="24"/>
          <w:lang w:val="en-US"/>
        </w:rPr>
        <w:t xml:space="preserve">: </w:t>
      </w:r>
    </w:p>
    <w:p w14:paraId="3930F017"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Chỉ ra được các chi tiết làm nổi bật đối tượng được giới thiệu.</w:t>
      </w:r>
    </w:p>
    <w:p w14:paraId="25776AAA"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xml:space="preserve">+ Phân tích mối liên hệ giữa các chi tiết trong việc làm rõ thông tin của đối tượng được giới thiệu: </w:t>
      </w:r>
    </w:p>
    <w:p w14:paraId="7143BA18"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xml:space="preserve">++ Mỗi chi tiết góp phần làm rõ một phương diện nào đó của đối tượng nhưng tất cả cùng góp phần làm nổi bật các phương diện, các đặc điểm khác nhau của đối tượng. </w:t>
      </w:r>
    </w:p>
    <w:p w14:paraId="4E472FB7"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Điều đó làm cho đối tượng hiện lên một cách đầy đủ, cụ thể, tạo ấn tượng sâu sắc với người đọc, người nghe.</w:t>
      </w:r>
    </w:p>
    <w:p w14:paraId="1BFE6935" w14:textId="77777777"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Ví dụ</w:t>
      </w:r>
      <w:r w:rsidRPr="001F7CD1">
        <w:rPr>
          <w:rFonts w:cs="Times New Roman"/>
          <w:sz w:val="24"/>
          <w:szCs w:val="24"/>
          <w:lang w:val="en-US"/>
        </w:rPr>
        <w:t>: Phân tích mối liên hệ giữa các chi tiết thể hiện vẻ đẹp độc đáo và hoành tráng của tháp CN Tower?</w:t>
      </w:r>
    </w:p>
    <w:p w14:paraId="0A16D50C" w14:textId="77777777" w:rsidR="00AD28DA" w:rsidRPr="001F7CD1" w:rsidRDefault="00AD28DA" w:rsidP="00AD28DA">
      <w:pPr>
        <w:spacing w:before="60" w:after="60"/>
        <w:ind w:firstLine="426"/>
        <w:rPr>
          <w:rFonts w:cs="Times New Roman"/>
          <w:b/>
          <w:sz w:val="24"/>
          <w:szCs w:val="24"/>
          <w:lang w:val="en-US"/>
        </w:rPr>
      </w:pPr>
      <w:r w:rsidRPr="001F7CD1">
        <w:rPr>
          <w:rFonts w:cs="Times New Roman"/>
          <w:b/>
          <w:sz w:val="24"/>
          <w:szCs w:val="24"/>
          <w:lang w:val="en-US"/>
        </w:rPr>
        <w:t xml:space="preserve">Trả lời: </w:t>
      </w:r>
    </w:p>
    <w:p w14:paraId="28F7E914" w14:textId="77777777" w:rsidR="00AD28DA" w:rsidRPr="001F7CD1" w:rsidRDefault="00AD28DA" w:rsidP="00AD28DA">
      <w:pPr>
        <w:spacing w:before="60" w:after="60"/>
        <w:ind w:firstLine="426"/>
        <w:rPr>
          <w:rFonts w:cs="Times New Roman"/>
          <w:b/>
          <w:sz w:val="24"/>
          <w:szCs w:val="24"/>
          <w:lang w:val="en-US"/>
        </w:rPr>
      </w:pPr>
      <w:r w:rsidRPr="001F7CD1">
        <w:rPr>
          <w:rFonts w:cs="Times New Roman"/>
          <w:b/>
          <w:sz w:val="24"/>
          <w:szCs w:val="24"/>
          <w:lang w:val="en-US"/>
        </w:rPr>
        <w:t xml:space="preserve">+ </w:t>
      </w:r>
      <w:r w:rsidRPr="001F7CD1">
        <w:rPr>
          <w:rFonts w:cs="Times New Roman"/>
          <w:sz w:val="24"/>
          <w:szCs w:val="24"/>
          <w:lang w:val="en-US"/>
        </w:rPr>
        <w:t>Các chi tiết thể hiện vẻ đẹp độc đáo và hoành tráng của tháp CN Tower là:</w:t>
      </w:r>
    </w:p>
    <w:p w14:paraId="49B57530" w14:textId="77777777"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ab/>
        <w:t xml:space="preserve">++ </w:t>
      </w:r>
      <w:r w:rsidRPr="001F7CD1">
        <w:rPr>
          <w:rFonts w:cs="Times New Roman"/>
          <w:sz w:val="24"/>
          <w:szCs w:val="24"/>
          <w:lang w:val="en-US"/>
        </w:rPr>
        <w:t>Chi tiết miêu tả cấu trúc của tháp qua các tầng với các vẻ đẹp độc đáo khác nhau, không giống với bất cứ công trình xây dựng hiện tại nào: Tầng Lookout; Tầng Skypod; nhà hàng xoay 360 độ từ độ cao 351m; sàn kính; lối đi bộ ngoài trời.</w:t>
      </w:r>
    </w:p>
    <w:p w14:paraId="515D92DF"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ab/>
        <w:t xml:space="preserve">++ Sử dụng các số liệu ấn tượng: độ cao tháp: 553,33m; thời gian xây dựng tháp khoảng 40 tháng; kinh phí xây dựng khoảng 300 triệu đô la Canada, tương đương với 260 triệu đô la Mỹ, được thanh toán trong vòng 15 năm; nhân lực huy động gần 1600 người, thi công liên tục trong 24h mỗi ngày; tầng Lookout cao 346m; tầng Skypod 446,5m; nhà hàng xoay 360 độ từ độ cao 351m. </w:t>
      </w:r>
    </w:p>
    <w:p w14:paraId="0DD84616"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Việc sử dụng các chi tiết, số liệu đó có tác dụng:</w:t>
      </w:r>
    </w:p>
    <w:p w14:paraId="3D058200"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ab/>
        <w:t>++ Làm cho thông tin về cấu trúc của tháp qua các tầng hiện lên cụ thể, rõ ràng, góp phần làm cho đoạn văn tăng tính thuyết phục, hấp dẫn, lôi cuốn người đọc, người nghe.</w:t>
      </w:r>
    </w:p>
    <w:p w14:paraId="175902D5"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ab/>
        <w:t>++ Làm cho tháp CN Tower hiện lên một cách đầy đủ, toàn diện từ vẻ bên ngoài đến thiết kế bên trong và sự tốn kém trong quá trình xây dựng. Tất cả những điều này đã để lại một ấn tượng rất sâu sắc về tháp với người đọc, người nghe.</w:t>
      </w:r>
    </w:p>
    <w:p w14:paraId="2663F681" w14:textId="2A393D3D"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2.4.</w:t>
      </w:r>
      <w:r w:rsidRPr="001F7CD1">
        <w:rPr>
          <w:rFonts w:cs="Times New Roman"/>
          <w:sz w:val="24"/>
          <w:szCs w:val="24"/>
          <w:lang w:val="en-US"/>
        </w:rPr>
        <w:t xml:space="preserve"> </w:t>
      </w:r>
      <w:r w:rsidRPr="001F7CD1">
        <w:rPr>
          <w:rFonts w:cs="Times New Roman"/>
          <w:b/>
          <w:sz w:val="24"/>
          <w:szCs w:val="24"/>
          <w:lang w:val="en-US"/>
        </w:rPr>
        <w:t>Nêu nội dung bao quát của văn bản.</w:t>
      </w:r>
    </w:p>
    <w:p w14:paraId="63F478C5" w14:textId="1E8A8146"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 Đặc điểm nhận biết:</w:t>
      </w:r>
      <w:r w:rsidRPr="001F7CD1">
        <w:rPr>
          <w:rFonts w:cs="Times New Roman"/>
          <w:sz w:val="24"/>
          <w:szCs w:val="24"/>
          <w:lang w:val="en-US"/>
        </w:rPr>
        <w:t xml:space="preserve"> Đọc kĩ toàn bộ văn bản, tìm ra đối tượng được giới thiệu trong văn bản, tìm các đặc điểm được tập trung làm rõ của đối tượng.</w:t>
      </w:r>
    </w:p>
    <w:p w14:paraId="34CA0977" w14:textId="60F73516"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 Cách trả lời</w:t>
      </w:r>
      <w:r w:rsidRPr="001F7CD1">
        <w:rPr>
          <w:rFonts w:cs="Times New Roman"/>
          <w:sz w:val="24"/>
          <w:szCs w:val="24"/>
          <w:lang w:val="en-US"/>
        </w:rPr>
        <w:t xml:space="preserve">: </w:t>
      </w:r>
    </w:p>
    <w:p w14:paraId="45D9E349"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Văn bản tập trung miêu tả/làm rõ/giới thiệu … (đối tượng được nói tới).</w:t>
      </w:r>
    </w:p>
    <w:p w14:paraId="52F1452E"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Qua đó, tác giả bày tỏ thái độ/tình cảm … (yêu mến, ngợi ca, trân trọng, ngưỡng mộ, tự hào…; lên án, phê phán, …).</w:t>
      </w:r>
    </w:p>
    <w:p w14:paraId="0CF7D180" w14:textId="77777777"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Ví dụ</w:t>
      </w:r>
      <w:r w:rsidRPr="001F7CD1">
        <w:rPr>
          <w:rFonts w:cs="Times New Roman"/>
          <w:sz w:val="24"/>
          <w:szCs w:val="24"/>
          <w:lang w:val="en-US"/>
        </w:rPr>
        <w:t>: Nêu nội dung bao quát của văn bản trên (Văn bản tháp CN Tower).</w:t>
      </w:r>
    </w:p>
    <w:p w14:paraId="1A2CE289" w14:textId="77777777"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 xml:space="preserve">Trả lời: </w:t>
      </w:r>
      <w:r w:rsidRPr="001F7CD1">
        <w:rPr>
          <w:rFonts w:cs="Times New Roman"/>
          <w:sz w:val="24"/>
          <w:szCs w:val="24"/>
          <w:lang w:val="en-US"/>
        </w:rPr>
        <w:t>Văn bản tập trung giới thiệu kiến trúc, quá trình xây dựng, điểm đặc biệt hấp dẫn của tháp CN Tower và cách để di chuyển đến tháp. Qua đó, nhà văn thể hiện thái độ tự hào, ngưỡng mộ của mình với một công trình xây dựng đẹp và hùng vĩ hàng đầu thế giới hiện đại.</w:t>
      </w:r>
    </w:p>
    <w:p w14:paraId="342196A1" w14:textId="77777777" w:rsidR="00AD28DA" w:rsidRPr="001F7CD1" w:rsidRDefault="00AD28DA" w:rsidP="00AD28DA">
      <w:pPr>
        <w:spacing w:before="60" w:after="60"/>
        <w:ind w:firstLine="426"/>
        <w:rPr>
          <w:rFonts w:cs="Times New Roman"/>
          <w:b/>
          <w:sz w:val="24"/>
          <w:szCs w:val="24"/>
          <w:lang w:val="en-US"/>
        </w:rPr>
      </w:pPr>
      <w:r w:rsidRPr="001F7CD1">
        <w:rPr>
          <w:rFonts w:cs="Times New Roman"/>
          <w:b/>
          <w:sz w:val="24"/>
          <w:szCs w:val="24"/>
          <w:lang w:val="en-US"/>
        </w:rPr>
        <w:t>3. VẬN DỤNG</w:t>
      </w:r>
    </w:p>
    <w:p w14:paraId="12D01186" w14:textId="1B58CAE6"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3.1.</w:t>
      </w:r>
      <w:r w:rsidRPr="001F7CD1">
        <w:rPr>
          <w:rFonts w:cs="Times New Roman"/>
          <w:sz w:val="24"/>
          <w:szCs w:val="24"/>
          <w:lang w:val="en-US"/>
        </w:rPr>
        <w:t xml:space="preserve"> </w:t>
      </w:r>
      <w:r w:rsidRPr="001F7CD1">
        <w:rPr>
          <w:rFonts w:cs="Times New Roman"/>
          <w:b/>
          <w:sz w:val="24"/>
          <w:szCs w:val="24"/>
          <w:lang w:val="en-US"/>
        </w:rPr>
        <w:t>Đánh giá/Nhận xét thái độ và quan điểm của người viết được thể hiện trong văn bản.</w:t>
      </w:r>
    </w:p>
    <w:p w14:paraId="533CF60E" w14:textId="39F7C039"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 Cách trả lời</w:t>
      </w:r>
      <w:r w:rsidRPr="001F7CD1">
        <w:rPr>
          <w:rFonts w:cs="Times New Roman"/>
          <w:sz w:val="24"/>
          <w:szCs w:val="24"/>
          <w:lang w:val="en-US"/>
        </w:rPr>
        <w:t xml:space="preserve">: </w:t>
      </w:r>
    </w:p>
    <w:p w14:paraId="64B84FA6"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Nêu được quan điểm/thái độ của người viết được thể hiện trong văn bản.</w:t>
      </w:r>
    </w:p>
    <w:p w14:paraId="0FCE72FF" w14:textId="02729C50"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Quan điểm: nói rõ quan điểm/cách đánh giá của tác giả về vấn đề</w:t>
      </w:r>
    </w:p>
    <w:p w14:paraId="095C5794" w14:textId="578449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lastRenderedPageBreak/>
        <w:t>++ Thái độ: khách quan</w:t>
      </w:r>
      <w:r w:rsidR="00FB3D7F" w:rsidRPr="001F7CD1">
        <w:rPr>
          <w:rFonts w:cs="Times New Roman"/>
          <w:sz w:val="24"/>
          <w:szCs w:val="24"/>
          <w:lang w:val="en-US"/>
        </w:rPr>
        <w:t>, khoa học,…</w:t>
      </w:r>
    </w:p>
    <w:p w14:paraId="0DD487F9"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xml:space="preserve">+ Đánh giá/Nhận xét được quan điểm/thái độ đó qua các từ khóa: </w:t>
      </w:r>
    </w:p>
    <w:p w14:paraId="2D7107D1"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xml:space="preserve">++ Nếu là quan điểm thái độ tích cực: Đó là quan điểm/thái độ đúng đắn, tiến bộ, thể hiện sự hiểu biết, trân trọng của tác giả đối với đối tượng được giới thiệu. </w:t>
      </w:r>
    </w:p>
    <w:p w14:paraId="6445A4C8"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Nếu là quan điểm thái độ không tích cực: Đó là quan điểm/thái độ chưa đúng đắn, chưa phù hợp với bối cảnh văn hóa, kinh tế hiện nay.</w:t>
      </w:r>
    </w:p>
    <w:p w14:paraId="5ECF6DE9" w14:textId="48BD5AC9" w:rsidR="00AD28DA" w:rsidRPr="001F7CD1" w:rsidRDefault="00AD28DA" w:rsidP="00AD28DA">
      <w:pPr>
        <w:spacing w:before="60" w:after="60"/>
        <w:ind w:firstLine="426"/>
        <w:rPr>
          <w:rFonts w:cs="Times New Roman"/>
          <w:sz w:val="24"/>
          <w:szCs w:val="24"/>
          <w:lang w:val="en-US"/>
        </w:rPr>
      </w:pPr>
      <w:r w:rsidRPr="001F7CD1">
        <w:rPr>
          <w:rFonts w:cs="Times New Roman"/>
          <w:b/>
          <w:sz w:val="24"/>
          <w:szCs w:val="24"/>
          <w:lang w:val="en-US"/>
        </w:rPr>
        <w:t>- Ví dụ</w:t>
      </w:r>
      <w:r w:rsidRPr="001F7CD1">
        <w:rPr>
          <w:rFonts w:cs="Times New Roman"/>
          <w:sz w:val="24"/>
          <w:szCs w:val="24"/>
          <w:lang w:val="en-US"/>
        </w:rPr>
        <w:t>: Nhận xét của anh/chị về thái độ của tác giả được thể hiện qua câu văn sau: “Đây là một công trình chứng tỏ sức mạnh hùng hậu của nền công nghiệp Canada”.</w:t>
      </w:r>
    </w:p>
    <w:p w14:paraId="56B87B01" w14:textId="77777777" w:rsidR="00AD28DA" w:rsidRPr="001F7CD1" w:rsidRDefault="00AD28DA" w:rsidP="00AD28DA">
      <w:pPr>
        <w:spacing w:before="60" w:after="60"/>
        <w:ind w:firstLine="426"/>
        <w:rPr>
          <w:rFonts w:cs="Times New Roman"/>
          <w:b/>
          <w:sz w:val="24"/>
          <w:szCs w:val="24"/>
          <w:lang w:val="en-US"/>
        </w:rPr>
      </w:pPr>
      <w:r w:rsidRPr="001F7CD1">
        <w:rPr>
          <w:rFonts w:cs="Times New Roman"/>
          <w:b/>
          <w:sz w:val="24"/>
          <w:szCs w:val="24"/>
          <w:lang w:val="en-US"/>
        </w:rPr>
        <w:t xml:space="preserve">Trả lời: </w:t>
      </w:r>
    </w:p>
    <w:p w14:paraId="7E53BCC3"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Câu văn trên thể hiện thái độ ngợi ca, ngưỡng mộ của tác giả đối với tháp CN Tower nói riêng và nền công nghiệp Canada nói chung.</w:t>
      </w:r>
    </w:p>
    <w:p w14:paraId="6D7D7827" w14:textId="77777777" w:rsidR="00AD28DA" w:rsidRPr="001F7CD1" w:rsidRDefault="00AD28DA" w:rsidP="00AD28DA">
      <w:pPr>
        <w:spacing w:before="60" w:after="60"/>
        <w:ind w:firstLine="426"/>
        <w:rPr>
          <w:rFonts w:cs="Times New Roman"/>
          <w:sz w:val="24"/>
          <w:szCs w:val="24"/>
          <w:lang w:val="en-US"/>
        </w:rPr>
      </w:pPr>
      <w:r w:rsidRPr="001F7CD1">
        <w:rPr>
          <w:rFonts w:cs="Times New Roman"/>
          <w:sz w:val="24"/>
          <w:szCs w:val="24"/>
          <w:lang w:val="en-US"/>
        </w:rPr>
        <w:t>+ Đó là một thái độ thể hiện sự đánh giá đúng đắn của tác giả đối với công trình xây dựng hiện đại bậc nhất thế giới này.</w:t>
      </w:r>
    </w:p>
    <w:p w14:paraId="2C968AE7" w14:textId="19449F1F" w:rsidR="001B4144" w:rsidRPr="001F7CD1" w:rsidRDefault="001B4144" w:rsidP="001B4144">
      <w:pPr>
        <w:spacing w:before="60" w:after="60"/>
        <w:ind w:firstLine="426"/>
        <w:rPr>
          <w:rFonts w:cs="Times New Roman"/>
          <w:b/>
          <w:sz w:val="24"/>
          <w:szCs w:val="24"/>
          <w:lang w:val="en-US"/>
        </w:rPr>
      </w:pPr>
      <w:r w:rsidRPr="001F7CD1">
        <w:rPr>
          <w:rFonts w:cs="Times New Roman"/>
          <w:b/>
          <w:sz w:val="24"/>
          <w:szCs w:val="24"/>
          <w:lang w:val="en-US"/>
        </w:rPr>
        <w:t xml:space="preserve">3.2. </w:t>
      </w:r>
      <w:r w:rsidRPr="001F7CD1">
        <w:rPr>
          <w:rFonts w:cs="Times New Roman"/>
          <w:b/>
          <w:bCs/>
          <w:sz w:val="24"/>
          <w:szCs w:val="24"/>
          <w:lang w:val="en-US"/>
        </w:rPr>
        <w:t>Đánh giá tính cập nhật, độ tin cậy của dữ liệu</w:t>
      </w:r>
    </w:p>
    <w:p w14:paraId="265B84B4" w14:textId="77777777" w:rsidR="001B4144" w:rsidRPr="001F7CD1" w:rsidRDefault="001B4144" w:rsidP="001B4144">
      <w:pPr>
        <w:spacing w:before="60" w:after="60"/>
        <w:ind w:firstLine="426"/>
        <w:rPr>
          <w:rFonts w:cs="Times New Roman"/>
          <w:bCs/>
          <w:sz w:val="24"/>
          <w:szCs w:val="24"/>
          <w:lang w:val="en-US"/>
        </w:rPr>
      </w:pPr>
      <w:r w:rsidRPr="001F7CD1">
        <w:rPr>
          <w:rFonts w:cs="Times New Roman"/>
          <w:bCs/>
          <w:sz w:val="24"/>
          <w:szCs w:val="24"/>
          <w:lang w:val="en-US"/>
        </w:rPr>
        <w:t xml:space="preserve"> Để đánh giá tính cập nhật, độ tin cậy của dữ liệu trong văn bản thông tin, người đọc có thể thực hiện một số thao tác sau:</w:t>
      </w:r>
    </w:p>
    <w:p w14:paraId="22A4E50D" w14:textId="1A8E99D6" w:rsidR="004C6E47" w:rsidRPr="001F7CD1" w:rsidRDefault="004C6E47" w:rsidP="001B4144">
      <w:pPr>
        <w:spacing w:before="60" w:after="60"/>
        <w:ind w:firstLine="426"/>
        <w:rPr>
          <w:rFonts w:cs="Times New Roman"/>
          <w:bCs/>
          <w:sz w:val="24"/>
          <w:szCs w:val="24"/>
          <w:lang w:val="en-US"/>
        </w:rPr>
      </w:pPr>
      <w:r w:rsidRPr="001F7CD1">
        <w:rPr>
          <w:rFonts w:cs="Times New Roman"/>
          <w:bCs/>
          <w:sz w:val="24"/>
          <w:szCs w:val="24"/>
          <w:lang w:val="en-US"/>
        </w:rPr>
        <w:t>- Về tính xác thực của dữ liệu</w:t>
      </w:r>
    </w:p>
    <w:p w14:paraId="1FFEBD7E" w14:textId="6B9DF8AE" w:rsidR="001B4144" w:rsidRPr="001F7CD1" w:rsidRDefault="004C6E47" w:rsidP="001B4144">
      <w:pPr>
        <w:spacing w:before="60" w:after="60"/>
        <w:ind w:firstLine="426"/>
        <w:rPr>
          <w:rFonts w:cs="Times New Roman"/>
          <w:bCs/>
          <w:sz w:val="24"/>
          <w:szCs w:val="24"/>
          <w:lang w:val="en-US"/>
        </w:rPr>
      </w:pPr>
      <w:r w:rsidRPr="001F7CD1">
        <w:rPr>
          <w:rFonts w:cs="Times New Roman"/>
          <w:bCs/>
          <w:sz w:val="24"/>
          <w:szCs w:val="24"/>
          <w:lang w:val="en-US"/>
        </w:rPr>
        <w:t>+</w:t>
      </w:r>
      <w:r w:rsidR="001B4144" w:rsidRPr="001F7CD1">
        <w:rPr>
          <w:rFonts w:cs="Times New Roman"/>
          <w:bCs/>
          <w:sz w:val="24"/>
          <w:szCs w:val="24"/>
          <w:lang w:val="en-US"/>
        </w:rPr>
        <w:t xml:space="preserve"> Thẩm định nguồn dữ liệu.</w:t>
      </w:r>
    </w:p>
    <w:p w14:paraId="0AB844EC" w14:textId="6A5D68FB" w:rsidR="001B4144" w:rsidRPr="001F7CD1" w:rsidRDefault="004C6E47" w:rsidP="001B4144">
      <w:pPr>
        <w:spacing w:before="60" w:after="60"/>
        <w:ind w:firstLine="426"/>
        <w:rPr>
          <w:rFonts w:cs="Times New Roman"/>
          <w:bCs/>
          <w:sz w:val="24"/>
          <w:szCs w:val="24"/>
          <w:lang w:val="en-US"/>
        </w:rPr>
      </w:pPr>
      <w:r w:rsidRPr="001F7CD1">
        <w:rPr>
          <w:rFonts w:cs="Times New Roman"/>
          <w:bCs/>
          <w:sz w:val="24"/>
          <w:szCs w:val="24"/>
          <w:lang w:val="en-US"/>
        </w:rPr>
        <w:t>+</w:t>
      </w:r>
      <w:r w:rsidR="001B4144" w:rsidRPr="001F7CD1">
        <w:rPr>
          <w:rFonts w:cs="Times New Roman"/>
          <w:bCs/>
          <w:sz w:val="24"/>
          <w:szCs w:val="24"/>
          <w:lang w:val="en-US"/>
        </w:rPr>
        <w:t xml:space="preserve"> Đánh giá tính logic trong cách trình bày.</w:t>
      </w:r>
    </w:p>
    <w:p w14:paraId="3A89980C" w14:textId="44B72C90" w:rsidR="004C6E47" w:rsidRPr="001F7CD1" w:rsidRDefault="004C6E47" w:rsidP="001B4144">
      <w:pPr>
        <w:spacing w:before="60" w:after="60"/>
        <w:ind w:firstLine="426"/>
        <w:rPr>
          <w:rFonts w:cs="Times New Roman"/>
          <w:bCs/>
          <w:sz w:val="24"/>
          <w:szCs w:val="24"/>
          <w:lang w:val="en-US"/>
        </w:rPr>
      </w:pPr>
      <w:r w:rsidRPr="001F7CD1">
        <w:rPr>
          <w:rFonts w:cs="Times New Roman"/>
          <w:bCs/>
          <w:sz w:val="24"/>
          <w:szCs w:val="24"/>
          <w:lang w:val="en-US"/>
        </w:rPr>
        <w:t>- Về tính khách quan, khoa học trong thái độ của tác giả</w:t>
      </w:r>
    </w:p>
    <w:p w14:paraId="289B7ECB" w14:textId="23CDDDB4" w:rsidR="004C6E47" w:rsidRPr="001F7CD1" w:rsidRDefault="004C6E47" w:rsidP="001B4144">
      <w:pPr>
        <w:spacing w:before="60" w:after="60"/>
        <w:ind w:firstLine="426"/>
        <w:rPr>
          <w:rFonts w:cs="Times New Roman"/>
          <w:bCs/>
          <w:sz w:val="24"/>
          <w:szCs w:val="24"/>
          <w:lang w:val="en-US"/>
        </w:rPr>
      </w:pPr>
      <w:r w:rsidRPr="001F7CD1">
        <w:rPr>
          <w:rFonts w:cs="Times New Roman"/>
          <w:bCs/>
          <w:sz w:val="24"/>
          <w:szCs w:val="24"/>
          <w:lang w:val="en-US"/>
        </w:rPr>
        <w:t>+ Độ tin cậy/nổi tiếng của tác giả (nếu có: chuyên gia trong lĩnh vực…)</w:t>
      </w:r>
      <w:r w:rsidR="007F025C" w:rsidRPr="001F7CD1">
        <w:rPr>
          <w:rFonts w:cs="Times New Roman"/>
          <w:bCs/>
          <w:sz w:val="24"/>
          <w:szCs w:val="24"/>
          <w:lang w:val="en-US"/>
        </w:rPr>
        <w:t>.</w:t>
      </w:r>
    </w:p>
    <w:p w14:paraId="5A38C369" w14:textId="4E0B7530" w:rsidR="001B4144" w:rsidRPr="001F7CD1" w:rsidRDefault="004C6E47" w:rsidP="001B4144">
      <w:pPr>
        <w:spacing w:before="60" w:after="60"/>
        <w:ind w:firstLine="426"/>
        <w:rPr>
          <w:rFonts w:cs="Times New Roman"/>
          <w:bCs/>
          <w:sz w:val="24"/>
          <w:szCs w:val="24"/>
          <w:lang w:val="en-US"/>
        </w:rPr>
      </w:pPr>
      <w:r w:rsidRPr="001F7CD1">
        <w:rPr>
          <w:rFonts w:cs="Times New Roman"/>
          <w:bCs/>
          <w:sz w:val="24"/>
          <w:szCs w:val="24"/>
          <w:lang w:val="en-US"/>
        </w:rPr>
        <w:t>+</w:t>
      </w:r>
      <w:r w:rsidR="001B4144" w:rsidRPr="001F7CD1">
        <w:rPr>
          <w:rFonts w:cs="Times New Roman"/>
          <w:bCs/>
          <w:sz w:val="24"/>
          <w:szCs w:val="24"/>
          <w:lang w:val="en-US"/>
        </w:rPr>
        <w:t xml:space="preserve"> Phân biệt sự thật và ý kiến.</w:t>
      </w:r>
    </w:p>
    <w:p w14:paraId="4EAD7D64" w14:textId="3D5DAEE6" w:rsidR="001B4144" w:rsidRPr="001F7CD1" w:rsidRDefault="004C6E47" w:rsidP="001B4144">
      <w:pPr>
        <w:spacing w:before="60" w:after="60"/>
        <w:ind w:firstLine="426"/>
        <w:rPr>
          <w:rFonts w:cs="Times New Roman"/>
          <w:bCs/>
          <w:sz w:val="24"/>
          <w:szCs w:val="24"/>
          <w:lang w:val="en-US"/>
        </w:rPr>
      </w:pPr>
      <w:r w:rsidRPr="001F7CD1">
        <w:rPr>
          <w:rFonts w:cs="Times New Roman"/>
          <w:bCs/>
          <w:sz w:val="24"/>
          <w:szCs w:val="24"/>
          <w:lang w:val="en-US"/>
        </w:rPr>
        <w:t>+</w:t>
      </w:r>
      <w:r w:rsidR="001B4144" w:rsidRPr="001F7CD1">
        <w:rPr>
          <w:rFonts w:cs="Times New Roman"/>
          <w:bCs/>
          <w:sz w:val="24"/>
          <w:szCs w:val="24"/>
          <w:lang w:val="en-US"/>
        </w:rPr>
        <w:t xml:space="preserve"> Suy luận để nhận ra thiên kiến của tác giả.</w:t>
      </w:r>
    </w:p>
    <w:p w14:paraId="558363BF" w14:textId="77777777" w:rsidR="001B4144" w:rsidRPr="001F7CD1" w:rsidRDefault="001B4144" w:rsidP="005C4E9E">
      <w:pPr>
        <w:spacing w:before="60" w:after="60"/>
        <w:ind w:firstLine="426"/>
        <w:rPr>
          <w:rFonts w:cs="Times New Roman"/>
          <w:bCs/>
          <w:sz w:val="24"/>
          <w:szCs w:val="24"/>
          <w:lang w:val="en-US"/>
        </w:rPr>
      </w:pPr>
    </w:p>
    <w:p w14:paraId="33893AFE" w14:textId="048E85D5" w:rsidR="009A7A0B" w:rsidRPr="001F7CD1" w:rsidRDefault="009A7A0B" w:rsidP="005C4E9E">
      <w:pPr>
        <w:spacing w:before="60" w:after="60"/>
        <w:ind w:firstLine="426"/>
        <w:rPr>
          <w:rFonts w:cs="Times New Roman"/>
          <w:b/>
          <w:bCs/>
          <w:sz w:val="24"/>
          <w:szCs w:val="24"/>
          <w:lang w:val="en-US"/>
        </w:rPr>
      </w:pPr>
      <w:r w:rsidRPr="001F7CD1">
        <w:rPr>
          <w:rFonts w:cs="Times New Roman"/>
          <w:b/>
          <w:bCs/>
          <w:sz w:val="24"/>
          <w:szCs w:val="24"/>
          <w:lang w:val="en-US"/>
        </w:rPr>
        <w:t>II. LUYỆN ĐỀ</w:t>
      </w:r>
    </w:p>
    <w:p w14:paraId="642F4749" w14:textId="6A79EAC4" w:rsidR="005C4E9E" w:rsidRPr="001F7CD1" w:rsidRDefault="005C4E9E" w:rsidP="005C4E9E">
      <w:pPr>
        <w:spacing w:before="60" w:after="60"/>
        <w:ind w:firstLine="426"/>
        <w:rPr>
          <w:rFonts w:cs="Times New Roman"/>
          <w:b/>
          <w:bCs/>
          <w:sz w:val="24"/>
          <w:szCs w:val="24"/>
          <w:lang w:val="en-US"/>
        </w:rPr>
      </w:pPr>
      <w:r w:rsidRPr="001F7CD1">
        <w:rPr>
          <w:rFonts w:cs="Times New Roman"/>
          <w:b/>
          <w:bCs/>
          <w:sz w:val="24"/>
          <w:szCs w:val="24"/>
          <w:lang w:val="en-US"/>
        </w:rPr>
        <w:t>Đề 1:</w:t>
      </w:r>
    </w:p>
    <w:p w14:paraId="04CEA88C" w14:textId="4678BBAF" w:rsidR="005C4E9E" w:rsidRPr="001F7CD1" w:rsidRDefault="005C4E9E" w:rsidP="005C4E9E">
      <w:pPr>
        <w:spacing w:before="60" w:after="60"/>
        <w:ind w:firstLine="426"/>
        <w:rPr>
          <w:rFonts w:cs="Times New Roman"/>
          <w:bCs/>
          <w:i/>
          <w:iCs/>
          <w:sz w:val="24"/>
          <w:szCs w:val="24"/>
          <w:lang w:val="en-US"/>
        </w:rPr>
      </w:pPr>
      <w:r w:rsidRPr="001F7CD1">
        <w:rPr>
          <w:rFonts w:cs="Times New Roman"/>
          <w:bCs/>
          <w:i/>
          <w:iCs/>
          <w:sz w:val="24"/>
          <w:szCs w:val="24"/>
          <w:lang w:val="en-US"/>
        </w:rPr>
        <w:t>Vượt ra ngoài những phương thuốc chính trị và kinh tế có thể hình dung được, bài toán do sự đối mặt giữa châu Á với châu Mỹ nhiệt đới đặt ra vẫn là bài toán về việc gia tăng dân số trong một khoảng không gian hạn chế. Làm sao có thể quên rằng về mặt này, châu Âu giữ một vị trí trung gian giữa hai lục địa? Ấn Độ đã tấn công vào bài toán về số lượng này 3.000 năm nay bằng cách, với hệ thống đẳng cấp, tìm kiếm một phương cách biến số lượng thành chất lượng, nghĩa là tách biệt các nhóm người ra để cho phép họ chung sống bên nhau. Thậm chí nó còn nhận thức vấn đề theo những quan hệ rộng lớn hơn: mở rộng vấn đề quá tầm mức của con người, tới mọi hình thái của cuộc sống. Quy tắc ăn chay cũng bắt nguồn từ cùng mối bận tâm như của chế độ các đẳng cấp, như là cách ngăn các nhóm xã hội và các loại động vật giảm lên nhau, dành cho mỗi bên một miền tự do riêng có được nhờ vào việc không để cho, nơi các đối tượng khác, thực hiện một miền tự do đối lập. Thật bi thảm đối với con người là bài học kinh nghiệm lớn đó đã thất bại, tôi muốn nói rằng trong quá trình lịch sử, các đẳng cấp đã không đạt được tới một trạng thái khi đó chúng sẽ bình đẳng bởi vì khác biệt - bình đẳng với cái nghĩa chúng là vô hạn - và giữa chúng đã thảm nhập được cái liều lượng giả dối về đồng nhất cho phép sự so sánh, và từ đó tạo ra một tôn ty. Vì nếu con người đã có thể đi đến chỗ cùng tồn tại, với điều kiện cùng thừa nhận mọi người đều là người, nhưng là theo cách khác, thì họ cũng có thể bằng cách những người này từ chối ở những người khác một mức độ tính người có thể so sánh được, và như vậy bằng cách phụ thuộc vào nhau. </w:t>
      </w:r>
    </w:p>
    <w:p w14:paraId="0724A674" w14:textId="77777777" w:rsidR="005C4E9E" w:rsidRPr="001F7CD1" w:rsidRDefault="005C4E9E" w:rsidP="005C4E9E">
      <w:pPr>
        <w:spacing w:before="60" w:after="60"/>
        <w:ind w:firstLine="426"/>
        <w:rPr>
          <w:rFonts w:cs="Times New Roman"/>
          <w:bCs/>
          <w:i/>
          <w:iCs/>
          <w:sz w:val="24"/>
          <w:szCs w:val="24"/>
          <w:lang w:val="en-US"/>
        </w:rPr>
      </w:pPr>
      <w:r w:rsidRPr="001F7CD1">
        <w:rPr>
          <w:rFonts w:cs="Times New Roman"/>
          <w:bCs/>
          <w:i/>
          <w:iCs/>
          <w:sz w:val="24"/>
          <w:szCs w:val="24"/>
          <w:lang w:val="en-US"/>
        </w:rPr>
        <w:t xml:space="preserve">Thất bại to lớn này của Ấn Độ mang lại một bài học: một khi trở thành quá đông thì bất chấp tài năng của các nhà tư tưởng của mình, một xã hội chỉ có thể tồn tại lâu dài bằng việc tiết ra sự nô lệ. Khi con người bắt đầu cảm thấy chật chội trong các không gian địa lý, xã hội và tinh thần của họ, thì một giải pháp đơn giản có nguy cơ quyến rũ họ: giải pháp phủ nhận tính người của một bộ phận đồng loại. Trong vài chục năm, những kẻ khác lại tìm lại được những kích cỡ đầy đủ. Rồi thì lại phải thực hành một cuộc khai trừ mới. Dưới ánh sáng này, những biến cố diễn ra trên lục địa châu Âu từ </w:t>
      </w:r>
      <w:r w:rsidRPr="001F7CD1">
        <w:rPr>
          <w:rFonts w:cs="Times New Roman"/>
          <w:bCs/>
          <w:i/>
          <w:iCs/>
          <w:sz w:val="24"/>
          <w:szCs w:val="24"/>
          <w:lang w:val="en-US"/>
        </w:rPr>
        <w:lastRenderedPageBreak/>
        <w:t>hai mươi năm nay, thu tóm một thế kỷ trong đó dân số của nó đã tăng lên gấp đôi, đối với tôi đã không còn có thể là kết quả sự sai lầm của một dân tộc, một học thuyết hay của một nhóm người nữa. Tôi nhìn thấy trong đó, đúng ra là dấu hiệu báo trước một sự phát triển tới cái thế giới khánh kiệt mà vùng Nam Á đã thể nghiệm một hay hai thiên niên kỷ trước chúng ta, và nếu không có những quyết định quan trọng, có thể chúng ta sẽ không vượt qua được. Bởi sự suy thoái giá trị của con người một cách có hệ thống đang lan rộng, và sẽ là quá đạo đức giả và vô ý thức khi né tránh bài toán bằng lời bào chữa về một sự lây nhiễm tạm thời. </w:t>
      </w:r>
    </w:p>
    <w:p w14:paraId="24126E55" w14:textId="77777777" w:rsidR="005C4E9E" w:rsidRPr="001F7CD1" w:rsidRDefault="005C4E9E" w:rsidP="005C4E9E">
      <w:pPr>
        <w:spacing w:before="60" w:after="60"/>
        <w:ind w:firstLine="426"/>
        <w:rPr>
          <w:rFonts w:cs="Times New Roman"/>
          <w:bCs/>
          <w:i/>
          <w:iCs/>
          <w:sz w:val="24"/>
          <w:szCs w:val="24"/>
          <w:lang w:val="en-US"/>
        </w:rPr>
      </w:pPr>
      <w:r w:rsidRPr="001F7CD1">
        <w:rPr>
          <w:rFonts w:cs="Times New Roman"/>
          <w:bCs/>
          <w:i/>
          <w:iCs/>
          <w:sz w:val="24"/>
          <w:szCs w:val="24"/>
          <w:lang w:val="en-US"/>
        </w:rPr>
        <w:t xml:space="preserve">        Điều làm tôi khiếp sợ ở châu Á, là hình ảnh của chúng ta trong tương lai, được nó trải nghiệm trước. Với châu Mỹ của người Anh-điêng, tôi yêu quý cái ánh sáng, cũng là thoáng qua thôi, về một kỷ nguyên trong ấy giống loài tương ứng với vũ trụ của nó và ở đó kiên trì một mối tương quan thích hợp giữa việc thực hành tự do và các dấu hiệu của tự do. </w:t>
      </w:r>
    </w:p>
    <w:p w14:paraId="721F8393" w14:textId="77777777" w:rsidR="005C4E9E" w:rsidRPr="001F7CD1" w:rsidRDefault="005C4E9E" w:rsidP="000D7D78">
      <w:pPr>
        <w:spacing w:before="60" w:after="60"/>
        <w:ind w:firstLine="0"/>
        <w:jc w:val="right"/>
        <w:rPr>
          <w:rFonts w:cs="Times New Roman"/>
          <w:bCs/>
          <w:spacing w:val="-4"/>
          <w:sz w:val="24"/>
          <w:szCs w:val="24"/>
          <w:lang w:val="en-US"/>
        </w:rPr>
      </w:pPr>
      <w:r w:rsidRPr="001F7CD1">
        <w:rPr>
          <w:rFonts w:cs="Times New Roman"/>
          <w:bCs/>
          <w:spacing w:val="-4"/>
          <w:sz w:val="24"/>
          <w:szCs w:val="24"/>
          <w:lang w:val="en-US"/>
        </w:rPr>
        <w:t xml:space="preserve">(Cờ-lốt Lê-vi-Xtơ-rốt, </w:t>
      </w:r>
      <w:r w:rsidRPr="001F7CD1">
        <w:rPr>
          <w:rFonts w:cs="Times New Roman"/>
          <w:bCs/>
          <w:i/>
          <w:iCs/>
          <w:spacing w:val="-4"/>
          <w:sz w:val="24"/>
          <w:szCs w:val="24"/>
          <w:lang w:val="en-US"/>
        </w:rPr>
        <w:t xml:space="preserve">Nhiệt đới buồn, </w:t>
      </w:r>
      <w:r w:rsidRPr="001F7CD1">
        <w:rPr>
          <w:rFonts w:cs="Times New Roman"/>
          <w:bCs/>
          <w:spacing w:val="-4"/>
          <w:sz w:val="24"/>
          <w:szCs w:val="24"/>
          <w:lang w:val="en-US"/>
        </w:rPr>
        <w:t>Ngô Bình Lâm dịch, NXB Tri thức, Hà Nội, 2009, tr.151 - 152)</w:t>
      </w:r>
    </w:p>
    <w:p w14:paraId="3E07904B" w14:textId="77777777" w:rsidR="005C4E9E" w:rsidRPr="001F7CD1" w:rsidRDefault="005C4E9E" w:rsidP="005C4E9E">
      <w:pPr>
        <w:spacing w:before="60" w:after="60"/>
        <w:ind w:firstLine="426"/>
        <w:rPr>
          <w:rFonts w:cs="Times New Roman"/>
          <w:b/>
          <w:bCs/>
          <w:sz w:val="24"/>
          <w:szCs w:val="24"/>
          <w:lang w:val="en-US"/>
        </w:rPr>
      </w:pPr>
      <w:r w:rsidRPr="001F7CD1">
        <w:rPr>
          <w:rFonts w:cs="Times New Roman"/>
          <w:b/>
          <w:bCs/>
          <w:sz w:val="24"/>
          <w:szCs w:val="24"/>
          <w:lang w:val="en-US"/>
        </w:rPr>
        <w:t>Thực hiện yêu cầu:</w:t>
      </w:r>
    </w:p>
    <w:p w14:paraId="43376AAF"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Câu 1. </w:t>
      </w:r>
      <w:r w:rsidRPr="001F7CD1">
        <w:rPr>
          <w:rFonts w:cs="Times New Roman"/>
          <w:bCs/>
          <w:sz w:val="24"/>
          <w:szCs w:val="24"/>
          <w:lang w:val="en-US"/>
        </w:rPr>
        <w:t>Đoạn trích đưa đến cho anh/chị thông tin cơ bản nào?</w:t>
      </w:r>
    </w:p>
    <w:p w14:paraId="40048275" w14:textId="77777777" w:rsidR="005C4E9E" w:rsidRPr="001F7CD1" w:rsidRDefault="005C4E9E" w:rsidP="005C4E9E">
      <w:pPr>
        <w:spacing w:before="60" w:after="60"/>
        <w:ind w:firstLine="426"/>
        <w:rPr>
          <w:rFonts w:cs="Times New Roman"/>
          <w:b/>
          <w:bCs/>
          <w:spacing w:val="-4"/>
          <w:sz w:val="24"/>
          <w:szCs w:val="24"/>
          <w:lang w:val="en-US"/>
        </w:rPr>
      </w:pPr>
      <w:r w:rsidRPr="001F7CD1">
        <w:rPr>
          <w:rFonts w:cs="Times New Roman"/>
          <w:b/>
          <w:bCs/>
          <w:spacing w:val="-4"/>
          <w:sz w:val="24"/>
          <w:szCs w:val="24"/>
          <w:lang w:val="en-US"/>
        </w:rPr>
        <w:t xml:space="preserve">Câu 2. </w:t>
      </w:r>
      <w:r w:rsidRPr="001F7CD1">
        <w:rPr>
          <w:rFonts w:cs="Times New Roman"/>
          <w:bCs/>
          <w:spacing w:val="-4"/>
          <w:sz w:val="24"/>
          <w:szCs w:val="24"/>
          <w:lang w:val="en-US"/>
        </w:rPr>
        <w:t>Theo tác giả bài viết, thất bại lớn nhất</w:t>
      </w:r>
      <w:r w:rsidRPr="001F7CD1">
        <w:rPr>
          <w:rFonts w:cs="Times New Roman"/>
          <w:b/>
          <w:bCs/>
          <w:spacing w:val="-4"/>
          <w:sz w:val="24"/>
          <w:szCs w:val="24"/>
          <w:lang w:val="en-US"/>
        </w:rPr>
        <w:t xml:space="preserve"> </w:t>
      </w:r>
      <w:r w:rsidRPr="001F7CD1">
        <w:rPr>
          <w:rFonts w:cs="Times New Roman"/>
          <w:bCs/>
          <w:spacing w:val="-4"/>
          <w:sz w:val="24"/>
          <w:szCs w:val="24"/>
          <w:lang w:val="en-US"/>
        </w:rPr>
        <w:t>của việc gia tăng dân số đến quá đông ở Ấn Độ là gì?</w:t>
      </w:r>
    </w:p>
    <w:p w14:paraId="080D95E7"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Câu 3. </w:t>
      </w:r>
      <w:r w:rsidRPr="001F7CD1">
        <w:rPr>
          <w:rFonts w:cs="Times New Roman"/>
          <w:bCs/>
          <w:sz w:val="24"/>
          <w:szCs w:val="24"/>
          <w:lang w:val="en-US"/>
        </w:rPr>
        <w:t>Việc đưa những dữ liệu về gia tăng dân số ở Ấn Độ có tác dụng gì?</w:t>
      </w:r>
    </w:p>
    <w:p w14:paraId="0C3C78C4"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Câu 4. </w:t>
      </w:r>
      <w:r w:rsidRPr="001F7CD1">
        <w:rPr>
          <w:rFonts w:cs="Times New Roman"/>
          <w:bCs/>
          <w:sz w:val="24"/>
          <w:szCs w:val="24"/>
          <w:lang w:val="en-US"/>
        </w:rPr>
        <w:t>Nhận xét về cách trình bày dữ liệu chủ yếu trong đoạn trích.</w:t>
      </w:r>
    </w:p>
    <w:p w14:paraId="06F1B360" w14:textId="043F08EB"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Câu 5. </w:t>
      </w:r>
      <w:r w:rsidRPr="001F7CD1">
        <w:rPr>
          <w:rFonts w:cs="Times New Roman"/>
          <w:bCs/>
          <w:sz w:val="24"/>
          <w:szCs w:val="24"/>
          <w:lang w:val="en-US"/>
        </w:rPr>
        <w:t xml:space="preserve">Tác giả đã gửi gắm mong ước gì trong câu cuối của đoạn trích: </w:t>
      </w:r>
      <w:r w:rsidRPr="001F7CD1">
        <w:rPr>
          <w:rFonts w:cs="Times New Roman"/>
          <w:bCs/>
          <w:i/>
          <w:iCs/>
          <w:sz w:val="24"/>
          <w:szCs w:val="24"/>
          <w:lang w:val="en-US"/>
        </w:rPr>
        <w:t>Với châu Mỹ của người Anh-điêng, tôi yêu quý cái ánh sáng, cũng là thoáng qua thôi, về một kỷ nguyên trong ấy giống loài tương ứng với vũ trụ của nó và ở đó kiên trì một mối tương quan thích hợp giữa việc thực hành tự do và các dấu hiệu của tự do</w:t>
      </w:r>
      <w:r w:rsidRPr="001F7CD1">
        <w:rPr>
          <w:rFonts w:cs="Times New Roman"/>
          <w:bCs/>
          <w:sz w:val="24"/>
          <w:szCs w:val="24"/>
          <w:lang w:val="en-US"/>
        </w:rPr>
        <w:t>? Lí giải mong ước đó.</w:t>
      </w:r>
    </w:p>
    <w:p w14:paraId="017B17E3" w14:textId="77777777" w:rsidR="005C4E9E" w:rsidRPr="001F7CD1" w:rsidRDefault="005C4E9E" w:rsidP="005C4E9E">
      <w:pPr>
        <w:spacing w:before="60" w:after="60"/>
        <w:ind w:firstLine="426"/>
        <w:rPr>
          <w:rFonts w:cs="Times New Roman"/>
          <w:b/>
          <w:bCs/>
          <w:sz w:val="24"/>
          <w:szCs w:val="24"/>
          <w:lang w:val="en-US"/>
        </w:rPr>
      </w:pPr>
      <w:r w:rsidRPr="001F7CD1">
        <w:rPr>
          <w:rFonts w:cs="Times New Roman"/>
          <w:b/>
          <w:bCs/>
          <w:sz w:val="24"/>
          <w:szCs w:val="24"/>
          <w:lang w:val="en-US"/>
        </w:rPr>
        <w:t>Gợi ý trả lời:</w:t>
      </w:r>
    </w:p>
    <w:p w14:paraId="6A5000CE" w14:textId="6366D622"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Câu 1. </w:t>
      </w:r>
      <w:r w:rsidRPr="001F7CD1">
        <w:rPr>
          <w:rFonts w:cs="Times New Roman"/>
          <w:bCs/>
          <w:sz w:val="24"/>
          <w:szCs w:val="24"/>
          <w:lang w:val="en-US"/>
        </w:rPr>
        <w:t>Đoạn trích đưa đến thông tin cơ bản: Bài toán về sự gia tăng dân số trong một khoảng không gian hạn chế.</w:t>
      </w:r>
    </w:p>
    <w:p w14:paraId="1A3BD886" w14:textId="6440DA7A"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Câu 2. </w:t>
      </w:r>
      <w:r w:rsidRPr="001F7CD1">
        <w:rPr>
          <w:rFonts w:cs="Times New Roman"/>
          <w:bCs/>
          <w:sz w:val="24"/>
          <w:szCs w:val="24"/>
          <w:lang w:val="en-US"/>
        </w:rPr>
        <w:t>Theo tác giả bài viết, thất bại lớn nhất</w:t>
      </w:r>
      <w:r w:rsidRPr="001F7CD1">
        <w:rPr>
          <w:rFonts w:cs="Times New Roman"/>
          <w:b/>
          <w:bCs/>
          <w:sz w:val="24"/>
          <w:szCs w:val="24"/>
          <w:lang w:val="en-US"/>
        </w:rPr>
        <w:t xml:space="preserve"> </w:t>
      </w:r>
      <w:r w:rsidRPr="001F7CD1">
        <w:rPr>
          <w:rFonts w:cs="Times New Roman"/>
          <w:bCs/>
          <w:sz w:val="24"/>
          <w:szCs w:val="24"/>
          <w:lang w:val="en-US"/>
        </w:rPr>
        <w:t>của việc gia tăng dân số đến quá đông ở Ấn Độ là: một khi trở thành quá đông thì bất chấp tài năng của các nhà tư tưởng của mình, một xã hội chỉ có thể tồn tại lâu dài bằng việc tiết ra sự nô lệ. Từ đó, dẫn đến giải pháp phủ nhận tính người của một bộ phận đồng loại.</w:t>
      </w:r>
    </w:p>
    <w:p w14:paraId="04EE4B06"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Câu 3. </w:t>
      </w:r>
      <w:r w:rsidRPr="001F7CD1">
        <w:rPr>
          <w:rFonts w:cs="Times New Roman"/>
          <w:bCs/>
          <w:sz w:val="24"/>
          <w:szCs w:val="24"/>
          <w:lang w:val="en-US"/>
        </w:rPr>
        <w:t>Việc đưa những dữ liệu về gia tăng dân số ở Ấn Độ có tác dụng:</w:t>
      </w:r>
    </w:p>
    <w:p w14:paraId="44C0DD73" w14:textId="4C84A8DE"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 Tăng tính thuyết phục cho thông tin về bài toán gia tăng dân số trong khoảng không gian hạn chế mà tác giả nhắc đến trong bài viết bởi vì Ấn Độ đã tấn công vào bài toán số lượng đó 3000 năm nay (thời điểm tác giả viết bài).</w:t>
      </w:r>
    </w:p>
    <w:p w14:paraId="35FC6E6D" w14:textId="0085601E"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 Nhấn mạnh đến việc gia tăng dân số và hậu quả của việc gia tăng dân số: Cụ thể Ấn Độ đã trải qua quá trình gia tăng dân số và phải nhận những hậu quả nhất định: tiết ra sự nô lệ, phủ nhận tính người của một bộ phận đồng loại, công cuộc khai trừ.</w:t>
      </w:r>
    </w:p>
    <w:p w14:paraId="302529C9" w14:textId="2E9F0424" w:rsidR="005C4E9E" w:rsidRPr="001F7CD1" w:rsidRDefault="005C4E9E" w:rsidP="005C4E9E">
      <w:pPr>
        <w:spacing w:before="60" w:after="60"/>
        <w:ind w:firstLine="426"/>
        <w:rPr>
          <w:rFonts w:cs="Times New Roman"/>
          <w:bCs/>
          <w:spacing w:val="-4"/>
          <w:sz w:val="24"/>
          <w:szCs w:val="24"/>
          <w:lang w:val="en-US"/>
        </w:rPr>
      </w:pPr>
      <w:r w:rsidRPr="001F7CD1">
        <w:rPr>
          <w:rFonts w:cs="Times New Roman"/>
          <w:bCs/>
          <w:spacing w:val="-4"/>
          <w:sz w:val="24"/>
          <w:szCs w:val="24"/>
          <w:lang w:val="en-US"/>
        </w:rPr>
        <w:t>+ Thể hiện những lo lắng, băn khoăn, khiếp sợ của người viết về hậu quả của viêc gia tăng dân số.</w:t>
      </w:r>
    </w:p>
    <w:p w14:paraId="1CC0C3DC" w14:textId="77BD26A1"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Câu 4. </w:t>
      </w:r>
      <w:r w:rsidRPr="001F7CD1">
        <w:rPr>
          <w:rFonts w:cs="Times New Roman"/>
          <w:bCs/>
          <w:sz w:val="24"/>
          <w:szCs w:val="24"/>
          <w:lang w:val="en-US"/>
        </w:rPr>
        <w:t>Cách trình bày dữ liệu chủ yếu trong đoạn trích: Theo trật tự nhân quả</w:t>
      </w:r>
    </w:p>
    <w:p w14:paraId="2A269F79" w14:textId="30281619"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=&gt; Nhận xét: Đây là cách trình bày phù hợp đối với thông tin đưa ra trong đoạn trích: Tác giả nêu lên nguyên nhân của việc gia tăng dân số ở Ấn Độ =&gt; hậu quả của việc gia tăng dân số =&gt; việc gia tăng dân số ở châu Âu và dự đoán về thế giới khánh kiệt ở Nam Á. Từ đó, tác giả nhằm đạt được mục đích của bài viết: cung cấp thông tin về hậu quả của việc gia tăng dân số và cảnh báo về tác hại nghiêm trọng của nó đối với tương lai. Đồng thời, cách trình bày dữ liệu này cũng tăng sức thuyết phục cho đoạn trích.</w:t>
      </w:r>
    </w:p>
    <w:p w14:paraId="34D3A91D" w14:textId="77777777" w:rsidR="005E33BF" w:rsidRPr="001F7CD1" w:rsidRDefault="005C4E9E" w:rsidP="005C4E9E">
      <w:pPr>
        <w:spacing w:before="60" w:after="60"/>
        <w:ind w:firstLine="426"/>
        <w:rPr>
          <w:rFonts w:cs="Times New Roman"/>
          <w:b/>
          <w:bCs/>
          <w:sz w:val="24"/>
          <w:szCs w:val="24"/>
          <w:lang w:val="en-US"/>
        </w:rPr>
      </w:pPr>
      <w:r w:rsidRPr="001F7CD1">
        <w:rPr>
          <w:rFonts w:cs="Times New Roman"/>
          <w:b/>
          <w:bCs/>
          <w:sz w:val="24"/>
          <w:szCs w:val="24"/>
          <w:lang w:val="en-US"/>
        </w:rPr>
        <w:t xml:space="preserve">Câu 5. </w:t>
      </w:r>
    </w:p>
    <w:p w14:paraId="26C0A28D" w14:textId="1F279C37"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 </w:t>
      </w:r>
      <w:r w:rsidRPr="001F7CD1">
        <w:rPr>
          <w:rFonts w:cs="Times New Roman"/>
          <w:bCs/>
          <w:sz w:val="24"/>
          <w:szCs w:val="24"/>
          <w:lang w:val="en-US"/>
        </w:rPr>
        <w:t>Mong ước của tác giả: Ở châu Mỹ của người Anh điêng, vẫn thấp thoáng ánh sáng của sự tương quan giữa hình thái tự do và dấu hiệu của sự tự do, có nghĩa là tác giả mong ước châu Mỹ của người Anh điêng sẽ có số lượng giống loài phù hợp với không gian vũ trụ, không phải chịu hậu quả của quá trình gia tăng dân số đã được đề cập đến ở trên.</w:t>
      </w:r>
    </w:p>
    <w:p w14:paraId="67B798F4" w14:textId="77777777" w:rsidR="00F1766B" w:rsidRPr="001F7CD1" w:rsidRDefault="00F1766B" w:rsidP="005C4E9E">
      <w:pPr>
        <w:spacing w:before="60" w:after="60"/>
        <w:ind w:firstLine="426"/>
        <w:rPr>
          <w:rFonts w:cs="Times New Roman"/>
          <w:bCs/>
          <w:sz w:val="24"/>
          <w:szCs w:val="24"/>
          <w:lang w:val="en-US"/>
        </w:rPr>
      </w:pPr>
    </w:p>
    <w:p w14:paraId="4728BA89" w14:textId="2F4791F8"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lastRenderedPageBreak/>
        <w:t xml:space="preserve">- Lí giải: </w:t>
      </w:r>
    </w:p>
    <w:p w14:paraId="00890645" w14:textId="1FB8EEF5"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 xml:space="preserve">+ Bởi những hậu quả của quá trình gia tăng dân số rất nặng nề và điều đó đã được minh chứng bởi đất nước Ấn Độ đã trải qua. </w:t>
      </w:r>
    </w:p>
    <w:p w14:paraId="23C23925" w14:textId="6124296A"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 xml:space="preserve">+ Đồng thời, tác giả đã manh nha nhận thấy những dấu hiệu của việc gia tăng dân số đang hình thành ở châu Mỹ và bài viết như là lời cảnh báo bởi hiện tượng này bởi lẽ tác giả cho rằng gia tăng dân số và hậu quả của nó có sự </w:t>
      </w:r>
      <w:r w:rsidR="00301397" w:rsidRPr="001F7CD1">
        <w:rPr>
          <w:rFonts w:cs="Times New Roman"/>
          <w:bCs/>
          <w:sz w:val="24"/>
          <w:szCs w:val="24"/>
          <w:lang w:val="en-US"/>
        </w:rPr>
        <w:t>“</w:t>
      </w:r>
      <w:r w:rsidRPr="001F7CD1">
        <w:rPr>
          <w:rFonts w:cs="Times New Roman"/>
          <w:bCs/>
          <w:sz w:val="24"/>
          <w:szCs w:val="24"/>
          <w:lang w:val="en-US"/>
        </w:rPr>
        <w:t>lây nhiễm</w:t>
      </w:r>
      <w:r w:rsidR="00301397" w:rsidRPr="001F7CD1">
        <w:rPr>
          <w:rFonts w:cs="Times New Roman"/>
          <w:bCs/>
          <w:sz w:val="24"/>
          <w:szCs w:val="24"/>
          <w:lang w:val="en-US"/>
        </w:rPr>
        <w:t>”</w:t>
      </w:r>
      <w:r w:rsidRPr="001F7CD1">
        <w:rPr>
          <w:rFonts w:cs="Times New Roman"/>
          <w:bCs/>
          <w:sz w:val="24"/>
          <w:szCs w:val="24"/>
          <w:lang w:val="en-US"/>
        </w:rPr>
        <w:t xml:space="preserve"> giữa các khu vực.</w:t>
      </w:r>
    </w:p>
    <w:p w14:paraId="6D16FD22" w14:textId="67297767"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w:t>
      </w:r>
    </w:p>
    <w:p w14:paraId="25F9EBA4" w14:textId="1AAF15C4" w:rsidR="005C4E9E" w:rsidRPr="001F7CD1" w:rsidRDefault="005C4E9E" w:rsidP="005C4E9E">
      <w:pPr>
        <w:spacing w:before="60" w:after="60"/>
        <w:ind w:firstLine="426"/>
        <w:rPr>
          <w:rFonts w:cs="Times New Roman"/>
          <w:b/>
          <w:bCs/>
          <w:sz w:val="24"/>
          <w:szCs w:val="24"/>
          <w:lang w:val="en-US"/>
        </w:rPr>
      </w:pPr>
      <w:r w:rsidRPr="001F7CD1">
        <w:rPr>
          <w:rFonts w:cs="Times New Roman"/>
          <w:b/>
          <w:bCs/>
          <w:sz w:val="24"/>
          <w:szCs w:val="24"/>
          <w:lang w:val="en-US"/>
        </w:rPr>
        <w:t>Đề 2: Đọc văn bản:</w:t>
      </w:r>
    </w:p>
    <w:p w14:paraId="7FD1AC32" w14:textId="22A44583" w:rsidR="005C4E9E" w:rsidRPr="001F7CD1" w:rsidRDefault="005C4E9E" w:rsidP="00621B9B">
      <w:pPr>
        <w:spacing w:before="60" w:after="60"/>
        <w:ind w:firstLine="426"/>
        <w:jc w:val="center"/>
        <w:rPr>
          <w:rFonts w:cs="Times New Roman"/>
          <w:b/>
          <w:bCs/>
          <w:sz w:val="24"/>
          <w:szCs w:val="24"/>
          <w:lang w:val="en-US"/>
        </w:rPr>
      </w:pPr>
      <w:r w:rsidRPr="001F7CD1">
        <w:rPr>
          <w:rFonts w:cs="Times New Roman"/>
          <w:b/>
          <w:bCs/>
          <w:sz w:val="24"/>
          <w:szCs w:val="24"/>
          <w:lang w:val="en-US"/>
        </w:rPr>
        <w:t xml:space="preserve">GIẤY </w:t>
      </w:r>
      <w:r w:rsidR="00B733DA" w:rsidRPr="001F7CD1">
        <w:rPr>
          <w:rFonts w:cs="Times New Roman"/>
          <w:b/>
          <w:bCs/>
          <w:sz w:val="24"/>
          <w:szCs w:val="24"/>
          <w:lang w:val="en-US"/>
        </w:rPr>
        <w:t>-</w:t>
      </w:r>
      <w:r w:rsidRPr="001F7CD1">
        <w:rPr>
          <w:rFonts w:cs="Times New Roman"/>
          <w:b/>
          <w:bCs/>
          <w:sz w:val="24"/>
          <w:szCs w:val="24"/>
          <w:lang w:val="en-US"/>
        </w:rPr>
        <w:t xml:space="preserve"> RA ĐỜI VÀ PHÁT TRIỂN</w:t>
      </w:r>
    </w:p>
    <w:p w14:paraId="29C7EE28" w14:textId="3CD6968A" w:rsidR="005C4E9E" w:rsidRPr="001F7CD1" w:rsidRDefault="0029143B" w:rsidP="005C4E9E">
      <w:pPr>
        <w:spacing w:before="60" w:after="60"/>
        <w:ind w:firstLine="426"/>
        <w:rPr>
          <w:rFonts w:cs="Times New Roman"/>
          <w:bCs/>
          <w:sz w:val="24"/>
          <w:szCs w:val="24"/>
          <w:lang w:val="en-US"/>
        </w:rPr>
      </w:pPr>
      <w:r w:rsidRPr="001F7CD1">
        <w:rPr>
          <w:rFonts w:cs="Times New Roman"/>
          <w:bCs/>
          <w:noProof/>
          <w:sz w:val="24"/>
          <w:szCs w:val="24"/>
          <w:lang w:val="en-US"/>
        </w:rPr>
        <w:drawing>
          <wp:anchor distT="0" distB="0" distL="28575" distR="28575" simplePos="0" relativeHeight="251659264" behindDoc="0" locked="0" layoutInCell="1" allowOverlap="0" wp14:anchorId="0494C9CC" wp14:editId="4BDFA8C0">
            <wp:simplePos x="0" y="0"/>
            <wp:positionH relativeFrom="margin">
              <wp:posOffset>4579166</wp:posOffset>
            </wp:positionH>
            <wp:positionV relativeFrom="paragraph">
              <wp:posOffset>648244</wp:posOffset>
            </wp:positionV>
            <wp:extent cx="1616075" cy="1616075"/>
            <wp:effectExtent l="0" t="0" r="3175" b="3175"/>
            <wp:wrapSquare wrapText="left"/>
            <wp:docPr id="1841686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6075" cy="1616075"/>
                    </a:xfrm>
                    <a:prstGeom prst="rect">
                      <a:avLst/>
                    </a:prstGeom>
                    <a:noFill/>
                    <a:ln>
                      <a:noFill/>
                    </a:ln>
                  </pic:spPr>
                </pic:pic>
              </a:graphicData>
            </a:graphic>
            <wp14:sizeRelH relativeFrom="page">
              <wp14:pctWidth>0</wp14:pctWidth>
            </wp14:sizeRelH>
            <wp14:sizeRelV relativeFrom="page">
              <wp14:pctHeight>0</wp14:pctHeight>
            </wp14:sizeRelV>
          </wp:anchor>
        </w:drawing>
      </w:r>
      <w:r w:rsidR="005C4E9E" w:rsidRPr="001F7CD1">
        <w:rPr>
          <w:rFonts w:cs="Times New Roman"/>
          <w:bCs/>
          <w:sz w:val="24"/>
          <w:szCs w:val="24"/>
          <w:lang w:val="en-US"/>
        </w:rPr>
        <w:t>Ngày nay giấy đối với ta quá bình thường. Ta vò nó trong tay rồi ném đi không chút thương tiếc bởi ta có biết đâu sau ba ngàn năm từ ngày có những nét những hình đầu tiên được viết nơi hang động, đất sét... cho tới cách đây hai ngàn năm mới chế biến được giấy thô sơ và qua biết bao quá trình, mới trở thành hoàn hảo như ngày hôm nay.</w:t>
      </w:r>
    </w:p>
    <w:p w14:paraId="76082EE6" w14:textId="2E748B3B"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Các khám phá về khảo cổ ở Trung Hoa cộng với phép tính tuổi bằng carbon phóng xạ chứng minh rằng giấy đã hiện diện từ hai thế kỷ trước Ts'ai Lun, nhưng người ta vẫn cho Ts'ai Lun là người phát minh ra giấy thực thụ như ngày nay.</w:t>
      </w:r>
    </w:p>
    <w:p w14:paraId="32FC1A80" w14:textId="70C0A91B" w:rsidR="005C4E9E" w:rsidRPr="001F7CD1" w:rsidRDefault="005C4E9E" w:rsidP="005C4E9E">
      <w:pPr>
        <w:spacing w:before="60" w:after="60"/>
        <w:ind w:firstLine="426"/>
        <w:rPr>
          <w:rFonts w:cs="Times New Roman"/>
          <w:bCs/>
          <w:sz w:val="24"/>
          <w:szCs w:val="24"/>
          <w:lang w:val="en-US"/>
        </w:rPr>
      </w:pPr>
      <w:r w:rsidRPr="001F7CD1">
        <w:rPr>
          <w:rFonts w:cs="Times New Roman"/>
          <w:bCs/>
          <w:noProof/>
          <w:sz w:val="24"/>
          <w:szCs w:val="24"/>
          <w:lang w:val="en-US"/>
        </w:rPr>
        <mc:AlternateContent>
          <mc:Choice Requires="wps">
            <w:drawing>
              <wp:anchor distT="0" distB="0" distL="114300" distR="114300" simplePos="0" relativeHeight="251660288" behindDoc="0" locked="0" layoutInCell="1" allowOverlap="1" wp14:anchorId="2EE30F45" wp14:editId="62673B74">
                <wp:simplePos x="0" y="0"/>
                <wp:positionH relativeFrom="column">
                  <wp:posOffset>4580255</wp:posOffset>
                </wp:positionH>
                <wp:positionV relativeFrom="paragraph">
                  <wp:posOffset>792480</wp:posOffset>
                </wp:positionV>
                <wp:extent cx="1718945" cy="239395"/>
                <wp:effectExtent l="0" t="0" r="0" b="8255"/>
                <wp:wrapSquare wrapText="bothSides"/>
                <wp:docPr id="1053835517" name="Text Box 1"/>
                <wp:cNvGraphicFramePr/>
                <a:graphic xmlns:a="http://schemas.openxmlformats.org/drawingml/2006/main">
                  <a:graphicData uri="http://schemas.microsoft.com/office/word/2010/wordprocessingShape">
                    <wps:wsp>
                      <wps:cNvSpPr txBox="1"/>
                      <wps:spPr>
                        <a:xfrm>
                          <a:off x="0" y="0"/>
                          <a:ext cx="1718945" cy="239395"/>
                        </a:xfrm>
                        <a:prstGeom prst="rect">
                          <a:avLst/>
                        </a:prstGeom>
                        <a:solidFill>
                          <a:prstClr val="white"/>
                        </a:solidFill>
                        <a:ln>
                          <a:noFill/>
                        </a:ln>
                      </wps:spPr>
                      <wps:txbx>
                        <w:txbxContent>
                          <w:p w14:paraId="22390474" w14:textId="77777777" w:rsidR="005C4E9E" w:rsidRPr="0029143B" w:rsidRDefault="005C4E9E" w:rsidP="0029143B">
                            <w:pPr>
                              <w:jc w:val="left"/>
                              <w:rPr>
                                <w:rFonts w:eastAsia="Times New Roman" w:cs="Times New Roman"/>
                                <w:b/>
                                <w:bCs/>
                                <w:noProof/>
                                <w:sz w:val="20"/>
                                <w:szCs w:val="20"/>
                              </w:rPr>
                            </w:pPr>
                            <w:r w:rsidRPr="0029143B">
                              <w:rPr>
                                <w:b/>
                                <w:bCs/>
                                <w:sz w:val="20"/>
                                <w:szCs w:val="20"/>
                              </w:rPr>
                              <w:t>Ảnh: Ts'ai Lun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EE30F45" id="_x0000_t202" coordsize="21600,21600" o:spt="202" path="m,l,21600r21600,l21600,xe">
                <v:stroke joinstyle="miter"/>
                <v:path gradientshapeok="t" o:connecttype="rect"/>
              </v:shapetype>
              <v:shape id="Text Box 1" o:spid="_x0000_s1026" type="#_x0000_t202" style="position:absolute;left:0;text-align:left;margin-left:360.65pt;margin-top:62.4pt;width:135.35pt;height:1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" stroked="f">
                <v:textbox inset="0,0,0,0">
                  <w:txbxContent>
                    <w:p w14:paraId="22390474" w14:textId="77777777" w:rsidR="005C4E9E" w:rsidRPr="0029143B" w:rsidRDefault="005C4E9E" w:rsidP="0029143B">
                      <w:pPr>
                        <w:jc w:val="left"/>
                        <w:rPr>
                          <w:rFonts w:eastAsia="Times New Roman" w:cs="Times New Roman"/>
                          <w:b/>
                          <w:bCs/>
                          <w:noProof/>
                          <w:sz w:val="20"/>
                          <w:szCs w:val="20"/>
                        </w:rPr>
                      </w:pPr>
                      <w:r w:rsidRPr="0029143B">
                        <w:rPr>
                          <w:b/>
                          <w:bCs/>
                          <w:sz w:val="20"/>
                          <w:szCs w:val="20"/>
                        </w:rPr>
                        <w:t>Ảnh: Ts'ai Lun</w:t>
                      </w:r>
                    </w:p>
                  </w:txbxContent>
                </v:textbox>
                <w10:wrap type="square"/>
              </v:shape>
            </w:pict>
          </mc:Fallback>
        </mc:AlternateContent>
      </w:r>
      <w:r w:rsidRPr="001F7CD1">
        <w:rPr>
          <w:rFonts w:cs="Times New Roman"/>
          <w:bCs/>
          <w:sz w:val="24"/>
          <w:szCs w:val="24"/>
          <w:lang w:val="en-US"/>
        </w:rPr>
        <w:t xml:space="preserve">         </w:t>
      </w:r>
      <w:r w:rsidRPr="001F7CD1">
        <w:rPr>
          <w:rFonts w:cs="Times New Roman"/>
          <w:b/>
          <w:bCs/>
          <w:sz w:val="24"/>
          <w:szCs w:val="24"/>
          <w:lang w:val="en-US"/>
        </w:rPr>
        <w:t>1. Ts'ai Lun: </w:t>
      </w:r>
      <w:r w:rsidRPr="001F7CD1">
        <w:rPr>
          <w:rFonts w:cs="Times New Roman"/>
          <w:bCs/>
          <w:sz w:val="24"/>
          <w:szCs w:val="24"/>
          <w:lang w:val="en-US"/>
        </w:rPr>
        <w:t>Năm 105, dưới triều Hán, thời hoàng đế Ho Ti bên Trung quốc, Ts'ai Lun đem mấy mẫu giấy dâng vua, được vua hài lòng và phong tước quý tộc và cho ông làm quan trong triều đình. Ông là hoạn quan vì phải giữ tài sản và tiền bạc nhiều trong triều đình. Nhờ chế được giấy, ông trở thành giàu có. Tuy nhiên sau đó ông bị triều đình âm mưu gây rắc rối nên sa sút và bị vua ghét bỏ. Ông tắm rửa sạch sẽ, mặc áo quần thât đẹp, uống thuốc độc rồi lên giường nằm.</w:t>
      </w:r>
    </w:p>
    <w:p w14:paraId="0C917E8A"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
          <w:bCs/>
          <w:i/>
          <w:iCs/>
          <w:sz w:val="24"/>
          <w:szCs w:val="24"/>
          <w:lang w:val="en-US"/>
        </w:rPr>
        <w:t>Ts'ai Lun chế tạo giấy:</w:t>
      </w:r>
    </w:p>
    <w:p w14:paraId="44B02609" w14:textId="5ED87007"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Ts'ai Lun lấy bên trong vỏ thân cây dâu tằm và xơ cây tre đem trộn với nước rồi giã nát với dụng cụ bằng gỗ, xong ông đổ hỗn hợp lên tấm vải căng phẳng và trải mỏng rồi để ráo nước. Khi đã khô, Ts'ai Lun khám phá ra rằng có thể viết lên dễ dàng mà lại nhẹ nhàng. Cách chế tạo giấy này đầu tiên được dùng bên Trung quốc rồi qua Korea, Samarkand, Baghdad và Damascus.</w:t>
      </w:r>
    </w:p>
    <w:p w14:paraId="34B00010"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Cho dù Ts'ai Lun phát minh ra giấy sớm, nhưnh phải hàng ngàn năm sau người ta mới sản xuất giấy cho khắp Âu Á.</w:t>
      </w:r>
    </w:p>
    <w:p w14:paraId="5EFF22A7"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2. Các nước và sự phát minh giấy:</w:t>
      </w:r>
    </w:p>
    <w:p w14:paraId="7CE14D63"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Khoảng năm 400 người Ấn độ đã biết làm giấy</w:t>
      </w:r>
    </w:p>
    <w:p w14:paraId="6A62BE4E"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Sau khoảng 500 năm sau, dân Abbasid Caliphate bắt đầu dùng giấy. </w:t>
      </w:r>
    </w:p>
    <w:p w14:paraId="692BB38A" w14:textId="139539D6"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Người theo đạo Islam dùng giấy rất sớm, từ Ấn độ tới Tây Ban Nha, trong lúc người theo đạo Thiên chúa vẫn còn dùng</w:t>
      </w:r>
      <w:r w:rsidR="005204C7" w:rsidRPr="001F7CD1">
        <w:rPr>
          <w:rFonts w:cs="Times New Roman"/>
          <w:bCs/>
          <w:sz w:val="24"/>
          <w:szCs w:val="24"/>
          <w:lang w:val="en-US"/>
        </w:rPr>
        <w:t xml:space="preserve"> </w:t>
      </w:r>
      <w:r w:rsidRPr="001F7CD1">
        <w:rPr>
          <w:rFonts w:cs="Times New Roman"/>
          <w:bCs/>
          <w:sz w:val="24"/>
          <w:szCs w:val="24"/>
          <w:lang w:val="en-US"/>
        </w:rPr>
        <w:t>giấy da</w:t>
      </w:r>
      <w:r w:rsidR="005204C7" w:rsidRPr="001F7CD1">
        <w:rPr>
          <w:rFonts w:cs="Times New Roman"/>
          <w:bCs/>
          <w:sz w:val="24"/>
          <w:szCs w:val="24"/>
          <w:lang w:val="en-US"/>
        </w:rPr>
        <w:t>.</w:t>
      </w:r>
    </w:p>
    <w:p w14:paraId="4C93A2FA" w14:textId="526799B6"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Ảnh hưởng của Arabe tiếp tục trải ra từ Phi Châu tới Méditerranée: Khoảng năm 650 người Árập xâm nhập Sicile, rồi tràn qua Maroc. Hai thành phố này sau đó biến thành hai trung tâm văn hóa của Árập truyền bá truyền thống và tín ngưỡng của mình. Trong những thế kỷ tiếp theo, lãnh thổ Árập lớn dần, thêm các nước tân tiến như Algérie, Tunisie và Lybie cùng với những lãnh thổ to lớn của Espagne, Portugal và Italie.</w:t>
      </w:r>
    </w:p>
    <w:p w14:paraId="20456F3C" w14:textId="45CA343C" w:rsidR="005204C7"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Năm 751, dân Arập sống trong thành phố Samarkan, trong Kasakhstan -khoảng 800 km từ biên giới Trung quốc- bị quân đội Trung quốc tấn công. Cuộc tấn công bị quân đội Arập không những đẩy lùi mà họ còn bị đuổi theo. Quân Árập bắt tù binh Trung quốc biết kỹ thuật làm giấy. Để đổi lấy tự do, người Trung quốc đã truyền lại nghề làm giấy. Người Á rập biết làm giấy từ đó và cách làm giấy được lan tràn nhanh chóng trong dân Arập.</w:t>
      </w:r>
      <w:r w:rsidR="005204C7" w:rsidRPr="001F7CD1">
        <w:rPr>
          <w:rFonts w:cs="Times New Roman"/>
          <w:bCs/>
          <w:sz w:val="24"/>
          <w:szCs w:val="24"/>
          <w:lang w:val="en-US"/>
        </w:rPr>
        <w:t xml:space="preserve"> </w:t>
      </w:r>
    </w:p>
    <w:p w14:paraId="56E03599" w14:textId="53668D3E"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Vào thế kỷ thứ X, người Árập dùng bông vải để chế giấy để có loại giấy mỏng tốt.</w:t>
      </w:r>
    </w:p>
    <w:p w14:paraId="7275142F" w14:textId="7942AFA5"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lastRenderedPageBreak/>
        <w:t>Khoảng năm 1100, Ý và Espagne đuổi dân Arập đi nhưng ngành sản xuất giấy được giữ vững. Tại Ý, tài liệu cổ xưa nhất được viết trên giấy xưa nhất đã được dâng lên vua Roger của Sicile, ghi năm 1102.</w:t>
      </w:r>
    </w:p>
    <w:p w14:paraId="1094349B" w14:textId="0E594295"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Đầu những năm 1200 Thiên chúa giáo thống chế người Tây Ban Nha theo đạo Islam, nhờ vậy mà họ học cách làm giấy nơi người đạo Islam. Năm 1250 người Ý bắt đầu học cách làm giấy và bán khắp Âu châu.</w:t>
      </w:r>
    </w:p>
    <w:p w14:paraId="20B2D695" w14:textId="54682E48"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Năm 1338 các giáo sĩ Pháp bắt đầu chế giấy lấy. Năm 1411 tức là sau 15 thế kỷ từ khi Ts'ai Lun phát minh ra giấy, người Đức mới bắt đầu sản xuất giấy và nhất là từ năm 1450 ngành báo chí và máy in ra đời do Johannes Gutenberg thì vélin và parchemin bị quên hoàn toàn. Rẻ tiền hơn, đồng dạng, giấy trở nên cần thiết cho sự sản xuất lớn mà giấy da thú không thể có đủ điều kiện.</w:t>
      </w:r>
      <w:r w:rsidR="005204C7" w:rsidRPr="001F7CD1">
        <w:rPr>
          <w:rFonts w:cs="Times New Roman"/>
          <w:bCs/>
          <w:sz w:val="24"/>
          <w:szCs w:val="24"/>
          <w:lang w:val="en-US"/>
        </w:rPr>
        <w:t xml:space="preserve"> </w:t>
      </w:r>
      <w:r w:rsidRPr="001F7CD1">
        <w:rPr>
          <w:rFonts w:cs="Times New Roman"/>
          <w:bCs/>
          <w:sz w:val="24"/>
          <w:szCs w:val="24"/>
          <w:lang w:val="en-US"/>
        </w:rPr>
        <w:t>[…]</w:t>
      </w:r>
    </w:p>
    <w:p w14:paraId="07DED56B" w14:textId="77777777" w:rsidR="005C4E9E" w:rsidRPr="001F7CD1" w:rsidRDefault="005C4E9E" w:rsidP="005204C7">
      <w:pPr>
        <w:spacing w:before="60" w:after="60"/>
        <w:ind w:firstLine="426"/>
        <w:jc w:val="right"/>
        <w:rPr>
          <w:rFonts w:cs="Times New Roman"/>
          <w:bCs/>
          <w:sz w:val="24"/>
          <w:szCs w:val="24"/>
          <w:lang w:val="en-US"/>
        </w:rPr>
      </w:pPr>
      <w:r w:rsidRPr="001F7CD1">
        <w:rPr>
          <w:rFonts w:cs="Times New Roman"/>
          <w:bCs/>
          <w:sz w:val="24"/>
          <w:szCs w:val="24"/>
          <w:lang w:val="en-US"/>
        </w:rPr>
        <w:t xml:space="preserve">(Theo </w:t>
      </w:r>
      <w:hyperlink r:id="rId13" w:history="1">
        <w:r w:rsidRPr="001F7CD1">
          <w:rPr>
            <w:rStyle w:val="Hyperlink"/>
            <w:rFonts w:cs="Times New Roman"/>
            <w:bCs/>
            <w:sz w:val="24"/>
            <w:szCs w:val="24"/>
            <w:lang w:val="en-US"/>
          </w:rPr>
          <w:t>https://khoahoc.tv/giay-ra-doi-va-phat-trien-564</w:t>
        </w:r>
      </w:hyperlink>
      <w:r w:rsidRPr="001F7CD1">
        <w:rPr>
          <w:rFonts w:cs="Times New Roman"/>
          <w:bCs/>
          <w:sz w:val="24"/>
          <w:szCs w:val="24"/>
          <w:lang w:val="en-US"/>
        </w:rPr>
        <w:t>)</w:t>
      </w:r>
    </w:p>
    <w:p w14:paraId="0AAE21B2" w14:textId="77777777" w:rsidR="005C4E9E" w:rsidRPr="001F7CD1" w:rsidRDefault="005C4E9E" w:rsidP="005C4E9E">
      <w:pPr>
        <w:spacing w:before="60" w:after="60"/>
        <w:ind w:firstLine="426"/>
        <w:rPr>
          <w:rFonts w:cs="Times New Roman"/>
          <w:b/>
          <w:bCs/>
          <w:sz w:val="24"/>
          <w:szCs w:val="24"/>
          <w:lang w:val="en-US"/>
        </w:rPr>
      </w:pPr>
      <w:r w:rsidRPr="001F7CD1">
        <w:rPr>
          <w:rFonts w:cs="Times New Roman"/>
          <w:b/>
          <w:bCs/>
          <w:sz w:val="24"/>
          <w:szCs w:val="24"/>
          <w:lang w:val="en-US"/>
        </w:rPr>
        <w:t>Thực hiện yêu cầu:</w:t>
      </w:r>
    </w:p>
    <w:p w14:paraId="554F6981"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Câu 1. </w:t>
      </w:r>
      <w:r w:rsidRPr="001F7CD1">
        <w:rPr>
          <w:rFonts w:cs="Times New Roman"/>
          <w:bCs/>
          <w:sz w:val="24"/>
          <w:szCs w:val="24"/>
          <w:lang w:val="en-US"/>
        </w:rPr>
        <w:t>Xác định phương tiện phi ngôn ngữ được sử dụng trong văn bản.</w:t>
      </w:r>
    </w:p>
    <w:p w14:paraId="628F4A69"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Câu 2. </w:t>
      </w:r>
      <w:r w:rsidRPr="001F7CD1">
        <w:rPr>
          <w:rFonts w:cs="Times New Roman"/>
          <w:bCs/>
          <w:sz w:val="24"/>
          <w:szCs w:val="24"/>
          <w:lang w:val="en-US"/>
        </w:rPr>
        <w:t>Chỉ ra thông tin cơ bản của văn bản.</w:t>
      </w:r>
    </w:p>
    <w:p w14:paraId="2E26821A"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Câu 3. </w:t>
      </w:r>
      <w:r w:rsidRPr="001F7CD1">
        <w:rPr>
          <w:rFonts w:cs="Times New Roman"/>
          <w:bCs/>
          <w:sz w:val="24"/>
          <w:szCs w:val="24"/>
          <w:lang w:val="en-US"/>
        </w:rPr>
        <w:t>Các dữ liệu trong văn bản là dữ liệu sơ cấp hay thứ cấp? Nhận xét về độ tin cậy của những dữ liệu này.</w:t>
      </w:r>
    </w:p>
    <w:p w14:paraId="1659DEC3"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Câu 4. </w:t>
      </w:r>
      <w:r w:rsidRPr="001F7CD1">
        <w:rPr>
          <w:rFonts w:cs="Times New Roman"/>
          <w:bCs/>
          <w:sz w:val="24"/>
          <w:szCs w:val="24"/>
          <w:lang w:val="en-US"/>
        </w:rPr>
        <w:t>Phân tích và đánh giá cách trình bày dữ liệu của tác giả trong văn bản.</w:t>
      </w:r>
    </w:p>
    <w:p w14:paraId="10C3A4FA"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Câu 5. </w:t>
      </w:r>
      <w:r w:rsidRPr="001F7CD1">
        <w:rPr>
          <w:rFonts w:cs="Times New Roman"/>
          <w:bCs/>
          <w:sz w:val="24"/>
          <w:szCs w:val="24"/>
          <w:lang w:val="en-US"/>
        </w:rPr>
        <w:t>Theo anh/chị, việc phát minh ra giấy có ý nghĩa gì đối với nhân loại?</w:t>
      </w:r>
    </w:p>
    <w:p w14:paraId="3C9CBEE5" w14:textId="77777777" w:rsidR="005C4E9E" w:rsidRPr="001F7CD1" w:rsidRDefault="005C4E9E" w:rsidP="005C4E9E">
      <w:pPr>
        <w:spacing w:before="60" w:after="60"/>
        <w:ind w:firstLine="426"/>
        <w:rPr>
          <w:rFonts w:cs="Times New Roman"/>
          <w:b/>
          <w:bCs/>
          <w:sz w:val="24"/>
          <w:szCs w:val="24"/>
          <w:lang w:val="en-US"/>
        </w:rPr>
      </w:pPr>
      <w:r w:rsidRPr="001F7CD1">
        <w:rPr>
          <w:rFonts w:cs="Times New Roman"/>
          <w:b/>
          <w:bCs/>
          <w:sz w:val="24"/>
          <w:szCs w:val="24"/>
          <w:lang w:val="en-US"/>
        </w:rPr>
        <w:t>Gợi ý trả lời:</w:t>
      </w:r>
    </w:p>
    <w:p w14:paraId="64543A3F"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Câu 1. </w:t>
      </w:r>
      <w:r w:rsidRPr="001F7CD1">
        <w:rPr>
          <w:rFonts w:cs="Times New Roman"/>
          <w:bCs/>
          <w:sz w:val="24"/>
          <w:szCs w:val="24"/>
          <w:lang w:val="en-US"/>
        </w:rPr>
        <w:t>Phương tiện phi ngôn ngữ được sử dụng trong văn bản: Hình ảnh</w:t>
      </w:r>
    </w:p>
    <w:p w14:paraId="0E4B61AD"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Câu 2. </w:t>
      </w:r>
      <w:r w:rsidRPr="001F7CD1">
        <w:rPr>
          <w:rFonts w:cs="Times New Roman"/>
          <w:bCs/>
          <w:sz w:val="24"/>
          <w:szCs w:val="24"/>
          <w:lang w:val="en-US"/>
        </w:rPr>
        <w:t>Thông tin cơ bản: Sự ra đời và phát triển của giấy.</w:t>
      </w:r>
    </w:p>
    <w:p w14:paraId="7CEED4B4"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Câu 3. - </w:t>
      </w:r>
      <w:r w:rsidRPr="001F7CD1">
        <w:rPr>
          <w:rFonts w:cs="Times New Roman"/>
          <w:bCs/>
          <w:sz w:val="24"/>
          <w:szCs w:val="24"/>
          <w:lang w:val="en-US"/>
        </w:rPr>
        <w:t>Các dữ liệu trong văn bản là dữ liệu thứ cấp:</w:t>
      </w:r>
    </w:p>
    <w:p w14:paraId="7162F9B2"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 Dữ liệu về Ts’ai Lun năm 105</w:t>
      </w:r>
    </w:p>
    <w:p w14:paraId="7D1208B0"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 xml:space="preserve">    + Khoảng năm 400 người Ấn độ đã biết làm giấy</w:t>
      </w:r>
    </w:p>
    <w:p w14:paraId="37E43ED9"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 xml:space="preserve">    + Sau khoảng 500 năm sau, dân Abbasid Caliphate bắt đầu dùng giấy. </w:t>
      </w:r>
    </w:p>
    <w:p w14:paraId="4A4BEEDC"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w:t>
      </w:r>
    </w:p>
    <w:p w14:paraId="5E175A91"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 Các dữ liệu văn bản đưa ra chưa đủ độ tin cậy vì tác giả bài viết không ghi rõ nguồn dữ liệu. Điều này làm giảm đi tính khả tín của văn bản.</w:t>
      </w:r>
    </w:p>
    <w:p w14:paraId="40FA550D" w14:textId="5EF5E9FE"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Câu 4. </w:t>
      </w:r>
      <w:r w:rsidR="00B733DA" w:rsidRPr="001F7CD1">
        <w:rPr>
          <w:rFonts w:cs="Times New Roman"/>
          <w:bCs/>
          <w:sz w:val="24"/>
          <w:szCs w:val="24"/>
          <w:lang w:val="en-US"/>
        </w:rPr>
        <w:t>-</w:t>
      </w:r>
      <w:r w:rsidRPr="001F7CD1">
        <w:rPr>
          <w:rFonts w:cs="Times New Roman"/>
          <w:bCs/>
          <w:sz w:val="24"/>
          <w:szCs w:val="24"/>
          <w:lang w:val="en-US"/>
        </w:rPr>
        <w:t xml:space="preserve"> Cách trình bày dữ liệu trong văn bản: Tổ chức theo trật tự thời gian: năm 105 -&gt; năm 400 -&gt; năm 650 -&gt;…</w:t>
      </w:r>
    </w:p>
    <w:p w14:paraId="5E9DAE89"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 xml:space="preserve">- Đánh giá: Đây là cách trình bày dữ liệu phù hợp với mục đích viết của văn bản, khiến người đọc hình dung được sự ra đời và phát triển của giấy. </w:t>
      </w:r>
    </w:p>
    <w:p w14:paraId="623D9D4D"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Câu 5. </w:t>
      </w:r>
      <w:r w:rsidRPr="001F7CD1">
        <w:rPr>
          <w:rFonts w:cs="Times New Roman"/>
          <w:bCs/>
          <w:sz w:val="24"/>
          <w:szCs w:val="24"/>
          <w:lang w:val="en-US"/>
        </w:rPr>
        <w:t>Việc phát minh ra giấy có ý nghĩa:</w:t>
      </w:r>
    </w:p>
    <w:p w14:paraId="70C88383"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 xml:space="preserve">- </w:t>
      </w:r>
      <w:r w:rsidRPr="001F7CD1">
        <w:rPr>
          <w:rFonts w:cs="Times New Roman"/>
          <w:bCs/>
          <w:sz w:val="24"/>
          <w:szCs w:val="24"/>
          <w:lang w:val="en-US"/>
        </w:rPr>
        <w:t>Giúp chúng ta ghi chép các sự kiện một cách dễ dàng, thuận tiện và giữ gìn, bảo quản rất lâu những dữ liệu ấy.</w:t>
      </w:r>
    </w:p>
    <w:p w14:paraId="576A320C"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 Thúc đấy ngành in, ấn phát triển.</w:t>
      </w:r>
    </w:p>
    <w:p w14:paraId="200EE122"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 Góp phần lưu giữ giá trị văn hóa truyền thống</w:t>
      </w:r>
    </w:p>
    <w:p w14:paraId="75DFA8F8"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w:t>
      </w:r>
    </w:p>
    <w:p w14:paraId="592E8FC6" w14:textId="77777777" w:rsidR="00A02C23" w:rsidRPr="001F7CD1" w:rsidRDefault="005C4E9E" w:rsidP="005C4E9E">
      <w:pPr>
        <w:spacing w:before="60" w:after="60"/>
        <w:ind w:firstLine="426"/>
        <w:rPr>
          <w:rFonts w:cs="Times New Roman"/>
          <w:b/>
          <w:bCs/>
          <w:sz w:val="24"/>
          <w:szCs w:val="24"/>
          <w:lang w:val="en-US"/>
        </w:rPr>
      </w:pPr>
      <w:r w:rsidRPr="001F7CD1">
        <w:rPr>
          <w:rFonts w:cs="Times New Roman"/>
          <w:b/>
          <w:bCs/>
          <w:sz w:val="24"/>
          <w:szCs w:val="24"/>
          <w:lang w:val="vi-VN"/>
        </w:rPr>
        <w:t xml:space="preserve">Đề </w:t>
      </w:r>
      <w:r w:rsidRPr="001F7CD1">
        <w:rPr>
          <w:rFonts w:cs="Times New Roman"/>
          <w:b/>
          <w:bCs/>
          <w:sz w:val="24"/>
          <w:szCs w:val="24"/>
          <w:lang w:val="en-US"/>
        </w:rPr>
        <w:t>3</w:t>
      </w:r>
      <w:r w:rsidRPr="001F7CD1">
        <w:rPr>
          <w:rFonts w:cs="Times New Roman"/>
          <w:b/>
          <w:bCs/>
          <w:sz w:val="24"/>
          <w:szCs w:val="24"/>
          <w:lang w:val="vi-VN"/>
        </w:rPr>
        <w:t xml:space="preserve">: </w:t>
      </w:r>
    </w:p>
    <w:p w14:paraId="20622735" w14:textId="2F0B2245" w:rsidR="005C4E9E" w:rsidRPr="001F7CD1" w:rsidRDefault="005C4E9E" w:rsidP="005C4E9E">
      <w:pPr>
        <w:spacing w:before="60" w:after="60"/>
        <w:ind w:firstLine="426"/>
        <w:rPr>
          <w:rFonts w:cs="Times New Roman"/>
          <w:b/>
          <w:bCs/>
          <w:sz w:val="24"/>
          <w:szCs w:val="24"/>
          <w:lang w:val="vi-VN"/>
        </w:rPr>
      </w:pPr>
      <w:r w:rsidRPr="001F7CD1">
        <w:rPr>
          <w:rFonts w:cs="Times New Roman"/>
          <w:b/>
          <w:bCs/>
          <w:sz w:val="24"/>
          <w:szCs w:val="24"/>
          <w:lang w:val="vi-VN"/>
        </w:rPr>
        <w:t>Đọc văn bản sau và thực hiện các yêu cầu:</w:t>
      </w:r>
    </w:p>
    <w:p w14:paraId="7086F27E" w14:textId="77777777" w:rsidR="005C4E9E" w:rsidRPr="001F7CD1" w:rsidRDefault="005C4E9E" w:rsidP="005204C7">
      <w:pPr>
        <w:spacing w:before="60" w:after="60"/>
        <w:ind w:firstLine="426"/>
        <w:jc w:val="center"/>
        <w:rPr>
          <w:rFonts w:cs="Times New Roman"/>
          <w:bCs/>
          <w:i/>
          <w:sz w:val="24"/>
          <w:szCs w:val="24"/>
          <w:lang w:val="en-US"/>
        </w:rPr>
      </w:pPr>
      <w:r w:rsidRPr="001F7CD1">
        <w:rPr>
          <w:rFonts w:cs="Times New Roman"/>
          <w:b/>
          <w:bCs/>
          <w:i/>
          <w:sz w:val="24"/>
          <w:szCs w:val="24"/>
          <w:lang w:val="en-US"/>
        </w:rPr>
        <w:t>Thiêng liêng Thành cổ Quảng Trị</w:t>
      </w:r>
    </w:p>
    <w:p w14:paraId="3A2FA31E" w14:textId="32AA6D7A"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Trải qua những năm tháng hào hùng của dân tộc, Thành cổ Quảng Trị là minh chứng cho sự đấu tranh kiên cường và lịch sử vẻ vang của quân dân Việt Nam, là không gian thiêng liêng tái hiện miền ký ức hào hùng và bi tráng của một thời hoa lửa. </w:t>
      </w:r>
    </w:p>
    <w:p w14:paraId="50918014" w14:textId="4F36BA42"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 xml:space="preserve">Sự kiện 81 ngày đêm chiến đấu bảo vệ Thành cổ Quảng Trị là bản hùng ca bất tử vang mãi muôn đời. Trong suốt 81 ngày đêm chiến đấu ác liệt, trên toàn bộ khu vực Thành cổ, Mỹ đã ném xuống hơn 328.000 tấn bom. Máu xương của các anh hùng liệt sĩ đã hòa vào lòng đất, từng cỏ cây Thành cổ. </w:t>
      </w:r>
      <w:r w:rsidRPr="001F7CD1">
        <w:rPr>
          <w:rFonts w:cs="Times New Roman"/>
          <w:bCs/>
          <w:sz w:val="24"/>
          <w:szCs w:val="24"/>
          <w:lang w:val="en-US"/>
        </w:rPr>
        <w:lastRenderedPageBreak/>
        <w:t>Thành cổ Quảng Trị đã ghi vào lịch sử một trang sử vàng chói lọi, một tượng đài về khát vọng độc lập, hòa bình. Các anh hùng liệt sĩ ngã xuống trên mảnh đất này không phải để viết nên một trang sử bi tráng mà viết nên một trang hòa bình.</w:t>
      </w:r>
    </w:p>
    <w:p w14:paraId="78EB525C" w14:textId="0194671F"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Chính vì vậy, xây dựng Thành cổ Quảng Trị trở thành biểu tượng hòa bình là niềm mong mỏi của chiến sĩ, đồng bào và nhân dân cả nước nói chung và Quảng Trị nói riêng. Giờ đây, Thành cổ với màu xanh bình yên nằm giữa lòng khu đô thị trẻ sầm uất - thị xã Quảng Trị bên dòng Thạch Hãn, nhưng những dấu tích vẫn còn lưu mãi về một thời hào hùng, là cội nguồn nuôi dưỡng lòng yêu nước cho thế hệ trẻ hôm nay và mai sau.</w:t>
      </w:r>
    </w:p>
    <w:p w14:paraId="76C37E1E" w14:textId="12526318" w:rsidR="005C4E9E" w:rsidRPr="001F7CD1" w:rsidRDefault="005204C7" w:rsidP="005204C7">
      <w:pPr>
        <w:spacing w:before="60" w:after="60"/>
        <w:ind w:firstLine="426"/>
        <w:jc w:val="center"/>
        <w:rPr>
          <w:rFonts w:cs="Times New Roman"/>
          <w:bCs/>
          <w:sz w:val="24"/>
          <w:szCs w:val="24"/>
          <w:lang w:val="en-US"/>
        </w:rPr>
      </w:pPr>
      <w:r w:rsidRPr="001F7CD1">
        <w:rPr>
          <w:rFonts w:cs="Times New Roman"/>
          <w:bCs/>
          <w:noProof/>
          <w:sz w:val="24"/>
          <w:szCs w:val="24"/>
          <w:lang w:val="en-US"/>
        </w:rPr>
        <w:drawing>
          <wp:inline distT="0" distB="0" distL="0" distR="0" wp14:anchorId="7DB03F85" wp14:editId="18C6B6E3">
            <wp:extent cx="4387850" cy="22115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00710" cy="2217984"/>
                    </a:xfrm>
                    <a:prstGeom prst="rect">
                      <a:avLst/>
                    </a:prstGeom>
                    <a:noFill/>
                  </pic:spPr>
                </pic:pic>
              </a:graphicData>
            </a:graphic>
          </wp:inline>
        </w:drawing>
      </w:r>
    </w:p>
    <w:p w14:paraId="44CA37EA" w14:textId="1EDECDF9" w:rsidR="005C4E9E" w:rsidRPr="001F7CD1" w:rsidRDefault="005204C7" w:rsidP="005204C7">
      <w:pPr>
        <w:spacing w:before="60" w:after="60"/>
        <w:ind w:firstLine="426"/>
        <w:jc w:val="center"/>
        <w:rPr>
          <w:rFonts w:cs="Times New Roman"/>
          <w:bCs/>
          <w:i/>
          <w:iCs/>
          <w:sz w:val="24"/>
          <w:szCs w:val="24"/>
          <w:lang w:val="en-US"/>
        </w:rPr>
      </w:pPr>
      <w:r w:rsidRPr="001F7CD1">
        <w:rPr>
          <w:rFonts w:cs="Times New Roman"/>
          <w:bCs/>
          <w:i/>
          <w:iCs/>
          <w:sz w:val="24"/>
          <w:szCs w:val="24"/>
          <w:lang w:val="en-US"/>
        </w:rPr>
        <w:t>Thành cổ Quảng Trị là nơi giáo dục truyền thống cách mạng cho thế hệ trẻ.</w:t>
      </w:r>
    </w:p>
    <w:p w14:paraId="196AB1CD" w14:textId="64909822"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Cách Quốc lộ 1A gần 2 km, Thành cổ Quảng Trị nằm tại trung tâm thị xã Quảng Trị, sát với dòng sông Thạch Hãn khoảng 500 m. Theo tài liệu ghi lại, vào thời Gia Long, thành Quảng Trị được xây dựng tại phường Tiền Kiên, Triệu Thành - Triệu Phong. Đến năm 1809, vua Gia Long cho dời đến xã Thạch Hãn (tức vị trí ngày nay, thuộc Phường 2, thị xã Quảng Trị). Ban đầu, thành được đắp bằng đất, tới năm 1837, vua Minh Mạng cho xây lại bằng gạch. Thành có hình vuông, chu vi tường thành là hơn 2.000 m, cao hơn 4 m, dưới chân dày hơn 12 m, bao quanh có hệ thống hào.</w:t>
      </w:r>
    </w:p>
    <w:p w14:paraId="2D33D725" w14:textId="1A292B0E"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Thành cổ Quảng Trị đã đi qua bao thăng trầm của lịch sử. Cuộc chiến đấu vào mùa hè đỏ lửa năm 1972 như một dấu mốc chói lọi mà vùng đất này trải qua. 81 ngày đêm, từ ngày 28/6/1972 đến ngày 16/9/1972. Trong cuộc chiến bảo vệ Thành cổ Quảng Trị năm 1972, không thể tính được chính xác có bao nhiêu chiến sỹ đã ngã xuống để bảo vệ nền độc lập của dân tộc nhưng tại địa điểm này, mỗi mét đất đều thấm đẫm máu của các anh. Để bảo vệ Thành cổ, hàng vạn chiến sỹ đã anh dũng ngã xuống, đã hòa vào lòng đất mẹ. 81 ngày đêm quá khắc nghiệt nhưng cũng là một trang sử rất hào hùng của dân tộc, một minh chứng thà hy sinh tất cả để bảo vệ nền độc lập, tự do của Tổ quốc.</w:t>
      </w:r>
    </w:p>
    <w:p w14:paraId="38D17FD5" w14:textId="38657A06"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Đến với Thành cổ, một địa chỉ không thể bỏ qua đó là Bảo tàng Thành cổ Quảng Trị. Không quá lớn và quy mô nhưng những di vật bên trong bảo tàng này đã phần nào nói lên sự ác liệt của chiến trường Quảng Trị năm 1972. Được thiết kế 2 tầng, bên dưới là nơi tiếp khách, là nơi để du khách lưu lại những cảm xúc khi đến với vùng đất thiêng Thành cổ; bên trên là nơi lưu giữ những hiện vật của cuộc chiến 81 ngày đêm bảo vệ Thành cổ. Qua lời giới thiệu hướng dẫn viên bảo tàng, những bức thư thời chiến, súng, đạn, lá cờ đã bạc màu thời gian, những chiếc bình đông đựng nước,… tất cả như làm sống lại một thời đầy ác liệt của cuộc chiến tranh, gây xúc động cho người nghe, hun đúc thêm tinh thần yêu nước cho các thế hệ sau.</w:t>
      </w:r>
    </w:p>
    <w:p w14:paraId="5821DC9A" w14:textId="28070C07"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 xml:space="preserve">Đài tưởng niệm Thành cổ Quảng Trị là nơi để cho du khách thắp nén hương thơm tưởng nhớ những anh hùng liệt sỹ đã không tiếc xương máu của mình và mãi mãi nằm lại ở vùng đất này. Đài tưởng niệm ở Thành cổ Quảng Trị được xây dựng mô phỏng như một ngôi mộ tập thể. Tượng đài này được thiết kế theo quan niệm triết lý âm dương. Dưới chân nấm mồ được đắp theo hình bát giác, tượng trưng cho bát quái, bốn lối bậc cấp đi lên tượng trưng cho tứ tượng, tầng dâng hương là tầng lưỡng nghi. Bên trên là mái đình Việt cách điệu. Một cây đèn màu đỏ được xem như cây thiên mệnh, là cầu nối giữa trời và đất để chuyển tải linh hồn các anh hùng liệt sỹ về cõi vĩnh hằng. Có 81 bậc thang đi lên, tượng trưng cho 81 ngày đêm chiến đấu ở Thành cổ Quảng Trị… Lòng nấm mồ rỗng có </w:t>
      </w:r>
      <w:r w:rsidRPr="001F7CD1">
        <w:rPr>
          <w:rFonts w:cs="Times New Roman"/>
          <w:bCs/>
          <w:sz w:val="24"/>
          <w:szCs w:val="24"/>
          <w:lang w:val="en-US"/>
        </w:rPr>
        <w:lastRenderedPageBreak/>
        <w:t>2 trục đường chính giao nhau. Chính giữa là nơi đặt hành trang người lính, đó là chiếc mũ tai bèo, một bình đông nước, đôi dép cao su, khẩu súng AK và chiếc ba lô.</w:t>
      </w:r>
    </w:p>
    <w:p w14:paraId="2618F210" w14:textId="316525D6"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Không kém phần trang nghiêm, tháp chuông nơi Thành cổ Quảng Trị cũng là công trình được nhiều du khách viếng thăm. Được hoàn thành vào năm 2007, quả chuông đồng có trọng lượng 7 tấn, chiều cao 3,9 m, đường kính 2,15 m, được treo trên tháp có chiều cao gần 15 m. Đây là công trình đặc biệt nhằm tri ân sự hy sinh của những anh hùng liệt sỹ trong chiến dịch 81 ngày đêm ở Thành cổ Quảng Trị.</w:t>
      </w:r>
    </w:p>
    <w:p w14:paraId="260B1BCB" w14:textId="10694C8D"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en-US"/>
        </w:rPr>
        <w:t xml:space="preserve">Trải qua những đau thương mất mát trong chiến tranh, Thành cổ Quảng Trị từng hứng chịu những trận mưa bom, bão đạn của kẻ thù, hôm nay là màu của cây cỏ, hoa lá, là màu xanh của sự sống đã hồi sinh. Được sống trong hòa bình nhưng hàng triệu trái tim người Việt không thể nào quên đi quá khứ đau thương nhưng rất đỗi hào hùng ấy. Thành cổ Quảng Trị được công nhận là di tích quốc gia đặc biệt. Nơi đây không chỉ là một điểm du lịch tâm linh mà còn là </w:t>
      </w:r>
      <w:r w:rsidR="00301397" w:rsidRPr="001F7CD1">
        <w:rPr>
          <w:rFonts w:cs="Times New Roman"/>
          <w:bCs/>
          <w:sz w:val="24"/>
          <w:szCs w:val="24"/>
          <w:lang w:val="en-US"/>
        </w:rPr>
        <w:t>“</w:t>
      </w:r>
      <w:r w:rsidRPr="001F7CD1">
        <w:rPr>
          <w:rFonts w:cs="Times New Roman"/>
          <w:bCs/>
          <w:sz w:val="24"/>
          <w:szCs w:val="24"/>
          <w:lang w:val="en-US"/>
        </w:rPr>
        <w:t>địa chỉ đỏ</w:t>
      </w:r>
      <w:r w:rsidR="00301397" w:rsidRPr="001F7CD1">
        <w:rPr>
          <w:rFonts w:cs="Times New Roman"/>
          <w:bCs/>
          <w:sz w:val="24"/>
          <w:szCs w:val="24"/>
          <w:lang w:val="en-US"/>
        </w:rPr>
        <w:t>”</w:t>
      </w:r>
      <w:r w:rsidRPr="001F7CD1">
        <w:rPr>
          <w:rFonts w:cs="Times New Roman"/>
          <w:bCs/>
          <w:sz w:val="24"/>
          <w:szCs w:val="24"/>
          <w:lang w:val="en-US"/>
        </w:rPr>
        <w:t xml:space="preserve"> để giáo dục truyền thống cách mạng, là nơi để bồi đắp tinh thần yêu nước và niềm tự hào của nhân dân Việt Nam.</w:t>
      </w:r>
    </w:p>
    <w:p w14:paraId="1335F545" w14:textId="00C681CB" w:rsidR="005C4E9E" w:rsidRPr="001F7CD1" w:rsidRDefault="005C4E9E" w:rsidP="000C78FD">
      <w:pPr>
        <w:spacing w:before="60" w:after="60"/>
        <w:ind w:firstLine="426"/>
        <w:jc w:val="right"/>
        <w:rPr>
          <w:rFonts w:cs="Times New Roman"/>
          <w:bCs/>
          <w:sz w:val="24"/>
          <w:szCs w:val="24"/>
          <w:lang w:val="en-US"/>
        </w:rPr>
      </w:pPr>
      <w:r w:rsidRPr="001F7CD1">
        <w:rPr>
          <w:rFonts w:cs="Times New Roman"/>
          <w:bCs/>
          <w:sz w:val="24"/>
          <w:szCs w:val="24"/>
          <w:lang w:val="vi-VN"/>
        </w:rPr>
        <w:t xml:space="preserve">(Theo baocaobang.vn, </w:t>
      </w:r>
      <w:r w:rsidRPr="001F7CD1">
        <w:rPr>
          <w:rFonts w:cs="Times New Roman"/>
          <w:bCs/>
          <w:sz w:val="24"/>
          <w:szCs w:val="24"/>
          <w:lang w:val="en-US"/>
        </w:rPr>
        <w:t xml:space="preserve">12 </w:t>
      </w:r>
      <w:r w:rsidR="00B733DA" w:rsidRPr="001F7CD1">
        <w:rPr>
          <w:rFonts w:cs="Times New Roman"/>
          <w:bCs/>
          <w:sz w:val="24"/>
          <w:szCs w:val="24"/>
          <w:lang w:val="en-US"/>
        </w:rPr>
        <w:t>-</w:t>
      </w:r>
      <w:r w:rsidRPr="001F7CD1">
        <w:rPr>
          <w:rFonts w:cs="Times New Roman"/>
          <w:bCs/>
          <w:sz w:val="24"/>
          <w:szCs w:val="24"/>
          <w:lang w:val="en-US"/>
        </w:rPr>
        <w:t xml:space="preserve"> 07 </w:t>
      </w:r>
      <w:r w:rsidRPr="001F7CD1">
        <w:rPr>
          <w:rFonts w:cs="Times New Roman"/>
          <w:bCs/>
          <w:sz w:val="24"/>
          <w:szCs w:val="24"/>
          <w:lang w:val="vi-VN"/>
        </w:rPr>
        <w:t xml:space="preserve">- </w:t>
      </w:r>
      <w:r w:rsidRPr="001F7CD1">
        <w:rPr>
          <w:rFonts w:cs="Times New Roman"/>
          <w:bCs/>
          <w:sz w:val="24"/>
          <w:szCs w:val="24"/>
          <w:lang w:val="en-US"/>
        </w:rPr>
        <w:t>2024</w:t>
      </w:r>
      <w:r w:rsidRPr="001F7CD1">
        <w:rPr>
          <w:rFonts w:cs="Times New Roman"/>
          <w:bCs/>
          <w:sz w:val="24"/>
          <w:szCs w:val="24"/>
          <w:lang w:val="vi-VN"/>
        </w:rPr>
        <w:t>)</w:t>
      </w:r>
      <w:r w:rsidRPr="001F7CD1">
        <w:rPr>
          <w:rFonts w:cs="Times New Roman"/>
          <w:bCs/>
          <w:sz w:val="24"/>
          <w:szCs w:val="24"/>
          <w:lang w:val="en-US"/>
        </w:rPr>
        <w:t> </w:t>
      </w:r>
    </w:p>
    <w:p w14:paraId="180F063A" w14:textId="77777777" w:rsidR="005C4E9E" w:rsidRPr="001F7CD1" w:rsidRDefault="005C4E9E" w:rsidP="005C4E9E">
      <w:pPr>
        <w:spacing w:before="60" w:after="60"/>
        <w:ind w:firstLine="426"/>
        <w:rPr>
          <w:rFonts w:cs="Times New Roman"/>
          <w:b/>
          <w:bCs/>
          <w:sz w:val="24"/>
          <w:szCs w:val="24"/>
          <w:lang w:val="vi-VN"/>
        </w:rPr>
      </w:pPr>
      <w:r w:rsidRPr="001F7CD1">
        <w:rPr>
          <w:rFonts w:cs="Times New Roman"/>
          <w:b/>
          <w:bCs/>
          <w:sz w:val="24"/>
          <w:szCs w:val="24"/>
          <w:lang w:val="vi-VN"/>
        </w:rPr>
        <w:t>Trả lời câu hỏi:</w:t>
      </w:r>
    </w:p>
    <w:p w14:paraId="136E8E5A" w14:textId="77777777" w:rsidR="005C4E9E" w:rsidRPr="001F7CD1" w:rsidRDefault="005C4E9E" w:rsidP="005C4E9E">
      <w:pPr>
        <w:spacing w:before="60" w:after="60"/>
        <w:ind w:firstLine="426"/>
        <w:rPr>
          <w:rFonts w:cs="Times New Roman"/>
          <w:bCs/>
          <w:iCs/>
          <w:sz w:val="24"/>
          <w:szCs w:val="24"/>
          <w:lang w:val="vi-VN"/>
        </w:rPr>
      </w:pPr>
      <w:r w:rsidRPr="001F7CD1">
        <w:rPr>
          <w:rFonts w:cs="Times New Roman"/>
          <w:b/>
          <w:bCs/>
          <w:sz w:val="24"/>
          <w:szCs w:val="24"/>
          <w:lang w:val="en-US"/>
        </w:rPr>
        <w:t xml:space="preserve">Câu 1. </w:t>
      </w:r>
      <w:r w:rsidRPr="001F7CD1">
        <w:rPr>
          <w:rFonts w:cs="Times New Roman"/>
          <w:bCs/>
          <w:iCs/>
          <w:sz w:val="24"/>
          <w:szCs w:val="24"/>
          <w:lang w:val="en-US"/>
        </w:rPr>
        <w:t>Xác định phương tiện phi ngôn ngữ được sử dụng trong văn bản.</w:t>
      </w:r>
    </w:p>
    <w:p w14:paraId="1357DDC7" w14:textId="747B2725" w:rsidR="005C4E9E" w:rsidRPr="001F7CD1" w:rsidRDefault="005C4E9E" w:rsidP="005C4E9E">
      <w:pPr>
        <w:spacing w:before="60" w:after="60"/>
        <w:ind w:firstLine="426"/>
        <w:rPr>
          <w:rFonts w:cs="Times New Roman"/>
          <w:b/>
          <w:bCs/>
          <w:sz w:val="24"/>
          <w:szCs w:val="24"/>
          <w:lang w:val="vi-VN"/>
        </w:rPr>
      </w:pPr>
      <w:r w:rsidRPr="001F7CD1">
        <w:rPr>
          <w:rFonts w:cs="Times New Roman"/>
          <w:b/>
          <w:bCs/>
          <w:sz w:val="24"/>
          <w:szCs w:val="24"/>
          <w:lang w:val="en-US"/>
        </w:rPr>
        <w:t xml:space="preserve">Câu 2. </w:t>
      </w:r>
      <w:r w:rsidRPr="001F7CD1">
        <w:rPr>
          <w:rFonts w:cs="Times New Roman"/>
          <w:bCs/>
          <w:sz w:val="24"/>
          <w:szCs w:val="24"/>
          <w:lang w:val="vi-VN"/>
        </w:rPr>
        <w:t xml:space="preserve">Vì sao Thành cổ Quảng Trị là mảnh đất </w:t>
      </w:r>
      <w:r w:rsidR="00301397" w:rsidRPr="001F7CD1">
        <w:rPr>
          <w:rFonts w:cs="Times New Roman"/>
          <w:bCs/>
          <w:sz w:val="24"/>
          <w:szCs w:val="24"/>
          <w:lang w:val="vi-VN"/>
        </w:rPr>
        <w:t>“</w:t>
      </w:r>
      <w:r w:rsidRPr="001F7CD1">
        <w:rPr>
          <w:rFonts w:cs="Times New Roman"/>
          <w:bCs/>
          <w:i/>
          <w:sz w:val="24"/>
          <w:szCs w:val="24"/>
          <w:lang w:val="vi-VN"/>
        </w:rPr>
        <w:t>thiêng liêng</w:t>
      </w:r>
      <w:r w:rsidR="00301397" w:rsidRPr="001F7CD1">
        <w:rPr>
          <w:rFonts w:cs="Times New Roman"/>
          <w:bCs/>
          <w:sz w:val="24"/>
          <w:szCs w:val="24"/>
          <w:lang w:val="vi-VN"/>
        </w:rPr>
        <w:t>”</w:t>
      </w:r>
      <w:r w:rsidRPr="001F7CD1">
        <w:rPr>
          <w:rFonts w:cs="Times New Roman"/>
          <w:bCs/>
          <w:sz w:val="24"/>
          <w:szCs w:val="24"/>
          <w:lang w:val="vi-VN"/>
        </w:rPr>
        <w:t>?</w:t>
      </w:r>
    </w:p>
    <w:p w14:paraId="2CE3CEEC" w14:textId="77777777" w:rsidR="005C4E9E" w:rsidRPr="001F7CD1" w:rsidRDefault="005C4E9E" w:rsidP="005C4E9E">
      <w:pPr>
        <w:spacing w:before="60" w:after="60"/>
        <w:ind w:firstLine="426"/>
        <w:rPr>
          <w:rFonts w:cs="Times New Roman"/>
          <w:bCs/>
          <w:i/>
          <w:sz w:val="24"/>
          <w:szCs w:val="24"/>
          <w:lang w:val="vi-VN"/>
        </w:rPr>
      </w:pPr>
      <w:r w:rsidRPr="001F7CD1">
        <w:rPr>
          <w:rFonts w:cs="Times New Roman"/>
          <w:b/>
          <w:bCs/>
          <w:sz w:val="24"/>
          <w:szCs w:val="24"/>
          <w:lang w:val="vi-VN"/>
        </w:rPr>
        <w:t>Câu 3.</w:t>
      </w:r>
      <w:r w:rsidRPr="001F7CD1">
        <w:rPr>
          <w:rFonts w:cs="Times New Roman"/>
          <w:bCs/>
          <w:sz w:val="24"/>
          <w:szCs w:val="24"/>
          <w:lang w:val="vi-VN"/>
        </w:rPr>
        <w:t xml:space="preserve"> Văn bản trên đã sử dụng những cách trình bày thông tin nào? Phân tích hiệu quả của một trong những cách trinh bày thông tin mà người viết lựa chọn</w:t>
      </w:r>
    </w:p>
    <w:p w14:paraId="3A85ECFB" w14:textId="77777777" w:rsidR="005C4E9E" w:rsidRPr="001F7CD1" w:rsidRDefault="005C4E9E" w:rsidP="005C4E9E">
      <w:pPr>
        <w:spacing w:before="60" w:after="60"/>
        <w:ind w:firstLine="426"/>
        <w:rPr>
          <w:rFonts w:cs="Times New Roman"/>
          <w:bCs/>
          <w:sz w:val="24"/>
          <w:szCs w:val="24"/>
          <w:lang w:val="vi-VN"/>
        </w:rPr>
      </w:pPr>
      <w:r w:rsidRPr="001F7CD1">
        <w:rPr>
          <w:rFonts w:cs="Times New Roman"/>
          <w:b/>
          <w:bCs/>
          <w:sz w:val="24"/>
          <w:szCs w:val="24"/>
          <w:lang w:val="vi-VN"/>
        </w:rPr>
        <w:t>Câu 4.</w:t>
      </w:r>
      <w:r w:rsidRPr="001F7CD1">
        <w:rPr>
          <w:rFonts w:cs="Times New Roman"/>
          <w:bCs/>
          <w:sz w:val="24"/>
          <w:szCs w:val="24"/>
          <w:lang w:val="vi-VN"/>
        </w:rPr>
        <w:t xml:space="preserve"> Yếu tố biểu cảm đã được tác giả sử dụng như thế nào? Yếu tố đó đóng vai trò gì trong việc làm tăng tính hấp dẫn của văn bản?</w:t>
      </w:r>
    </w:p>
    <w:p w14:paraId="3EE12A55" w14:textId="77777777" w:rsidR="005C4E9E" w:rsidRPr="001F7CD1" w:rsidRDefault="005C4E9E" w:rsidP="005C4E9E">
      <w:pPr>
        <w:spacing w:before="60" w:after="60"/>
        <w:ind w:firstLine="426"/>
        <w:rPr>
          <w:rFonts w:cs="Times New Roman"/>
          <w:bCs/>
          <w:sz w:val="24"/>
          <w:szCs w:val="24"/>
          <w:lang w:val="vi-VN"/>
        </w:rPr>
      </w:pPr>
      <w:r w:rsidRPr="001F7CD1">
        <w:rPr>
          <w:rFonts w:cs="Times New Roman"/>
          <w:b/>
          <w:bCs/>
          <w:sz w:val="24"/>
          <w:szCs w:val="24"/>
          <w:lang w:val="vi-VN"/>
        </w:rPr>
        <w:t>Câu 5.</w:t>
      </w:r>
      <w:r w:rsidRPr="001F7CD1">
        <w:rPr>
          <w:rFonts w:cs="Times New Roman"/>
          <w:bCs/>
          <w:sz w:val="24"/>
          <w:szCs w:val="24"/>
          <w:lang w:val="vi-VN"/>
        </w:rPr>
        <w:t xml:space="preserve"> Em hãy</w:t>
      </w:r>
      <w:r w:rsidRPr="001F7CD1">
        <w:rPr>
          <w:rFonts w:cs="Times New Roman"/>
          <w:bCs/>
          <w:sz w:val="24"/>
          <w:szCs w:val="24"/>
          <w:lang w:val="pt-BR"/>
        </w:rPr>
        <w:t xml:space="preserve"> viết một đoạn văn nghị luận (từ 8 đến 9 câu) bày tỏ suy nghĩ </w:t>
      </w:r>
      <w:r w:rsidRPr="001F7CD1">
        <w:rPr>
          <w:rFonts w:cs="Times New Roman"/>
          <w:bCs/>
          <w:sz w:val="24"/>
          <w:szCs w:val="24"/>
          <w:lang w:val="en-US"/>
        </w:rPr>
        <w:t>về trách nhiệm của thế hệ trẻ hôm nay trong học tập.</w:t>
      </w:r>
      <w:r w:rsidRPr="001F7CD1">
        <w:rPr>
          <w:rFonts w:cs="Times New Roman"/>
          <w:bCs/>
          <w:sz w:val="24"/>
          <w:szCs w:val="24"/>
          <w:lang w:val="vi-VN"/>
        </w:rPr>
        <w:t>.</w:t>
      </w:r>
    </w:p>
    <w:p w14:paraId="5F21CDDA" w14:textId="6A4E8F8B" w:rsidR="005C4E9E" w:rsidRPr="001F7CD1" w:rsidRDefault="005C4E9E" w:rsidP="005C4E9E">
      <w:pPr>
        <w:spacing w:before="60" w:after="60"/>
        <w:ind w:firstLine="426"/>
        <w:rPr>
          <w:rFonts w:cs="Times New Roman"/>
          <w:b/>
          <w:bCs/>
          <w:i/>
          <w:sz w:val="24"/>
          <w:szCs w:val="24"/>
          <w:lang w:val="vi-VN"/>
        </w:rPr>
      </w:pPr>
      <w:r w:rsidRPr="001F7CD1">
        <w:rPr>
          <w:rFonts w:cs="Times New Roman"/>
          <w:b/>
          <w:bCs/>
          <w:i/>
          <w:sz w:val="24"/>
          <w:szCs w:val="24"/>
          <w:lang w:val="vi-VN"/>
        </w:rPr>
        <w:t>Gợi ý trả lời</w:t>
      </w:r>
    </w:p>
    <w:p w14:paraId="05D7239A"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
          <w:bCs/>
          <w:sz w:val="24"/>
          <w:szCs w:val="24"/>
          <w:lang w:val="en-US"/>
        </w:rPr>
        <w:t>Câu 1.</w:t>
      </w:r>
      <w:r w:rsidRPr="001F7CD1">
        <w:rPr>
          <w:rFonts w:cs="Times New Roman"/>
          <w:bCs/>
          <w:sz w:val="24"/>
          <w:szCs w:val="24"/>
          <w:lang w:val="en-US"/>
        </w:rPr>
        <w:t xml:space="preserve"> Phương tiện phi ngôn ngữ: Hình ảnh, số liệu.</w:t>
      </w:r>
    </w:p>
    <w:p w14:paraId="297D7A9A" w14:textId="499E3F46" w:rsidR="005C4E9E" w:rsidRPr="001F7CD1" w:rsidRDefault="005C4E9E" w:rsidP="005C4E9E">
      <w:pPr>
        <w:spacing w:before="60" w:after="60"/>
        <w:ind w:firstLine="426"/>
        <w:rPr>
          <w:rFonts w:cs="Times New Roman"/>
          <w:bCs/>
          <w:iCs/>
          <w:sz w:val="24"/>
          <w:szCs w:val="24"/>
          <w:lang w:val="vi-VN"/>
        </w:rPr>
      </w:pPr>
      <w:r w:rsidRPr="001F7CD1">
        <w:rPr>
          <w:rFonts w:cs="Times New Roman"/>
          <w:b/>
          <w:bCs/>
          <w:iCs/>
          <w:sz w:val="24"/>
          <w:szCs w:val="24"/>
          <w:lang w:val="en-US"/>
        </w:rPr>
        <w:t>Câu 2.</w:t>
      </w:r>
      <w:r w:rsidRPr="001F7CD1">
        <w:rPr>
          <w:rFonts w:cs="Times New Roman"/>
          <w:bCs/>
          <w:iCs/>
          <w:sz w:val="24"/>
          <w:szCs w:val="24"/>
          <w:lang w:val="en-US"/>
        </w:rPr>
        <w:t xml:space="preserve"> </w:t>
      </w:r>
      <w:r w:rsidRPr="001F7CD1">
        <w:rPr>
          <w:rFonts w:cs="Times New Roman"/>
          <w:bCs/>
          <w:iCs/>
          <w:sz w:val="24"/>
          <w:szCs w:val="24"/>
          <w:lang w:val="vi-VN"/>
        </w:rPr>
        <w:t xml:space="preserve">Thành cổ Quảng Trị là mảnh đất </w:t>
      </w:r>
      <w:r w:rsidR="00301397" w:rsidRPr="001F7CD1">
        <w:rPr>
          <w:rFonts w:cs="Times New Roman"/>
          <w:bCs/>
          <w:iCs/>
          <w:sz w:val="24"/>
          <w:szCs w:val="24"/>
          <w:lang w:val="vi-VN"/>
        </w:rPr>
        <w:t>“</w:t>
      </w:r>
      <w:r w:rsidRPr="001F7CD1">
        <w:rPr>
          <w:rFonts w:cs="Times New Roman"/>
          <w:bCs/>
          <w:i/>
          <w:iCs/>
          <w:sz w:val="24"/>
          <w:szCs w:val="24"/>
          <w:lang w:val="vi-VN"/>
        </w:rPr>
        <w:t>thiêng liêng</w:t>
      </w:r>
      <w:r w:rsidR="00301397" w:rsidRPr="001F7CD1">
        <w:rPr>
          <w:rFonts w:cs="Times New Roman"/>
          <w:bCs/>
          <w:iCs/>
          <w:sz w:val="24"/>
          <w:szCs w:val="24"/>
          <w:lang w:val="vi-VN"/>
        </w:rPr>
        <w:t>”</w:t>
      </w:r>
      <w:r w:rsidRPr="001F7CD1">
        <w:rPr>
          <w:rFonts w:cs="Times New Roman"/>
          <w:bCs/>
          <w:iCs/>
          <w:sz w:val="24"/>
          <w:szCs w:val="24"/>
          <w:lang w:val="vi-VN"/>
        </w:rPr>
        <w:t xml:space="preserve"> là vì:</w:t>
      </w:r>
    </w:p>
    <w:p w14:paraId="4DD52D80"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vi-VN"/>
        </w:rPr>
        <w:t xml:space="preserve">+ </w:t>
      </w:r>
      <w:r w:rsidRPr="001F7CD1">
        <w:rPr>
          <w:rFonts w:cs="Times New Roman"/>
          <w:bCs/>
          <w:sz w:val="24"/>
          <w:szCs w:val="24"/>
          <w:lang w:val="en-US"/>
        </w:rPr>
        <w:t xml:space="preserve">Thành cổ Quảng Trị </w:t>
      </w:r>
      <w:r w:rsidRPr="001F7CD1">
        <w:rPr>
          <w:rFonts w:cs="Times New Roman"/>
          <w:bCs/>
          <w:sz w:val="24"/>
          <w:szCs w:val="24"/>
          <w:lang w:val="vi-VN"/>
        </w:rPr>
        <w:t xml:space="preserve">được xây dựng từ thời Gia Long, </w:t>
      </w:r>
      <w:r w:rsidRPr="001F7CD1">
        <w:rPr>
          <w:rFonts w:cs="Times New Roman"/>
          <w:bCs/>
          <w:sz w:val="24"/>
          <w:szCs w:val="24"/>
          <w:lang w:val="en-US"/>
        </w:rPr>
        <w:t>đã đi qua bao thăng trầm của lịch sử.</w:t>
      </w:r>
    </w:p>
    <w:p w14:paraId="2EB26625" w14:textId="063F7340"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vi-VN"/>
        </w:rPr>
        <w:t xml:space="preserve">+ Nơi diễn ra </w:t>
      </w:r>
      <w:r w:rsidRPr="001F7CD1">
        <w:rPr>
          <w:rFonts w:cs="Times New Roman"/>
          <w:bCs/>
          <w:sz w:val="24"/>
          <w:szCs w:val="24"/>
          <w:lang w:val="en-US"/>
        </w:rPr>
        <w:t xml:space="preserve">cuộc chiến </w:t>
      </w:r>
      <w:r w:rsidRPr="001F7CD1">
        <w:rPr>
          <w:rFonts w:cs="Times New Roman"/>
          <w:bCs/>
          <w:sz w:val="24"/>
          <w:szCs w:val="24"/>
          <w:lang w:val="vi-VN"/>
        </w:rPr>
        <w:t xml:space="preserve">đấu ác kiệt của quân dân ta với giặc Mỹ để </w:t>
      </w:r>
      <w:r w:rsidRPr="001F7CD1">
        <w:rPr>
          <w:rFonts w:cs="Times New Roman"/>
          <w:bCs/>
          <w:sz w:val="24"/>
          <w:szCs w:val="24"/>
          <w:lang w:val="en-US"/>
        </w:rPr>
        <w:t>bảo vệ Thành cổ Quảng Trị năm 1972</w:t>
      </w:r>
      <w:r w:rsidRPr="001F7CD1">
        <w:rPr>
          <w:rFonts w:cs="Times New Roman"/>
          <w:bCs/>
          <w:sz w:val="24"/>
          <w:szCs w:val="24"/>
          <w:lang w:val="vi-VN"/>
        </w:rPr>
        <w:t xml:space="preserve"> suốt </w:t>
      </w:r>
      <w:r w:rsidRPr="001F7CD1">
        <w:rPr>
          <w:rFonts w:cs="Times New Roman"/>
          <w:bCs/>
          <w:sz w:val="24"/>
          <w:szCs w:val="24"/>
          <w:lang w:val="en-US"/>
        </w:rPr>
        <w:t>81 ngày đêm, từ ngày 28/6/1972 đến ngày 16/9/1972. Để bảo vệ Thành cổ, hàng vạn chiến sỹ đã anh dũng ngã xuống</w:t>
      </w:r>
      <w:r w:rsidRPr="001F7CD1">
        <w:rPr>
          <w:rFonts w:cs="Times New Roman"/>
          <w:bCs/>
          <w:sz w:val="24"/>
          <w:szCs w:val="24"/>
          <w:lang w:val="vi-VN"/>
        </w:rPr>
        <w:t>.</w:t>
      </w:r>
    </w:p>
    <w:p w14:paraId="2DF18E84" w14:textId="77777777" w:rsidR="005C4E9E" w:rsidRPr="001F7CD1" w:rsidRDefault="005C4E9E" w:rsidP="005C4E9E">
      <w:pPr>
        <w:spacing w:before="60" w:after="60"/>
        <w:ind w:firstLine="426"/>
        <w:rPr>
          <w:rFonts w:cs="Times New Roman"/>
          <w:bCs/>
          <w:sz w:val="24"/>
          <w:szCs w:val="24"/>
          <w:lang w:val="vi-VN"/>
        </w:rPr>
      </w:pPr>
      <w:r w:rsidRPr="001F7CD1">
        <w:rPr>
          <w:rFonts w:cs="Times New Roman"/>
          <w:b/>
          <w:bCs/>
          <w:sz w:val="24"/>
          <w:szCs w:val="24"/>
          <w:lang w:val="en-US"/>
        </w:rPr>
        <w:t>Câu 3.</w:t>
      </w:r>
      <w:r w:rsidRPr="001F7CD1">
        <w:rPr>
          <w:rFonts w:cs="Times New Roman"/>
          <w:bCs/>
          <w:sz w:val="24"/>
          <w:szCs w:val="24"/>
          <w:lang w:val="en-US"/>
        </w:rPr>
        <w:t xml:space="preserve"> </w:t>
      </w:r>
      <w:r w:rsidRPr="001F7CD1">
        <w:rPr>
          <w:rFonts w:cs="Times New Roman"/>
          <w:bCs/>
          <w:sz w:val="24"/>
          <w:szCs w:val="24"/>
          <w:lang w:val="vi-VN"/>
        </w:rPr>
        <w:t>Văn bản trên đã sử dụng phối hợp nhiều cách trình bày thông tin như: trình bày thông tin theo trình tự thời gian; trình bày theo trật tự không gian, trình bày theo quan hệ nhân quả,...</w:t>
      </w:r>
    </w:p>
    <w:p w14:paraId="26F519F9" w14:textId="77777777" w:rsidR="005C4E9E" w:rsidRPr="001F7CD1" w:rsidRDefault="005C4E9E" w:rsidP="005C4E9E">
      <w:pPr>
        <w:spacing w:before="60" w:after="60"/>
        <w:ind w:firstLine="426"/>
        <w:rPr>
          <w:rFonts w:cs="Times New Roman"/>
          <w:bCs/>
          <w:sz w:val="24"/>
          <w:szCs w:val="24"/>
          <w:lang w:val="vi-VN"/>
        </w:rPr>
      </w:pPr>
      <w:r w:rsidRPr="001F7CD1">
        <w:rPr>
          <w:rFonts w:cs="Times New Roman"/>
          <w:bCs/>
          <w:sz w:val="24"/>
          <w:szCs w:val="24"/>
          <w:lang w:val="vi-VN"/>
        </w:rPr>
        <w:t xml:space="preserve"> - Hiệu quả của một trong những cách trình bày thông tin: cách trình bày thông tin theo </w:t>
      </w:r>
      <w:r w:rsidRPr="001F7CD1">
        <w:rPr>
          <w:rFonts w:cs="Times New Roman"/>
          <w:bCs/>
          <w:sz w:val="24"/>
          <w:szCs w:val="24"/>
          <w:lang w:val="en-US"/>
        </w:rPr>
        <w:t>quan hệ nhân quả:</w:t>
      </w:r>
      <w:r w:rsidRPr="001F7CD1">
        <w:rPr>
          <w:rFonts w:cs="Times New Roman"/>
          <w:bCs/>
          <w:sz w:val="24"/>
          <w:szCs w:val="24"/>
          <w:lang w:val="vi-VN"/>
        </w:rPr>
        <w:t xml:space="preserve"> </w:t>
      </w:r>
    </w:p>
    <w:p w14:paraId="23F22BE4" w14:textId="77777777" w:rsidR="005C4E9E" w:rsidRPr="001F7CD1" w:rsidRDefault="005C4E9E" w:rsidP="005C4E9E">
      <w:pPr>
        <w:spacing w:before="60" w:after="60"/>
        <w:ind w:firstLine="426"/>
        <w:rPr>
          <w:rFonts w:cs="Times New Roman"/>
          <w:bCs/>
          <w:sz w:val="24"/>
          <w:szCs w:val="24"/>
          <w:lang w:val="vi-VN"/>
        </w:rPr>
      </w:pPr>
      <w:r w:rsidRPr="001F7CD1">
        <w:rPr>
          <w:rFonts w:cs="Times New Roman"/>
          <w:bCs/>
          <w:sz w:val="24"/>
          <w:szCs w:val="24"/>
          <w:lang w:val="vi-VN"/>
        </w:rPr>
        <w:t>+</w:t>
      </w:r>
      <w:r w:rsidRPr="001F7CD1">
        <w:rPr>
          <w:rFonts w:cs="Times New Roman"/>
          <w:bCs/>
          <w:sz w:val="24"/>
          <w:szCs w:val="24"/>
          <w:lang w:val="en-US"/>
        </w:rPr>
        <w:t xml:space="preserve"> </w:t>
      </w:r>
      <w:r w:rsidRPr="001F7CD1">
        <w:rPr>
          <w:rFonts w:cs="Times New Roman"/>
          <w:bCs/>
          <w:i/>
          <w:iCs/>
          <w:sz w:val="24"/>
          <w:szCs w:val="24"/>
          <w:lang w:val="en-US"/>
        </w:rPr>
        <w:t>Phần mở đầu</w:t>
      </w:r>
      <w:r w:rsidRPr="001F7CD1">
        <w:rPr>
          <w:rFonts w:cs="Times New Roman"/>
          <w:bCs/>
          <w:sz w:val="24"/>
          <w:szCs w:val="24"/>
          <w:lang w:val="en-US"/>
        </w:rPr>
        <w:t>, người viết khẳng định</w:t>
      </w:r>
      <w:r w:rsidRPr="001F7CD1">
        <w:rPr>
          <w:rFonts w:cs="Times New Roman"/>
          <w:bCs/>
          <w:sz w:val="24"/>
          <w:szCs w:val="24"/>
          <w:lang w:val="vi-VN"/>
        </w:rPr>
        <w:t xml:space="preserve"> </w:t>
      </w:r>
      <w:r w:rsidRPr="001F7CD1">
        <w:rPr>
          <w:rFonts w:cs="Times New Roman"/>
          <w:bCs/>
          <w:sz w:val="24"/>
          <w:szCs w:val="24"/>
          <w:lang w:val="en-US"/>
        </w:rPr>
        <w:t>Thành cổ Quảng Trị</w:t>
      </w:r>
      <w:r w:rsidRPr="001F7CD1">
        <w:rPr>
          <w:rFonts w:cs="Times New Roman"/>
          <w:bCs/>
          <w:sz w:val="24"/>
          <w:szCs w:val="24"/>
          <w:lang w:val="vi-VN"/>
        </w:rPr>
        <w:t xml:space="preserve"> là một địa danh lịch sử rất ý nghĩa vì nơi đây còn lưu</w:t>
      </w:r>
      <w:r w:rsidRPr="001F7CD1">
        <w:rPr>
          <w:rFonts w:cs="Times New Roman"/>
          <w:bCs/>
          <w:sz w:val="24"/>
          <w:szCs w:val="24"/>
          <w:lang w:val="en-US"/>
        </w:rPr>
        <w:t xml:space="preserve"> còn lưu mãi </w:t>
      </w:r>
      <w:r w:rsidRPr="001F7CD1">
        <w:rPr>
          <w:rFonts w:cs="Times New Roman"/>
          <w:bCs/>
          <w:sz w:val="24"/>
          <w:szCs w:val="24"/>
          <w:lang w:val="vi-VN"/>
        </w:rPr>
        <w:t xml:space="preserve">dấu tích </w:t>
      </w:r>
      <w:r w:rsidRPr="001F7CD1">
        <w:rPr>
          <w:rFonts w:cs="Times New Roman"/>
          <w:bCs/>
          <w:sz w:val="24"/>
          <w:szCs w:val="24"/>
          <w:lang w:val="en-US"/>
        </w:rPr>
        <w:t>về một thời hào hùng, là cội nguồn nuôi dưỡng lòng yêu nước cho thế hệ trẻ hôm nay và mai sau</w:t>
      </w:r>
      <w:r w:rsidRPr="001F7CD1">
        <w:rPr>
          <w:rFonts w:cs="Times New Roman"/>
          <w:bCs/>
          <w:sz w:val="24"/>
          <w:szCs w:val="24"/>
          <w:lang w:val="vi-VN"/>
        </w:rPr>
        <w:t xml:space="preserve">. Nơi đây đã diễn ra sự kiện lịch sử </w:t>
      </w:r>
      <w:r w:rsidRPr="001F7CD1">
        <w:rPr>
          <w:rFonts w:cs="Times New Roman"/>
          <w:bCs/>
          <w:sz w:val="24"/>
          <w:szCs w:val="24"/>
          <w:lang w:val="en-US"/>
        </w:rPr>
        <w:t xml:space="preserve">81 ngày đêm </w:t>
      </w:r>
      <w:r w:rsidRPr="001F7CD1">
        <w:rPr>
          <w:rFonts w:cs="Times New Roman"/>
          <w:bCs/>
          <w:sz w:val="24"/>
          <w:szCs w:val="24"/>
          <w:lang w:val="vi-VN"/>
        </w:rPr>
        <w:t xml:space="preserve">quân dân ta </w:t>
      </w:r>
      <w:r w:rsidRPr="001F7CD1">
        <w:rPr>
          <w:rFonts w:cs="Times New Roman"/>
          <w:bCs/>
          <w:sz w:val="24"/>
          <w:szCs w:val="24"/>
          <w:lang w:val="en-US"/>
        </w:rPr>
        <w:t>chiến đấu bảo vệ Thành cổ Quảng Trị</w:t>
      </w:r>
      <w:r w:rsidRPr="001F7CD1">
        <w:rPr>
          <w:rFonts w:cs="Times New Roman"/>
          <w:bCs/>
          <w:sz w:val="24"/>
          <w:szCs w:val="24"/>
          <w:lang w:val="vi-VN"/>
        </w:rPr>
        <w:t>, trong kháng chiến chống Mỹ ác liệt.</w:t>
      </w:r>
    </w:p>
    <w:p w14:paraId="1C8A99C7" w14:textId="77777777" w:rsidR="005C4E9E" w:rsidRPr="001F7CD1" w:rsidRDefault="005C4E9E" w:rsidP="005C4E9E">
      <w:pPr>
        <w:spacing w:before="60" w:after="60"/>
        <w:ind w:firstLine="426"/>
        <w:rPr>
          <w:rFonts w:cs="Times New Roman"/>
          <w:bCs/>
          <w:sz w:val="24"/>
          <w:szCs w:val="24"/>
          <w:lang w:val="vi-VN"/>
        </w:rPr>
      </w:pPr>
      <w:r w:rsidRPr="001F7CD1">
        <w:rPr>
          <w:rFonts w:cs="Times New Roman"/>
          <w:bCs/>
          <w:sz w:val="24"/>
          <w:szCs w:val="24"/>
          <w:lang w:val="vi-VN"/>
        </w:rPr>
        <w:t>+</w:t>
      </w:r>
      <w:r w:rsidRPr="001F7CD1">
        <w:rPr>
          <w:rFonts w:cs="Times New Roman"/>
          <w:bCs/>
          <w:sz w:val="24"/>
          <w:szCs w:val="24"/>
          <w:lang w:val="en-US"/>
        </w:rPr>
        <w:t xml:space="preserve"> Tiếp theo, ở </w:t>
      </w:r>
      <w:r w:rsidRPr="001F7CD1">
        <w:rPr>
          <w:rFonts w:cs="Times New Roman"/>
          <w:bCs/>
          <w:i/>
          <w:iCs/>
          <w:sz w:val="24"/>
          <w:szCs w:val="24"/>
          <w:lang w:val="en-US"/>
        </w:rPr>
        <w:t>phần nội dung</w:t>
      </w:r>
      <w:r w:rsidRPr="001F7CD1">
        <w:rPr>
          <w:rFonts w:cs="Times New Roman"/>
          <w:bCs/>
          <w:sz w:val="24"/>
          <w:szCs w:val="24"/>
          <w:lang w:val="en-US"/>
        </w:rPr>
        <w:t xml:space="preserve">, người viết </w:t>
      </w:r>
      <w:r w:rsidRPr="001F7CD1">
        <w:rPr>
          <w:rFonts w:cs="Times New Roman"/>
          <w:b/>
          <w:bCs/>
          <w:sz w:val="24"/>
          <w:szCs w:val="24"/>
          <w:lang w:val="en-US"/>
        </w:rPr>
        <w:t>triển khai</w:t>
      </w:r>
      <w:r w:rsidRPr="001F7CD1">
        <w:rPr>
          <w:rFonts w:cs="Times New Roman"/>
          <w:b/>
          <w:bCs/>
          <w:sz w:val="24"/>
          <w:szCs w:val="24"/>
          <w:lang w:val="vi-VN"/>
        </w:rPr>
        <w:t>,</w:t>
      </w:r>
      <w:r w:rsidRPr="001F7CD1">
        <w:rPr>
          <w:rFonts w:cs="Times New Roman"/>
          <w:b/>
          <w:bCs/>
          <w:sz w:val="24"/>
          <w:szCs w:val="24"/>
          <w:lang w:val="en-US"/>
        </w:rPr>
        <w:t xml:space="preserve"> lí giải cụ thể </w:t>
      </w:r>
      <w:r w:rsidRPr="001F7CD1">
        <w:rPr>
          <w:rFonts w:cs="Times New Roman"/>
          <w:bCs/>
          <w:sz w:val="24"/>
          <w:szCs w:val="24"/>
          <w:lang w:val="en-US"/>
        </w:rPr>
        <w:t xml:space="preserve">về </w:t>
      </w:r>
      <w:r w:rsidRPr="001F7CD1">
        <w:rPr>
          <w:rFonts w:cs="Times New Roman"/>
          <w:bCs/>
          <w:sz w:val="24"/>
          <w:szCs w:val="24"/>
          <w:lang w:val="vi-VN"/>
        </w:rPr>
        <w:t xml:space="preserve">lịch sử xây dựng Thành cổ Quảng Trị; cuộc chiến đấu ác liệt </w:t>
      </w:r>
      <w:r w:rsidRPr="001F7CD1">
        <w:rPr>
          <w:rFonts w:cs="Times New Roman"/>
          <w:bCs/>
          <w:sz w:val="24"/>
          <w:szCs w:val="24"/>
          <w:lang w:val="en-US"/>
        </w:rPr>
        <w:t xml:space="preserve">vào mùa hè đỏ lửa năm 1972 </w:t>
      </w:r>
      <w:r w:rsidRPr="001F7CD1">
        <w:rPr>
          <w:rFonts w:cs="Times New Roman"/>
          <w:bCs/>
          <w:sz w:val="24"/>
          <w:szCs w:val="24"/>
          <w:lang w:val="vi-VN"/>
        </w:rPr>
        <w:t xml:space="preserve">với </w:t>
      </w:r>
      <w:r w:rsidRPr="001F7CD1">
        <w:rPr>
          <w:rFonts w:cs="Times New Roman"/>
          <w:bCs/>
          <w:sz w:val="24"/>
          <w:szCs w:val="24"/>
          <w:lang w:val="en-US"/>
        </w:rPr>
        <w:t>81 ngày đêm</w:t>
      </w:r>
      <w:r w:rsidRPr="001F7CD1">
        <w:rPr>
          <w:rFonts w:cs="Times New Roman"/>
          <w:bCs/>
          <w:sz w:val="24"/>
          <w:szCs w:val="24"/>
          <w:lang w:val="vi-VN"/>
        </w:rPr>
        <w:t xml:space="preserve"> bảo vệ Thành cổ Quảng Trị đầy cam go và những hi sinh mất mát lớn lao của quân dân ta; đặc điểm kiến trúc của di tích lịch sử Thành Cổ Quảng Trị ngày nay và ý nghĩa biểu tượng của nó; giá trị tinh thần mà Thành cổ mang đến cho chúng ta hôm nay.</w:t>
      </w:r>
    </w:p>
    <w:p w14:paraId="5E0501C7" w14:textId="32686351"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vi-VN"/>
        </w:rPr>
        <w:t xml:space="preserve">+ </w:t>
      </w:r>
      <w:r w:rsidRPr="001F7CD1">
        <w:rPr>
          <w:rFonts w:cs="Times New Roman"/>
          <w:bCs/>
          <w:sz w:val="24"/>
          <w:szCs w:val="24"/>
          <w:lang w:val="en-US"/>
        </w:rPr>
        <w:t xml:space="preserve">Từ đó, ở </w:t>
      </w:r>
      <w:r w:rsidRPr="001F7CD1">
        <w:rPr>
          <w:rFonts w:cs="Times New Roman"/>
          <w:bCs/>
          <w:i/>
          <w:iCs/>
          <w:sz w:val="24"/>
          <w:szCs w:val="24"/>
          <w:lang w:val="en-US"/>
        </w:rPr>
        <w:t>phần kết thúc</w:t>
      </w:r>
      <w:r w:rsidRPr="001F7CD1">
        <w:rPr>
          <w:rFonts w:cs="Times New Roman"/>
          <w:bCs/>
          <w:sz w:val="24"/>
          <w:szCs w:val="24"/>
          <w:lang w:val="en-US"/>
        </w:rPr>
        <w:t xml:space="preserve">, tác giả khẳng định </w:t>
      </w:r>
      <w:r w:rsidRPr="001F7CD1">
        <w:rPr>
          <w:rFonts w:cs="Times New Roman"/>
          <w:bCs/>
          <w:sz w:val="24"/>
          <w:szCs w:val="24"/>
          <w:lang w:val="vi-VN"/>
        </w:rPr>
        <w:t xml:space="preserve">vị trí, ý nghĩa của di tích Thành cổ Quảng Trị: </w:t>
      </w:r>
      <w:r w:rsidRPr="001F7CD1">
        <w:rPr>
          <w:rFonts w:cs="Times New Roman"/>
          <w:bCs/>
          <w:sz w:val="24"/>
          <w:szCs w:val="24"/>
          <w:lang w:val="en-US"/>
        </w:rPr>
        <w:t xml:space="preserve">là một điểm du lịch tâm linh mà còn là </w:t>
      </w:r>
      <w:r w:rsidR="00301397" w:rsidRPr="001F7CD1">
        <w:rPr>
          <w:rFonts w:cs="Times New Roman"/>
          <w:bCs/>
          <w:sz w:val="24"/>
          <w:szCs w:val="24"/>
          <w:lang w:val="en-US"/>
        </w:rPr>
        <w:t>“</w:t>
      </w:r>
      <w:r w:rsidRPr="001F7CD1">
        <w:rPr>
          <w:rFonts w:cs="Times New Roman"/>
          <w:bCs/>
          <w:sz w:val="24"/>
          <w:szCs w:val="24"/>
          <w:lang w:val="en-US"/>
        </w:rPr>
        <w:t>địa chỉ đỏ</w:t>
      </w:r>
      <w:r w:rsidR="00301397" w:rsidRPr="001F7CD1">
        <w:rPr>
          <w:rFonts w:cs="Times New Roman"/>
          <w:bCs/>
          <w:sz w:val="24"/>
          <w:szCs w:val="24"/>
          <w:lang w:val="en-US"/>
        </w:rPr>
        <w:t>”</w:t>
      </w:r>
      <w:r w:rsidRPr="001F7CD1">
        <w:rPr>
          <w:rFonts w:cs="Times New Roman"/>
          <w:bCs/>
          <w:sz w:val="24"/>
          <w:szCs w:val="24"/>
          <w:lang w:val="en-US"/>
        </w:rPr>
        <w:t xml:space="preserve"> để giáo dục truyền thống cách mạng, là nơi để bồi đắp tinh thần yêu nước và niềm tự hào của nhân dân Việt Nam.</w:t>
      </w:r>
    </w:p>
    <w:p w14:paraId="14944E30" w14:textId="77777777" w:rsidR="005C4E9E" w:rsidRPr="001F7CD1" w:rsidRDefault="005C4E9E" w:rsidP="005C4E9E">
      <w:pPr>
        <w:spacing w:before="60" w:after="60"/>
        <w:ind w:firstLine="426"/>
        <w:rPr>
          <w:rFonts w:cs="Times New Roman"/>
          <w:b/>
          <w:bCs/>
          <w:sz w:val="24"/>
          <w:szCs w:val="24"/>
          <w:lang w:val="vi-VN"/>
        </w:rPr>
      </w:pPr>
      <w:r w:rsidRPr="001F7CD1">
        <w:rPr>
          <w:rFonts w:cs="Times New Roman"/>
          <w:b/>
          <w:bCs/>
          <w:sz w:val="24"/>
          <w:szCs w:val="24"/>
          <w:lang w:val="en-US"/>
        </w:rPr>
        <w:t xml:space="preserve">Câu 4. </w:t>
      </w:r>
      <w:r w:rsidRPr="001F7CD1">
        <w:rPr>
          <w:rFonts w:cs="Times New Roman"/>
          <w:b/>
          <w:bCs/>
          <w:sz w:val="24"/>
          <w:szCs w:val="24"/>
          <w:lang w:val="vi-VN"/>
        </w:rPr>
        <w:t xml:space="preserve"> </w:t>
      </w:r>
      <w:r w:rsidRPr="001F7CD1">
        <w:rPr>
          <w:rFonts w:cs="Times New Roman"/>
          <w:bCs/>
          <w:sz w:val="24"/>
          <w:szCs w:val="24"/>
          <w:lang w:val="vi-VN"/>
        </w:rPr>
        <w:t>Yếu tố biểu cảm đã được tác giả sử dụng thông qua:</w:t>
      </w:r>
    </w:p>
    <w:p w14:paraId="1888519F" w14:textId="77777777" w:rsidR="005C4E9E" w:rsidRPr="001F7CD1" w:rsidRDefault="005C4E9E" w:rsidP="005C4E9E">
      <w:pPr>
        <w:spacing w:before="60" w:after="60"/>
        <w:ind w:firstLine="426"/>
        <w:rPr>
          <w:rFonts w:cs="Times New Roman"/>
          <w:bCs/>
          <w:sz w:val="24"/>
          <w:szCs w:val="24"/>
          <w:lang w:val="vi-VN"/>
        </w:rPr>
      </w:pPr>
      <w:r w:rsidRPr="001F7CD1">
        <w:rPr>
          <w:rFonts w:cs="Times New Roman"/>
          <w:bCs/>
          <w:sz w:val="24"/>
          <w:szCs w:val="24"/>
          <w:lang w:val="vi-VN"/>
        </w:rPr>
        <w:t>+ Những tính từ biểu đạt cảm xúc:</w:t>
      </w:r>
      <w:r w:rsidRPr="001F7CD1">
        <w:rPr>
          <w:rFonts w:cs="Times New Roman"/>
          <w:b/>
          <w:bCs/>
          <w:sz w:val="24"/>
          <w:szCs w:val="24"/>
          <w:lang w:val="en-US"/>
        </w:rPr>
        <w:t xml:space="preserve"> </w:t>
      </w:r>
      <w:r w:rsidRPr="001F7CD1">
        <w:rPr>
          <w:rFonts w:cs="Times New Roman"/>
          <w:bCs/>
          <w:sz w:val="24"/>
          <w:szCs w:val="24"/>
          <w:lang w:val="en-US"/>
        </w:rPr>
        <w:t>hào hùng, bi tráng</w:t>
      </w:r>
      <w:r w:rsidRPr="001F7CD1">
        <w:rPr>
          <w:rFonts w:cs="Times New Roman"/>
          <w:bCs/>
          <w:sz w:val="24"/>
          <w:szCs w:val="24"/>
          <w:lang w:val="vi-VN"/>
        </w:rPr>
        <w:t>, chói lọi, hào hùng, ...</w:t>
      </w:r>
    </w:p>
    <w:p w14:paraId="40AFED7F" w14:textId="77777777" w:rsidR="005C4E9E" w:rsidRPr="001F7CD1" w:rsidRDefault="005C4E9E" w:rsidP="005C4E9E">
      <w:pPr>
        <w:spacing w:before="60" w:after="60"/>
        <w:ind w:firstLine="426"/>
        <w:rPr>
          <w:rFonts w:cs="Times New Roman"/>
          <w:bCs/>
          <w:sz w:val="24"/>
          <w:szCs w:val="24"/>
          <w:lang w:val="vi-VN"/>
        </w:rPr>
      </w:pPr>
      <w:r w:rsidRPr="001F7CD1">
        <w:rPr>
          <w:rFonts w:cs="Times New Roman"/>
          <w:bCs/>
          <w:sz w:val="24"/>
          <w:szCs w:val="24"/>
          <w:lang w:val="vi-VN"/>
        </w:rPr>
        <w:lastRenderedPageBreak/>
        <w:t>+ Những nhận định mang sắc thái ca ngợi, tôn vinh:</w:t>
      </w:r>
    </w:p>
    <w:p w14:paraId="3836E579" w14:textId="77777777" w:rsidR="005C4E9E" w:rsidRPr="001F7CD1" w:rsidRDefault="005C4E9E" w:rsidP="005C4E9E">
      <w:pPr>
        <w:spacing w:before="60" w:after="60"/>
        <w:ind w:firstLine="426"/>
        <w:rPr>
          <w:rFonts w:cs="Times New Roman"/>
          <w:bCs/>
          <w:sz w:val="24"/>
          <w:szCs w:val="24"/>
          <w:lang w:val="vi-VN"/>
        </w:rPr>
      </w:pPr>
      <w:r w:rsidRPr="001F7CD1">
        <w:rPr>
          <w:rFonts w:cs="Times New Roman"/>
          <w:bCs/>
          <w:sz w:val="24"/>
          <w:szCs w:val="24"/>
          <w:lang w:val="vi-VN"/>
        </w:rPr>
        <w:t>+ +</w:t>
      </w:r>
      <w:r w:rsidRPr="001F7CD1">
        <w:rPr>
          <w:rFonts w:cs="Times New Roman"/>
          <w:b/>
          <w:bCs/>
          <w:sz w:val="24"/>
          <w:szCs w:val="24"/>
          <w:lang w:val="en-US"/>
        </w:rPr>
        <w:t xml:space="preserve"> </w:t>
      </w:r>
      <w:r w:rsidRPr="001F7CD1">
        <w:rPr>
          <w:rFonts w:cs="Times New Roman"/>
          <w:bCs/>
          <w:sz w:val="24"/>
          <w:szCs w:val="24"/>
          <w:lang w:val="en-US"/>
        </w:rPr>
        <w:t>là minh chứng cho sự đấu tranh kiên cường và lịch sử vẻ vang của quân dân Việt Nam, là không gian thiêng liêng tái hiện miền ký ức hào hùng và bi tráng của một thời hoa lửa.</w:t>
      </w:r>
      <w:r w:rsidRPr="001F7CD1">
        <w:rPr>
          <w:rFonts w:cs="Times New Roman"/>
          <w:b/>
          <w:bCs/>
          <w:sz w:val="24"/>
          <w:szCs w:val="24"/>
          <w:lang w:val="en-US"/>
        </w:rPr>
        <w:t> </w:t>
      </w:r>
      <w:r w:rsidRPr="001F7CD1">
        <w:rPr>
          <w:rFonts w:cs="Times New Roman"/>
          <w:bCs/>
          <w:sz w:val="24"/>
          <w:szCs w:val="24"/>
          <w:lang w:val="vi-VN"/>
        </w:rPr>
        <w:t xml:space="preserve"> </w:t>
      </w:r>
    </w:p>
    <w:p w14:paraId="4E1320D8" w14:textId="77777777" w:rsidR="005C4E9E" w:rsidRPr="001F7CD1" w:rsidRDefault="005C4E9E" w:rsidP="005C4E9E">
      <w:pPr>
        <w:spacing w:before="60" w:after="60"/>
        <w:ind w:firstLine="426"/>
        <w:rPr>
          <w:rFonts w:cs="Times New Roman"/>
          <w:bCs/>
          <w:sz w:val="24"/>
          <w:szCs w:val="24"/>
          <w:lang w:val="en-US"/>
        </w:rPr>
      </w:pPr>
      <w:r w:rsidRPr="001F7CD1">
        <w:rPr>
          <w:rFonts w:cs="Times New Roman"/>
          <w:bCs/>
          <w:sz w:val="24"/>
          <w:szCs w:val="24"/>
          <w:lang w:val="vi-VN"/>
        </w:rPr>
        <w:t>+ +</w:t>
      </w:r>
      <w:r w:rsidRPr="001F7CD1">
        <w:rPr>
          <w:rFonts w:cs="Times New Roman"/>
          <w:bCs/>
          <w:sz w:val="24"/>
          <w:szCs w:val="24"/>
          <w:lang w:val="en-US"/>
        </w:rPr>
        <w:t xml:space="preserve"> là một trang sử rất hào hùng của dân tộc, một minh chứng thà hy sinh tất cả để bảo vệ nền độc lập, tự do của Tổ quốc.</w:t>
      </w:r>
    </w:p>
    <w:p w14:paraId="4EDFD9CE" w14:textId="77777777" w:rsidR="005C4E9E" w:rsidRPr="001F7CD1" w:rsidRDefault="005C4E9E" w:rsidP="005C4E9E">
      <w:pPr>
        <w:spacing w:before="60" w:after="60"/>
        <w:ind w:firstLine="426"/>
        <w:rPr>
          <w:rFonts w:cs="Times New Roman"/>
          <w:bCs/>
          <w:sz w:val="24"/>
          <w:szCs w:val="24"/>
          <w:lang w:val="vi-VN"/>
        </w:rPr>
      </w:pPr>
      <w:r w:rsidRPr="001F7CD1">
        <w:rPr>
          <w:rFonts w:cs="Times New Roman"/>
          <w:bCs/>
          <w:sz w:val="24"/>
          <w:szCs w:val="24"/>
          <w:lang w:val="vi-VN"/>
        </w:rPr>
        <w:t xml:space="preserve">+ + </w:t>
      </w:r>
      <w:r w:rsidRPr="001F7CD1">
        <w:rPr>
          <w:rFonts w:cs="Times New Roman"/>
          <w:bCs/>
          <w:sz w:val="24"/>
          <w:szCs w:val="24"/>
          <w:lang w:val="en-US"/>
        </w:rPr>
        <w:t>tất cả như làm sống lại một thời đầy ác liệt của cuộc chiến tranh, gây xúc động cho người nghe, hun đúc thêm tinh thần yêu nước cho các thế hệ sau.</w:t>
      </w:r>
    </w:p>
    <w:p w14:paraId="7CB39DC8" w14:textId="11B27461" w:rsidR="005C4E9E" w:rsidRPr="001F7CD1" w:rsidRDefault="005C4E9E" w:rsidP="005C4E9E">
      <w:pPr>
        <w:spacing w:before="60" w:after="60"/>
        <w:ind w:firstLine="426"/>
        <w:rPr>
          <w:rFonts w:cs="Times New Roman"/>
          <w:bCs/>
          <w:sz w:val="24"/>
          <w:szCs w:val="24"/>
          <w:lang w:val="vi-VN"/>
        </w:rPr>
      </w:pPr>
      <w:r w:rsidRPr="001F7CD1">
        <w:rPr>
          <w:rFonts w:cs="Times New Roman"/>
          <w:bCs/>
          <w:sz w:val="24"/>
          <w:szCs w:val="24"/>
          <w:lang w:val="vi-VN"/>
        </w:rPr>
        <w:t xml:space="preserve">+ + </w:t>
      </w:r>
      <w:r w:rsidRPr="001F7CD1">
        <w:rPr>
          <w:rFonts w:cs="Times New Roman"/>
          <w:bCs/>
          <w:sz w:val="24"/>
          <w:szCs w:val="24"/>
          <w:lang w:val="en-US"/>
        </w:rPr>
        <w:t xml:space="preserve">chỉ là một điểm du lịch tâm linh mà còn là </w:t>
      </w:r>
      <w:r w:rsidR="00301397" w:rsidRPr="001F7CD1">
        <w:rPr>
          <w:rFonts w:cs="Times New Roman"/>
          <w:bCs/>
          <w:sz w:val="24"/>
          <w:szCs w:val="24"/>
          <w:lang w:val="en-US"/>
        </w:rPr>
        <w:t>“</w:t>
      </w:r>
      <w:r w:rsidRPr="001F7CD1">
        <w:rPr>
          <w:rFonts w:cs="Times New Roman"/>
          <w:bCs/>
          <w:sz w:val="24"/>
          <w:szCs w:val="24"/>
          <w:lang w:val="en-US"/>
        </w:rPr>
        <w:t>địa chỉ đỏ</w:t>
      </w:r>
      <w:r w:rsidR="00301397" w:rsidRPr="001F7CD1">
        <w:rPr>
          <w:rFonts w:cs="Times New Roman"/>
          <w:bCs/>
          <w:sz w:val="24"/>
          <w:szCs w:val="24"/>
          <w:lang w:val="en-US"/>
        </w:rPr>
        <w:t>”</w:t>
      </w:r>
      <w:r w:rsidRPr="001F7CD1">
        <w:rPr>
          <w:rFonts w:cs="Times New Roman"/>
          <w:bCs/>
          <w:sz w:val="24"/>
          <w:szCs w:val="24"/>
          <w:lang w:val="en-US"/>
        </w:rPr>
        <w:t xml:space="preserve"> để giáo dục truyền thống cách mạng, là nơi để bồi đắp tinh thần yêu nước và niềm tự hào của nhân dân Việt Nam</w:t>
      </w:r>
    </w:p>
    <w:p w14:paraId="11B8FBB8" w14:textId="77777777" w:rsidR="005C4E9E" w:rsidRPr="001F7CD1" w:rsidRDefault="005C4E9E" w:rsidP="005C4E9E">
      <w:pPr>
        <w:spacing w:before="60" w:after="60"/>
        <w:ind w:firstLine="426"/>
        <w:rPr>
          <w:rFonts w:cs="Times New Roman"/>
          <w:bCs/>
          <w:sz w:val="24"/>
          <w:szCs w:val="24"/>
          <w:lang w:val="vi-VN"/>
        </w:rPr>
      </w:pPr>
      <w:r w:rsidRPr="001F7CD1">
        <w:rPr>
          <w:rFonts w:cs="Times New Roman"/>
          <w:bCs/>
          <w:sz w:val="24"/>
          <w:szCs w:val="24"/>
          <w:lang w:val="vi-VN"/>
        </w:rPr>
        <w:t xml:space="preserve"> + Cảm hứng của tác giả đối với việc miêu tả cảnh vật:</w:t>
      </w:r>
    </w:p>
    <w:p w14:paraId="009D7147" w14:textId="77777777" w:rsidR="005C4E9E" w:rsidRPr="001F7CD1" w:rsidRDefault="005C4E9E" w:rsidP="005C4E9E">
      <w:pPr>
        <w:spacing w:before="60" w:after="60"/>
        <w:ind w:firstLine="426"/>
        <w:rPr>
          <w:rFonts w:cs="Times New Roman"/>
          <w:bCs/>
          <w:sz w:val="24"/>
          <w:szCs w:val="24"/>
          <w:lang w:val="vi-VN"/>
        </w:rPr>
      </w:pPr>
      <w:r w:rsidRPr="001F7CD1">
        <w:rPr>
          <w:rFonts w:cs="Times New Roman"/>
          <w:bCs/>
          <w:sz w:val="24"/>
          <w:szCs w:val="24"/>
          <w:lang w:val="vi-VN"/>
        </w:rPr>
        <w:t xml:space="preserve">- Vai trò của yếu tố biểu cảm trong văn bản trong việc thể hiện thông tin của văn bản: </w:t>
      </w:r>
    </w:p>
    <w:p w14:paraId="330F6372" w14:textId="77777777" w:rsidR="005C4E9E" w:rsidRPr="001F7CD1" w:rsidRDefault="005C4E9E" w:rsidP="005C4E9E">
      <w:pPr>
        <w:spacing w:before="60" w:after="60"/>
        <w:ind w:firstLine="426"/>
        <w:rPr>
          <w:rFonts w:cs="Times New Roman"/>
          <w:bCs/>
          <w:sz w:val="24"/>
          <w:szCs w:val="24"/>
          <w:lang w:val="vi-VN"/>
        </w:rPr>
      </w:pPr>
      <w:r w:rsidRPr="001F7CD1">
        <w:rPr>
          <w:rFonts w:cs="Times New Roman"/>
          <w:bCs/>
          <w:sz w:val="24"/>
          <w:szCs w:val="24"/>
          <w:lang w:val="en-US"/>
        </w:rPr>
        <w:t xml:space="preserve">+ Giúp người đọc hình dung </w:t>
      </w:r>
      <w:r w:rsidRPr="001F7CD1">
        <w:rPr>
          <w:rFonts w:cs="Times New Roman"/>
          <w:bCs/>
          <w:sz w:val="24"/>
          <w:szCs w:val="24"/>
          <w:lang w:val="vi-VN"/>
        </w:rPr>
        <w:t>ra trước mắt khung cảnh thiêng liêng, tôn nghiêm của di tích Thành cổ Quảng Trị</w:t>
      </w:r>
    </w:p>
    <w:p w14:paraId="7066DE29" w14:textId="77777777" w:rsidR="005C4E9E" w:rsidRPr="001F7CD1" w:rsidRDefault="005C4E9E" w:rsidP="005C4E9E">
      <w:pPr>
        <w:spacing w:before="60" w:after="60"/>
        <w:ind w:firstLine="426"/>
        <w:rPr>
          <w:rFonts w:cs="Times New Roman"/>
          <w:bCs/>
          <w:sz w:val="24"/>
          <w:szCs w:val="24"/>
          <w:lang w:val="vi-VN"/>
        </w:rPr>
      </w:pPr>
      <w:r w:rsidRPr="001F7CD1">
        <w:rPr>
          <w:rFonts w:cs="Times New Roman"/>
          <w:bCs/>
          <w:sz w:val="24"/>
          <w:szCs w:val="24"/>
          <w:lang w:val="vi-VN"/>
        </w:rPr>
        <w:t xml:space="preserve">+ </w:t>
      </w:r>
      <w:r w:rsidRPr="001F7CD1">
        <w:rPr>
          <w:rFonts w:cs="Times New Roman"/>
          <w:bCs/>
          <w:sz w:val="24"/>
          <w:szCs w:val="24"/>
          <w:lang w:val="en-US"/>
        </w:rPr>
        <w:t>Thể hiện tình cảm của người viết: niềm tự hào, xúc động, thành kính, biết ơn,…</w:t>
      </w:r>
      <w:r w:rsidRPr="001F7CD1">
        <w:rPr>
          <w:rFonts w:cs="Times New Roman"/>
          <w:bCs/>
          <w:sz w:val="24"/>
          <w:szCs w:val="24"/>
          <w:lang w:val="vi-VN"/>
        </w:rPr>
        <w:t>của người viết đối với những hi sinh cống hiến của nhiêu con người đã hi sinh cống hiến hết mình cho quê hương đất nước</w:t>
      </w:r>
    </w:p>
    <w:p w14:paraId="6B1106F4" w14:textId="77777777" w:rsidR="005C4E9E" w:rsidRPr="001F7CD1" w:rsidRDefault="005C4E9E" w:rsidP="005C4E9E">
      <w:pPr>
        <w:spacing w:before="60" w:after="60"/>
        <w:ind w:firstLine="426"/>
        <w:rPr>
          <w:rFonts w:cs="Times New Roman"/>
          <w:bCs/>
          <w:sz w:val="24"/>
          <w:szCs w:val="24"/>
          <w:lang w:val="en-US"/>
        </w:rPr>
      </w:pPr>
    </w:p>
    <w:p w14:paraId="0521B706" w14:textId="607C5CE2" w:rsidR="002505CE" w:rsidRPr="001F7CD1" w:rsidRDefault="00815408" w:rsidP="00C34F48">
      <w:pPr>
        <w:spacing w:before="60" w:after="60"/>
        <w:ind w:firstLine="426"/>
        <w:rPr>
          <w:rFonts w:cs="Times New Roman"/>
          <w:b/>
          <w:bCs/>
          <w:sz w:val="24"/>
          <w:szCs w:val="24"/>
          <w:lang w:val="en-US"/>
        </w:rPr>
      </w:pPr>
      <w:r w:rsidRPr="001F7CD1">
        <w:rPr>
          <w:rFonts w:cs="Times New Roman"/>
          <w:b/>
          <w:bCs/>
          <w:sz w:val="24"/>
          <w:szCs w:val="24"/>
          <w:lang w:val="vi-VN"/>
        </w:rPr>
        <w:t xml:space="preserve">Đề </w:t>
      </w:r>
      <w:r w:rsidR="000C78FD" w:rsidRPr="001F7CD1">
        <w:rPr>
          <w:rFonts w:cs="Times New Roman"/>
          <w:b/>
          <w:bCs/>
          <w:sz w:val="24"/>
          <w:szCs w:val="24"/>
          <w:lang w:val="en-US"/>
        </w:rPr>
        <w:t>4</w:t>
      </w:r>
      <w:r w:rsidRPr="001F7CD1">
        <w:rPr>
          <w:rFonts w:cs="Times New Roman"/>
          <w:b/>
          <w:bCs/>
          <w:sz w:val="24"/>
          <w:szCs w:val="24"/>
          <w:lang w:val="vi-VN"/>
        </w:rPr>
        <w:t>: Đọc văn bản sau và thực hiện các yêu cầu:</w:t>
      </w:r>
    </w:p>
    <w:p w14:paraId="01EA2AA0" w14:textId="7D5DAEAC" w:rsidR="00586CD5" w:rsidRPr="001F7CD1" w:rsidRDefault="00301397" w:rsidP="00A02C23">
      <w:pPr>
        <w:spacing w:before="60" w:after="60"/>
        <w:ind w:firstLine="426"/>
        <w:jc w:val="center"/>
        <w:rPr>
          <w:rFonts w:cs="Times New Roman"/>
          <w:sz w:val="24"/>
          <w:szCs w:val="24"/>
          <w:lang w:val="en-US"/>
        </w:rPr>
      </w:pPr>
      <w:r w:rsidRPr="001F7CD1">
        <w:rPr>
          <w:rFonts w:cs="Times New Roman"/>
          <w:b/>
          <w:bCs/>
          <w:sz w:val="24"/>
          <w:szCs w:val="24"/>
          <w:lang w:val="en-US"/>
        </w:rPr>
        <w:t>“</w:t>
      </w:r>
      <w:r w:rsidR="00586CD5" w:rsidRPr="001F7CD1">
        <w:rPr>
          <w:rFonts w:cs="Times New Roman"/>
          <w:b/>
          <w:bCs/>
          <w:sz w:val="24"/>
          <w:szCs w:val="24"/>
          <w:lang w:val="en-US"/>
        </w:rPr>
        <w:t>VI RÚT</w:t>
      </w:r>
      <w:r w:rsidRPr="001F7CD1">
        <w:rPr>
          <w:rFonts w:cs="Times New Roman"/>
          <w:b/>
          <w:bCs/>
          <w:sz w:val="24"/>
          <w:szCs w:val="24"/>
          <w:lang w:val="en-US"/>
        </w:rPr>
        <w:t>”</w:t>
      </w:r>
      <w:r w:rsidR="00586CD5" w:rsidRPr="001F7CD1">
        <w:rPr>
          <w:rFonts w:cs="Times New Roman"/>
          <w:b/>
          <w:bCs/>
          <w:sz w:val="24"/>
          <w:szCs w:val="24"/>
          <w:lang w:val="en-US"/>
        </w:rPr>
        <w:t xml:space="preserve"> CHIA RẼ THẾ GIỚI</w:t>
      </w:r>
    </w:p>
    <w:p w14:paraId="0F71F7C5" w14:textId="24338F50"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Phân biệt chủng tộc là một vấn đề mang tính lịch sử, một căn bệnh khó chữa biểu hiện dưới nhiều hình thức từ cấp độ quốc gia đến quốc tế […]</w:t>
      </w:r>
    </w:p>
    <w:p w14:paraId="223B0A86" w14:textId="77777777" w:rsidR="00586CD5" w:rsidRPr="001F7CD1" w:rsidRDefault="00586CD5" w:rsidP="00586CD5">
      <w:pPr>
        <w:spacing w:before="60" w:after="60"/>
        <w:ind w:firstLine="426"/>
        <w:rPr>
          <w:rFonts w:cs="Times New Roman"/>
          <w:sz w:val="24"/>
          <w:szCs w:val="24"/>
          <w:lang w:val="en-US"/>
        </w:rPr>
      </w:pPr>
      <w:r w:rsidRPr="001F7CD1">
        <w:rPr>
          <w:rFonts w:cs="Times New Roman"/>
          <w:b/>
          <w:bCs/>
          <w:sz w:val="24"/>
          <w:szCs w:val="24"/>
          <w:lang w:val="en-US"/>
        </w:rPr>
        <w:t>Chuyện không của riêng ai</w:t>
      </w:r>
    </w:p>
    <w:p w14:paraId="4E0F8BDF" w14:textId="6E91F389"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xml:space="preserve">     Phiên họp thứ 47 của Hội đồng Nhân quyền Liên Hiệp Quốc ngày 13-7 thông qua một nghị quyết do các nước châu Phi cùng đưa ra giải quyết vấn đề phân biệt chủng tộc có hệ thống. […] Nghị quyết là lời kêu gọi hợp tác khẩn cấp ở mức độ toàn cầu, chung tay đẩy lùi </w:t>
      </w:r>
      <w:r w:rsidR="00301397" w:rsidRPr="001F7CD1">
        <w:rPr>
          <w:rFonts w:cs="Times New Roman"/>
          <w:sz w:val="24"/>
          <w:szCs w:val="24"/>
          <w:lang w:val="en-US"/>
        </w:rPr>
        <w:t>“</w:t>
      </w:r>
      <w:r w:rsidRPr="001F7CD1">
        <w:rPr>
          <w:rFonts w:cs="Times New Roman"/>
          <w:sz w:val="24"/>
          <w:szCs w:val="24"/>
          <w:lang w:val="en-US"/>
        </w:rPr>
        <w:t>vi-rút</w:t>
      </w:r>
      <w:r w:rsidR="00301397" w:rsidRPr="001F7CD1">
        <w:rPr>
          <w:rFonts w:cs="Times New Roman"/>
          <w:sz w:val="24"/>
          <w:szCs w:val="24"/>
          <w:lang w:val="en-US"/>
        </w:rPr>
        <w:t>”</w:t>
      </w:r>
      <w:r w:rsidRPr="001F7CD1">
        <w:rPr>
          <w:rFonts w:cs="Times New Roman"/>
          <w:sz w:val="24"/>
          <w:szCs w:val="24"/>
          <w:lang w:val="en-US"/>
        </w:rPr>
        <w:t xml:space="preserve"> nguy hiểm đang gây chia rẽ thế giới nói chung và </w:t>
      </w:r>
      <w:r w:rsidR="00301397" w:rsidRPr="001F7CD1">
        <w:rPr>
          <w:rFonts w:cs="Times New Roman"/>
          <w:sz w:val="24"/>
          <w:szCs w:val="24"/>
          <w:lang w:val="en-US"/>
        </w:rPr>
        <w:t>“</w:t>
      </w:r>
      <w:r w:rsidRPr="001F7CD1">
        <w:rPr>
          <w:rFonts w:cs="Times New Roman"/>
          <w:sz w:val="24"/>
          <w:szCs w:val="24"/>
          <w:lang w:val="en-US"/>
        </w:rPr>
        <w:t>bào mòn</w:t>
      </w:r>
      <w:r w:rsidR="00301397" w:rsidRPr="001F7CD1">
        <w:rPr>
          <w:rFonts w:cs="Times New Roman"/>
          <w:sz w:val="24"/>
          <w:szCs w:val="24"/>
          <w:lang w:val="en-US"/>
        </w:rPr>
        <w:t>”</w:t>
      </w:r>
      <w:r w:rsidRPr="001F7CD1">
        <w:rPr>
          <w:rFonts w:cs="Times New Roman"/>
          <w:sz w:val="24"/>
          <w:szCs w:val="24"/>
          <w:lang w:val="en-US"/>
        </w:rPr>
        <w:t xml:space="preserve"> xã hội của từng quốc gia nói riêng.</w:t>
      </w:r>
    </w:p>
    <w:p w14:paraId="4575D802" w14:textId="77777777" w:rsidR="00586CD5" w:rsidRPr="001F7CD1" w:rsidRDefault="00586CD5" w:rsidP="00586CD5">
      <w:pPr>
        <w:spacing w:before="60" w:after="60"/>
        <w:ind w:firstLine="426"/>
        <w:rPr>
          <w:rFonts w:cs="Times New Roman"/>
          <w:sz w:val="24"/>
          <w:szCs w:val="24"/>
          <w:lang w:val="en-US"/>
        </w:rPr>
      </w:pPr>
      <w:r w:rsidRPr="001F7CD1">
        <w:rPr>
          <w:rFonts w:cs="Times New Roman"/>
          <w:noProof/>
          <w:sz w:val="24"/>
          <w:szCs w:val="24"/>
          <w:lang w:val="en-US"/>
        </w:rPr>
        <mc:AlternateContent>
          <mc:Choice Requires="wps">
            <w:drawing>
              <wp:anchor distT="0" distB="0" distL="114300" distR="114300" simplePos="0" relativeHeight="251662336" behindDoc="0" locked="0" layoutInCell="1" allowOverlap="1" wp14:anchorId="5785EDFE" wp14:editId="4B1C887F">
                <wp:simplePos x="0" y="0"/>
                <wp:positionH relativeFrom="column">
                  <wp:posOffset>3721100</wp:posOffset>
                </wp:positionH>
                <wp:positionV relativeFrom="paragraph">
                  <wp:posOffset>17780</wp:posOffset>
                </wp:positionV>
                <wp:extent cx="2546985" cy="2214880"/>
                <wp:effectExtent l="0" t="0" r="5715" b="0"/>
                <wp:wrapSquare wrapText="bothSides"/>
                <wp:docPr id="1575767591" name="Text Box 1575767591"/>
                <wp:cNvGraphicFramePr/>
                <a:graphic xmlns:a="http://schemas.openxmlformats.org/drawingml/2006/main">
                  <a:graphicData uri="http://schemas.microsoft.com/office/word/2010/wordprocessingShape">
                    <wps:wsp>
                      <wps:cNvSpPr txBox="1"/>
                      <wps:spPr>
                        <a:xfrm>
                          <a:off x="0" y="0"/>
                          <a:ext cx="2546985" cy="2214880"/>
                        </a:xfrm>
                        <a:prstGeom prst="rect">
                          <a:avLst/>
                        </a:prstGeom>
                        <a:solidFill>
                          <a:prstClr val="white"/>
                        </a:solidFill>
                        <a:ln>
                          <a:noFill/>
                        </a:ln>
                      </wps:spPr>
                      <wps:txbx>
                        <w:txbxContent>
                          <w:p w14:paraId="48C473DC" w14:textId="77777777" w:rsidR="00586CD5" w:rsidRDefault="00586CD5" w:rsidP="00AD4DDE">
                            <w:pPr>
                              <w:ind w:firstLine="0"/>
                              <w:jc w:val="left"/>
                              <w:rPr>
                                <w:rFonts w:cs="Times New Roman"/>
                                <w:sz w:val="26"/>
                                <w:szCs w:val="26"/>
                              </w:rPr>
                            </w:pPr>
                            <w:r>
                              <w:rPr>
                                <w:noProof/>
                              </w:rPr>
                              <w:drawing>
                                <wp:inline distT="0" distB="0" distL="0" distR="0" wp14:anchorId="68B38535" wp14:editId="7B132312">
                                  <wp:extent cx="2449286" cy="1343025"/>
                                  <wp:effectExtent l="0" t="0" r="8255" b="0"/>
                                  <wp:docPr id="77849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72736" cy="1355883"/>
                                          </a:xfrm>
                                          <a:prstGeom prst="rect">
                                            <a:avLst/>
                                          </a:prstGeom>
                                          <a:noFill/>
                                          <a:ln>
                                            <a:noFill/>
                                          </a:ln>
                                        </pic:spPr>
                                      </pic:pic>
                                    </a:graphicData>
                                  </a:graphic>
                                </wp:inline>
                              </w:drawing>
                            </w:r>
                          </w:p>
                          <w:p w14:paraId="339DABCB" w14:textId="77777777" w:rsidR="00586CD5" w:rsidRPr="00AD4DDE" w:rsidRDefault="00586CD5" w:rsidP="00AD4DDE">
                            <w:pPr>
                              <w:ind w:firstLine="0"/>
                              <w:jc w:val="center"/>
                              <w:rPr>
                                <w:rFonts w:eastAsia="Times New Roman" w:cs="Times New Roman"/>
                                <w:noProof/>
                                <w:sz w:val="22"/>
                              </w:rPr>
                            </w:pPr>
                            <w:r w:rsidRPr="00AD4DDE">
                              <w:rPr>
                                <w:rFonts w:cs="Times New Roman"/>
                                <w:sz w:val="22"/>
                              </w:rPr>
                              <w:t>Người da đen ở Mỹ xuống đường biểu tình sau vụ việc người đàn ông gốc Phi bị viên cảnh sát da trắng đè đầu gối lên cổ dẫn tới tử vong. Ảnh: Reuters.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5EDFE" id="Text Box 1575767591" o:spid="_x0000_s1027" type="#_x0000_t202" style="position:absolute;left:0;text-align:left;margin-left:293pt;margin-top:1.4pt;width:200.55pt;height:174.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" stroked="f">
                <v:textbox inset="0,0,0,0">
                  <w:txbxContent>
                    <w:p w14:paraId="48C473DC" w14:textId="77777777" w:rsidR="00586CD5" w:rsidRDefault="00586CD5" w:rsidP="00AD4DDE">
                      <w:pPr>
                        <w:ind w:firstLine="0"/>
                        <w:jc w:val="left"/>
                        <w:rPr>
                          <w:rFonts w:cs="Times New Roman"/>
                          <w:sz w:val="26"/>
                          <w:szCs w:val="26"/>
                        </w:rPr>
                      </w:pPr>
                      <w:r>
                        <w:rPr>
                          <w:noProof/>
                        </w:rPr>
                        <w:drawing>
                          <wp:inline distT="0" distB="0" distL="0" distR="0" wp14:anchorId="68B38535" wp14:editId="7B132312">
                            <wp:extent cx="2449286" cy="1343025"/>
                            <wp:effectExtent l="0" t="0" r="8255" b="0"/>
                            <wp:docPr id="77849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72736" cy="1355883"/>
                                    </a:xfrm>
                                    <a:prstGeom prst="rect">
                                      <a:avLst/>
                                    </a:prstGeom>
                                    <a:noFill/>
                                    <a:ln>
                                      <a:noFill/>
                                    </a:ln>
                                  </pic:spPr>
                                </pic:pic>
                              </a:graphicData>
                            </a:graphic>
                          </wp:inline>
                        </w:drawing>
                      </w:r>
                    </w:p>
                    <w:p w14:paraId="339DABCB" w14:textId="77777777" w:rsidR="00586CD5" w:rsidRPr="00AD4DDE" w:rsidRDefault="00586CD5" w:rsidP="00AD4DDE">
                      <w:pPr>
                        <w:ind w:firstLine="0"/>
                        <w:jc w:val="center"/>
                        <w:rPr>
                          <w:rFonts w:eastAsia="Times New Roman" w:cs="Times New Roman"/>
                          <w:noProof/>
                          <w:sz w:val="22"/>
                        </w:rPr>
                      </w:pPr>
                      <w:r w:rsidRPr="00AD4DDE">
                        <w:rPr>
                          <w:rFonts w:cs="Times New Roman"/>
                          <w:sz w:val="22"/>
                        </w:rPr>
                        <w:t>Người da đen ở Mỹ xuống đường biểu tình sau vụ việc người đàn ông gốc Phi bị viên cảnh sát da trắng đè đầu gối lên cổ dẫn tới tử vong. Ảnh: Reuters.</w:t>
                      </w:r>
                    </w:p>
                  </w:txbxContent>
                </v:textbox>
                <w10:wrap type="square"/>
              </v:shape>
            </w:pict>
          </mc:Fallback>
        </mc:AlternateContent>
      </w:r>
      <w:r w:rsidRPr="001F7CD1">
        <w:rPr>
          <w:rFonts w:cs="Times New Roman"/>
          <w:sz w:val="24"/>
          <w:szCs w:val="24"/>
          <w:lang w:val="en-US"/>
        </w:rPr>
        <w:t xml:space="preserve">     Có thể nói khi nhắc đến phân biệt chủng tộc, không thể không nhắc tới nước Mỹ. […] Những con số biết nói trong đại dịch COVID-19 cho thấy rõ nét nhất sự phân biệt này, khi người da màu trở thành nhóm gánh chịu nhiều hậu quả nhất của đại dịch. […] Theo các số liệu thống kê, người Mỹ gốc Phi có nguy cơ tử vong vì đại dịch cao gấp đôi so với người da trắng và tương tự người Mỹ gốc La-tinh hoặc bản địa (Anh-điêng) cũng đối mặt với nguy cơ tử vong cao gấp 1,5 lần so với người da trắng. Số lượng bác sĩ da màu chỉ chiếm 5% trong số nhân viên y tế tại Mỹ, trong khi vấn đề đăng ký và phân bổ vắc-xin cũng có sự phân biệt rõ rệt.</w:t>
      </w:r>
    </w:p>
    <w:p w14:paraId="54EC9114" w14:textId="045AAA57"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Phân biệt chủng tộc không phải là vấn đề riêng của nước Mỹ hay của người da trắng nói chung, mà là của cả thế giới. Tại nhiều quốc gia ở châu Âu và châu Mỹ, những người gốc Phi phải sống trong tình cảnh nghèo đói và phải đối mặt với những rào cản nghiêm trọng trong việc tiếp cận giáo dục, chăm sóc sức khỏe và việc làm, cũng như tham gia hoạt động chính trị và các quyền cơ bản khác của con người.</w:t>
      </w:r>
      <w:r w:rsidR="0024502D" w:rsidRPr="001F7CD1">
        <w:rPr>
          <w:rFonts w:cs="Times New Roman"/>
          <w:sz w:val="24"/>
          <w:szCs w:val="24"/>
          <w:lang w:val="en-US"/>
        </w:rPr>
        <w:t xml:space="preserve"> </w:t>
      </w:r>
      <w:r w:rsidRPr="001F7CD1">
        <w:rPr>
          <w:rFonts w:cs="Times New Roman"/>
          <w:sz w:val="24"/>
          <w:szCs w:val="24"/>
          <w:lang w:val="en-US"/>
        </w:rPr>
        <w:t>[…]</w:t>
      </w:r>
    </w:p>
    <w:p w14:paraId="128689A1" w14:textId="77777777" w:rsidR="00586CD5" w:rsidRPr="001F7CD1" w:rsidRDefault="00586CD5" w:rsidP="00586CD5">
      <w:pPr>
        <w:spacing w:before="60" w:after="60"/>
        <w:ind w:firstLine="426"/>
        <w:rPr>
          <w:rFonts w:cs="Times New Roman"/>
          <w:sz w:val="24"/>
          <w:szCs w:val="24"/>
          <w:u w:val="single"/>
          <w:lang w:val="en-US"/>
        </w:rPr>
      </w:pPr>
      <w:r w:rsidRPr="001F7CD1">
        <w:rPr>
          <w:rFonts w:cs="Times New Roman"/>
          <w:sz w:val="24"/>
          <w:szCs w:val="24"/>
          <w:lang w:val="en-US"/>
        </w:rPr>
        <w:t xml:space="preserve">                                                            (</w:t>
      </w:r>
      <w:r w:rsidRPr="001F7CD1">
        <w:rPr>
          <w:rFonts w:cs="Times New Roman"/>
          <w:i/>
          <w:iCs/>
          <w:sz w:val="24"/>
          <w:szCs w:val="24"/>
          <w:lang w:val="en-US"/>
        </w:rPr>
        <w:t xml:space="preserve">Theo </w:t>
      </w:r>
      <w:hyperlink r:id="rId16" w:history="1">
        <w:r w:rsidRPr="001F7CD1">
          <w:rPr>
            <w:rStyle w:val="Hyperlink"/>
            <w:rFonts w:cs="Times New Roman"/>
            <w:i/>
            <w:iCs/>
            <w:sz w:val="24"/>
            <w:szCs w:val="24"/>
            <w:lang w:val="en-US"/>
          </w:rPr>
          <w:t>https://www.xaydungdang.org.vn/</w:t>
        </w:r>
      </w:hyperlink>
      <w:r w:rsidRPr="001F7CD1">
        <w:rPr>
          <w:rFonts w:cs="Times New Roman"/>
          <w:i/>
          <w:iCs/>
          <w:sz w:val="24"/>
          <w:szCs w:val="24"/>
          <w:lang w:val="en-US"/>
        </w:rPr>
        <w:t>)</w:t>
      </w:r>
    </w:p>
    <w:p w14:paraId="4E5AA567" w14:textId="77777777" w:rsidR="00586CD5" w:rsidRPr="001F7CD1" w:rsidRDefault="00586CD5" w:rsidP="00586CD5">
      <w:pPr>
        <w:spacing w:before="60" w:after="60"/>
        <w:ind w:firstLine="426"/>
        <w:rPr>
          <w:rFonts w:cs="Times New Roman"/>
          <w:sz w:val="24"/>
          <w:szCs w:val="24"/>
          <w:u w:val="single"/>
          <w:lang w:val="en-US"/>
        </w:rPr>
      </w:pPr>
      <w:r w:rsidRPr="001F7CD1">
        <w:rPr>
          <w:rFonts w:cs="Times New Roman"/>
          <w:b/>
          <w:bCs/>
          <w:sz w:val="24"/>
          <w:szCs w:val="24"/>
          <w:lang w:val="en-US"/>
        </w:rPr>
        <w:t>Thực hiện các yêu cầu từ câu 1 đến câu 5:</w:t>
      </w:r>
    </w:p>
    <w:p w14:paraId="068837F0" w14:textId="77777777" w:rsidR="00586CD5" w:rsidRPr="001F7CD1" w:rsidRDefault="00586CD5" w:rsidP="00586CD5">
      <w:pPr>
        <w:spacing w:before="60" w:after="60"/>
        <w:ind w:firstLine="426"/>
        <w:rPr>
          <w:rFonts w:cs="Times New Roman"/>
          <w:sz w:val="24"/>
          <w:szCs w:val="24"/>
          <w:lang w:val="en-US"/>
        </w:rPr>
      </w:pPr>
      <w:r w:rsidRPr="001F7CD1">
        <w:rPr>
          <w:rFonts w:cs="Times New Roman"/>
          <w:b/>
          <w:bCs/>
          <w:sz w:val="24"/>
          <w:szCs w:val="24"/>
          <w:lang w:val="en-US"/>
        </w:rPr>
        <w:t xml:space="preserve">Câu 1. </w:t>
      </w:r>
      <w:r w:rsidRPr="001F7CD1">
        <w:rPr>
          <w:rFonts w:cs="Times New Roman"/>
          <w:sz w:val="24"/>
          <w:szCs w:val="24"/>
          <w:lang w:val="en-US"/>
        </w:rPr>
        <w:t>Chỉ ra một dữ liệu thứ cấp được sử dụng trong đoạn trích.</w:t>
      </w:r>
    </w:p>
    <w:p w14:paraId="32D6ABA9" w14:textId="77777777" w:rsidR="00586CD5" w:rsidRPr="001F7CD1" w:rsidRDefault="00586CD5" w:rsidP="00586CD5">
      <w:pPr>
        <w:spacing w:before="60" w:after="60"/>
        <w:ind w:firstLine="426"/>
        <w:rPr>
          <w:rFonts w:cs="Times New Roman"/>
          <w:b/>
          <w:bCs/>
          <w:sz w:val="24"/>
          <w:szCs w:val="24"/>
          <w:lang w:val="en-US"/>
        </w:rPr>
      </w:pPr>
      <w:r w:rsidRPr="001F7CD1">
        <w:rPr>
          <w:rFonts w:cs="Times New Roman"/>
          <w:b/>
          <w:bCs/>
          <w:sz w:val="24"/>
          <w:szCs w:val="24"/>
          <w:lang w:val="en-US"/>
        </w:rPr>
        <w:t xml:space="preserve">Câu 2. </w:t>
      </w:r>
      <w:r w:rsidRPr="001F7CD1">
        <w:rPr>
          <w:rFonts w:cs="Times New Roman"/>
          <w:sz w:val="24"/>
          <w:szCs w:val="24"/>
          <w:lang w:val="en-US"/>
        </w:rPr>
        <w:t>Nêu thông tin chính được đề cập đến trong đoạn trích.</w:t>
      </w:r>
    </w:p>
    <w:p w14:paraId="70843215" w14:textId="77777777" w:rsidR="00586CD5" w:rsidRPr="001F7CD1" w:rsidRDefault="00586CD5" w:rsidP="00586CD5">
      <w:pPr>
        <w:spacing w:before="60" w:after="60"/>
        <w:ind w:firstLine="426"/>
        <w:rPr>
          <w:rFonts w:cs="Times New Roman"/>
          <w:b/>
          <w:bCs/>
          <w:sz w:val="24"/>
          <w:szCs w:val="24"/>
          <w:lang w:val="en-US"/>
        </w:rPr>
      </w:pPr>
      <w:r w:rsidRPr="001F7CD1">
        <w:rPr>
          <w:rFonts w:cs="Times New Roman"/>
          <w:b/>
          <w:bCs/>
          <w:sz w:val="24"/>
          <w:szCs w:val="24"/>
          <w:lang w:val="en-US"/>
        </w:rPr>
        <w:t xml:space="preserve">Câu 3. </w:t>
      </w:r>
      <w:r w:rsidRPr="001F7CD1">
        <w:rPr>
          <w:rFonts w:cs="Times New Roman"/>
          <w:sz w:val="24"/>
          <w:szCs w:val="24"/>
          <w:lang w:val="en-US"/>
        </w:rPr>
        <w:t>Nhận xét hiệu quả của biện pháp tu từ ẩn dụ được sử dụng trong cách đặt nhan đề của đoạn trích.</w:t>
      </w:r>
    </w:p>
    <w:p w14:paraId="1A82389B" w14:textId="77777777" w:rsidR="00586CD5" w:rsidRPr="001F7CD1" w:rsidRDefault="00586CD5" w:rsidP="00586CD5">
      <w:pPr>
        <w:spacing w:before="60" w:after="60"/>
        <w:ind w:firstLine="426"/>
        <w:rPr>
          <w:rFonts w:cs="Times New Roman"/>
          <w:sz w:val="24"/>
          <w:szCs w:val="24"/>
          <w:lang w:val="en-US"/>
        </w:rPr>
      </w:pPr>
      <w:r w:rsidRPr="001F7CD1">
        <w:rPr>
          <w:rFonts w:cs="Times New Roman"/>
          <w:b/>
          <w:bCs/>
          <w:sz w:val="24"/>
          <w:szCs w:val="24"/>
          <w:lang w:val="en-US"/>
        </w:rPr>
        <w:lastRenderedPageBreak/>
        <w:t xml:space="preserve">Câu 4. </w:t>
      </w:r>
      <w:r w:rsidRPr="001F7CD1">
        <w:rPr>
          <w:rFonts w:cs="Times New Roman"/>
          <w:sz w:val="24"/>
          <w:szCs w:val="24"/>
          <w:lang w:val="en-US"/>
        </w:rPr>
        <w:t>Hãy đánh giá tính hiệu quả của việc đưa các phương tiện phi ngôn ngữ vào đoạn trích.</w:t>
      </w:r>
    </w:p>
    <w:p w14:paraId="10C25838" w14:textId="77777777" w:rsidR="00586CD5" w:rsidRPr="001F7CD1" w:rsidRDefault="00586CD5" w:rsidP="00586CD5">
      <w:pPr>
        <w:spacing w:before="60" w:after="60"/>
        <w:ind w:firstLine="426"/>
        <w:rPr>
          <w:rFonts w:cs="Times New Roman"/>
          <w:b/>
          <w:bCs/>
          <w:sz w:val="24"/>
          <w:szCs w:val="24"/>
          <w:lang w:val="en-US"/>
        </w:rPr>
      </w:pPr>
      <w:r w:rsidRPr="001F7CD1">
        <w:rPr>
          <w:rFonts w:cs="Times New Roman"/>
          <w:b/>
          <w:bCs/>
          <w:sz w:val="24"/>
          <w:szCs w:val="24"/>
          <w:lang w:val="en-US"/>
        </w:rPr>
        <w:t xml:space="preserve">Câu 5. </w:t>
      </w:r>
      <w:r w:rsidRPr="001F7CD1">
        <w:rPr>
          <w:rFonts w:cs="Times New Roman"/>
          <w:sz w:val="24"/>
          <w:szCs w:val="24"/>
          <w:lang w:val="en-US"/>
        </w:rPr>
        <w:t xml:space="preserve">Thông điệp anh/chị nhận được từ đoạn trích là gì? Giải thích thông điệp đó. </w:t>
      </w:r>
    </w:p>
    <w:p w14:paraId="0ABF21E1" w14:textId="77777777" w:rsidR="00586CD5" w:rsidRPr="001F7CD1" w:rsidRDefault="00586CD5" w:rsidP="00586CD5">
      <w:pPr>
        <w:spacing w:before="60" w:after="60"/>
        <w:ind w:firstLine="426"/>
        <w:rPr>
          <w:rFonts w:cs="Times New Roman"/>
          <w:b/>
          <w:bCs/>
          <w:sz w:val="24"/>
          <w:szCs w:val="24"/>
          <w:lang w:val="en-US"/>
        </w:rPr>
      </w:pPr>
      <w:r w:rsidRPr="001F7CD1">
        <w:rPr>
          <w:rFonts w:cs="Times New Roman"/>
          <w:b/>
          <w:bCs/>
          <w:sz w:val="24"/>
          <w:szCs w:val="24"/>
          <w:lang w:val="en-US"/>
        </w:rPr>
        <w:t xml:space="preserve">Gợi ý trả lời: </w:t>
      </w:r>
    </w:p>
    <w:p w14:paraId="61837DCB" w14:textId="77777777" w:rsidR="00586CD5" w:rsidRPr="001F7CD1" w:rsidRDefault="00586CD5" w:rsidP="00586CD5">
      <w:pPr>
        <w:spacing w:before="60" w:after="60"/>
        <w:ind w:firstLine="426"/>
        <w:rPr>
          <w:rFonts w:cs="Times New Roman"/>
          <w:sz w:val="24"/>
          <w:szCs w:val="24"/>
          <w:lang w:val="en-US"/>
        </w:rPr>
      </w:pPr>
      <w:r w:rsidRPr="001F7CD1">
        <w:rPr>
          <w:rFonts w:cs="Times New Roman"/>
          <w:b/>
          <w:bCs/>
          <w:sz w:val="24"/>
          <w:szCs w:val="24"/>
          <w:lang w:val="en-US"/>
        </w:rPr>
        <w:t xml:space="preserve">Câu 1. </w:t>
      </w:r>
      <w:r w:rsidRPr="001F7CD1">
        <w:rPr>
          <w:rFonts w:cs="Times New Roman"/>
          <w:sz w:val="24"/>
          <w:szCs w:val="24"/>
          <w:lang w:val="en-US"/>
        </w:rPr>
        <w:t xml:space="preserve">Một dữ liệu thứ cấp được sử dụng trong đoạn trích: </w:t>
      </w:r>
    </w:p>
    <w:p w14:paraId="0C7DB269" w14:textId="72C8168B" w:rsidR="00586CD5" w:rsidRPr="001F7CD1" w:rsidRDefault="00586CD5" w:rsidP="00586CD5">
      <w:pPr>
        <w:spacing w:before="60" w:after="60"/>
        <w:ind w:firstLine="426"/>
        <w:rPr>
          <w:rFonts w:cs="Times New Roman"/>
          <w:i/>
          <w:iCs/>
          <w:sz w:val="24"/>
          <w:szCs w:val="24"/>
          <w:lang w:val="en-US"/>
        </w:rPr>
      </w:pPr>
      <w:r w:rsidRPr="001F7CD1">
        <w:rPr>
          <w:rFonts w:cs="Times New Roman"/>
          <w:i/>
          <w:iCs/>
          <w:sz w:val="24"/>
          <w:szCs w:val="24"/>
          <w:lang w:val="en-US"/>
        </w:rPr>
        <w:t xml:space="preserve">      Theo các số liệu thống kê, người Mỹ gốc Phi có nguy cơ tử vong vì đại dịch cao gấp đôi so với người da trắng và tương tự người Mỹ gốc La-tinh hoặc bản địa (Anh-điêng) cũng đối mặt với nguy cơ tử vong cao gấp 1,5 lần so với người da trắng. Số lượng bác sĩ da màu chỉ chiếm 5% trong số nhân viên y tế tại Mỹ,</w:t>
      </w:r>
      <w:r w:rsidR="0024502D" w:rsidRPr="001F7CD1">
        <w:rPr>
          <w:rFonts w:cs="Times New Roman"/>
          <w:i/>
          <w:iCs/>
          <w:sz w:val="24"/>
          <w:szCs w:val="24"/>
          <w:lang w:val="en-US"/>
        </w:rPr>
        <w:t>…</w:t>
      </w:r>
    </w:p>
    <w:p w14:paraId="4D321B91" w14:textId="49AE1A27" w:rsidR="00586CD5" w:rsidRPr="001F7CD1" w:rsidRDefault="00586CD5" w:rsidP="00586CD5">
      <w:pPr>
        <w:spacing w:before="60" w:after="60"/>
        <w:ind w:firstLine="426"/>
        <w:rPr>
          <w:rFonts w:cs="Times New Roman"/>
          <w:sz w:val="24"/>
          <w:szCs w:val="24"/>
          <w:lang w:val="en-US"/>
        </w:rPr>
      </w:pPr>
      <w:r w:rsidRPr="001F7CD1">
        <w:rPr>
          <w:rFonts w:cs="Times New Roman"/>
          <w:b/>
          <w:bCs/>
          <w:sz w:val="24"/>
          <w:szCs w:val="24"/>
          <w:lang w:val="en-US"/>
        </w:rPr>
        <w:t xml:space="preserve">Câu 2. </w:t>
      </w:r>
      <w:r w:rsidRPr="001F7CD1">
        <w:rPr>
          <w:rFonts w:cs="Times New Roman"/>
          <w:sz w:val="24"/>
          <w:szCs w:val="24"/>
          <w:lang w:val="en-US"/>
        </w:rPr>
        <w:t xml:space="preserve">Thông tin chính được đề cập đến trong văn bản: Nạn phân biệt chủng tộc </w:t>
      </w:r>
      <w:r w:rsidR="00B733DA" w:rsidRPr="001F7CD1">
        <w:rPr>
          <w:rFonts w:cs="Times New Roman"/>
          <w:sz w:val="24"/>
          <w:szCs w:val="24"/>
          <w:lang w:val="en-US"/>
        </w:rPr>
        <w:t>-</w:t>
      </w:r>
      <w:r w:rsidRPr="001F7CD1">
        <w:rPr>
          <w:rFonts w:cs="Times New Roman"/>
          <w:sz w:val="24"/>
          <w:szCs w:val="24"/>
          <w:lang w:val="en-US"/>
        </w:rPr>
        <w:t xml:space="preserve"> vấn nạn của các quốc gia trên toàn thế giới.</w:t>
      </w:r>
    </w:p>
    <w:p w14:paraId="16587713" w14:textId="77777777" w:rsidR="00586CD5" w:rsidRPr="001F7CD1" w:rsidRDefault="00586CD5" w:rsidP="00586CD5">
      <w:pPr>
        <w:spacing w:before="60" w:after="60"/>
        <w:ind w:firstLine="426"/>
        <w:rPr>
          <w:rFonts w:cs="Times New Roman"/>
          <w:b/>
          <w:bCs/>
          <w:sz w:val="24"/>
          <w:szCs w:val="24"/>
          <w:lang w:val="en-US"/>
        </w:rPr>
      </w:pPr>
      <w:r w:rsidRPr="001F7CD1">
        <w:rPr>
          <w:rFonts w:cs="Times New Roman"/>
          <w:b/>
          <w:bCs/>
          <w:sz w:val="24"/>
          <w:szCs w:val="24"/>
          <w:lang w:val="en-US"/>
        </w:rPr>
        <w:t>Câu 3.</w:t>
      </w:r>
    </w:p>
    <w:p w14:paraId="5ADCCEDF" w14:textId="4501C66E"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xml:space="preserve">- Biện pháp ẩn dụ: Vi rút </w:t>
      </w:r>
      <w:r w:rsidR="00B733DA" w:rsidRPr="001F7CD1">
        <w:rPr>
          <w:rFonts w:cs="Times New Roman"/>
          <w:sz w:val="24"/>
          <w:szCs w:val="24"/>
          <w:lang w:val="en-US"/>
        </w:rPr>
        <w:t>-</w:t>
      </w:r>
      <w:r w:rsidRPr="001F7CD1">
        <w:rPr>
          <w:rFonts w:cs="Times New Roman"/>
          <w:sz w:val="24"/>
          <w:szCs w:val="24"/>
          <w:lang w:val="en-US"/>
        </w:rPr>
        <w:t xml:space="preserve"> nạn phân biệt chủng tộc</w:t>
      </w:r>
    </w:p>
    <w:p w14:paraId="63F918FA" w14:textId="77777777"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Tác dụng:</w:t>
      </w:r>
    </w:p>
    <w:p w14:paraId="66401219" w14:textId="77777777"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Làm cho nhan đề giàu tính hình tượng, hấp dẫn, thu hút sự chú ý của người đọc.</w:t>
      </w:r>
    </w:p>
    <w:p w14:paraId="43033CC5" w14:textId="77777777"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Nhấn mạnh nạn phân biệt chủng tộc cũng dễ lây lan và gây ra những hậu quả nghiêm trọng, những căn bệnh khó chữa như những con vi rút.</w:t>
      </w:r>
    </w:p>
    <w:p w14:paraId="6E3F3CC9" w14:textId="77777777" w:rsidR="00586CD5" w:rsidRPr="001F7CD1" w:rsidRDefault="00586CD5" w:rsidP="00586CD5">
      <w:pPr>
        <w:spacing w:before="60" w:after="60"/>
        <w:ind w:firstLine="426"/>
        <w:rPr>
          <w:rFonts w:cs="Times New Roman"/>
          <w:spacing w:val="-4"/>
          <w:sz w:val="24"/>
          <w:szCs w:val="24"/>
          <w:lang w:val="en-US"/>
        </w:rPr>
      </w:pPr>
      <w:r w:rsidRPr="001F7CD1">
        <w:rPr>
          <w:rFonts w:cs="Times New Roman"/>
          <w:spacing w:val="-4"/>
          <w:sz w:val="24"/>
          <w:szCs w:val="24"/>
          <w:lang w:val="en-US"/>
        </w:rPr>
        <w:t>+ Thể hiện thái độ không đồng tình, thậm chí là lên án của tác giả đối với nạn phân biệt chủng tộc.</w:t>
      </w:r>
    </w:p>
    <w:p w14:paraId="0B0BE874" w14:textId="77777777" w:rsidR="00586CD5" w:rsidRPr="001F7CD1" w:rsidRDefault="00586CD5" w:rsidP="00586CD5">
      <w:pPr>
        <w:spacing w:before="60" w:after="60"/>
        <w:ind w:firstLine="426"/>
        <w:rPr>
          <w:rFonts w:cs="Times New Roman"/>
          <w:b/>
          <w:bCs/>
          <w:sz w:val="24"/>
          <w:szCs w:val="24"/>
          <w:lang w:val="en-US"/>
        </w:rPr>
      </w:pPr>
      <w:r w:rsidRPr="001F7CD1">
        <w:rPr>
          <w:rFonts w:cs="Times New Roman"/>
          <w:b/>
          <w:bCs/>
          <w:sz w:val="24"/>
          <w:szCs w:val="24"/>
          <w:lang w:val="en-US"/>
        </w:rPr>
        <w:t xml:space="preserve">Câu 4. </w:t>
      </w:r>
    </w:p>
    <w:p w14:paraId="62E16050" w14:textId="77777777" w:rsidR="00586CD5" w:rsidRPr="001F7CD1" w:rsidRDefault="00586CD5" w:rsidP="00586CD5">
      <w:pPr>
        <w:spacing w:before="60" w:after="60"/>
        <w:ind w:firstLine="426"/>
        <w:rPr>
          <w:rFonts w:cs="Times New Roman"/>
          <w:iCs/>
          <w:sz w:val="24"/>
          <w:szCs w:val="24"/>
          <w:lang w:val="en-US"/>
        </w:rPr>
      </w:pPr>
      <w:r w:rsidRPr="001F7CD1">
        <w:rPr>
          <w:rFonts w:cs="Times New Roman"/>
          <w:iCs/>
          <w:sz w:val="24"/>
          <w:szCs w:val="24"/>
          <w:lang w:val="en-US"/>
        </w:rPr>
        <w:t>- Các phương tiện phi ngôn ngữ: hình ảnh, số liệu.</w:t>
      </w:r>
    </w:p>
    <w:p w14:paraId="7B38C369" w14:textId="77777777" w:rsidR="00586CD5" w:rsidRPr="001F7CD1" w:rsidRDefault="00586CD5" w:rsidP="00586CD5">
      <w:pPr>
        <w:spacing w:before="60" w:after="60"/>
        <w:ind w:firstLine="426"/>
        <w:rPr>
          <w:rFonts w:cs="Times New Roman"/>
          <w:iCs/>
          <w:sz w:val="24"/>
          <w:szCs w:val="24"/>
          <w:lang w:val="en-US"/>
        </w:rPr>
      </w:pPr>
      <w:r w:rsidRPr="001F7CD1">
        <w:rPr>
          <w:rFonts w:cs="Times New Roman"/>
          <w:iCs/>
          <w:sz w:val="24"/>
          <w:szCs w:val="24"/>
          <w:lang w:val="en-US"/>
        </w:rPr>
        <w:t>- Hiệu quả của các phương tiện phi ngôn ngữ:</w:t>
      </w:r>
    </w:p>
    <w:p w14:paraId="4BAD97FE" w14:textId="77777777" w:rsidR="00586CD5" w:rsidRPr="001F7CD1" w:rsidRDefault="00586CD5" w:rsidP="00586CD5">
      <w:pPr>
        <w:spacing w:before="60" w:after="60"/>
        <w:ind w:firstLine="426"/>
        <w:rPr>
          <w:rFonts w:cs="Times New Roman"/>
          <w:iCs/>
          <w:sz w:val="24"/>
          <w:szCs w:val="24"/>
          <w:lang w:val="en-US"/>
        </w:rPr>
      </w:pPr>
      <w:r w:rsidRPr="001F7CD1">
        <w:rPr>
          <w:rFonts w:cs="Times New Roman"/>
          <w:iCs/>
          <w:sz w:val="24"/>
          <w:szCs w:val="24"/>
          <w:lang w:val="en-US"/>
        </w:rPr>
        <w:t>+ Hình ảnh: trực quan hoá thông tin, giúp người đọc hình dung ra thông tin nạn phân biệt chủng tộc đang xảy ra phổ biến ở nước Mỹ.</w:t>
      </w:r>
    </w:p>
    <w:p w14:paraId="5DACC70F" w14:textId="77777777" w:rsidR="00586CD5" w:rsidRPr="001F7CD1" w:rsidRDefault="00586CD5" w:rsidP="00586CD5">
      <w:pPr>
        <w:spacing w:before="60" w:after="60"/>
        <w:ind w:firstLine="426"/>
        <w:rPr>
          <w:rFonts w:cs="Times New Roman"/>
          <w:iCs/>
          <w:sz w:val="24"/>
          <w:szCs w:val="24"/>
          <w:lang w:val="en-US"/>
        </w:rPr>
      </w:pPr>
      <w:r w:rsidRPr="001F7CD1">
        <w:rPr>
          <w:rFonts w:cs="Times New Roman"/>
          <w:iCs/>
          <w:sz w:val="24"/>
          <w:szCs w:val="24"/>
          <w:lang w:val="en-US"/>
        </w:rPr>
        <w:t xml:space="preserve">+ Số liệu: </w:t>
      </w:r>
    </w:p>
    <w:p w14:paraId="485D77D8" w14:textId="77777777" w:rsidR="00586CD5" w:rsidRPr="001F7CD1" w:rsidRDefault="00586CD5" w:rsidP="00586CD5">
      <w:pPr>
        <w:spacing w:before="60" w:after="60"/>
        <w:ind w:firstLine="426"/>
        <w:rPr>
          <w:rFonts w:cs="Times New Roman"/>
          <w:iCs/>
          <w:sz w:val="24"/>
          <w:szCs w:val="24"/>
          <w:lang w:val="en-US"/>
        </w:rPr>
      </w:pPr>
      <w:r w:rsidRPr="001F7CD1">
        <w:rPr>
          <w:rFonts w:cs="Times New Roman"/>
          <w:iCs/>
          <w:sz w:val="24"/>
          <w:szCs w:val="24"/>
          <w:lang w:val="en-US"/>
        </w:rPr>
        <w:t xml:space="preserve">   ++ Nhấn mạnh người da đen gánh chịu nhiều hậu quả nhất trong đại dịch covid 19 ở Mỹ, từ đó làm rõ sự phân biệt chủng tộc ở Mỹ.</w:t>
      </w:r>
    </w:p>
    <w:p w14:paraId="44CB7ACD" w14:textId="77777777" w:rsidR="00586CD5" w:rsidRPr="001F7CD1" w:rsidRDefault="00586CD5" w:rsidP="00586CD5">
      <w:pPr>
        <w:spacing w:before="60" w:after="60"/>
        <w:ind w:firstLine="426"/>
        <w:rPr>
          <w:rFonts w:cs="Times New Roman"/>
          <w:iCs/>
          <w:sz w:val="24"/>
          <w:szCs w:val="24"/>
          <w:lang w:val="en-US"/>
        </w:rPr>
      </w:pPr>
      <w:r w:rsidRPr="001F7CD1">
        <w:rPr>
          <w:rFonts w:cs="Times New Roman"/>
          <w:iCs/>
          <w:sz w:val="24"/>
          <w:szCs w:val="24"/>
          <w:lang w:val="en-US"/>
        </w:rPr>
        <w:t xml:space="preserve">  ++ Tăng sức thuyết phục cho văn bản, tác động vào nhận thức của người đọc.</w:t>
      </w:r>
    </w:p>
    <w:p w14:paraId="4D32E270" w14:textId="77777777" w:rsidR="00586CD5" w:rsidRPr="001F7CD1" w:rsidRDefault="00586CD5" w:rsidP="00586CD5">
      <w:pPr>
        <w:spacing w:before="60" w:after="60"/>
        <w:ind w:firstLine="426"/>
        <w:rPr>
          <w:rFonts w:cs="Times New Roman"/>
          <w:b/>
          <w:bCs/>
          <w:iCs/>
          <w:sz w:val="24"/>
          <w:szCs w:val="24"/>
          <w:lang w:val="en-US"/>
        </w:rPr>
      </w:pPr>
      <w:r w:rsidRPr="001F7CD1">
        <w:rPr>
          <w:rFonts w:cs="Times New Roman"/>
          <w:b/>
          <w:bCs/>
          <w:iCs/>
          <w:sz w:val="24"/>
          <w:szCs w:val="24"/>
          <w:lang w:val="en-US"/>
        </w:rPr>
        <w:t xml:space="preserve">Câu 5. </w:t>
      </w:r>
      <w:r w:rsidRPr="001F7CD1">
        <w:rPr>
          <w:rFonts w:cs="Times New Roman"/>
          <w:iCs/>
          <w:sz w:val="24"/>
          <w:szCs w:val="24"/>
          <w:lang w:val="en-US"/>
        </w:rPr>
        <w:t>HS tự rút ra thông điệp và lí giải. Có thể tham khảo câu trả lời sau:</w:t>
      </w:r>
      <w:r w:rsidRPr="001F7CD1">
        <w:rPr>
          <w:rFonts w:cs="Times New Roman"/>
          <w:b/>
          <w:bCs/>
          <w:iCs/>
          <w:sz w:val="24"/>
          <w:szCs w:val="24"/>
          <w:lang w:val="en-US"/>
        </w:rPr>
        <w:t xml:space="preserve"> </w:t>
      </w:r>
    </w:p>
    <w:p w14:paraId="3425C5F8" w14:textId="77777777" w:rsidR="00586CD5" w:rsidRPr="001F7CD1" w:rsidRDefault="00586CD5" w:rsidP="00586CD5">
      <w:pPr>
        <w:spacing w:before="60" w:after="60"/>
        <w:ind w:firstLine="426"/>
        <w:rPr>
          <w:rFonts w:cs="Times New Roman"/>
          <w:sz w:val="24"/>
          <w:szCs w:val="24"/>
          <w:lang w:val="en-US"/>
        </w:rPr>
      </w:pPr>
      <w:r w:rsidRPr="001F7CD1">
        <w:rPr>
          <w:rFonts w:cs="Times New Roman"/>
          <w:b/>
          <w:bCs/>
          <w:sz w:val="24"/>
          <w:szCs w:val="24"/>
          <w:lang w:val="en-US"/>
        </w:rPr>
        <w:t xml:space="preserve">- </w:t>
      </w:r>
      <w:r w:rsidRPr="001F7CD1">
        <w:rPr>
          <w:rFonts w:cs="Times New Roman"/>
          <w:sz w:val="24"/>
          <w:szCs w:val="24"/>
          <w:lang w:val="en-US"/>
        </w:rPr>
        <w:t>HS đưa ra thông điệp: Hãy chung tay đẩy lùi nạn phân biệt chủng tộc.</w:t>
      </w:r>
    </w:p>
    <w:p w14:paraId="0A5BCFE7" w14:textId="77777777" w:rsidR="00C46360"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xml:space="preserve">- Vì: </w:t>
      </w:r>
    </w:p>
    <w:p w14:paraId="2828886C" w14:textId="1F89F3D4"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Con người sinh ra trên thế giới đều có quyền bình đẳng về mọi mặt. Vì vậy, nạn phân biệt chủng tộc vi phạm quyền con người.</w:t>
      </w:r>
    </w:p>
    <w:p w14:paraId="36065C18" w14:textId="77777777"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Nạn phân biệt chủng tộc để lại những hậu quả nặng nề: Những nạn nhân của nạn phân biệt chủng tộc bị tổn hại lớn về sức khoẻ, tinh thần, thậm chí là tính mạng, ít có cơ hội phát triển; dễ trở thành tội phạm; gây mất trật tự an ninh, xã hội; gây cản trở sự phát triển, tiến bộ của thế giới.</w:t>
      </w:r>
    </w:p>
    <w:p w14:paraId="2D07DBC9" w14:textId="77777777"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Trong bối cảnh kinh tế toàn cầu hoá, nạn phân biệt chủng tộc ngày càng có diễn biến phức tạp, chúng ta là thế hệ trẻ, cần ý thức sâu sắc hơn về những vấn đề này để có những biện pháp quyết liệt hơn trong cuộc đấu tranh đẩy lùi nạn phân biệt chủng tộc.</w:t>
      </w:r>
    </w:p>
    <w:p w14:paraId="205F078D" w14:textId="77777777" w:rsidR="000C78FD" w:rsidRPr="001F7CD1" w:rsidRDefault="000C78FD" w:rsidP="00586CD5">
      <w:pPr>
        <w:spacing w:before="60" w:after="60"/>
        <w:ind w:firstLine="426"/>
        <w:rPr>
          <w:rFonts w:cs="Times New Roman"/>
          <w:b/>
          <w:bCs/>
          <w:iCs/>
          <w:sz w:val="24"/>
          <w:szCs w:val="24"/>
          <w:lang w:val="en-US"/>
        </w:rPr>
      </w:pPr>
    </w:p>
    <w:p w14:paraId="2CDB4B60" w14:textId="792876B5" w:rsidR="0024502D" w:rsidRPr="001F7CD1" w:rsidRDefault="00586CD5" w:rsidP="00586CD5">
      <w:pPr>
        <w:spacing w:before="60" w:after="60"/>
        <w:ind w:firstLine="426"/>
        <w:rPr>
          <w:rFonts w:cs="Times New Roman"/>
          <w:b/>
          <w:bCs/>
          <w:iCs/>
          <w:sz w:val="24"/>
          <w:szCs w:val="24"/>
          <w:lang w:val="en-US"/>
        </w:rPr>
      </w:pPr>
      <w:r w:rsidRPr="001F7CD1">
        <w:rPr>
          <w:rFonts w:cs="Times New Roman"/>
          <w:b/>
          <w:bCs/>
          <w:iCs/>
          <w:sz w:val="24"/>
          <w:szCs w:val="24"/>
          <w:lang w:val="en-US"/>
        </w:rPr>
        <w:t xml:space="preserve">Đề </w:t>
      </w:r>
      <w:r w:rsidR="000C78FD" w:rsidRPr="001F7CD1">
        <w:rPr>
          <w:rFonts w:cs="Times New Roman"/>
          <w:b/>
          <w:bCs/>
          <w:iCs/>
          <w:sz w:val="24"/>
          <w:szCs w:val="24"/>
          <w:lang w:val="en-US"/>
        </w:rPr>
        <w:t>5</w:t>
      </w:r>
      <w:r w:rsidRPr="001F7CD1">
        <w:rPr>
          <w:rFonts w:cs="Times New Roman"/>
          <w:b/>
          <w:bCs/>
          <w:iCs/>
          <w:sz w:val="24"/>
          <w:szCs w:val="24"/>
          <w:lang w:val="en-US"/>
        </w:rPr>
        <w:t xml:space="preserve">: </w:t>
      </w:r>
    </w:p>
    <w:p w14:paraId="21878A69" w14:textId="178A39E2" w:rsidR="00586CD5" w:rsidRPr="001F7CD1" w:rsidRDefault="00586CD5" w:rsidP="00586CD5">
      <w:pPr>
        <w:spacing w:before="60" w:after="60"/>
        <w:ind w:firstLine="426"/>
        <w:rPr>
          <w:rFonts w:cs="Times New Roman"/>
          <w:b/>
          <w:bCs/>
          <w:iCs/>
          <w:sz w:val="24"/>
          <w:szCs w:val="24"/>
          <w:lang w:val="en-US"/>
        </w:rPr>
      </w:pPr>
      <w:r w:rsidRPr="001F7CD1">
        <w:rPr>
          <w:rFonts w:cs="Times New Roman"/>
          <w:b/>
          <w:bCs/>
          <w:iCs/>
          <w:sz w:val="24"/>
          <w:szCs w:val="24"/>
          <w:lang w:val="en-US"/>
        </w:rPr>
        <w:t>Đọc văn bản sau:</w:t>
      </w:r>
    </w:p>
    <w:p w14:paraId="67D59032" w14:textId="77777777" w:rsidR="00586CD5" w:rsidRPr="001F7CD1" w:rsidRDefault="00586CD5" w:rsidP="0024502D">
      <w:pPr>
        <w:spacing w:before="60" w:after="60"/>
        <w:ind w:firstLine="426"/>
        <w:jc w:val="center"/>
        <w:rPr>
          <w:rFonts w:cs="Times New Roman"/>
          <w:b/>
          <w:bCs/>
          <w:sz w:val="24"/>
          <w:szCs w:val="24"/>
          <w:lang w:val="en-US"/>
        </w:rPr>
      </w:pPr>
      <w:r w:rsidRPr="001F7CD1">
        <w:rPr>
          <w:rFonts w:cs="Times New Roman"/>
          <w:b/>
          <w:bCs/>
          <w:sz w:val="24"/>
          <w:szCs w:val="24"/>
          <w:lang w:val="en-US"/>
        </w:rPr>
        <w:t>HIỂM HOẠ MA TUÝ NÚP BÓNG THUỐC LÁ ĐIỆN TỬ</w:t>
      </w:r>
    </w:p>
    <w:p w14:paraId="0709B4E5" w14:textId="380D4844" w:rsidR="00586CD5" w:rsidRPr="001F7CD1" w:rsidRDefault="00586CD5" w:rsidP="00586CD5">
      <w:pPr>
        <w:spacing w:before="60" w:after="60"/>
        <w:ind w:firstLine="426"/>
        <w:rPr>
          <w:rFonts w:cs="Times New Roman"/>
          <w:b/>
          <w:bCs/>
          <w:sz w:val="24"/>
          <w:szCs w:val="24"/>
          <w:lang w:val="en-US"/>
        </w:rPr>
      </w:pPr>
      <w:r w:rsidRPr="001F7CD1">
        <w:rPr>
          <w:rFonts w:cs="Times New Roman"/>
          <w:b/>
          <w:bCs/>
          <w:sz w:val="24"/>
          <w:szCs w:val="24"/>
          <w:lang w:val="en-US"/>
        </w:rPr>
        <w:t>Thuốc lá điện tử tiềm ẩn nhiều nguy cơ, nhất là tình trạng các đối tượng có thể lợi dụng đưa chất ma túy vào thuốc lá điện tử để rủ rê, lôi kéo người khác sử dụng hoặc mua, bán trái phép các chất ma túy...</w:t>
      </w:r>
    </w:p>
    <w:p w14:paraId="1A6D69CB" w14:textId="77777777" w:rsidR="00586CD5" w:rsidRPr="001F7CD1" w:rsidRDefault="00586CD5" w:rsidP="00586CD5">
      <w:pPr>
        <w:spacing w:before="60" w:after="60"/>
        <w:ind w:firstLine="426"/>
        <w:rPr>
          <w:rFonts w:cs="Times New Roman"/>
          <w:sz w:val="24"/>
          <w:szCs w:val="24"/>
          <w:lang w:val="en-US"/>
        </w:rPr>
      </w:pPr>
      <w:r w:rsidRPr="001F7CD1">
        <w:rPr>
          <w:rFonts w:cs="Times New Roman"/>
          <w:b/>
          <w:bCs/>
          <w:sz w:val="24"/>
          <w:szCs w:val="24"/>
          <w:lang w:val="en-US"/>
        </w:rPr>
        <w:t>Nhập viện vì thuốc lá điện tử</w:t>
      </w:r>
    </w:p>
    <w:p w14:paraId="728057DA" w14:textId="709A2D4B"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lastRenderedPageBreak/>
        <w:t>Ngày 7-10, lực lượng công an đang làm rõ thông tin liên quan đến vụ 3 học sinh THPT ở Huế phải nhập viện kiểm tra sức khỏe sau khi hút thuốc lá điện tử.</w:t>
      </w:r>
    </w:p>
    <w:p w14:paraId="40B72E7F" w14:textId="65C89938"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Theo đó, cách đây vài ngày, 3 học sinh lớp 12 của Trường THPT Nguyễn Huệ (TP Huế) trong giờ học xuất hiện nhiều biểu hiện bất thường về sức khỏe như mệt mỏi, khó thở, mặt tái đi. Cả 3 học sinh được đưa đến phòng y tế nhà trường để kiểm tra. Thấy biểu hiện sức khỏe của cả 3 có dấu hiệu bất thường, nhà trường đã cử cán bộ, giáo viên đưa các học sinh này đến bệnh viện. Tại bệnh viện, các bác sĩ đã tiến hành kiểm tra, đo huyết áp và chăm sóc sức khỏe cho 3 học sinh. Qua thăm khám, 3 học sinh nói bị mệt sau khi hút thuốc lá điện tử. Sau khi được chăm sóc sức khỏe, các học sinh nói trên đã dần hồi phục và quay trở lại trường học bình thường. Hiện Công an phường Đông Ba (TP Huế) đang điều tra nguyên nhân, kiểm tra xem chất có trong thuốc lá điện tử mà 3 học sinh vừa hút là gì, có nguồn gốc từ đâu.</w:t>
      </w:r>
    </w:p>
    <w:p w14:paraId="4E7F91FB" w14:textId="5BAAE6AA"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Sự việc cho thấy những lo ngại trước tình trạng sử dụng thuốc lá điện tử ngày nay của học sinh, sinh viên. Thực tế không khó để bắt gặp hình ảnh các sản phẩm thuốc lá điện tử không rõ nguồn gốc, xuất xứ được rao bán công khai trên mạng xã hội, với những lời lẽ hoa mĩ, hấp dẫn như không độc hại, không mùi, có thể thay thế thuốc lá truyền thống. Hình dáng bắt mắt, đủ loại hương vị, giá cả hợp lí, thuốc lá điện tử đang là sản phẩm gây tò mò, kích thích đối với giới trẻ. Thậm chí, nhiều bạn trẻ nhận thức sai lệch rằng đây là một xu hướng mới.</w:t>
      </w:r>
    </w:p>
    <w:p w14:paraId="0F102DD7" w14:textId="465FE21F" w:rsidR="00586CD5" w:rsidRPr="001F7CD1" w:rsidRDefault="00586CD5" w:rsidP="00586CD5">
      <w:pPr>
        <w:spacing w:before="60" w:after="60"/>
        <w:ind w:firstLine="426"/>
        <w:rPr>
          <w:rFonts w:cs="Times New Roman"/>
          <w:sz w:val="24"/>
          <w:szCs w:val="24"/>
          <w:lang w:val="en-US"/>
        </w:rPr>
      </w:pPr>
      <w:r w:rsidRPr="001F7CD1">
        <w:rPr>
          <w:rFonts w:cs="Times New Roman"/>
          <w:b/>
          <w:bCs/>
          <w:sz w:val="24"/>
          <w:szCs w:val="24"/>
          <w:lang w:val="en-US"/>
        </w:rPr>
        <w:t>Thuốc lá điện tử đang đầu độc giới trẻ</w:t>
      </w:r>
    </w:p>
    <w:p w14:paraId="7ABB5AE8" w14:textId="67729B59"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Theo Bộ Y tế, các cơ sở y tế đã cấp cứu hơn 1.000 trường hợp thanh - thiếu niên rơi vào trạng thái hoảng loạn, ảo giác, suy các bộ phận nội tạng vì thuốc lá điện tử. Đáng báo động khi hiện nay tội phạm đưa ma túy vào thuốc lá điện tử để đầu độc người dùng, nhất là giới trẻ. Về hình dáng bên ngoài, thuốc lá điện tử chứa ma túy tương đối giống với thuốc lá điện tử thông thường nên rất khó phát hiện.</w:t>
      </w:r>
    </w:p>
    <w:p w14:paraId="009B7344" w14:textId="527D5D02"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xml:space="preserve">[…] Theo cơ quan chức năng, trong thuốc lá điện tử chứa rất nhiều hóa chất gây nguy hại cho cơ thể con người, nếu sử dụng thường xuyên sẽ gây ra những hệ lụy khôn lường, ảnh hưởng xấu tới lối sống, sức khỏe và tương lai của các bạn trẻ. Bên cạnh sự nỗ lực của các cơ quan chức năng trong việc phòng chống tác hại của thuốc lá điện tử, mỗi người cần nâng cao ý thức tự giác, quyết nói </w:t>
      </w:r>
      <w:r w:rsidR="00301397" w:rsidRPr="001F7CD1">
        <w:rPr>
          <w:rFonts w:cs="Times New Roman"/>
          <w:sz w:val="24"/>
          <w:szCs w:val="24"/>
          <w:lang w:val="en-US"/>
        </w:rPr>
        <w:t>“</w:t>
      </w:r>
      <w:r w:rsidRPr="001F7CD1">
        <w:rPr>
          <w:rFonts w:cs="Times New Roman"/>
          <w:sz w:val="24"/>
          <w:szCs w:val="24"/>
          <w:lang w:val="en-US"/>
        </w:rPr>
        <w:t>không</w:t>
      </w:r>
      <w:r w:rsidR="00301397" w:rsidRPr="001F7CD1">
        <w:rPr>
          <w:rFonts w:cs="Times New Roman"/>
          <w:sz w:val="24"/>
          <w:szCs w:val="24"/>
          <w:lang w:val="en-US"/>
        </w:rPr>
        <w:t>”</w:t>
      </w:r>
      <w:r w:rsidRPr="001F7CD1">
        <w:rPr>
          <w:rFonts w:cs="Times New Roman"/>
          <w:sz w:val="24"/>
          <w:szCs w:val="24"/>
          <w:lang w:val="en-US"/>
        </w:rPr>
        <w:t xml:space="preserve"> với việc sử dụng và lôi kéo người khác sử dụng thuốc lá điện tử. […]</w:t>
      </w:r>
    </w:p>
    <w:p w14:paraId="66A1AA47" w14:textId="2E65EF31"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Việc buôn bán tinh dầu ma túy không mới, nhưng các đối tượng liên tục thay đổi chiêu thức, ẩn núp dưới nhiều vỏ bọc sản phẩm khác nhau. Vì vậy, cần có sự tăng cường giáo dục và những biện pháp phòng ngừa để giúp giới trẻ nhận thức được tác hại của việc sử dụng thuốc lá điện tử nói chung và thuốc lá điện tử chứa ma túy nói riêng, để đưa ra quyết định thông minh và có trách nhiệm về sức khoẻ của bản thân.</w:t>
      </w:r>
    </w:p>
    <w:p w14:paraId="630E56EF" w14:textId="77777777" w:rsidR="00586CD5" w:rsidRPr="001F7CD1" w:rsidRDefault="00586CD5" w:rsidP="00C660ED">
      <w:pPr>
        <w:spacing w:before="60" w:after="60"/>
        <w:ind w:firstLine="426"/>
        <w:jc w:val="right"/>
        <w:rPr>
          <w:rFonts w:cs="Times New Roman"/>
          <w:sz w:val="24"/>
          <w:szCs w:val="24"/>
          <w:lang w:val="en-US"/>
        </w:rPr>
      </w:pPr>
      <w:r w:rsidRPr="001F7CD1">
        <w:rPr>
          <w:rFonts w:cs="Times New Roman"/>
          <w:sz w:val="24"/>
          <w:szCs w:val="24"/>
          <w:lang w:val="en-US"/>
        </w:rPr>
        <w:t xml:space="preserve">      (</w:t>
      </w:r>
      <w:hyperlink r:id="rId17" w:history="1">
        <w:r w:rsidRPr="001F7CD1">
          <w:rPr>
            <w:rStyle w:val="Hyperlink"/>
            <w:rFonts w:cs="Times New Roman"/>
            <w:sz w:val="24"/>
            <w:szCs w:val="24"/>
            <w:lang w:val="en-US"/>
          </w:rPr>
          <w:t>https://www.anninhthudo.vn/hiem-hoa-ma-tuy-nup-bong-thuoc-la-dien-tu-post591986.antd</w:t>
        </w:r>
      </w:hyperlink>
      <w:r w:rsidRPr="001F7CD1">
        <w:rPr>
          <w:rFonts w:cs="Times New Roman"/>
          <w:sz w:val="24"/>
          <w:szCs w:val="24"/>
          <w:lang w:val="en-US"/>
        </w:rPr>
        <w:t>, ngày 08/10/2024)</w:t>
      </w:r>
    </w:p>
    <w:p w14:paraId="3829FEC5" w14:textId="77777777" w:rsidR="00586CD5" w:rsidRPr="001F7CD1" w:rsidRDefault="00586CD5" w:rsidP="00586CD5">
      <w:pPr>
        <w:spacing w:before="60" w:after="60"/>
        <w:ind w:firstLine="426"/>
        <w:rPr>
          <w:rFonts w:cs="Times New Roman"/>
          <w:b/>
          <w:bCs/>
          <w:sz w:val="24"/>
          <w:szCs w:val="24"/>
          <w:lang w:val="en-US"/>
        </w:rPr>
      </w:pPr>
      <w:r w:rsidRPr="001F7CD1">
        <w:rPr>
          <w:rFonts w:cs="Times New Roman"/>
          <w:b/>
          <w:bCs/>
          <w:sz w:val="24"/>
          <w:szCs w:val="24"/>
          <w:lang w:val="en-US"/>
        </w:rPr>
        <w:t>Thực hiện các yêu cầu từ câu 1 đến câu 5:</w:t>
      </w:r>
    </w:p>
    <w:p w14:paraId="3E1F8D47" w14:textId="77777777" w:rsidR="00586CD5" w:rsidRPr="001F7CD1" w:rsidRDefault="00586CD5" w:rsidP="00586CD5">
      <w:pPr>
        <w:spacing w:before="60" w:after="60"/>
        <w:ind w:firstLine="426"/>
        <w:rPr>
          <w:rFonts w:cs="Times New Roman"/>
          <w:sz w:val="24"/>
          <w:szCs w:val="24"/>
          <w:lang w:val="en-US"/>
        </w:rPr>
      </w:pPr>
      <w:r w:rsidRPr="001F7CD1">
        <w:rPr>
          <w:rFonts w:cs="Times New Roman"/>
          <w:b/>
          <w:bCs/>
          <w:sz w:val="24"/>
          <w:szCs w:val="24"/>
          <w:lang w:val="en-US"/>
        </w:rPr>
        <w:t xml:space="preserve">Câu 1. </w:t>
      </w:r>
      <w:r w:rsidRPr="001F7CD1">
        <w:rPr>
          <w:rFonts w:cs="Times New Roman"/>
          <w:sz w:val="24"/>
          <w:szCs w:val="24"/>
          <w:lang w:val="en-US"/>
        </w:rPr>
        <w:t>Chỉ ra phương tiện phi ngôn ngữ được sử dụng trong văn bản.</w:t>
      </w:r>
    </w:p>
    <w:p w14:paraId="5B7BC218" w14:textId="77777777" w:rsidR="00586CD5" w:rsidRPr="001F7CD1" w:rsidRDefault="00586CD5" w:rsidP="00586CD5">
      <w:pPr>
        <w:spacing w:before="60" w:after="60"/>
        <w:ind w:firstLine="426"/>
        <w:rPr>
          <w:rFonts w:cs="Times New Roman"/>
          <w:b/>
          <w:bCs/>
          <w:sz w:val="24"/>
          <w:szCs w:val="24"/>
          <w:lang w:val="en-US"/>
        </w:rPr>
      </w:pPr>
      <w:r w:rsidRPr="001F7CD1">
        <w:rPr>
          <w:rFonts w:cs="Times New Roman"/>
          <w:b/>
          <w:bCs/>
          <w:sz w:val="24"/>
          <w:szCs w:val="24"/>
          <w:lang w:val="en-US"/>
        </w:rPr>
        <w:t xml:space="preserve">Câu 2. </w:t>
      </w:r>
      <w:r w:rsidRPr="001F7CD1">
        <w:rPr>
          <w:rFonts w:cs="Times New Roman"/>
          <w:sz w:val="24"/>
          <w:szCs w:val="24"/>
          <w:lang w:val="en-US"/>
        </w:rPr>
        <w:t>Xác định thông tin chính của văn bản.</w:t>
      </w:r>
    </w:p>
    <w:p w14:paraId="35D202BD" w14:textId="77777777" w:rsidR="00586CD5" w:rsidRPr="001F7CD1" w:rsidRDefault="00586CD5" w:rsidP="00586CD5">
      <w:pPr>
        <w:spacing w:before="60" w:after="60"/>
        <w:ind w:firstLine="426"/>
        <w:rPr>
          <w:rFonts w:cs="Times New Roman"/>
          <w:sz w:val="24"/>
          <w:szCs w:val="24"/>
          <w:lang w:val="en-US"/>
        </w:rPr>
      </w:pPr>
      <w:r w:rsidRPr="001F7CD1">
        <w:rPr>
          <w:rFonts w:cs="Times New Roman"/>
          <w:b/>
          <w:bCs/>
          <w:sz w:val="24"/>
          <w:szCs w:val="24"/>
          <w:lang w:val="en-US"/>
        </w:rPr>
        <w:t xml:space="preserve">Câu 3. </w:t>
      </w:r>
      <w:r w:rsidRPr="001F7CD1">
        <w:rPr>
          <w:rFonts w:cs="Times New Roman"/>
          <w:sz w:val="24"/>
          <w:szCs w:val="24"/>
          <w:lang w:val="en-US"/>
        </w:rPr>
        <w:t>Nhận xét hiệu quả của cách trình bày dữ liệu thông tin trong văn bản.</w:t>
      </w:r>
    </w:p>
    <w:p w14:paraId="54BFD557" w14:textId="77777777" w:rsidR="00586CD5" w:rsidRPr="001F7CD1" w:rsidRDefault="00586CD5" w:rsidP="00586CD5">
      <w:pPr>
        <w:spacing w:before="60" w:after="60"/>
        <w:ind w:firstLine="426"/>
        <w:rPr>
          <w:rFonts w:cs="Times New Roman"/>
          <w:sz w:val="24"/>
          <w:szCs w:val="24"/>
          <w:lang w:val="en-US"/>
        </w:rPr>
      </w:pPr>
      <w:r w:rsidRPr="001F7CD1">
        <w:rPr>
          <w:rFonts w:cs="Times New Roman"/>
          <w:b/>
          <w:bCs/>
          <w:sz w:val="24"/>
          <w:szCs w:val="24"/>
          <w:lang w:val="en-US"/>
        </w:rPr>
        <w:t xml:space="preserve">Câu 4. </w:t>
      </w:r>
      <w:r w:rsidRPr="001F7CD1">
        <w:rPr>
          <w:rFonts w:cs="Times New Roman"/>
          <w:sz w:val="24"/>
          <w:szCs w:val="24"/>
          <w:lang w:val="en-US"/>
        </w:rPr>
        <w:t>Yếu tố tự sự, nghị luận có vai trò gì trong văn bản?</w:t>
      </w:r>
    </w:p>
    <w:p w14:paraId="5E684BC9" w14:textId="77777777" w:rsidR="00586CD5" w:rsidRPr="001F7CD1" w:rsidRDefault="00586CD5" w:rsidP="00586CD5">
      <w:pPr>
        <w:spacing w:before="60" w:after="60"/>
        <w:ind w:firstLine="426"/>
        <w:rPr>
          <w:rFonts w:cs="Times New Roman"/>
          <w:sz w:val="24"/>
          <w:szCs w:val="24"/>
          <w:lang w:val="en-US"/>
        </w:rPr>
      </w:pPr>
      <w:r w:rsidRPr="001F7CD1">
        <w:rPr>
          <w:rFonts w:cs="Times New Roman"/>
          <w:b/>
          <w:bCs/>
          <w:sz w:val="24"/>
          <w:szCs w:val="24"/>
          <w:lang w:val="en-US"/>
        </w:rPr>
        <w:t xml:space="preserve">Câu 5. </w:t>
      </w:r>
      <w:r w:rsidRPr="001F7CD1">
        <w:rPr>
          <w:rFonts w:cs="Times New Roman"/>
          <w:sz w:val="24"/>
          <w:szCs w:val="24"/>
          <w:lang w:val="en-US"/>
        </w:rPr>
        <w:t>Theo anh/ chị, có những giải pháp nào để hạn chế vấn nạn hút thuốc lá điện tử trong trường học?</w:t>
      </w:r>
    </w:p>
    <w:p w14:paraId="62304E69" w14:textId="77777777" w:rsidR="00586CD5" w:rsidRPr="001F7CD1" w:rsidRDefault="00586CD5" w:rsidP="00586CD5">
      <w:pPr>
        <w:spacing w:before="60" w:after="60"/>
        <w:ind w:firstLine="426"/>
        <w:rPr>
          <w:rFonts w:cs="Times New Roman"/>
          <w:b/>
          <w:bCs/>
          <w:iCs/>
          <w:sz w:val="24"/>
          <w:szCs w:val="24"/>
          <w:lang w:val="en-US"/>
        </w:rPr>
      </w:pPr>
      <w:r w:rsidRPr="001F7CD1">
        <w:rPr>
          <w:rFonts w:cs="Times New Roman"/>
          <w:b/>
          <w:bCs/>
          <w:iCs/>
          <w:sz w:val="24"/>
          <w:szCs w:val="24"/>
          <w:lang w:val="en-US"/>
        </w:rPr>
        <w:t>Gợi ý trả lời:</w:t>
      </w:r>
    </w:p>
    <w:p w14:paraId="723CFDAA" w14:textId="77777777" w:rsidR="00586CD5" w:rsidRPr="001F7CD1" w:rsidRDefault="00586CD5" w:rsidP="00586CD5">
      <w:pPr>
        <w:spacing w:before="60" w:after="60"/>
        <w:ind w:firstLine="426"/>
        <w:rPr>
          <w:rFonts w:cs="Times New Roman"/>
          <w:iCs/>
          <w:sz w:val="24"/>
          <w:szCs w:val="24"/>
          <w:lang w:val="en-US"/>
        </w:rPr>
      </w:pPr>
      <w:r w:rsidRPr="001F7CD1">
        <w:rPr>
          <w:rFonts w:cs="Times New Roman"/>
          <w:b/>
          <w:bCs/>
          <w:sz w:val="24"/>
          <w:szCs w:val="24"/>
          <w:lang w:val="en-US"/>
        </w:rPr>
        <w:t xml:space="preserve">Câu 1. </w:t>
      </w:r>
      <w:r w:rsidRPr="001F7CD1">
        <w:rPr>
          <w:rFonts w:cs="Times New Roman"/>
          <w:iCs/>
          <w:sz w:val="24"/>
          <w:szCs w:val="24"/>
          <w:lang w:val="en-US"/>
        </w:rPr>
        <w:t>Phương tiện phi ngôn ngữ được sử dụng trong văn bản: số liệu (3 HS, 1000 trường hợp)</w:t>
      </w:r>
    </w:p>
    <w:p w14:paraId="28DC55B3" w14:textId="77777777" w:rsidR="00586CD5" w:rsidRPr="001F7CD1" w:rsidRDefault="00586CD5" w:rsidP="00586CD5">
      <w:pPr>
        <w:spacing w:before="60" w:after="60"/>
        <w:ind w:firstLine="426"/>
        <w:rPr>
          <w:rFonts w:cs="Times New Roman"/>
          <w:sz w:val="24"/>
          <w:szCs w:val="24"/>
          <w:lang w:val="en-US"/>
        </w:rPr>
      </w:pPr>
      <w:r w:rsidRPr="001F7CD1">
        <w:rPr>
          <w:rFonts w:cs="Times New Roman"/>
          <w:b/>
          <w:bCs/>
          <w:iCs/>
          <w:sz w:val="24"/>
          <w:szCs w:val="24"/>
          <w:lang w:val="en-US"/>
        </w:rPr>
        <w:t xml:space="preserve">Câu 2. </w:t>
      </w:r>
      <w:r w:rsidRPr="001F7CD1">
        <w:rPr>
          <w:rFonts w:cs="Times New Roman"/>
          <w:sz w:val="24"/>
          <w:szCs w:val="24"/>
          <w:lang w:val="en-US"/>
        </w:rPr>
        <w:t>Thông tin chính của văn bản: Hiểm hoạ ma tuý núp dưới bóng thuốc lá điện tử.</w:t>
      </w:r>
    </w:p>
    <w:p w14:paraId="27D08015" w14:textId="77777777" w:rsidR="00586CD5" w:rsidRPr="001F7CD1" w:rsidRDefault="00586CD5" w:rsidP="00586CD5">
      <w:pPr>
        <w:spacing w:before="60" w:after="60"/>
        <w:ind w:firstLine="426"/>
        <w:rPr>
          <w:rFonts w:cs="Times New Roman"/>
          <w:b/>
          <w:bCs/>
          <w:iCs/>
          <w:sz w:val="24"/>
          <w:szCs w:val="24"/>
          <w:lang w:val="en-US"/>
        </w:rPr>
      </w:pPr>
      <w:r w:rsidRPr="001F7CD1">
        <w:rPr>
          <w:rFonts w:cs="Times New Roman"/>
          <w:b/>
          <w:bCs/>
          <w:iCs/>
          <w:sz w:val="24"/>
          <w:szCs w:val="24"/>
          <w:lang w:val="en-US"/>
        </w:rPr>
        <w:t xml:space="preserve">Câu 3. </w:t>
      </w:r>
    </w:p>
    <w:p w14:paraId="04CE671F" w14:textId="77777777"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Cách trình bày dữ liệu trong văn bản: Tổ chức thông tin theo quan hệ nhân quả.</w:t>
      </w:r>
    </w:p>
    <w:p w14:paraId="37FB8E84" w14:textId="77777777" w:rsidR="00F1766B" w:rsidRPr="001F7CD1" w:rsidRDefault="00F1766B" w:rsidP="00586CD5">
      <w:pPr>
        <w:spacing w:before="60" w:after="60"/>
        <w:ind w:firstLine="426"/>
        <w:rPr>
          <w:rFonts w:cs="Times New Roman"/>
          <w:sz w:val="24"/>
          <w:szCs w:val="24"/>
          <w:lang w:val="en-US"/>
        </w:rPr>
      </w:pPr>
    </w:p>
    <w:p w14:paraId="69CEB4BD" w14:textId="77777777" w:rsidR="00F1766B" w:rsidRPr="001F7CD1" w:rsidRDefault="00F1766B" w:rsidP="00586CD5">
      <w:pPr>
        <w:spacing w:before="60" w:after="60"/>
        <w:ind w:firstLine="426"/>
        <w:rPr>
          <w:rFonts w:cs="Times New Roman"/>
          <w:sz w:val="24"/>
          <w:szCs w:val="24"/>
          <w:lang w:val="en-US"/>
        </w:rPr>
      </w:pPr>
    </w:p>
    <w:p w14:paraId="7D56BA4B" w14:textId="48972762"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lastRenderedPageBreak/>
        <w:t>- Hiệu quả:</w:t>
      </w:r>
    </w:p>
    <w:p w14:paraId="0335CBA2" w14:textId="77777777"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xml:space="preserve"> + Trình bày thông tin một cách có hệ thống, để người đọc dễ dàng nắm bắt được nội dung thông tin mà văn bản muốn truyền tải đến người đọc: từ việc đưa ra những dẫn chứng cụ thể nhập viện vì thuốc lá điện tử đến tác hại của thuốc lá điện từ. Từ đó, kết luận cần có giải pháp để hạn chế nạn hút thuốc lá điện tử.</w:t>
      </w:r>
    </w:p>
    <w:p w14:paraId="41D1A70C" w14:textId="77777777"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Tạo tính mạch lạc, liên kết chặt chẽ trong văn bản; đảm bảo tính nhất quán của văn bản.</w:t>
      </w:r>
    </w:p>
    <w:p w14:paraId="23023CBF" w14:textId="77777777" w:rsidR="00586CD5" w:rsidRPr="001F7CD1" w:rsidRDefault="00586CD5" w:rsidP="00586CD5">
      <w:pPr>
        <w:spacing w:before="60" w:after="60"/>
        <w:ind w:firstLine="426"/>
        <w:rPr>
          <w:rFonts w:cs="Times New Roman"/>
          <w:b/>
          <w:bCs/>
          <w:sz w:val="24"/>
          <w:szCs w:val="24"/>
          <w:lang w:val="en-US"/>
        </w:rPr>
      </w:pPr>
      <w:r w:rsidRPr="001F7CD1">
        <w:rPr>
          <w:rFonts w:cs="Times New Roman"/>
          <w:b/>
          <w:bCs/>
          <w:sz w:val="24"/>
          <w:szCs w:val="24"/>
          <w:lang w:val="en-US"/>
        </w:rPr>
        <w:t xml:space="preserve">Câu 4. </w:t>
      </w:r>
    </w:p>
    <w:p w14:paraId="27E13D83" w14:textId="77777777"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Yếu tố tự sự, nghị luận trong văn bản:</w:t>
      </w:r>
    </w:p>
    <w:p w14:paraId="07018111" w14:textId="77777777"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xml:space="preserve">  + Yếu tố tự sự: Kể lại câu chuyện nhập viện vì hút thuốc lá điện tử của ba thanh niên trường THPT Nguyễn Huệ (TP Huế)</w:t>
      </w:r>
    </w:p>
    <w:p w14:paraId="5FC11EAC" w14:textId="77777777"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xml:space="preserve">  + Yếu tố nghị luận: Từ những lí lẽ, bằng chứng về tác hại thuốc lá điện tử, tác giả lập luận để đưa ra giải pháp hạn chế nạn hút thuốc lá điện tử.</w:t>
      </w:r>
    </w:p>
    <w:p w14:paraId="0EC2A0DA" w14:textId="77777777"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Vai trò: + Yếu tố tự sự giúp tác giả bài viết cung cấp thông tin về một đối tượng cụ thể góp phần làm rõ tác hại của thuốc lá điện tử. Yếu tố nghị luận giúp đưa những lí lẽ, dẫn chứng khách quan về nạn hút thuốc lá điện tử.</w:t>
      </w:r>
    </w:p>
    <w:p w14:paraId="5BA1820B" w14:textId="77777777"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Sự kết hợp của các yếu tố tự sự, nghị luận làm cho văn bản thêm phần lôi cuốn, hấp dẫn, thuyết phục, tác động tới tâm lý, nhận thức của người đọc.</w:t>
      </w:r>
    </w:p>
    <w:p w14:paraId="5E06B856" w14:textId="77777777" w:rsidR="00586CD5" w:rsidRPr="001F7CD1" w:rsidRDefault="00586CD5" w:rsidP="00586CD5">
      <w:pPr>
        <w:spacing w:before="60" w:after="60"/>
        <w:ind w:firstLine="426"/>
        <w:rPr>
          <w:rFonts w:cs="Times New Roman"/>
          <w:sz w:val="24"/>
          <w:szCs w:val="24"/>
          <w:lang w:val="en-US"/>
        </w:rPr>
      </w:pPr>
      <w:r w:rsidRPr="001F7CD1">
        <w:rPr>
          <w:rFonts w:cs="Times New Roman"/>
          <w:b/>
          <w:bCs/>
          <w:sz w:val="24"/>
          <w:szCs w:val="24"/>
          <w:lang w:val="en-US"/>
        </w:rPr>
        <w:t xml:space="preserve">Câu 5. </w:t>
      </w:r>
      <w:r w:rsidRPr="001F7CD1">
        <w:rPr>
          <w:rFonts w:cs="Times New Roman"/>
          <w:sz w:val="24"/>
          <w:szCs w:val="24"/>
          <w:lang w:val="en-US"/>
        </w:rPr>
        <w:t>Có thể tham khảo một số</w:t>
      </w:r>
      <w:r w:rsidRPr="001F7CD1">
        <w:rPr>
          <w:rFonts w:cs="Times New Roman"/>
          <w:b/>
          <w:bCs/>
          <w:sz w:val="24"/>
          <w:szCs w:val="24"/>
          <w:lang w:val="en-US"/>
        </w:rPr>
        <w:t xml:space="preserve"> </w:t>
      </w:r>
      <w:r w:rsidRPr="001F7CD1">
        <w:rPr>
          <w:rFonts w:cs="Times New Roman"/>
          <w:sz w:val="24"/>
          <w:szCs w:val="24"/>
          <w:lang w:val="en-US"/>
        </w:rPr>
        <w:t>giải pháp hạn chế nạn hút thuốc lá điện tử:</w:t>
      </w:r>
    </w:p>
    <w:p w14:paraId="42DA9B00" w14:textId="77777777"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Tăng cường tuyên truyền về tác hại của thuốc lá điện tử .</w:t>
      </w:r>
    </w:p>
    <w:p w14:paraId="57792E15" w14:textId="77777777"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Xây dựng thời gian biểu sống lành mạnh, khoa học.</w:t>
      </w:r>
    </w:p>
    <w:p w14:paraId="5EE9C8B9" w14:textId="77777777"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Gia đình, nhà trường cần có quy định chặt chẽ và có cách xử lí nghiêm khắc với các trường hợp vi phạm hút thuốc lá điện tử.</w:t>
      </w:r>
    </w:p>
    <w:p w14:paraId="49C64D07" w14:textId="77777777" w:rsidR="00586CD5" w:rsidRPr="001F7CD1" w:rsidRDefault="00586CD5" w:rsidP="00586CD5">
      <w:pPr>
        <w:spacing w:before="60" w:after="60"/>
        <w:ind w:firstLine="426"/>
        <w:rPr>
          <w:rFonts w:cs="Times New Roman"/>
          <w:sz w:val="24"/>
          <w:szCs w:val="24"/>
          <w:lang w:val="en-US"/>
        </w:rPr>
      </w:pPr>
      <w:r w:rsidRPr="001F7CD1">
        <w:rPr>
          <w:rFonts w:cs="Times New Roman"/>
          <w:sz w:val="24"/>
          <w:szCs w:val="24"/>
          <w:lang w:val="en-US"/>
        </w:rPr>
        <w:t>- Pháp luật cần xử lí nghiêm khắc với các hành vi sản xuất, tàng trữ, mua bán thuốc lá điện tử,…</w:t>
      </w:r>
    </w:p>
    <w:p w14:paraId="2D3C2AAE" w14:textId="77777777" w:rsidR="00C34F48" w:rsidRPr="001F7CD1" w:rsidRDefault="00C34F48" w:rsidP="00C660ED">
      <w:pPr>
        <w:spacing w:before="60" w:after="60"/>
        <w:ind w:firstLine="0"/>
        <w:rPr>
          <w:rFonts w:cs="Times New Roman"/>
          <w:b/>
          <w:sz w:val="24"/>
          <w:szCs w:val="24"/>
          <w:lang w:val="pt-BR"/>
        </w:rPr>
      </w:pPr>
      <w:r w:rsidRPr="001F7CD1">
        <w:rPr>
          <w:rFonts w:cs="Times New Roman"/>
          <w:b/>
          <w:sz w:val="24"/>
          <w:szCs w:val="24"/>
          <w:lang w:val="pt-BR"/>
        </w:rPr>
        <w:br w:type="page"/>
      </w:r>
    </w:p>
    <w:p w14:paraId="150A5E57" w14:textId="4B8CBE9C" w:rsidR="002505CE" w:rsidRPr="001F7CD1" w:rsidRDefault="00184E32" w:rsidP="002505CE">
      <w:pPr>
        <w:spacing w:before="60" w:after="60"/>
        <w:ind w:firstLine="0"/>
        <w:jc w:val="center"/>
        <w:rPr>
          <w:rFonts w:cs="Times New Roman"/>
          <w:b/>
          <w:szCs w:val="28"/>
          <w:lang w:val="pt-BR"/>
        </w:rPr>
      </w:pPr>
      <w:r w:rsidRPr="001F7CD1">
        <w:rPr>
          <w:rFonts w:cs="Times New Roman"/>
          <w:b/>
          <w:szCs w:val="28"/>
          <w:lang w:val="pt-BR"/>
        </w:rPr>
        <w:lastRenderedPageBreak/>
        <w:t>Chuyên đề 2:</w:t>
      </w:r>
    </w:p>
    <w:p w14:paraId="41439F47" w14:textId="2E5F4431" w:rsidR="002505CE" w:rsidRPr="001F7CD1" w:rsidRDefault="002505CE" w:rsidP="002505CE">
      <w:pPr>
        <w:spacing w:before="60" w:after="60"/>
        <w:ind w:firstLine="0"/>
        <w:jc w:val="center"/>
        <w:rPr>
          <w:rFonts w:cs="Times New Roman"/>
          <w:b/>
          <w:szCs w:val="28"/>
          <w:lang w:val="pt-BR"/>
        </w:rPr>
      </w:pPr>
      <w:r w:rsidRPr="001F7CD1">
        <w:rPr>
          <w:rFonts w:cs="Times New Roman"/>
          <w:b/>
          <w:szCs w:val="28"/>
          <w:lang w:val="pt-BR"/>
        </w:rPr>
        <w:t>ÔN TẬP TIẾNG VIỆT</w:t>
      </w:r>
    </w:p>
    <w:p w14:paraId="1DBE479C" w14:textId="77777777" w:rsidR="008721E9" w:rsidRPr="001F7CD1" w:rsidRDefault="008721E9" w:rsidP="006B7355">
      <w:pPr>
        <w:spacing w:before="60" w:after="60"/>
        <w:ind w:firstLine="0"/>
        <w:jc w:val="center"/>
        <w:rPr>
          <w:rFonts w:cs="Times New Roman"/>
          <w:b/>
          <w:bCs/>
          <w:sz w:val="24"/>
          <w:szCs w:val="24"/>
          <w:lang w:val="vi-VN"/>
        </w:rPr>
      </w:pPr>
      <w:r w:rsidRPr="001F7CD1">
        <w:rPr>
          <w:rFonts w:cs="Times New Roman"/>
          <w:b/>
          <w:sz w:val="24"/>
          <w:szCs w:val="24"/>
          <w:u w:val="single"/>
          <w:lang w:val="pt-BR"/>
        </w:rPr>
        <w:t>Bài 1:</w:t>
      </w:r>
      <w:r w:rsidRPr="001F7CD1">
        <w:rPr>
          <w:rFonts w:cs="Times New Roman"/>
          <w:b/>
          <w:sz w:val="24"/>
          <w:szCs w:val="24"/>
          <w:lang w:val="pt-BR"/>
        </w:rPr>
        <w:t xml:space="preserve"> </w:t>
      </w:r>
      <w:r w:rsidRPr="001F7CD1">
        <w:rPr>
          <w:rFonts w:cs="Times New Roman"/>
          <w:b/>
          <w:bCs/>
          <w:sz w:val="24"/>
          <w:szCs w:val="24"/>
          <w:lang w:val="en-US"/>
        </w:rPr>
        <w:t>BIỆN PHÁP TU TỪ NÓI MỈA, NGHỊCH NGỮ: ĐẶC ĐIỂM VÀ TÁC DỤNG</w:t>
      </w:r>
    </w:p>
    <w:p w14:paraId="2068535F" w14:textId="5DBCE25C" w:rsidR="00D774B3" w:rsidRPr="001F7CD1" w:rsidRDefault="00882AA5" w:rsidP="00882AA5">
      <w:pPr>
        <w:spacing w:before="60" w:after="60"/>
        <w:ind w:firstLine="426"/>
        <w:rPr>
          <w:rFonts w:cs="Times New Roman"/>
          <w:b/>
          <w:sz w:val="24"/>
          <w:szCs w:val="24"/>
          <w:lang w:val="pt-BR"/>
        </w:rPr>
      </w:pPr>
      <w:r w:rsidRPr="001F7CD1">
        <w:rPr>
          <w:rFonts w:cs="Times New Roman"/>
          <w:b/>
          <w:sz w:val="24"/>
          <w:szCs w:val="24"/>
          <w:lang w:val="pt-BR"/>
        </w:rPr>
        <w:t>I. Lý thuyết chung</w:t>
      </w:r>
    </w:p>
    <w:p w14:paraId="7CDB74E4" w14:textId="17F68B48" w:rsidR="00882AA5" w:rsidRPr="001F7CD1" w:rsidRDefault="00882AA5" w:rsidP="00882AA5">
      <w:pPr>
        <w:spacing w:before="60" w:after="60"/>
        <w:ind w:firstLine="426"/>
        <w:rPr>
          <w:rFonts w:cs="Times New Roman"/>
          <w:b/>
          <w:sz w:val="24"/>
          <w:szCs w:val="24"/>
          <w:lang w:val="pt-BR"/>
        </w:rPr>
      </w:pPr>
      <w:r w:rsidRPr="001F7CD1">
        <w:rPr>
          <w:rFonts w:cs="Times New Roman"/>
          <w:b/>
          <w:sz w:val="24"/>
          <w:szCs w:val="24"/>
          <w:lang w:val="pt-BR"/>
        </w:rPr>
        <w:t>1. Lý thuyết về nói mỉa</w:t>
      </w:r>
    </w:p>
    <w:p w14:paraId="0A20563A" w14:textId="32A88640" w:rsidR="00882AA5" w:rsidRPr="001F7CD1" w:rsidRDefault="00882AA5" w:rsidP="00882AA5">
      <w:pPr>
        <w:spacing w:before="60" w:after="60"/>
        <w:ind w:firstLine="426"/>
        <w:rPr>
          <w:rFonts w:cs="Times New Roman"/>
          <w:b/>
          <w:sz w:val="24"/>
          <w:szCs w:val="24"/>
          <w:lang w:val="pt-BR"/>
        </w:rPr>
      </w:pPr>
      <w:r w:rsidRPr="001F7CD1">
        <w:rPr>
          <w:rFonts w:cs="Times New Roman"/>
          <w:b/>
          <w:sz w:val="24"/>
          <w:szCs w:val="24"/>
          <w:lang w:val="pt-BR"/>
        </w:rPr>
        <w:t>* Đặc điểm:</w:t>
      </w:r>
    </w:p>
    <w:p w14:paraId="1598AB3E" w14:textId="77777777" w:rsidR="00882AA5" w:rsidRPr="001F7CD1" w:rsidRDefault="00882AA5" w:rsidP="00882AA5">
      <w:pPr>
        <w:spacing w:before="60" w:after="60"/>
        <w:ind w:firstLine="426"/>
        <w:rPr>
          <w:rFonts w:cs="Times New Roman"/>
          <w:bCs/>
          <w:sz w:val="24"/>
          <w:szCs w:val="24"/>
          <w:lang w:val="pt-BR"/>
        </w:rPr>
      </w:pPr>
      <w:r w:rsidRPr="001F7CD1">
        <w:rPr>
          <w:rFonts w:cs="Times New Roman"/>
          <w:bCs/>
          <w:sz w:val="24"/>
          <w:szCs w:val="24"/>
          <w:lang w:val="pt-BR"/>
        </w:rPr>
        <w:t>- Là biện pháp tu từ thể hiện thái độ mỉa mai hay sự đánh giá mang tính phủ định ngầm ẩn của người nói, người viết về sự vật, sự việc được đề cập.</w:t>
      </w:r>
    </w:p>
    <w:p w14:paraId="1CEE1788" w14:textId="77777777" w:rsidR="00882AA5" w:rsidRPr="001F7CD1" w:rsidRDefault="00882AA5" w:rsidP="00882AA5">
      <w:pPr>
        <w:spacing w:before="60" w:after="60"/>
        <w:ind w:firstLine="426"/>
        <w:rPr>
          <w:rFonts w:cs="Times New Roman"/>
          <w:bCs/>
          <w:sz w:val="24"/>
          <w:szCs w:val="24"/>
          <w:lang w:val="pt-BR"/>
        </w:rPr>
      </w:pPr>
      <w:r w:rsidRPr="001F7CD1">
        <w:rPr>
          <w:rFonts w:cs="Times New Roman"/>
          <w:bCs/>
          <w:sz w:val="24"/>
          <w:szCs w:val="24"/>
          <w:lang w:val="pt-BR"/>
        </w:rPr>
        <w:t xml:space="preserve">- Trong nói mỉa, người nói, người viết tạo ra sự mâu thuẫn cố ý giữa phần hiển ngôn và phần hàm ngôn của một lời nói hay của cả chuỗi phát ngôn. Phần hiển ngôn dường như thể hiện thái độ tán thành, khen ngợi hoặc trung lập, khách quan trước đối tượng được nói tới nhưng phần hàm ngôn lại cho biết một thái độ khác: phủ nhận (ở những mức độ khác nhau) hoặc dè bỉu. </w:t>
      </w:r>
    </w:p>
    <w:p w14:paraId="7509841C" w14:textId="72DA9FE9" w:rsidR="00882AA5" w:rsidRPr="001F7CD1" w:rsidRDefault="00882AA5" w:rsidP="00882AA5">
      <w:pPr>
        <w:spacing w:before="60" w:after="60"/>
        <w:ind w:firstLine="426"/>
        <w:rPr>
          <w:rFonts w:cs="Times New Roman"/>
          <w:b/>
          <w:sz w:val="24"/>
          <w:szCs w:val="24"/>
          <w:lang w:val="pt-BR"/>
        </w:rPr>
      </w:pPr>
      <w:r w:rsidRPr="001F7CD1">
        <w:rPr>
          <w:rFonts w:cs="Times New Roman"/>
          <w:b/>
          <w:sz w:val="24"/>
          <w:szCs w:val="24"/>
          <w:lang w:val="pt-BR"/>
        </w:rPr>
        <w:t>* Nhận biết:</w:t>
      </w:r>
    </w:p>
    <w:p w14:paraId="091E1FDC" w14:textId="77777777" w:rsidR="00882AA5" w:rsidRPr="001F7CD1" w:rsidRDefault="00882AA5" w:rsidP="00882AA5">
      <w:pPr>
        <w:spacing w:before="60" w:after="60"/>
        <w:ind w:firstLine="426"/>
        <w:rPr>
          <w:rFonts w:cs="Times New Roman"/>
          <w:bCs/>
          <w:sz w:val="24"/>
          <w:szCs w:val="24"/>
          <w:lang w:val="pt-BR"/>
        </w:rPr>
      </w:pPr>
      <w:r w:rsidRPr="001F7CD1">
        <w:rPr>
          <w:rFonts w:cs="Times New Roman"/>
          <w:bCs/>
          <w:sz w:val="24"/>
          <w:szCs w:val="24"/>
          <w:lang w:val="pt-BR"/>
        </w:rPr>
        <w:t>- Trong lời nói xuất hiện những từ, cụm từ vốn thế hiện chiều hướng đánh giá tiêu cực về một đối tượng: hay ho, hay hớm, đẹp mặt, tốt mã, làm cha thiên hạ, ăn trắng mặc trơn, mèo mù vớ cá rán,...</w:t>
      </w:r>
    </w:p>
    <w:p w14:paraId="63B8EDCC" w14:textId="77777777" w:rsidR="00882AA5" w:rsidRPr="001F7CD1" w:rsidRDefault="00882AA5" w:rsidP="00882AA5">
      <w:pPr>
        <w:spacing w:before="60" w:after="60"/>
        <w:ind w:firstLine="426"/>
        <w:rPr>
          <w:rFonts w:cs="Times New Roman"/>
          <w:bCs/>
          <w:sz w:val="24"/>
          <w:szCs w:val="24"/>
          <w:lang w:val="pt-BR"/>
        </w:rPr>
      </w:pPr>
      <w:r w:rsidRPr="001F7CD1">
        <w:rPr>
          <w:rFonts w:cs="Times New Roman"/>
          <w:bCs/>
          <w:sz w:val="24"/>
          <w:szCs w:val="24"/>
          <w:lang w:val="pt-BR"/>
        </w:rPr>
        <w:t>- Người nói, người viết nêu những tình huống, điều kiện phi lí gắn với khả năng, hành động, sự việc đang được nói tới.</w:t>
      </w:r>
    </w:p>
    <w:p w14:paraId="488791C3" w14:textId="77777777" w:rsidR="00882AA5" w:rsidRPr="001F7CD1" w:rsidRDefault="00882AA5" w:rsidP="00882AA5">
      <w:pPr>
        <w:spacing w:before="60" w:after="60"/>
        <w:ind w:firstLine="426"/>
        <w:rPr>
          <w:rFonts w:cs="Times New Roman"/>
          <w:bCs/>
          <w:sz w:val="24"/>
          <w:szCs w:val="24"/>
          <w:lang w:val="pt-BR"/>
        </w:rPr>
      </w:pPr>
      <w:r w:rsidRPr="001F7CD1">
        <w:rPr>
          <w:rFonts w:cs="Times New Roman"/>
          <w:bCs/>
          <w:sz w:val="24"/>
          <w:szCs w:val="24"/>
          <w:lang w:val="pt-BR"/>
        </w:rPr>
        <w:t>- Có sự pha trộn đáng ngờ giữa kiểu nói lịch sự và nói quá.</w:t>
      </w:r>
    </w:p>
    <w:p w14:paraId="13EFB9D6" w14:textId="77777777" w:rsidR="00882AA5" w:rsidRPr="001F7CD1" w:rsidRDefault="00882AA5" w:rsidP="00882AA5">
      <w:pPr>
        <w:spacing w:before="60" w:after="60"/>
        <w:ind w:firstLine="426"/>
        <w:rPr>
          <w:rFonts w:cs="Times New Roman"/>
          <w:bCs/>
          <w:sz w:val="24"/>
          <w:szCs w:val="24"/>
          <w:lang w:val="pt-BR"/>
        </w:rPr>
      </w:pPr>
      <w:r w:rsidRPr="001F7CD1">
        <w:rPr>
          <w:rFonts w:cs="Times New Roman"/>
          <w:bCs/>
          <w:sz w:val="24"/>
          <w:szCs w:val="24"/>
          <w:lang w:val="pt-BR"/>
        </w:rPr>
        <w:t>- Có sự xuất hiện của yếu tố nhại trong phát ngôn.</w:t>
      </w:r>
    </w:p>
    <w:p w14:paraId="6EB911F8" w14:textId="77777777" w:rsidR="00882AA5" w:rsidRPr="001F7CD1" w:rsidRDefault="00882AA5" w:rsidP="00882AA5">
      <w:pPr>
        <w:spacing w:before="60" w:after="60"/>
        <w:ind w:firstLine="426"/>
        <w:rPr>
          <w:rFonts w:cs="Times New Roman"/>
          <w:bCs/>
          <w:sz w:val="24"/>
          <w:szCs w:val="24"/>
          <w:lang w:val="pt-BR"/>
        </w:rPr>
      </w:pPr>
      <w:r w:rsidRPr="001F7CD1">
        <w:rPr>
          <w:rFonts w:cs="Times New Roman"/>
          <w:bCs/>
          <w:sz w:val="24"/>
          <w:szCs w:val="24"/>
          <w:lang w:val="pt-BR"/>
        </w:rPr>
        <w:t>- Có sự thay đổi bất ngờ về cách trần thuật hay giọng điệu trần thuật ngay trong một đoạn văn.</w:t>
      </w:r>
    </w:p>
    <w:p w14:paraId="2AC57A42" w14:textId="448136C5" w:rsidR="00882AA5" w:rsidRPr="001F7CD1" w:rsidRDefault="00882AA5" w:rsidP="00882AA5">
      <w:pPr>
        <w:spacing w:before="60" w:after="60"/>
        <w:ind w:firstLine="426"/>
        <w:rPr>
          <w:rFonts w:cs="Times New Roman"/>
          <w:b/>
          <w:sz w:val="24"/>
          <w:szCs w:val="24"/>
          <w:lang w:val="pt-BR"/>
        </w:rPr>
      </w:pPr>
      <w:r w:rsidRPr="001F7CD1">
        <w:rPr>
          <w:rFonts w:cs="Times New Roman"/>
          <w:b/>
          <w:sz w:val="24"/>
          <w:szCs w:val="24"/>
          <w:lang w:val="pt-BR"/>
        </w:rPr>
        <w:t>2. Lý thuyết về nghịch ngữ</w:t>
      </w:r>
    </w:p>
    <w:p w14:paraId="74F00ED7" w14:textId="3C7C09FD" w:rsidR="00882AA5" w:rsidRPr="001F7CD1" w:rsidRDefault="00882AA5" w:rsidP="00882AA5">
      <w:pPr>
        <w:spacing w:before="60" w:after="60"/>
        <w:ind w:firstLine="426"/>
        <w:rPr>
          <w:rFonts w:cs="Times New Roman"/>
          <w:b/>
          <w:sz w:val="24"/>
          <w:szCs w:val="24"/>
          <w:lang w:val="pt-BR"/>
        </w:rPr>
      </w:pPr>
      <w:r w:rsidRPr="001F7CD1">
        <w:rPr>
          <w:rFonts w:cs="Times New Roman"/>
          <w:b/>
          <w:sz w:val="24"/>
          <w:szCs w:val="24"/>
          <w:lang w:val="pt-BR"/>
        </w:rPr>
        <w:t>* Đặc điểm:</w:t>
      </w:r>
    </w:p>
    <w:p w14:paraId="38763848" w14:textId="77777777" w:rsidR="00882AA5" w:rsidRPr="001F7CD1" w:rsidRDefault="00882AA5" w:rsidP="00882AA5">
      <w:pPr>
        <w:spacing w:before="60" w:after="60"/>
        <w:ind w:firstLine="426"/>
        <w:rPr>
          <w:rFonts w:cs="Times New Roman"/>
          <w:bCs/>
          <w:spacing w:val="-4"/>
          <w:sz w:val="24"/>
          <w:szCs w:val="24"/>
          <w:lang w:val="pt-BR"/>
        </w:rPr>
      </w:pPr>
      <w:r w:rsidRPr="001F7CD1">
        <w:rPr>
          <w:rFonts w:cs="Times New Roman"/>
          <w:bCs/>
          <w:spacing w:val="-4"/>
          <w:sz w:val="24"/>
          <w:szCs w:val="24"/>
          <w:lang w:val="pt-BR"/>
        </w:rPr>
        <w:t>- Là biện pháp tu từ, ở đó người nói, người viết dùng một cụm từ gây ấn tượng mạnh làm nổi bật tính chất hai mặt của một tình thế, tâm trạng, hoặc phát lộ sự thật về đối tượng theo quan điểm của mình.</w:t>
      </w:r>
    </w:p>
    <w:p w14:paraId="2A59E478" w14:textId="77777777" w:rsidR="00882AA5" w:rsidRPr="001F7CD1" w:rsidRDefault="00882AA5" w:rsidP="00882AA5">
      <w:pPr>
        <w:spacing w:before="60" w:after="60"/>
        <w:ind w:firstLine="426"/>
        <w:rPr>
          <w:rFonts w:cs="Times New Roman"/>
          <w:bCs/>
          <w:sz w:val="24"/>
          <w:szCs w:val="24"/>
          <w:lang w:val="pt-BR"/>
        </w:rPr>
      </w:pPr>
      <w:r w:rsidRPr="001F7CD1">
        <w:rPr>
          <w:rFonts w:cs="Times New Roman"/>
          <w:bCs/>
          <w:sz w:val="24"/>
          <w:szCs w:val="24"/>
          <w:lang w:val="pt-BR"/>
        </w:rPr>
        <w:t>- Nghĩa của nghịch ngữ đối lập với nghĩa của các cụm từ khác trong câu hoặc trong các câu khác gần kề.</w:t>
      </w:r>
    </w:p>
    <w:p w14:paraId="559E9FEA" w14:textId="77777777" w:rsidR="00882AA5" w:rsidRPr="001F7CD1" w:rsidRDefault="00882AA5" w:rsidP="00882AA5">
      <w:pPr>
        <w:spacing w:before="60" w:after="60"/>
        <w:ind w:firstLine="426"/>
        <w:rPr>
          <w:rFonts w:cs="Times New Roman"/>
          <w:bCs/>
          <w:sz w:val="24"/>
          <w:szCs w:val="24"/>
          <w:lang w:val="pt-BR"/>
        </w:rPr>
      </w:pPr>
      <w:r w:rsidRPr="001F7CD1">
        <w:rPr>
          <w:rFonts w:cs="Times New Roman"/>
          <w:bCs/>
          <w:sz w:val="24"/>
          <w:szCs w:val="24"/>
          <w:lang w:val="pt-BR"/>
        </w:rPr>
        <w:t>- Tác dụng: nhấn mạnh sự phát hiện mới hay cảm nhận, liên tưởng chủ quan của người nói, người viết về một đối tượng vốn có thể được nhìn nhận khác hẳn.</w:t>
      </w:r>
    </w:p>
    <w:p w14:paraId="4169C96C" w14:textId="77777777" w:rsidR="00882AA5" w:rsidRPr="001F7CD1" w:rsidRDefault="00882AA5" w:rsidP="00882AA5">
      <w:pPr>
        <w:spacing w:before="60" w:after="60"/>
        <w:ind w:firstLine="426"/>
        <w:rPr>
          <w:rFonts w:cs="Times New Roman"/>
          <w:bCs/>
          <w:sz w:val="24"/>
          <w:szCs w:val="24"/>
          <w:lang w:val="pt-BR"/>
        </w:rPr>
      </w:pPr>
      <w:r w:rsidRPr="001F7CD1">
        <w:rPr>
          <w:rFonts w:cs="Times New Roman"/>
          <w:bCs/>
          <w:sz w:val="24"/>
          <w:szCs w:val="24"/>
          <w:lang w:val="pt-BR"/>
        </w:rPr>
        <w:t>- Nghịch ngữ thường xuất hiện trong nói mỉa. Ở những trường hợp đó, mỉa mai được nhìn nhận là mục đích của phát ngôn, còn nghịch ngữ được xem là phương tiện thực hiện mục đích này.</w:t>
      </w:r>
    </w:p>
    <w:p w14:paraId="1260FFEA" w14:textId="4A6118C5" w:rsidR="00882AA5" w:rsidRPr="001F7CD1" w:rsidRDefault="00882AA5" w:rsidP="00882AA5">
      <w:pPr>
        <w:spacing w:before="60" w:after="60"/>
        <w:ind w:firstLine="426"/>
        <w:rPr>
          <w:rFonts w:cs="Times New Roman"/>
          <w:b/>
          <w:sz w:val="24"/>
          <w:szCs w:val="24"/>
          <w:lang w:val="pt-BR"/>
        </w:rPr>
      </w:pPr>
      <w:r w:rsidRPr="001F7CD1">
        <w:rPr>
          <w:rFonts w:cs="Times New Roman"/>
          <w:b/>
          <w:sz w:val="24"/>
          <w:szCs w:val="24"/>
          <w:lang w:val="pt-BR"/>
        </w:rPr>
        <w:t>* Nhận biết:</w:t>
      </w:r>
    </w:p>
    <w:p w14:paraId="2E467905" w14:textId="77777777" w:rsidR="00882AA5" w:rsidRPr="001F7CD1" w:rsidRDefault="00882AA5" w:rsidP="00882AA5">
      <w:pPr>
        <w:spacing w:before="60" w:after="60"/>
        <w:ind w:firstLine="426"/>
        <w:rPr>
          <w:rFonts w:cs="Times New Roman"/>
          <w:bCs/>
          <w:sz w:val="24"/>
          <w:szCs w:val="24"/>
          <w:lang w:val="pt-BR"/>
        </w:rPr>
      </w:pPr>
      <w:r w:rsidRPr="001F7CD1">
        <w:rPr>
          <w:rFonts w:cs="Times New Roman"/>
          <w:bCs/>
          <w:sz w:val="24"/>
          <w:szCs w:val="24"/>
          <w:lang w:val="pt-BR"/>
        </w:rPr>
        <w:t>- Có sự kết hợp dường như phi lí giữa các từ mang nghĩa đối chọi ngay trong một cụm từ.</w:t>
      </w:r>
    </w:p>
    <w:p w14:paraId="1270E144" w14:textId="609D7374" w:rsidR="00882AA5" w:rsidRPr="001F7CD1" w:rsidRDefault="00882AA5" w:rsidP="00882AA5">
      <w:pPr>
        <w:spacing w:before="60" w:after="60"/>
        <w:ind w:firstLine="426"/>
        <w:rPr>
          <w:rFonts w:cs="Times New Roman"/>
          <w:bCs/>
          <w:sz w:val="24"/>
          <w:szCs w:val="24"/>
          <w:lang w:val="pt-BR"/>
        </w:rPr>
      </w:pPr>
      <w:r w:rsidRPr="001F7CD1">
        <w:rPr>
          <w:rFonts w:cs="Times New Roman"/>
          <w:bCs/>
          <w:sz w:val="24"/>
          <w:szCs w:val="24"/>
          <w:lang w:val="pt-BR"/>
        </w:rPr>
        <w:t>- Câu có cụm từ mang tính chất của một phụ chú khác thường đối với đối tượng được đề cập trước đó.</w:t>
      </w:r>
    </w:p>
    <w:p w14:paraId="58BF6CE8" w14:textId="3044A5A4" w:rsidR="00D774B3" w:rsidRPr="001F7CD1" w:rsidRDefault="0063291C" w:rsidP="00882AA5">
      <w:pPr>
        <w:spacing w:before="60" w:after="60"/>
        <w:ind w:firstLine="426"/>
        <w:rPr>
          <w:rFonts w:cs="Times New Roman"/>
          <w:b/>
          <w:sz w:val="24"/>
          <w:szCs w:val="24"/>
          <w:lang w:val="pt-BR"/>
        </w:rPr>
      </w:pPr>
      <w:r w:rsidRPr="001F7CD1">
        <w:rPr>
          <w:rFonts w:cs="Times New Roman"/>
          <w:b/>
          <w:sz w:val="24"/>
          <w:szCs w:val="24"/>
          <w:lang w:val="pt-BR"/>
        </w:rPr>
        <w:t>II. Thực hành</w:t>
      </w:r>
    </w:p>
    <w:p w14:paraId="21032CE2" w14:textId="77777777" w:rsidR="0063291C" w:rsidRPr="001F7CD1" w:rsidRDefault="0063291C" w:rsidP="0063291C">
      <w:pPr>
        <w:spacing w:before="60" w:after="60"/>
        <w:ind w:firstLine="426"/>
        <w:rPr>
          <w:rFonts w:cs="Times New Roman"/>
          <w:bCs/>
          <w:sz w:val="24"/>
          <w:szCs w:val="24"/>
          <w:lang w:val="en-US"/>
        </w:rPr>
      </w:pPr>
      <w:r w:rsidRPr="001F7CD1">
        <w:rPr>
          <w:rFonts w:cs="Times New Roman"/>
          <w:b/>
          <w:bCs/>
          <w:sz w:val="24"/>
          <w:szCs w:val="24"/>
          <w:lang w:val="en-US"/>
        </w:rPr>
        <w:t>1. Bài tập số 1:</w:t>
      </w:r>
      <w:r w:rsidRPr="001F7CD1">
        <w:rPr>
          <w:rFonts w:cs="Times New Roman"/>
          <w:bCs/>
          <w:sz w:val="24"/>
          <w:szCs w:val="24"/>
          <w:lang w:val="en-US"/>
        </w:rPr>
        <w:t xml:space="preserve"> Xác định biện pháp tu từ nói mỉa và phân tích hiệu quả </w:t>
      </w:r>
      <w:r w:rsidRPr="001F7CD1">
        <w:rPr>
          <w:rFonts w:cs="Times New Roman"/>
          <w:bCs/>
          <w:sz w:val="24"/>
          <w:szCs w:val="24"/>
          <w:lang w:val="vi-VN"/>
        </w:rPr>
        <w:t xml:space="preserve">của nó </w:t>
      </w:r>
      <w:r w:rsidRPr="001F7CD1">
        <w:rPr>
          <w:rFonts w:cs="Times New Roman"/>
          <w:bCs/>
          <w:sz w:val="24"/>
          <w:szCs w:val="24"/>
          <w:lang w:val="en-US"/>
        </w:rPr>
        <w:t>ở từng trường hợp sau đây:</w:t>
      </w:r>
    </w:p>
    <w:p w14:paraId="11DD8C9B" w14:textId="4BE4ABF3" w:rsidR="0063291C" w:rsidRPr="001F7CD1" w:rsidRDefault="0063291C" w:rsidP="0063291C">
      <w:pPr>
        <w:spacing w:before="60" w:after="60"/>
        <w:ind w:firstLine="426"/>
        <w:rPr>
          <w:rFonts w:cs="Times New Roman"/>
          <w:bCs/>
          <w:i/>
          <w:iCs/>
          <w:sz w:val="24"/>
          <w:szCs w:val="24"/>
          <w:lang w:val="vi-VN"/>
        </w:rPr>
      </w:pPr>
      <w:r w:rsidRPr="001F7CD1">
        <w:rPr>
          <w:rFonts w:cs="Times New Roman"/>
          <w:bCs/>
          <w:iCs/>
          <w:sz w:val="24"/>
          <w:szCs w:val="24"/>
          <w:lang w:val="vi-VN"/>
        </w:rPr>
        <w:t xml:space="preserve">a. </w:t>
      </w:r>
      <w:r w:rsidR="00301397" w:rsidRPr="001F7CD1">
        <w:rPr>
          <w:rFonts w:cs="Times New Roman"/>
          <w:bCs/>
          <w:iCs/>
          <w:sz w:val="24"/>
          <w:szCs w:val="24"/>
          <w:lang w:val="vi-VN"/>
        </w:rPr>
        <w:t>“</w:t>
      </w:r>
      <w:r w:rsidRPr="001F7CD1">
        <w:rPr>
          <w:rFonts w:cs="Times New Roman"/>
          <w:bCs/>
          <w:i/>
          <w:iCs/>
          <w:sz w:val="24"/>
          <w:szCs w:val="24"/>
          <w:lang w:val="en-US"/>
        </w:rPr>
        <w:t>Có một sự đáng lạ là, ngày hôm ấy, bà Phó Ðoan không đi đón vua, cả đến đi xem thiên hạ đón vua cũng không. Xuân cũng có ngạc nhiên về chỗ đó. Cho nên lúc nó về nhà, sau khi hỏi học trò Phước, mà học trò đáp lời rất thông thái rằng:</w:t>
      </w:r>
      <w:r w:rsidR="0038780A" w:rsidRPr="001F7CD1">
        <w:rPr>
          <w:rFonts w:cs="Times New Roman"/>
          <w:bCs/>
          <w:i/>
          <w:iCs/>
          <w:sz w:val="24"/>
          <w:szCs w:val="24"/>
          <w:lang w:val="en-US"/>
        </w:rPr>
        <w:t xml:space="preserve"> “</w:t>
      </w:r>
      <w:r w:rsidRPr="001F7CD1">
        <w:rPr>
          <w:rFonts w:cs="Times New Roman"/>
          <w:bCs/>
          <w:i/>
          <w:iCs/>
          <w:sz w:val="24"/>
          <w:szCs w:val="24"/>
          <w:lang w:val="en-US"/>
        </w:rPr>
        <w:t>Em chã! Em chã!...</w:t>
      </w:r>
      <w:r w:rsidR="00301397" w:rsidRPr="001F7CD1">
        <w:rPr>
          <w:rFonts w:cs="Times New Roman"/>
          <w:bCs/>
          <w:i/>
          <w:iCs/>
          <w:sz w:val="24"/>
          <w:szCs w:val="24"/>
          <w:lang w:val="en-US"/>
        </w:rPr>
        <w:t>”</w:t>
      </w:r>
      <w:r w:rsidRPr="001F7CD1">
        <w:rPr>
          <w:rFonts w:cs="Times New Roman"/>
          <w:bCs/>
          <w:i/>
          <w:iCs/>
          <w:sz w:val="24"/>
          <w:szCs w:val="24"/>
          <w:lang w:val="vi-VN"/>
        </w:rPr>
        <w:t>.</w:t>
      </w:r>
      <w:r w:rsidRPr="001F7CD1">
        <w:rPr>
          <w:rFonts w:cs="Times New Roman"/>
          <w:bCs/>
          <w:i/>
          <w:iCs/>
          <w:sz w:val="24"/>
          <w:szCs w:val="24"/>
          <w:lang w:val="en-US"/>
        </w:rPr>
        <w:t xml:space="preserve"> Nó được yên trí rằng cái trình độ trí thức ấy cũng đã tấn tới khá cao, nên hỏi đến bà mẹ.</w:t>
      </w:r>
      <w:r w:rsidR="00301397" w:rsidRPr="001F7CD1">
        <w:rPr>
          <w:rFonts w:cs="Times New Roman"/>
          <w:bCs/>
          <w:i/>
          <w:iCs/>
          <w:sz w:val="24"/>
          <w:szCs w:val="24"/>
          <w:lang w:val="vi-VN"/>
        </w:rPr>
        <w:t>”</w:t>
      </w:r>
    </w:p>
    <w:p w14:paraId="7B67DA1E" w14:textId="77777777" w:rsidR="0063291C" w:rsidRPr="001F7CD1" w:rsidRDefault="0063291C" w:rsidP="0038780A">
      <w:pPr>
        <w:spacing w:before="60" w:after="60"/>
        <w:ind w:firstLine="426"/>
        <w:jc w:val="right"/>
        <w:rPr>
          <w:rFonts w:cs="Times New Roman"/>
          <w:bCs/>
          <w:sz w:val="24"/>
          <w:szCs w:val="24"/>
          <w:lang w:val="vi-VN"/>
        </w:rPr>
      </w:pPr>
      <w:r w:rsidRPr="001F7CD1">
        <w:rPr>
          <w:rFonts w:cs="Times New Roman"/>
          <w:bCs/>
          <w:sz w:val="24"/>
          <w:szCs w:val="24"/>
          <w:lang w:val="vi-VN"/>
        </w:rPr>
        <w:t xml:space="preserve">(Vũ Trọng Phụng, </w:t>
      </w:r>
      <w:r w:rsidRPr="001F7CD1">
        <w:rPr>
          <w:rFonts w:cs="Times New Roman"/>
          <w:bCs/>
          <w:i/>
          <w:sz w:val="24"/>
          <w:szCs w:val="24"/>
          <w:lang w:val="vi-VN"/>
        </w:rPr>
        <w:t>Số đỏ</w:t>
      </w:r>
      <w:r w:rsidRPr="001F7CD1">
        <w:rPr>
          <w:rFonts w:cs="Times New Roman"/>
          <w:bCs/>
          <w:sz w:val="24"/>
          <w:szCs w:val="24"/>
          <w:lang w:val="vi-VN"/>
        </w:rPr>
        <w:t>)</w:t>
      </w:r>
    </w:p>
    <w:p w14:paraId="5A27997F" w14:textId="299BC414" w:rsidR="0063291C" w:rsidRPr="001F7CD1" w:rsidRDefault="0063291C" w:rsidP="0063291C">
      <w:pPr>
        <w:spacing w:before="60" w:after="60"/>
        <w:ind w:firstLine="426"/>
        <w:rPr>
          <w:rFonts w:cs="Times New Roman"/>
          <w:bCs/>
          <w:sz w:val="24"/>
          <w:szCs w:val="24"/>
          <w:lang w:val="vi-VN"/>
        </w:rPr>
      </w:pPr>
      <w:r w:rsidRPr="001F7CD1">
        <w:rPr>
          <w:rFonts w:cs="Times New Roman"/>
          <w:bCs/>
          <w:sz w:val="24"/>
          <w:szCs w:val="24"/>
          <w:lang w:val="vi-VN"/>
        </w:rPr>
        <w:t>b</w:t>
      </w:r>
      <w:r w:rsidRPr="001F7CD1">
        <w:rPr>
          <w:rFonts w:cs="Times New Roman"/>
          <w:bCs/>
          <w:sz w:val="24"/>
          <w:szCs w:val="24"/>
          <w:lang w:val="en-US"/>
        </w:rPr>
        <w:t>.</w:t>
      </w:r>
      <w:r w:rsidRPr="001F7CD1">
        <w:rPr>
          <w:rFonts w:cs="Times New Roman"/>
          <w:bCs/>
          <w:i/>
          <w:iCs/>
          <w:sz w:val="24"/>
          <w:szCs w:val="24"/>
          <w:lang w:val="en-US"/>
        </w:rPr>
        <w:t xml:space="preserve"> </w:t>
      </w:r>
      <w:r w:rsidR="00301397" w:rsidRPr="001F7CD1">
        <w:rPr>
          <w:rFonts w:cs="Times New Roman"/>
          <w:bCs/>
          <w:sz w:val="24"/>
          <w:szCs w:val="24"/>
          <w:lang w:val="vi-VN"/>
        </w:rPr>
        <w:t>“</w:t>
      </w:r>
      <w:r w:rsidRPr="001F7CD1">
        <w:rPr>
          <w:rFonts w:cs="Times New Roman"/>
          <w:bCs/>
          <w:i/>
          <w:iCs/>
          <w:sz w:val="24"/>
          <w:szCs w:val="24"/>
          <w:lang w:val="en-US"/>
        </w:rPr>
        <w:t>Cái tấm má ấy đầy đặn đến nỗi giá chỉ một mũi ghim nhỏ lỡ đụng vào, là chỗ đó có thể chảy ra hàng lít nước nhờn nhờn mà ta quen gọi là mỡ.</w:t>
      </w:r>
      <w:r w:rsidR="00301397" w:rsidRPr="001F7CD1">
        <w:rPr>
          <w:rFonts w:cs="Times New Roman"/>
          <w:bCs/>
          <w:sz w:val="24"/>
          <w:szCs w:val="24"/>
          <w:lang w:val="vi-VN"/>
        </w:rPr>
        <w:t>”</w:t>
      </w:r>
    </w:p>
    <w:p w14:paraId="3C388CDB" w14:textId="77777777" w:rsidR="0063291C" w:rsidRPr="001F7CD1" w:rsidRDefault="0063291C" w:rsidP="0038780A">
      <w:pPr>
        <w:spacing w:before="60" w:after="60"/>
        <w:ind w:firstLine="426"/>
        <w:jc w:val="right"/>
        <w:rPr>
          <w:rFonts w:cs="Times New Roman"/>
          <w:bCs/>
          <w:sz w:val="24"/>
          <w:szCs w:val="24"/>
          <w:lang w:val="vi-VN"/>
        </w:rPr>
      </w:pPr>
      <w:r w:rsidRPr="001F7CD1">
        <w:rPr>
          <w:rFonts w:cs="Times New Roman"/>
          <w:bCs/>
          <w:sz w:val="24"/>
          <w:szCs w:val="24"/>
          <w:lang w:val="en-US"/>
        </w:rPr>
        <w:t xml:space="preserve">(Nguyễn Công </w:t>
      </w:r>
      <w:r w:rsidRPr="001F7CD1">
        <w:rPr>
          <w:rFonts w:cs="Times New Roman"/>
          <w:bCs/>
          <w:sz w:val="24"/>
          <w:szCs w:val="24"/>
          <w:lang w:val="vi-VN"/>
        </w:rPr>
        <w:t>Hoan,</w:t>
      </w:r>
      <w:r w:rsidRPr="001F7CD1">
        <w:rPr>
          <w:rFonts w:cs="Times New Roman"/>
          <w:bCs/>
          <w:sz w:val="24"/>
          <w:szCs w:val="24"/>
          <w:lang w:val="en-US"/>
        </w:rPr>
        <w:t xml:space="preserve"> </w:t>
      </w:r>
      <w:r w:rsidRPr="001F7CD1">
        <w:rPr>
          <w:rFonts w:cs="Times New Roman"/>
          <w:bCs/>
          <w:i/>
          <w:sz w:val="24"/>
          <w:szCs w:val="24"/>
          <w:lang w:val="en-US"/>
        </w:rPr>
        <w:t xml:space="preserve">Bước </w:t>
      </w:r>
      <w:r w:rsidRPr="001F7CD1">
        <w:rPr>
          <w:rFonts w:cs="Times New Roman"/>
          <w:bCs/>
          <w:i/>
          <w:sz w:val="24"/>
          <w:szCs w:val="24"/>
          <w:lang w:val="vi-VN"/>
        </w:rPr>
        <w:t>đ</w:t>
      </w:r>
      <w:r w:rsidRPr="001F7CD1">
        <w:rPr>
          <w:rFonts w:cs="Times New Roman"/>
          <w:bCs/>
          <w:i/>
          <w:sz w:val="24"/>
          <w:szCs w:val="24"/>
          <w:lang w:val="en-US"/>
        </w:rPr>
        <w:t xml:space="preserve">ường </w:t>
      </w:r>
      <w:r w:rsidRPr="001F7CD1">
        <w:rPr>
          <w:rFonts w:cs="Times New Roman"/>
          <w:bCs/>
          <w:i/>
          <w:sz w:val="24"/>
          <w:szCs w:val="24"/>
          <w:lang w:val="vi-VN"/>
        </w:rPr>
        <w:t>c</w:t>
      </w:r>
      <w:r w:rsidRPr="001F7CD1">
        <w:rPr>
          <w:rFonts w:cs="Times New Roman"/>
          <w:bCs/>
          <w:i/>
          <w:sz w:val="24"/>
          <w:szCs w:val="24"/>
          <w:lang w:val="en-US"/>
        </w:rPr>
        <w:t>ùng</w:t>
      </w:r>
      <w:r w:rsidRPr="001F7CD1">
        <w:rPr>
          <w:rFonts w:cs="Times New Roman"/>
          <w:bCs/>
          <w:sz w:val="24"/>
          <w:szCs w:val="24"/>
          <w:lang w:val="en-US"/>
        </w:rPr>
        <w:t>)</w:t>
      </w:r>
    </w:p>
    <w:p w14:paraId="608080BA" w14:textId="76DA6A7B" w:rsidR="0063291C" w:rsidRPr="001F7CD1" w:rsidRDefault="0063291C" w:rsidP="0063291C">
      <w:pPr>
        <w:spacing w:before="60" w:after="60"/>
        <w:ind w:firstLine="426"/>
        <w:rPr>
          <w:rFonts w:cs="Times New Roman"/>
          <w:bCs/>
          <w:spacing w:val="-4"/>
          <w:sz w:val="24"/>
          <w:szCs w:val="24"/>
          <w:lang w:val="en-US"/>
        </w:rPr>
      </w:pPr>
      <w:r w:rsidRPr="001F7CD1">
        <w:rPr>
          <w:rFonts w:cs="Times New Roman"/>
          <w:bCs/>
          <w:spacing w:val="-4"/>
          <w:sz w:val="24"/>
          <w:szCs w:val="24"/>
          <w:lang w:val="vi-VN"/>
        </w:rPr>
        <w:lastRenderedPageBreak/>
        <w:t>c</w:t>
      </w:r>
      <w:r w:rsidRPr="001F7CD1">
        <w:rPr>
          <w:rFonts w:cs="Times New Roman"/>
          <w:bCs/>
          <w:spacing w:val="-4"/>
          <w:sz w:val="24"/>
          <w:szCs w:val="24"/>
          <w:lang w:val="en-US"/>
        </w:rPr>
        <w:t xml:space="preserve">. </w:t>
      </w:r>
      <w:r w:rsidR="00301397" w:rsidRPr="001F7CD1">
        <w:rPr>
          <w:rFonts w:cs="Times New Roman"/>
          <w:bCs/>
          <w:spacing w:val="-4"/>
          <w:sz w:val="24"/>
          <w:szCs w:val="24"/>
          <w:lang w:val="en-US"/>
        </w:rPr>
        <w:t>“</w:t>
      </w:r>
      <w:r w:rsidRPr="001F7CD1">
        <w:rPr>
          <w:rFonts w:cs="Times New Roman"/>
          <w:bCs/>
          <w:i/>
          <w:iCs/>
          <w:spacing w:val="-4"/>
          <w:sz w:val="24"/>
          <w:szCs w:val="24"/>
          <w:lang w:val="en-US"/>
        </w:rPr>
        <w:t xml:space="preserve">Tôi không được rõ ý đồ của nhà </w:t>
      </w:r>
      <w:r w:rsidR="00301397" w:rsidRPr="001F7CD1">
        <w:rPr>
          <w:rFonts w:cs="Times New Roman"/>
          <w:bCs/>
          <w:i/>
          <w:iCs/>
          <w:spacing w:val="-4"/>
          <w:sz w:val="24"/>
          <w:szCs w:val="24"/>
          <w:lang w:val="en-US"/>
        </w:rPr>
        <w:t>“</w:t>
      </w:r>
      <w:r w:rsidRPr="001F7CD1">
        <w:rPr>
          <w:rFonts w:cs="Times New Roman"/>
          <w:bCs/>
          <w:i/>
          <w:iCs/>
          <w:spacing w:val="-4"/>
          <w:sz w:val="24"/>
          <w:szCs w:val="24"/>
          <w:lang w:val="en-US"/>
        </w:rPr>
        <w:t>vi hành</w:t>
      </w:r>
      <w:r w:rsidR="00301397" w:rsidRPr="001F7CD1">
        <w:rPr>
          <w:rFonts w:cs="Times New Roman"/>
          <w:bCs/>
          <w:i/>
          <w:iCs/>
          <w:spacing w:val="-4"/>
          <w:sz w:val="24"/>
          <w:szCs w:val="24"/>
          <w:lang w:val="en-US"/>
        </w:rPr>
        <w:t>”</w:t>
      </w:r>
      <w:r w:rsidRPr="001F7CD1">
        <w:rPr>
          <w:rFonts w:cs="Times New Roman"/>
          <w:bCs/>
          <w:i/>
          <w:iCs/>
          <w:spacing w:val="-4"/>
          <w:sz w:val="24"/>
          <w:szCs w:val="24"/>
          <w:lang w:val="en-US"/>
        </w:rPr>
        <w:t xml:space="preserve"> của chúng ta ra sao. Phải </w:t>
      </w:r>
      <w:r w:rsidRPr="001F7CD1">
        <w:rPr>
          <w:rFonts w:cs="Times New Roman"/>
          <w:bCs/>
          <w:i/>
          <w:iCs/>
          <w:spacing w:val="-4"/>
          <w:sz w:val="24"/>
          <w:szCs w:val="24"/>
          <w:lang w:val="vi-VN"/>
        </w:rPr>
        <w:t>chăng l</w:t>
      </w:r>
      <w:r w:rsidRPr="001F7CD1">
        <w:rPr>
          <w:rFonts w:cs="Times New Roman"/>
          <w:bCs/>
          <w:i/>
          <w:iCs/>
          <w:spacing w:val="-4"/>
          <w:sz w:val="24"/>
          <w:szCs w:val="24"/>
          <w:lang w:val="en-US"/>
        </w:rPr>
        <w:t>à ngài muốn biết dân Pháp, dưới quyền ngự trị của bạn ngài là Alếchxăng đệ nhất, có được sung sướng, có được uống nhiều rượu và được hút nhiều thuốc phiện bằng dân Nam dưới quyền ngự trị của ngài hay không?</w:t>
      </w:r>
      <w:r w:rsidR="00301397" w:rsidRPr="001F7CD1">
        <w:rPr>
          <w:rFonts w:cs="Times New Roman"/>
          <w:bCs/>
          <w:spacing w:val="-4"/>
          <w:sz w:val="24"/>
          <w:szCs w:val="24"/>
          <w:lang w:val="en-US"/>
        </w:rPr>
        <w:t>”</w:t>
      </w:r>
      <w:r w:rsidRPr="001F7CD1">
        <w:rPr>
          <w:rFonts w:cs="Times New Roman"/>
          <w:bCs/>
          <w:spacing w:val="-4"/>
          <w:sz w:val="24"/>
          <w:szCs w:val="24"/>
          <w:lang w:val="en-US"/>
        </w:rPr>
        <w:t xml:space="preserve">. </w:t>
      </w:r>
    </w:p>
    <w:p w14:paraId="3CD7513D" w14:textId="77777777" w:rsidR="0063291C" w:rsidRPr="001F7CD1" w:rsidRDefault="0063291C" w:rsidP="0038780A">
      <w:pPr>
        <w:spacing w:before="60" w:after="60"/>
        <w:ind w:firstLine="426"/>
        <w:jc w:val="right"/>
        <w:rPr>
          <w:rFonts w:cs="Times New Roman"/>
          <w:bCs/>
          <w:sz w:val="24"/>
          <w:szCs w:val="24"/>
          <w:lang w:val="en-US"/>
        </w:rPr>
      </w:pPr>
      <w:r w:rsidRPr="001F7CD1">
        <w:rPr>
          <w:rFonts w:cs="Times New Roman"/>
          <w:bCs/>
          <w:sz w:val="24"/>
          <w:szCs w:val="24"/>
          <w:lang w:val="en-US"/>
        </w:rPr>
        <w:t xml:space="preserve">(Nguyễn Ái </w:t>
      </w:r>
      <w:r w:rsidRPr="001F7CD1">
        <w:rPr>
          <w:rFonts w:cs="Times New Roman"/>
          <w:bCs/>
          <w:sz w:val="24"/>
          <w:szCs w:val="24"/>
          <w:lang w:val="vi-VN"/>
        </w:rPr>
        <w:t xml:space="preserve">Quốc, </w:t>
      </w:r>
      <w:r w:rsidRPr="001F7CD1">
        <w:rPr>
          <w:rFonts w:cs="Times New Roman"/>
          <w:bCs/>
          <w:i/>
          <w:sz w:val="24"/>
          <w:szCs w:val="24"/>
          <w:lang w:val="en-US"/>
        </w:rPr>
        <w:t>Vi hành</w:t>
      </w:r>
      <w:r w:rsidRPr="001F7CD1">
        <w:rPr>
          <w:rFonts w:cs="Times New Roman"/>
          <w:bCs/>
          <w:sz w:val="24"/>
          <w:szCs w:val="24"/>
          <w:lang w:val="en-US"/>
        </w:rPr>
        <w:t>)</w:t>
      </w:r>
    </w:p>
    <w:p w14:paraId="2B5459B1" w14:textId="77777777" w:rsidR="0063291C" w:rsidRPr="001F7CD1" w:rsidRDefault="0063291C" w:rsidP="0063291C">
      <w:pPr>
        <w:spacing w:before="60" w:after="60"/>
        <w:ind w:firstLine="426"/>
        <w:rPr>
          <w:rFonts w:cs="Times New Roman"/>
          <w:bCs/>
          <w:sz w:val="24"/>
          <w:szCs w:val="24"/>
          <w:lang w:val="en-US"/>
        </w:rPr>
      </w:pPr>
      <w:r w:rsidRPr="001F7CD1">
        <w:rPr>
          <w:rFonts w:cs="Times New Roman"/>
          <w:b/>
          <w:bCs/>
          <w:sz w:val="24"/>
          <w:szCs w:val="24"/>
          <w:lang w:val="en-US"/>
        </w:rPr>
        <w:t xml:space="preserve">2. Bài tập số 2: </w:t>
      </w:r>
      <w:r w:rsidRPr="001F7CD1">
        <w:rPr>
          <w:rFonts w:cs="Times New Roman"/>
          <w:bCs/>
          <w:sz w:val="24"/>
          <w:szCs w:val="24"/>
          <w:lang w:val="en-US"/>
        </w:rPr>
        <w:t xml:space="preserve">Xác định </w:t>
      </w:r>
      <w:r w:rsidRPr="001F7CD1">
        <w:rPr>
          <w:rFonts w:cs="Times New Roman"/>
          <w:bCs/>
          <w:sz w:val="24"/>
          <w:szCs w:val="24"/>
          <w:lang w:val="vi-VN"/>
        </w:rPr>
        <w:t xml:space="preserve">nghịch ngữ trong các câu có hàm ý </w:t>
      </w:r>
      <w:r w:rsidRPr="001F7CD1">
        <w:rPr>
          <w:rFonts w:cs="Times New Roman"/>
          <w:bCs/>
          <w:sz w:val="24"/>
          <w:szCs w:val="24"/>
          <w:lang w:val="en-US"/>
        </w:rPr>
        <w:t>mỉa</w:t>
      </w:r>
      <w:r w:rsidRPr="001F7CD1">
        <w:rPr>
          <w:rFonts w:cs="Times New Roman"/>
          <w:bCs/>
          <w:sz w:val="24"/>
          <w:szCs w:val="24"/>
          <w:lang w:val="vi-VN"/>
        </w:rPr>
        <w:t xml:space="preserve"> mai</w:t>
      </w:r>
      <w:r w:rsidRPr="001F7CD1">
        <w:rPr>
          <w:rFonts w:cs="Times New Roman"/>
          <w:bCs/>
          <w:sz w:val="24"/>
          <w:szCs w:val="24"/>
          <w:lang w:val="en-US"/>
        </w:rPr>
        <w:t xml:space="preserve"> và phân tích hiệu quả </w:t>
      </w:r>
      <w:r w:rsidRPr="001F7CD1">
        <w:rPr>
          <w:rFonts w:cs="Times New Roman"/>
          <w:bCs/>
          <w:sz w:val="24"/>
          <w:szCs w:val="24"/>
          <w:lang w:val="vi-VN"/>
        </w:rPr>
        <w:t xml:space="preserve">của nó </w:t>
      </w:r>
      <w:r w:rsidRPr="001F7CD1">
        <w:rPr>
          <w:rFonts w:cs="Times New Roman"/>
          <w:bCs/>
          <w:sz w:val="24"/>
          <w:szCs w:val="24"/>
          <w:lang w:val="en-US"/>
        </w:rPr>
        <w:t>ở từng trường hợp sau đây:</w:t>
      </w:r>
    </w:p>
    <w:p w14:paraId="5E01AE8B" w14:textId="61F0F113" w:rsidR="0063291C" w:rsidRPr="001F7CD1" w:rsidRDefault="0063291C" w:rsidP="0063291C">
      <w:pPr>
        <w:spacing w:before="60" w:after="60"/>
        <w:ind w:firstLine="426"/>
        <w:rPr>
          <w:rFonts w:cs="Times New Roman"/>
          <w:bCs/>
          <w:i/>
          <w:sz w:val="24"/>
          <w:szCs w:val="24"/>
          <w:lang w:val="en-US"/>
        </w:rPr>
      </w:pPr>
      <w:r w:rsidRPr="001F7CD1">
        <w:rPr>
          <w:rFonts w:cs="Times New Roman"/>
          <w:bCs/>
          <w:sz w:val="24"/>
          <w:szCs w:val="24"/>
          <w:lang w:val="en-US"/>
        </w:rPr>
        <w:t>a.</w:t>
      </w:r>
      <w:r w:rsidRPr="001F7CD1">
        <w:rPr>
          <w:rFonts w:cs="Times New Roman"/>
          <w:bCs/>
          <w:i/>
          <w:sz w:val="24"/>
          <w:szCs w:val="24"/>
          <w:lang w:val="en-US"/>
        </w:rPr>
        <w:t xml:space="preserve"> </w:t>
      </w:r>
      <w:r w:rsidR="00301397" w:rsidRPr="001F7CD1">
        <w:rPr>
          <w:rFonts w:cs="Times New Roman"/>
          <w:bCs/>
          <w:i/>
          <w:sz w:val="24"/>
          <w:szCs w:val="24"/>
          <w:lang w:val="en-US"/>
        </w:rPr>
        <w:t>“</w:t>
      </w:r>
      <w:r w:rsidRPr="001F7CD1">
        <w:rPr>
          <w:rFonts w:cs="Times New Roman"/>
          <w:bCs/>
          <w:i/>
          <w:sz w:val="24"/>
          <w:szCs w:val="24"/>
          <w:lang w:val="en-US"/>
        </w:rPr>
        <w:t>Công việc khai hóa người Ma rốc bằng đại bác vẫn tiếp diễn.</w:t>
      </w:r>
      <w:r w:rsidR="00301397" w:rsidRPr="001F7CD1">
        <w:rPr>
          <w:rFonts w:cs="Times New Roman"/>
          <w:bCs/>
          <w:i/>
          <w:sz w:val="24"/>
          <w:szCs w:val="24"/>
          <w:lang w:val="en-US"/>
        </w:rPr>
        <w:t>”</w:t>
      </w:r>
    </w:p>
    <w:p w14:paraId="01920323" w14:textId="77777777" w:rsidR="0063291C" w:rsidRPr="001F7CD1" w:rsidRDefault="0063291C" w:rsidP="0038780A">
      <w:pPr>
        <w:spacing w:before="60" w:after="60"/>
        <w:ind w:firstLine="426"/>
        <w:jc w:val="right"/>
        <w:rPr>
          <w:rFonts w:cs="Times New Roman"/>
          <w:bCs/>
          <w:sz w:val="24"/>
          <w:szCs w:val="24"/>
          <w:lang w:val="en-US"/>
        </w:rPr>
      </w:pPr>
      <w:r w:rsidRPr="001F7CD1">
        <w:rPr>
          <w:rFonts w:cs="Times New Roman"/>
          <w:bCs/>
          <w:sz w:val="24"/>
          <w:szCs w:val="24"/>
          <w:lang w:val="en-US"/>
        </w:rPr>
        <w:t xml:space="preserve">(Hồ Chí </w:t>
      </w:r>
      <w:r w:rsidRPr="001F7CD1">
        <w:rPr>
          <w:rFonts w:cs="Times New Roman"/>
          <w:bCs/>
          <w:sz w:val="24"/>
          <w:szCs w:val="24"/>
          <w:lang w:val="vi-VN"/>
        </w:rPr>
        <w:t xml:space="preserve">Minh, </w:t>
      </w:r>
      <w:r w:rsidRPr="001F7CD1">
        <w:rPr>
          <w:rFonts w:cs="Times New Roman"/>
          <w:bCs/>
          <w:i/>
          <w:sz w:val="24"/>
          <w:szCs w:val="24"/>
          <w:lang w:val="vi-VN"/>
        </w:rPr>
        <w:t>Bản án chế độ thực dân Pháp</w:t>
      </w:r>
      <w:r w:rsidRPr="001F7CD1">
        <w:rPr>
          <w:rFonts w:cs="Times New Roman"/>
          <w:bCs/>
          <w:sz w:val="24"/>
          <w:szCs w:val="24"/>
          <w:lang w:val="en-US"/>
        </w:rPr>
        <w:t>)</w:t>
      </w:r>
    </w:p>
    <w:p w14:paraId="598EF3C3" w14:textId="45855C91" w:rsidR="0063291C" w:rsidRPr="001F7CD1" w:rsidRDefault="0063291C" w:rsidP="0063291C">
      <w:pPr>
        <w:spacing w:before="60" w:after="60"/>
        <w:ind w:firstLine="426"/>
        <w:rPr>
          <w:rFonts w:cs="Times New Roman"/>
          <w:bCs/>
          <w:sz w:val="24"/>
          <w:szCs w:val="24"/>
          <w:lang w:val="en-US"/>
        </w:rPr>
      </w:pPr>
      <w:r w:rsidRPr="001F7CD1">
        <w:rPr>
          <w:rFonts w:cs="Times New Roman"/>
          <w:bCs/>
          <w:sz w:val="24"/>
          <w:szCs w:val="24"/>
          <w:lang w:val="vi-VN"/>
        </w:rPr>
        <w:t xml:space="preserve">b. </w:t>
      </w:r>
      <w:r w:rsidR="00301397" w:rsidRPr="001F7CD1">
        <w:rPr>
          <w:rFonts w:cs="Times New Roman"/>
          <w:bCs/>
          <w:i/>
          <w:sz w:val="24"/>
          <w:szCs w:val="24"/>
          <w:lang w:val="en-US"/>
        </w:rPr>
        <w:t>“</w:t>
      </w:r>
      <w:r w:rsidRPr="001F7CD1">
        <w:rPr>
          <w:rFonts w:cs="Times New Roman"/>
          <w:bCs/>
          <w:i/>
          <w:sz w:val="24"/>
          <w:szCs w:val="24"/>
          <w:lang w:val="en-US"/>
        </w:rPr>
        <w:t xml:space="preserve">Các ngài chiến thắng quang vinh của chúng ta thường quen thói </w:t>
      </w:r>
      <w:r w:rsidR="00301397" w:rsidRPr="001F7CD1">
        <w:rPr>
          <w:rFonts w:cs="Times New Roman"/>
          <w:bCs/>
          <w:i/>
          <w:sz w:val="24"/>
          <w:szCs w:val="24"/>
          <w:lang w:val="en-US"/>
        </w:rPr>
        <w:t>“</w:t>
      </w:r>
      <w:r w:rsidRPr="001F7CD1">
        <w:rPr>
          <w:rFonts w:cs="Times New Roman"/>
          <w:bCs/>
          <w:i/>
          <w:sz w:val="24"/>
          <w:szCs w:val="24"/>
          <w:lang w:val="en-US"/>
        </w:rPr>
        <w:t>giáo dục</w:t>
      </w:r>
      <w:r w:rsidR="00301397" w:rsidRPr="001F7CD1">
        <w:rPr>
          <w:rFonts w:cs="Times New Roman"/>
          <w:bCs/>
          <w:i/>
          <w:sz w:val="24"/>
          <w:szCs w:val="24"/>
          <w:lang w:val="en-US"/>
        </w:rPr>
        <w:t>”</w:t>
      </w:r>
      <w:r w:rsidRPr="001F7CD1">
        <w:rPr>
          <w:rFonts w:cs="Times New Roman"/>
          <w:bCs/>
          <w:i/>
          <w:sz w:val="24"/>
          <w:szCs w:val="24"/>
          <w:lang w:val="en-US"/>
        </w:rPr>
        <w:t xml:space="preserve"> người bản xứ bằng đá đít hoặc roi vọt.</w:t>
      </w:r>
      <w:r w:rsidR="00301397" w:rsidRPr="001F7CD1">
        <w:rPr>
          <w:rFonts w:cs="Times New Roman"/>
          <w:bCs/>
          <w:i/>
          <w:sz w:val="24"/>
          <w:szCs w:val="24"/>
          <w:lang w:val="en-US"/>
        </w:rPr>
        <w:t>”</w:t>
      </w:r>
    </w:p>
    <w:p w14:paraId="5C2A5376" w14:textId="77777777" w:rsidR="0063291C" w:rsidRPr="001F7CD1" w:rsidRDefault="0063291C" w:rsidP="0038780A">
      <w:pPr>
        <w:spacing w:before="60" w:after="60"/>
        <w:ind w:firstLine="426"/>
        <w:jc w:val="right"/>
        <w:rPr>
          <w:rFonts w:cs="Times New Roman"/>
          <w:bCs/>
          <w:sz w:val="24"/>
          <w:szCs w:val="24"/>
          <w:lang w:val="en-US"/>
        </w:rPr>
      </w:pPr>
      <w:r w:rsidRPr="001F7CD1">
        <w:rPr>
          <w:rFonts w:cs="Times New Roman"/>
          <w:bCs/>
          <w:sz w:val="24"/>
          <w:szCs w:val="24"/>
          <w:lang w:val="en-US"/>
        </w:rPr>
        <w:t xml:space="preserve">(Hồ Chí </w:t>
      </w:r>
      <w:r w:rsidRPr="001F7CD1">
        <w:rPr>
          <w:rFonts w:cs="Times New Roman"/>
          <w:bCs/>
          <w:sz w:val="24"/>
          <w:szCs w:val="24"/>
          <w:lang w:val="vi-VN"/>
        </w:rPr>
        <w:t>Minh,</w:t>
      </w:r>
      <w:r w:rsidRPr="001F7CD1">
        <w:rPr>
          <w:rFonts w:cs="Times New Roman"/>
          <w:bCs/>
          <w:i/>
          <w:sz w:val="24"/>
          <w:szCs w:val="24"/>
          <w:lang w:val="vi-VN"/>
        </w:rPr>
        <w:t xml:space="preserve"> Bản án chế độ thực dân Pháp</w:t>
      </w:r>
      <w:r w:rsidRPr="001F7CD1">
        <w:rPr>
          <w:rFonts w:cs="Times New Roman"/>
          <w:bCs/>
          <w:sz w:val="24"/>
          <w:szCs w:val="24"/>
          <w:lang w:val="en-US"/>
        </w:rPr>
        <w:t>)</w:t>
      </w:r>
    </w:p>
    <w:p w14:paraId="5ED0B014" w14:textId="77777777" w:rsidR="0063291C" w:rsidRPr="001F7CD1" w:rsidRDefault="0063291C" w:rsidP="0063291C">
      <w:pPr>
        <w:spacing w:before="60" w:after="60"/>
        <w:ind w:firstLine="426"/>
        <w:rPr>
          <w:rFonts w:cs="Times New Roman"/>
          <w:bCs/>
          <w:i/>
          <w:sz w:val="24"/>
          <w:szCs w:val="24"/>
          <w:lang w:val="en-US"/>
        </w:rPr>
      </w:pPr>
      <w:r w:rsidRPr="001F7CD1">
        <w:rPr>
          <w:rFonts w:cs="Times New Roman"/>
          <w:bCs/>
          <w:sz w:val="24"/>
          <w:szCs w:val="24"/>
          <w:lang w:val="vi-VN"/>
        </w:rPr>
        <w:t xml:space="preserve">c. </w:t>
      </w:r>
      <w:r w:rsidRPr="001F7CD1">
        <w:rPr>
          <w:rFonts w:cs="Times New Roman"/>
          <w:bCs/>
          <w:i/>
          <w:sz w:val="24"/>
          <w:szCs w:val="24"/>
          <w:lang w:val="en-US"/>
        </w:rPr>
        <w:t>Vì mới chết lần này là lần đầu, nên anh Xích chưa có lịch duyệt về khoản ấy. </w:t>
      </w:r>
    </w:p>
    <w:p w14:paraId="06FFE3C8" w14:textId="77777777" w:rsidR="0063291C" w:rsidRPr="001F7CD1" w:rsidRDefault="0063291C" w:rsidP="0063291C">
      <w:pPr>
        <w:spacing w:before="60" w:after="60"/>
        <w:ind w:firstLine="426"/>
        <w:rPr>
          <w:rFonts w:cs="Times New Roman"/>
          <w:bCs/>
          <w:i/>
          <w:sz w:val="24"/>
          <w:szCs w:val="24"/>
          <w:lang w:val="en-US"/>
        </w:rPr>
      </w:pPr>
      <w:r w:rsidRPr="001F7CD1">
        <w:rPr>
          <w:rFonts w:cs="Times New Roman"/>
          <w:bCs/>
          <w:i/>
          <w:sz w:val="24"/>
          <w:szCs w:val="24"/>
          <w:lang w:val="vi-VN"/>
        </w:rPr>
        <w:t xml:space="preserve">   </w:t>
      </w:r>
      <w:r w:rsidRPr="001F7CD1">
        <w:rPr>
          <w:rFonts w:cs="Times New Roman"/>
          <w:bCs/>
          <w:i/>
          <w:sz w:val="24"/>
          <w:szCs w:val="24"/>
          <w:lang w:val="en-US"/>
        </w:rPr>
        <w:t>Thực vậy, nếu chết ở tỉnh, thì ai láu, nên chọn vào đêm thứ Sáu. Như thế, vợ con có vừa vặn thì giờ để cáo phó lên báo. Và đến chủ nhật, cất đám, có đủ các cụ, các quan, các ông, các bà, thân bằng cố hữu đi đưa đông. Ở nhà quê, nếu chết vì tai nạn, người khôn ngoan bao giờ cũng tránh ngày Chủ nhật hoặc ngày lễ, thì sự khám rét, tống táng mới mong chóng được. </w:t>
      </w:r>
    </w:p>
    <w:p w14:paraId="21D23471" w14:textId="77777777" w:rsidR="0063291C" w:rsidRPr="001F7CD1" w:rsidRDefault="0063291C" w:rsidP="0038780A">
      <w:pPr>
        <w:spacing w:before="60" w:after="60"/>
        <w:ind w:firstLine="426"/>
        <w:jc w:val="right"/>
        <w:rPr>
          <w:rFonts w:cs="Times New Roman"/>
          <w:bCs/>
          <w:sz w:val="24"/>
          <w:szCs w:val="24"/>
          <w:lang w:val="en-US"/>
        </w:rPr>
      </w:pPr>
      <w:r w:rsidRPr="001F7CD1">
        <w:rPr>
          <w:rFonts w:cs="Times New Roman"/>
          <w:bCs/>
          <w:sz w:val="24"/>
          <w:szCs w:val="24"/>
          <w:lang w:val="en-US"/>
        </w:rPr>
        <w:t xml:space="preserve">(Nguyễn Công Hoan, </w:t>
      </w:r>
      <w:r w:rsidRPr="001F7CD1">
        <w:rPr>
          <w:rFonts w:cs="Times New Roman"/>
          <w:bCs/>
          <w:i/>
          <w:sz w:val="24"/>
          <w:szCs w:val="24"/>
          <w:lang w:val="en-US"/>
        </w:rPr>
        <w:t>Thịt người chết</w:t>
      </w:r>
      <w:r w:rsidRPr="001F7CD1">
        <w:rPr>
          <w:rFonts w:cs="Times New Roman"/>
          <w:bCs/>
          <w:sz w:val="24"/>
          <w:szCs w:val="24"/>
          <w:lang w:val="en-US"/>
        </w:rPr>
        <w:t>)</w:t>
      </w:r>
    </w:p>
    <w:p w14:paraId="1832A327" w14:textId="77777777" w:rsidR="0063291C" w:rsidRPr="001F7CD1" w:rsidRDefault="0063291C" w:rsidP="0063291C">
      <w:pPr>
        <w:spacing w:before="60" w:after="60"/>
        <w:ind w:firstLine="426"/>
        <w:rPr>
          <w:rFonts w:cs="Times New Roman"/>
          <w:bCs/>
          <w:sz w:val="24"/>
          <w:szCs w:val="24"/>
          <w:lang w:val="en-US"/>
        </w:rPr>
      </w:pPr>
      <w:r w:rsidRPr="001F7CD1">
        <w:rPr>
          <w:rFonts w:cs="Times New Roman"/>
          <w:b/>
          <w:bCs/>
          <w:sz w:val="24"/>
          <w:szCs w:val="24"/>
          <w:lang w:val="vi-VN"/>
        </w:rPr>
        <w:t>3</w:t>
      </w:r>
      <w:r w:rsidRPr="001F7CD1">
        <w:rPr>
          <w:rFonts w:cs="Times New Roman"/>
          <w:b/>
          <w:bCs/>
          <w:sz w:val="24"/>
          <w:szCs w:val="24"/>
          <w:lang w:val="en-US"/>
        </w:rPr>
        <w:t xml:space="preserve">. Bài tập số </w:t>
      </w:r>
      <w:r w:rsidRPr="001F7CD1">
        <w:rPr>
          <w:rFonts w:cs="Times New Roman"/>
          <w:b/>
          <w:bCs/>
          <w:sz w:val="24"/>
          <w:szCs w:val="24"/>
          <w:lang w:val="vi-VN"/>
        </w:rPr>
        <w:t>3</w:t>
      </w:r>
      <w:r w:rsidRPr="001F7CD1">
        <w:rPr>
          <w:rFonts w:cs="Times New Roman"/>
          <w:b/>
          <w:bCs/>
          <w:sz w:val="24"/>
          <w:szCs w:val="24"/>
          <w:lang w:val="en-US"/>
        </w:rPr>
        <w:t xml:space="preserve">: </w:t>
      </w:r>
      <w:r w:rsidRPr="001F7CD1">
        <w:rPr>
          <w:rFonts w:cs="Times New Roman"/>
          <w:bCs/>
          <w:sz w:val="24"/>
          <w:szCs w:val="24"/>
          <w:lang w:val="en-US"/>
        </w:rPr>
        <w:t xml:space="preserve">Xác định </w:t>
      </w:r>
      <w:r w:rsidRPr="001F7CD1">
        <w:rPr>
          <w:rFonts w:cs="Times New Roman"/>
          <w:bCs/>
          <w:sz w:val="24"/>
          <w:szCs w:val="24"/>
          <w:lang w:val="vi-VN"/>
        </w:rPr>
        <w:t xml:space="preserve">nghịch ngữ trong các câu có hàm ý </w:t>
      </w:r>
      <w:r w:rsidRPr="001F7CD1">
        <w:rPr>
          <w:rFonts w:cs="Times New Roman"/>
          <w:bCs/>
          <w:sz w:val="24"/>
          <w:szCs w:val="24"/>
          <w:lang w:val="en-US"/>
        </w:rPr>
        <w:t>mỉa</w:t>
      </w:r>
      <w:r w:rsidRPr="001F7CD1">
        <w:rPr>
          <w:rFonts w:cs="Times New Roman"/>
          <w:bCs/>
          <w:sz w:val="24"/>
          <w:szCs w:val="24"/>
          <w:lang w:val="vi-VN"/>
        </w:rPr>
        <w:t xml:space="preserve"> mai</w:t>
      </w:r>
      <w:r w:rsidRPr="001F7CD1">
        <w:rPr>
          <w:rFonts w:cs="Times New Roman"/>
          <w:bCs/>
          <w:sz w:val="24"/>
          <w:szCs w:val="24"/>
          <w:lang w:val="en-US"/>
        </w:rPr>
        <w:t xml:space="preserve"> và phân tích hiệu quả </w:t>
      </w:r>
      <w:r w:rsidRPr="001F7CD1">
        <w:rPr>
          <w:rFonts w:cs="Times New Roman"/>
          <w:bCs/>
          <w:sz w:val="24"/>
          <w:szCs w:val="24"/>
          <w:lang w:val="vi-VN"/>
        </w:rPr>
        <w:t xml:space="preserve">của nó </w:t>
      </w:r>
      <w:r w:rsidRPr="001F7CD1">
        <w:rPr>
          <w:rFonts w:cs="Times New Roman"/>
          <w:bCs/>
          <w:sz w:val="24"/>
          <w:szCs w:val="24"/>
          <w:lang w:val="en-US"/>
        </w:rPr>
        <w:t>ở từng trường hợp sau đây:</w:t>
      </w:r>
    </w:p>
    <w:p w14:paraId="69A9C94F" w14:textId="1E0E5A1B" w:rsidR="0063291C" w:rsidRPr="001F7CD1" w:rsidRDefault="0063291C" w:rsidP="0063291C">
      <w:pPr>
        <w:spacing w:before="60" w:after="60"/>
        <w:ind w:firstLine="426"/>
        <w:rPr>
          <w:rFonts w:cs="Times New Roman"/>
          <w:bCs/>
          <w:i/>
          <w:iCs/>
          <w:sz w:val="24"/>
          <w:szCs w:val="24"/>
          <w:lang w:val="vi-VN"/>
        </w:rPr>
      </w:pPr>
      <w:r w:rsidRPr="001F7CD1">
        <w:rPr>
          <w:rFonts w:cs="Times New Roman"/>
          <w:bCs/>
          <w:sz w:val="24"/>
          <w:szCs w:val="24"/>
          <w:lang w:val="vi-VN"/>
        </w:rPr>
        <w:t xml:space="preserve">a. </w:t>
      </w:r>
      <w:r w:rsidR="00301397" w:rsidRPr="001F7CD1">
        <w:rPr>
          <w:rFonts w:cs="Times New Roman"/>
          <w:bCs/>
          <w:sz w:val="24"/>
          <w:szCs w:val="24"/>
          <w:lang w:val="vi-VN"/>
        </w:rPr>
        <w:t>“</w:t>
      </w:r>
      <w:r w:rsidRPr="001F7CD1">
        <w:rPr>
          <w:rFonts w:cs="Times New Roman"/>
          <w:bCs/>
          <w:i/>
          <w:iCs/>
          <w:sz w:val="24"/>
          <w:szCs w:val="24"/>
          <w:lang w:val="en-US"/>
        </w:rPr>
        <w:t xml:space="preserve">Xuân Tóc Ðỏ quay lại thì đó là một ông sư. Ông này cũng tân thời Âu hoá theo văn minh vì ông có ba cái răng vàng trong mồm, cái áo lụa Thượng Hải nhuộm nâu, đi đôi dép làng đế cao su, và nhất là đẹp giai lắm, trông phong tình </w:t>
      </w:r>
      <w:r w:rsidRPr="001F7CD1">
        <w:rPr>
          <w:rFonts w:cs="Times New Roman"/>
          <w:bCs/>
          <w:i/>
          <w:iCs/>
          <w:sz w:val="24"/>
          <w:szCs w:val="24"/>
          <w:lang w:val="vi-VN"/>
        </w:rPr>
        <w:t>lắm.</w:t>
      </w:r>
      <w:r w:rsidR="00301397" w:rsidRPr="001F7CD1">
        <w:rPr>
          <w:rFonts w:cs="Times New Roman"/>
          <w:bCs/>
          <w:i/>
          <w:iCs/>
          <w:sz w:val="24"/>
          <w:szCs w:val="24"/>
          <w:lang w:val="vi-VN"/>
        </w:rPr>
        <w:t>”</w:t>
      </w:r>
    </w:p>
    <w:p w14:paraId="319CDA1B" w14:textId="77777777" w:rsidR="0063291C" w:rsidRPr="001F7CD1" w:rsidRDefault="0063291C" w:rsidP="0038780A">
      <w:pPr>
        <w:spacing w:before="60" w:after="60"/>
        <w:ind w:firstLine="426"/>
        <w:jc w:val="right"/>
        <w:rPr>
          <w:rFonts w:cs="Times New Roman"/>
          <w:bCs/>
          <w:sz w:val="24"/>
          <w:szCs w:val="24"/>
          <w:lang w:val="en-US"/>
        </w:rPr>
      </w:pPr>
      <w:r w:rsidRPr="001F7CD1">
        <w:rPr>
          <w:rFonts w:cs="Times New Roman"/>
          <w:bCs/>
          <w:i/>
          <w:iCs/>
          <w:sz w:val="24"/>
          <w:szCs w:val="24"/>
          <w:lang w:val="en-US"/>
        </w:rPr>
        <w:t xml:space="preserve"> </w:t>
      </w:r>
      <w:r w:rsidRPr="001F7CD1">
        <w:rPr>
          <w:rFonts w:cs="Times New Roman"/>
          <w:bCs/>
          <w:sz w:val="24"/>
          <w:szCs w:val="24"/>
          <w:lang w:val="vi-VN"/>
        </w:rPr>
        <w:t xml:space="preserve">(Vũ Trọng Phụng, </w:t>
      </w:r>
      <w:r w:rsidRPr="001F7CD1">
        <w:rPr>
          <w:rFonts w:cs="Times New Roman"/>
          <w:bCs/>
          <w:i/>
          <w:sz w:val="24"/>
          <w:szCs w:val="24"/>
          <w:lang w:val="vi-VN"/>
        </w:rPr>
        <w:t>Số đỏ</w:t>
      </w:r>
      <w:r w:rsidRPr="001F7CD1">
        <w:rPr>
          <w:rFonts w:cs="Times New Roman"/>
          <w:bCs/>
          <w:sz w:val="24"/>
          <w:szCs w:val="24"/>
          <w:lang w:val="vi-VN"/>
        </w:rPr>
        <w:t>)</w:t>
      </w:r>
    </w:p>
    <w:p w14:paraId="696801B1" w14:textId="590A14D8" w:rsidR="0063291C" w:rsidRPr="001F7CD1" w:rsidRDefault="0063291C" w:rsidP="0063291C">
      <w:pPr>
        <w:spacing w:before="60" w:after="60"/>
        <w:ind w:firstLine="426"/>
        <w:rPr>
          <w:rFonts w:cs="Times New Roman"/>
          <w:bCs/>
          <w:i/>
          <w:sz w:val="24"/>
          <w:szCs w:val="24"/>
          <w:lang w:val="vi-VN"/>
        </w:rPr>
      </w:pPr>
      <w:r w:rsidRPr="001F7CD1">
        <w:rPr>
          <w:rFonts w:cs="Times New Roman"/>
          <w:bCs/>
          <w:sz w:val="24"/>
          <w:szCs w:val="24"/>
          <w:lang w:val="vi-VN"/>
        </w:rPr>
        <w:t xml:space="preserve">b. </w:t>
      </w:r>
      <w:r w:rsidR="00301397" w:rsidRPr="001F7CD1">
        <w:rPr>
          <w:rFonts w:cs="Times New Roman"/>
          <w:bCs/>
          <w:i/>
          <w:sz w:val="24"/>
          <w:szCs w:val="24"/>
          <w:lang w:val="vi-VN"/>
        </w:rPr>
        <w:t>“</w:t>
      </w:r>
      <w:r w:rsidRPr="001F7CD1">
        <w:rPr>
          <w:rFonts w:cs="Times New Roman"/>
          <w:bCs/>
          <w:i/>
          <w:sz w:val="24"/>
          <w:szCs w:val="24"/>
          <w:lang w:val="vi-VN"/>
        </w:rPr>
        <w:t>B</w:t>
      </w:r>
      <w:r w:rsidRPr="001F7CD1">
        <w:rPr>
          <w:rFonts w:cs="Times New Roman"/>
          <w:bCs/>
          <w:i/>
          <w:sz w:val="24"/>
          <w:szCs w:val="24"/>
          <w:lang w:val="en-US"/>
        </w:rPr>
        <w:t xml:space="preserve">à đã lẳng lơ theo đúng nghĩa lí của sách vở thánh hiền, nghĩa là bà đã được mừng thầm rằng mình đã trót hư hỏng một cách có tính chất khoa </w:t>
      </w:r>
      <w:r w:rsidRPr="001F7CD1">
        <w:rPr>
          <w:rFonts w:cs="Times New Roman"/>
          <w:bCs/>
          <w:i/>
          <w:sz w:val="24"/>
          <w:szCs w:val="24"/>
          <w:lang w:val="vi-VN"/>
        </w:rPr>
        <w:t>học</w:t>
      </w:r>
      <w:r w:rsidR="00301397" w:rsidRPr="001F7CD1">
        <w:rPr>
          <w:rFonts w:cs="Times New Roman"/>
          <w:bCs/>
          <w:i/>
          <w:sz w:val="24"/>
          <w:szCs w:val="24"/>
          <w:lang w:val="vi-VN"/>
        </w:rPr>
        <w:t>”</w:t>
      </w:r>
    </w:p>
    <w:p w14:paraId="5615D2DE" w14:textId="77777777" w:rsidR="0063291C" w:rsidRPr="001F7CD1" w:rsidRDefault="0063291C" w:rsidP="0038780A">
      <w:pPr>
        <w:spacing w:before="60" w:after="60"/>
        <w:ind w:firstLine="426"/>
        <w:jc w:val="right"/>
        <w:rPr>
          <w:rFonts w:cs="Times New Roman"/>
          <w:bCs/>
          <w:sz w:val="24"/>
          <w:szCs w:val="24"/>
          <w:lang w:val="vi-VN"/>
        </w:rPr>
      </w:pPr>
      <w:r w:rsidRPr="001F7CD1">
        <w:rPr>
          <w:rFonts w:cs="Times New Roman"/>
          <w:bCs/>
          <w:sz w:val="24"/>
          <w:szCs w:val="24"/>
          <w:lang w:val="vi-VN"/>
        </w:rPr>
        <w:tab/>
      </w:r>
      <w:r w:rsidRPr="001F7CD1">
        <w:rPr>
          <w:rFonts w:cs="Times New Roman"/>
          <w:bCs/>
          <w:sz w:val="24"/>
          <w:szCs w:val="24"/>
          <w:lang w:val="vi-VN"/>
        </w:rPr>
        <w:tab/>
      </w:r>
      <w:r w:rsidRPr="001F7CD1">
        <w:rPr>
          <w:rFonts w:cs="Times New Roman"/>
          <w:bCs/>
          <w:sz w:val="24"/>
          <w:szCs w:val="24"/>
          <w:lang w:val="vi-VN"/>
        </w:rPr>
        <w:tab/>
      </w:r>
      <w:r w:rsidRPr="001F7CD1">
        <w:rPr>
          <w:rFonts w:cs="Times New Roman"/>
          <w:bCs/>
          <w:sz w:val="24"/>
          <w:szCs w:val="24"/>
          <w:lang w:val="vi-VN"/>
        </w:rPr>
        <w:tab/>
      </w:r>
      <w:r w:rsidRPr="001F7CD1">
        <w:rPr>
          <w:rFonts w:cs="Times New Roman"/>
          <w:bCs/>
          <w:sz w:val="24"/>
          <w:szCs w:val="24"/>
          <w:lang w:val="vi-VN"/>
        </w:rPr>
        <w:tab/>
      </w:r>
      <w:r w:rsidRPr="001F7CD1">
        <w:rPr>
          <w:rFonts w:cs="Times New Roman"/>
          <w:bCs/>
          <w:sz w:val="24"/>
          <w:szCs w:val="24"/>
          <w:lang w:val="vi-VN"/>
        </w:rPr>
        <w:tab/>
      </w:r>
      <w:r w:rsidRPr="001F7CD1">
        <w:rPr>
          <w:rFonts w:cs="Times New Roman"/>
          <w:bCs/>
          <w:sz w:val="24"/>
          <w:szCs w:val="24"/>
          <w:lang w:val="vi-VN"/>
        </w:rPr>
        <w:tab/>
        <w:t xml:space="preserve">(Vũ Trọng Phụng, </w:t>
      </w:r>
      <w:r w:rsidRPr="001F7CD1">
        <w:rPr>
          <w:rFonts w:cs="Times New Roman"/>
          <w:bCs/>
          <w:i/>
          <w:sz w:val="24"/>
          <w:szCs w:val="24"/>
          <w:lang w:val="vi-VN"/>
        </w:rPr>
        <w:t>Số đỏ</w:t>
      </w:r>
      <w:r w:rsidRPr="001F7CD1">
        <w:rPr>
          <w:rFonts w:cs="Times New Roman"/>
          <w:bCs/>
          <w:sz w:val="24"/>
          <w:szCs w:val="24"/>
          <w:lang w:val="vi-VN"/>
        </w:rPr>
        <w:t>)</w:t>
      </w:r>
    </w:p>
    <w:p w14:paraId="1E477A3F" w14:textId="77777777" w:rsidR="0063291C" w:rsidRPr="001F7CD1" w:rsidRDefault="0063291C" w:rsidP="0063291C">
      <w:pPr>
        <w:spacing w:before="60" w:after="60"/>
        <w:ind w:firstLine="426"/>
        <w:rPr>
          <w:rFonts w:cs="Times New Roman"/>
          <w:bCs/>
          <w:sz w:val="24"/>
          <w:szCs w:val="24"/>
          <w:lang w:val="vi-VN"/>
        </w:rPr>
      </w:pPr>
      <w:r w:rsidRPr="001F7CD1">
        <w:rPr>
          <w:rFonts w:cs="Times New Roman"/>
          <w:bCs/>
          <w:sz w:val="24"/>
          <w:szCs w:val="24"/>
          <w:lang w:val="vi-VN"/>
        </w:rPr>
        <w:t xml:space="preserve">c. </w:t>
      </w:r>
      <w:r w:rsidRPr="001F7CD1">
        <w:rPr>
          <w:rFonts w:cs="Times New Roman"/>
          <w:bCs/>
          <w:i/>
          <w:sz w:val="24"/>
          <w:szCs w:val="24"/>
          <w:lang w:val="vi-VN"/>
        </w:rPr>
        <w:t>Hạnh phúc của một tang gia - Văn Minh nữa cũng nói vào - Một đám ma gương mẫu</w:t>
      </w:r>
    </w:p>
    <w:p w14:paraId="3729966F" w14:textId="77777777" w:rsidR="0063291C" w:rsidRPr="001F7CD1" w:rsidRDefault="0063291C" w:rsidP="0038780A">
      <w:pPr>
        <w:spacing w:before="60" w:after="60"/>
        <w:ind w:firstLine="426"/>
        <w:jc w:val="right"/>
        <w:rPr>
          <w:rFonts w:cs="Times New Roman"/>
          <w:bCs/>
          <w:sz w:val="24"/>
          <w:szCs w:val="24"/>
          <w:lang w:val="vi-VN"/>
        </w:rPr>
      </w:pPr>
      <w:r w:rsidRPr="001F7CD1">
        <w:rPr>
          <w:rFonts w:cs="Times New Roman"/>
          <w:bCs/>
          <w:sz w:val="24"/>
          <w:szCs w:val="24"/>
          <w:lang w:val="vi-VN"/>
        </w:rPr>
        <w:t> </w:t>
      </w:r>
      <w:r w:rsidRPr="001F7CD1">
        <w:rPr>
          <w:rFonts w:cs="Times New Roman"/>
          <w:bCs/>
          <w:sz w:val="24"/>
          <w:szCs w:val="24"/>
          <w:lang w:val="vi-VN"/>
        </w:rPr>
        <w:tab/>
      </w:r>
      <w:r w:rsidRPr="001F7CD1">
        <w:rPr>
          <w:rFonts w:cs="Times New Roman"/>
          <w:bCs/>
          <w:sz w:val="24"/>
          <w:szCs w:val="24"/>
          <w:lang w:val="vi-VN"/>
        </w:rPr>
        <w:tab/>
      </w:r>
      <w:r w:rsidRPr="001F7CD1">
        <w:rPr>
          <w:rFonts w:cs="Times New Roman"/>
          <w:bCs/>
          <w:sz w:val="24"/>
          <w:szCs w:val="24"/>
          <w:lang w:val="vi-VN"/>
        </w:rPr>
        <w:tab/>
      </w:r>
      <w:r w:rsidRPr="001F7CD1">
        <w:rPr>
          <w:rFonts w:cs="Times New Roman"/>
          <w:bCs/>
          <w:sz w:val="24"/>
          <w:szCs w:val="24"/>
          <w:lang w:val="vi-VN"/>
        </w:rPr>
        <w:tab/>
      </w:r>
      <w:r w:rsidRPr="001F7CD1">
        <w:rPr>
          <w:rFonts w:cs="Times New Roman"/>
          <w:bCs/>
          <w:sz w:val="24"/>
          <w:szCs w:val="24"/>
          <w:lang w:val="vi-VN"/>
        </w:rPr>
        <w:tab/>
      </w:r>
      <w:r w:rsidRPr="001F7CD1">
        <w:rPr>
          <w:rFonts w:cs="Times New Roman"/>
          <w:bCs/>
          <w:sz w:val="24"/>
          <w:szCs w:val="24"/>
          <w:lang w:val="vi-VN"/>
        </w:rPr>
        <w:tab/>
      </w:r>
      <w:r w:rsidRPr="001F7CD1">
        <w:rPr>
          <w:rFonts w:cs="Times New Roman"/>
          <w:bCs/>
          <w:sz w:val="24"/>
          <w:szCs w:val="24"/>
          <w:lang w:val="vi-VN"/>
        </w:rPr>
        <w:tab/>
        <w:t xml:space="preserve">(Vũ Trọng Phụng, </w:t>
      </w:r>
      <w:r w:rsidRPr="001F7CD1">
        <w:rPr>
          <w:rFonts w:cs="Times New Roman"/>
          <w:bCs/>
          <w:i/>
          <w:sz w:val="24"/>
          <w:szCs w:val="24"/>
          <w:lang w:val="vi-VN"/>
        </w:rPr>
        <w:t>Số đỏ</w:t>
      </w:r>
      <w:r w:rsidRPr="001F7CD1">
        <w:rPr>
          <w:rFonts w:cs="Times New Roman"/>
          <w:bCs/>
          <w:sz w:val="24"/>
          <w:szCs w:val="24"/>
          <w:lang w:val="vi-VN"/>
        </w:rPr>
        <w:t>)</w:t>
      </w:r>
    </w:p>
    <w:p w14:paraId="130D256B" w14:textId="77777777" w:rsidR="00870E58" w:rsidRPr="001F7CD1" w:rsidRDefault="00870E58" w:rsidP="00CE56CD">
      <w:pPr>
        <w:spacing w:before="60" w:after="60"/>
        <w:ind w:firstLine="0"/>
        <w:jc w:val="center"/>
        <w:rPr>
          <w:rFonts w:cs="Times New Roman"/>
          <w:b/>
          <w:bCs/>
          <w:sz w:val="24"/>
          <w:szCs w:val="24"/>
          <w:lang w:val="en-US"/>
        </w:rPr>
      </w:pPr>
      <w:r w:rsidRPr="001F7CD1">
        <w:rPr>
          <w:rFonts w:cs="Times New Roman"/>
          <w:b/>
          <w:bCs/>
          <w:sz w:val="24"/>
          <w:szCs w:val="24"/>
          <w:lang w:val="en-US"/>
        </w:rPr>
        <w:t>GỢI Ý:</w:t>
      </w:r>
    </w:p>
    <w:p w14:paraId="7A614000" w14:textId="77777777" w:rsidR="00870E58" w:rsidRPr="001F7CD1" w:rsidRDefault="00870E58" w:rsidP="00870E58">
      <w:pPr>
        <w:spacing w:before="60" w:after="60"/>
        <w:ind w:firstLine="426"/>
        <w:rPr>
          <w:rFonts w:cs="Times New Roman"/>
          <w:b/>
          <w:bCs/>
          <w:sz w:val="24"/>
          <w:szCs w:val="24"/>
          <w:lang w:val="en-US"/>
        </w:rPr>
      </w:pPr>
      <w:r w:rsidRPr="001F7CD1">
        <w:rPr>
          <w:rFonts w:cs="Times New Roman"/>
          <w:b/>
          <w:bCs/>
          <w:sz w:val="24"/>
          <w:szCs w:val="24"/>
          <w:lang w:val="en-US"/>
        </w:rPr>
        <w:t>1. Bài tập số 1:</w:t>
      </w:r>
    </w:p>
    <w:p w14:paraId="7FE140CC" w14:textId="29959E40" w:rsidR="00870E58" w:rsidRPr="001F7CD1" w:rsidRDefault="00870E58" w:rsidP="00870E58">
      <w:pPr>
        <w:spacing w:before="60" w:after="60"/>
        <w:ind w:firstLine="426"/>
        <w:rPr>
          <w:rFonts w:cs="Times New Roman"/>
          <w:bCs/>
          <w:iCs/>
          <w:spacing w:val="-4"/>
          <w:sz w:val="24"/>
          <w:szCs w:val="24"/>
          <w:lang w:val="vi-VN"/>
        </w:rPr>
      </w:pPr>
      <w:r w:rsidRPr="001F7CD1">
        <w:rPr>
          <w:rFonts w:cs="Times New Roman"/>
          <w:b/>
          <w:bCs/>
          <w:spacing w:val="-4"/>
          <w:sz w:val="24"/>
          <w:szCs w:val="24"/>
          <w:lang w:val="en-US"/>
        </w:rPr>
        <w:t>a. Biện pháp tu từ nói mỉa:</w:t>
      </w:r>
      <w:r w:rsidRPr="001F7CD1">
        <w:rPr>
          <w:rFonts w:cs="Times New Roman"/>
          <w:bCs/>
          <w:spacing w:val="-4"/>
          <w:sz w:val="24"/>
          <w:szCs w:val="24"/>
          <w:lang w:val="en-US"/>
        </w:rPr>
        <w:t xml:space="preserve"> </w:t>
      </w:r>
      <w:r w:rsidR="00301397" w:rsidRPr="001F7CD1">
        <w:rPr>
          <w:rFonts w:cs="Times New Roman"/>
          <w:bCs/>
          <w:spacing w:val="-4"/>
          <w:sz w:val="24"/>
          <w:szCs w:val="24"/>
          <w:lang w:val="vi-VN"/>
        </w:rPr>
        <w:t>“</w:t>
      </w:r>
      <w:r w:rsidRPr="001F7CD1">
        <w:rPr>
          <w:rFonts w:cs="Times New Roman"/>
          <w:bCs/>
          <w:spacing w:val="-4"/>
          <w:sz w:val="24"/>
          <w:szCs w:val="24"/>
          <w:lang w:val="en-US"/>
        </w:rPr>
        <w:t xml:space="preserve">học trò đáp lời rất thông </w:t>
      </w:r>
      <w:r w:rsidRPr="001F7CD1">
        <w:rPr>
          <w:rFonts w:cs="Times New Roman"/>
          <w:bCs/>
          <w:spacing w:val="-4"/>
          <w:sz w:val="24"/>
          <w:szCs w:val="24"/>
          <w:lang w:val="vi-VN"/>
        </w:rPr>
        <w:t>thái</w:t>
      </w:r>
      <w:r w:rsidR="00301397" w:rsidRPr="001F7CD1">
        <w:rPr>
          <w:rFonts w:cs="Times New Roman"/>
          <w:bCs/>
          <w:spacing w:val="-4"/>
          <w:sz w:val="24"/>
          <w:szCs w:val="24"/>
          <w:lang w:val="vi-VN"/>
        </w:rPr>
        <w:t>”</w:t>
      </w:r>
      <w:r w:rsidRPr="001F7CD1">
        <w:rPr>
          <w:rFonts w:cs="Times New Roman"/>
          <w:bCs/>
          <w:spacing w:val="-4"/>
          <w:sz w:val="24"/>
          <w:szCs w:val="24"/>
          <w:lang w:val="en-US"/>
        </w:rPr>
        <w:t xml:space="preserve"> =&gt; Tác giả thể hiện thái độ mỉa mai, coi thường trước sự ngu </w:t>
      </w:r>
      <w:r w:rsidRPr="001F7CD1">
        <w:rPr>
          <w:rFonts w:cs="Times New Roman"/>
          <w:bCs/>
          <w:spacing w:val="-4"/>
          <w:sz w:val="24"/>
          <w:szCs w:val="24"/>
          <w:lang w:val="vi-VN"/>
        </w:rPr>
        <w:t xml:space="preserve">dốt, </w:t>
      </w:r>
      <w:r w:rsidRPr="001F7CD1">
        <w:rPr>
          <w:rFonts w:cs="Times New Roman"/>
          <w:bCs/>
          <w:spacing w:val="-4"/>
          <w:sz w:val="24"/>
          <w:szCs w:val="24"/>
          <w:lang w:val="en-US"/>
        </w:rPr>
        <w:t xml:space="preserve">vô nghĩa lí </w:t>
      </w:r>
      <w:r w:rsidR="00301397" w:rsidRPr="001F7CD1">
        <w:rPr>
          <w:rFonts w:cs="Times New Roman"/>
          <w:bCs/>
          <w:iCs/>
          <w:spacing w:val="-4"/>
          <w:sz w:val="24"/>
          <w:szCs w:val="24"/>
          <w:lang w:val="en-US"/>
        </w:rPr>
        <w:t>“</w:t>
      </w:r>
      <w:r w:rsidRPr="001F7CD1">
        <w:rPr>
          <w:rFonts w:cs="Times New Roman"/>
          <w:bCs/>
          <w:iCs/>
          <w:spacing w:val="-4"/>
          <w:sz w:val="24"/>
          <w:szCs w:val="24"/>
          <w:lang w:val="en-US"/>
        </w:rPr>
        <w:t>Em chã! Em chã!...</w:t>
      </w:r>
      <w:r w:rsidR="00301397" w:rsidRPr="001F7CD1">
        <w:rPr>
          <w:rFonts w:cs="Times New Roman"/>
          <w:bCs/>
          <w:iCs/>
          <w:spacing w:val="-4"/>
          <w:sz w:val="24"/>
          <w:szCs w:val="24"/>
          <w:lang w:val="en-US"/>
        </w:rPr>
        <w:t>”</w:t>
      </w:r>
      <w:r w:rsidRPr="001F7CD1">
        <w:rPr>
          <w:rFonts w:cs="Times New Roman"/>
          <w:bCs/>
          <w:iCs/>
          <w:spacing w:val="-4"/>
          <w:sz w:val="24"/>
          <w:szCs w:val="24"/>
          <w:lang w:val="vi-VN"/>
        </w:rPr>
        <w:t xml:space="preserve"> của cậu quý tử nhà bà phó Đoan, đồng thời cũng phơi bày sự kém cỏi, vô học của Xuân Tóc Đỏ và xã hội nửa Tây nửa ta đầy lố bịch đương thời. </w:t>
      </w:r>
    </w:p>
    <w:p w14:paraId="7F7FDB99" w14:textId="449F1A54" w:rsidR="00870E58" w:rsidRPr="001F7CD1" w:rsidRDefault="00870E58" w:rsidP="00870E58">
      <w:pPr>
        <w:spacing w:before="60" w:after="60"/>
        <w:ind w:firstLine="426"/>
        <w:rPr>
          <w:rFonts w:cs="Times New Roman"/>
          <w:bCs/>
          <w:spacing w:val="-2"/>
          <w:sz w:val="24"/>
          <w:szCs w:val="24"/>
          <w:lang w:val="vi-VN"/>
        </w:rPr>
      </w:pPr>
      <w:r w:rsidRPr="001F7CD1">
        <w:rPr>
          <w:rFonts w:cs="Times New Roman"/>
          <w:b/>
          <w:bCs/>
          <w:spacing w:val="-2"/>
          <w:sz w:val="24"/>
          <w:szCs w:val="24"/>
          <w:lang w:val="vi-VN"/>
        </w:rPr>
        <w:t>b</w:t>
      </w:r>
      <w:r w:rsidRPr="001F7CD1">
        <w:rPr>
          <w:rFonts w:cs="Times New Roman"/>
          <w:b/>
          <w:bCs/>
          <w:spacing w:val="-2"/>
          <w:sz w:val="24"/>
          <w:szCs w:val="24"/>
          <w:lang w:val="en-US"/>
        </w:rPr>
        <w:t>. Biện pháp tu từ nói mỉa:</w:t>
      </w:r>
      <w:r w:rsidRPr="001F7CD1">
        <w:rPr>
          <w:rFonts w:cs="Times New Roman"/>
          <w:bCs/>
          <w:spacing w:val="-2"/>
          <w:sz w:val="24"/>
          <w:szCs w:val="24"/>
          <w:lang w:val="en-US"/>
        </w:rPr>
        <w:t xml:space="preserve"> </w:t>
      </w:r>
      <w:r w:rsidR="00301397" w:rsidRPr="001F7CD1">
        <w:rPr>
          <w:rFonts w:cs="Times New Roman"/>
          <w:bCs/>
          <w:spacing w:val="-2"/>
          <w:sz w:val="24"/>
          <w:szCs w:val="24"/>
          <w:lang w:val="vi-VN"/>
        </w:rPr>
        <w:t>“</w:t>
      </w:r>
      <w:r w:rsidRPr="001F7CD1">
        <w:rPr>
          <w:rFonts w:cs="Times New Roman"/>
          <w:bCs/>
          <w:iCs/>
          <w:spacing w:val="-2"/>
          <w:sz w:val="24"/>
          <w:szCs w:val="24"/>
          <w:lang w:val="en-US"/>
        </w:rPr>
        <w:t xml:space="preserve">giá chỉ một mũi ghim nhỏ lỡ đụng vào, là chỗ đó có thể chảy ra hàng lít nước nhờn nhờn mà ta quen gọi là </w:t>
      </w:r>
      <w:r w:rsidRPr="001F7CD1">
        <w:rPr>
          <w:rFonts w:cs="Times New Roman"/>
          <w:bCs/>
          <w:iCs/>
          <w:spacing w:val="-2"/>
          <w:sz w:val="24"/>
          <w:szCs w:val="24"/>
          <w:lang w:val="vi-VN"/>
        </w:rPr>
        <w:t>mỡ</w:t>
      </w:r>
      <w:r w:rsidR="00301397" w:rsidRPr="001F7CD1">
        <w:rPr>
          <w:rFonts w:cs="Times New Roman"/>
          <w:bCs/>
          <w:iCs/>
          <w:spacing w:val="-2"/>
          <w:sz w:val="24"/>
          <w:szCs w:val="24"/>
          <w:lang w:val="vi-VN"/>
        </w:rPr>
        <w:t>”</w:t>
      </w:r>
      <w:r w:rsidRPr="001F7CD1">
        <w:rPr>
          <w:rFonts w:cs="Times New Roman"/>
          <w:bCs/>
          <w:spacing w:val="-2"/>
          <w:sz w:val="24"/>
          <w:szCs w:val="24"/>
          <w:lang w:val="vi-VN"/>
        </w:rPr>
        <w:t xml:space="preserve">. </w:t>
      </w:r>
      <w:r w:rsidRPr="001F7CD1">
        <w:rPr>
          <w:rFonts w:cs="Times New Roman"/>
          <w:bCs/>
          <w:iCs/>
          <w:spacing w:val="-2"/>
          <w:sz w:val="24"/>
          <w:szCs w:val="24"/>
          <w:lang w:val="vi-VN"/>
        </w:rPr>
        <w:t>Phần trước có vẻ miêu tả nghiêm túc, khách quan về đặc điểm ngoại hình của quan phụ mẫu nhưng với cụm từ này</w:t>
      </w:r>
      <w:r w:rsidRPr="001F7CD1">
        <w:rPr>
          <w:rFonts w:cs="Times New Roman"/>
          <w:bCs/>
          <w:spacing w:val="-2"/>
          <w:sz w:val="24"/>
          <w:szCs w:val="24"/>
          <w:lang w:val="en-US"/>
        </w:rPr>
        <w:t>, độc giả cảm nhận được rõ sự chế giễu ngầm ẩn, do trọng tâm thông tin đã chuyển từ sự bệ vệ của ngài qua những thớ mỡ trên người của ngài =&gt; Từ sự mô tả hình dáng bề ngoài, tác giả đã mỉa mai bản chất bên trong của quan: tham ăn,</w:t>
      </w:r>
      <w:r w:rsidRPr="001F7CD1">
        <w:rPr>
          <w:rFonts w:cs="Times New Roman"/>
          <w:bCs/>
          <w:spacing w:val="-2"/>
          <w:sz w:val="24"/>
          <w:szCs w:val="24"/>
          <w:lang w:val="vi-VN"/>
        </w:rPr>
        <w:t xml:space="preserve"> </w:t>
      </w:r>
      <w:r w:rsidRPr="001F7CD1">
        <w:rPr>
          <w:rFonts w:cs="Times New Roman"/>
          <w:bCs/>
          <w:spacing w:val="-2"/>
          <w:sz w:val="24"/>
          <w:szCs w:val="24"/>
          <w:lang w:val="en-US"/>
        </w:rPr>
        <w:t xml:space="preserve">ăn </w:t>
      </w:r>
      <w:r w:rsidRPr="001F7CD1">
        <w:rPr>
          <w:rFonts w:cs="Times New Roman"/>
          <w:bCs/>
          <w:spacing w:val="-2"/>
          <w:sz w:val="24"/>
          <w:szCs w:val="24"/>
          <w:lang w:val="vi-VN"/>
        </w:rPr>
        <w:t>bẩn.</w:t>
      </w:r>
    </w:p>
    <w:p w14:paraId="671888C5" w14:textId="7D59F01D" w:rsidR="00870E58" w:rsidRPr="001F7CD1" w:rsidRDefault="00870E58" w:rsidP="00870E58">
      <w:pPr>
        <w:spacing w:before="60" w:after="60"/>
        <w:ind w:firstLine="426"/>
        <w:rPr>
          <w:rFonts w:cs="Times New Roman"/>
          <w:bCs/>
          <w:sz w:val="24"/>
          <w:szCs w:val="24"/>
          <w:lang w:val="vi-VN"/>
        </w:rPr>
      </w:pPr>
      <w:r w:rsidRPr="001F7CD1">
        <w:rPr>
          <w:rFonts w:cs="Times New Roman"/>
          <w:b/>
          <w:bCs/>
          <w:sz w:val="24"/>
          <w:szCs w:val="24"/>
          <w:lang w:val="vi-VN"/>
        </w:rPr>
        <w:t>c</w:t>
      </w:r>
      <w:r w:rsidRPr="001F7CD1">
        <w:rPr>
          <w:rFonts w:cs="Times New Roman"/>
          <w:b/>
          <w:bCs/>
          <w:sz w:val="24"/>
          <w:szCs w:val="24"/>
          <w:lang w:val="en-US"/>
        </w:rPr>
        <w:t>. Biện pháp tu từ nói mỉa:</w:t>
      </w:r>
      <w:r w:rsidRPr="001F7CD1">
        <w:rPr>
          <w:rFonts w:cs="Times New Roman"/>
          <w:bCs/>
          <w:sz w:val="24"/>
          <w:szCs w:val="24"/>
          <w:lang w:val="en-US"/>
        </w:rPr>
        <w:t xml:space="preserve"> </w:t>
      </w:r>
      <w:r w:rsidR="00301397" w:rsidRPr="001F7CD1">
        <w:rPr>
          <w:rFonts w:cs="Times New Roman"/>
          <w:bCs/>
          <w:sz w:val="24"/>
          <w:szCs w:val="24"/>
          <w:lang w:val="vi-VN"/>
        </w:rPr>
        <w:t>“</w:t>
      </w:r>
      <w:r w:rsidRPr="001F7CD1">
        <w:rPr>
          <w:rFonts w:cs="Times New Roman"/>
          <w:bCs/>
          <w:sz w:val="24"/>
          <w:szCs w:val="24"/>
          <w:lang w:val="en-US"/>
        </w:rPr>
        <w:t xml:space="preserve">có được sung sướng, có được uống nhiều rượu và được hút nhiều thuốc </w:t>
      </w:r>
      <w:r w:rsidRPr="001F7CD1">
        <w:rPr>
          <w:rFonts w:cs="Times New Roman"/>
          <w:bCs/>
          <w:sz w:val="24"/>
          <w:szCs w:val="24"/>
          <w:lang w:val="vi-VN"/>
        </w:rPr>
        <w:t>phiện</w:t>
      </w:r>
      <w:r w:rsidRPr="001F7CD1">
        <w:rPr>
          <w:rFonts w:cs="Times New Roman"/>
          <w:bCs/>
          <w:iCs/>
          <w:sz w:val="24"/>
          <w:szCs w:val="24"/>
          <w:lang w:val="en-US"/>
        </w:rPr>
        <w:t xml:space="preserve"> dưới quyền ngự trị của ngài hay không?</w:t>
      </w:r>
      <w:r w:rsidR="00301397" w:rsidRPr="001F7CD1">
        <w:rPr>
          <w:rFonts w:cs="Times New Roman"/>
          <w:bCs/>
          <w:iCs/>
          <w:sz w:val="24"/>
          <w:szCs w:val="24"/>
          <w:lang w:val="vi-VN"/>
        </w:rPr>
        <w:t>”</w:t>
      </w:r>
      <w:r w:rsidRPr="001F7CD1">
        <w:rPr>
          <w:rFonts w:cs="Times New Roman"/>
          <w:bCs/>
          <w:i/>
          <w:sz w:val="24"/>
          <w:szCs w:val="24"/>
          <w:lang w:val="vi-VN"/>
        </w:rPr>
        <w:t xml:space="preserve"> </w:t>
      </w:r>
      <w:r w:rsidRPr="001F7CD1">
        <w:rPr>
          <w:rFonts w:cs="Times New Roman"/>
          <w:bCs/>
          <w:sz w:val="24"/>
          <w:szCs w:val="24"/>
          <w:lang w:val="en-US"/>
        </w:rPr>
        <w:t>là cách nói ngược trực tiếp giúp người đọc hiểu được sự nhận thức kém cỏi của người dân, khiến cả xã hội chìm trong tệ nạn và rối ren =&gt; Tác giả mỉa</w:t>
      </w:r>
      <w:r w:rsidRPr="001F7CD1">
        <w:rPr>
          <w:rFonts w:cs="Times New Roman"/>
          <w:bCs/>
          <w:sz w:val="24"/>
          <w:szCs w:val="24"/>
          <w:lang w:val="vi-VN"/>
        </w:rPr>
        <w:t xml:space="preserve"> mai, chế giễu</w:t>
      </w:r>
      <w:r w:rsidRPr="001F7CD1">
        <w:rPr>
          <w:rFonts w:cs="Times New Roman"/>
          <w:bCs/>
          <w:sz w:val="24"/>
          <w:szCs w:val="24"/>
          <w:lang w:val="en-US"/>
        </w:rPr>
        <w:t xml:space="preserve"> sự cai trị kém cỏi của vua Bảo </w:t>
      </w:r>
      <w:r w:rsidRPr="001F7CD1">
        <w:rPr>
          <w:rFonts w:cs="Times New Roman"/>
          <w:bCs/>
          <w:sz w:val="24"/>
          <w:szCs w:val="24"/>
          <w:lang w:val="vi-VN"/>
        </w:rPr>
        <w:t>Đại.</w:t>
      </w:r>
    </w:p>
    <w:p w14:paraId="471D4CAE" w14:textId="77777777" w:rsidR="00BD0C49" w:rsidRPr="001F7CD1" w:rsidRDefault="00BD0C49" w:rsidP="00870E58">
      <w:pPr>
        <w:spacing w:before="60" w:after="60"/>
        <w:ind w:firstLine="426"/>
        <w:rPr>
          <w:rFonts w:cs="Times New Roman"/>
          <w:b/>
          <w:bCs/>
          <w:sz w:val="24"/>
          <w:szCs w:val="24"/>
          <w:lang w:val="en-US"/>
        </w:rPr>
      </w:pPr>
    </w:p>
    <w:p w14:paraId="3343E813" w14:textId="3433ED24" w:rsidR="00870E58" w:rsidRPr="001F7CD1" w:rsidRDefault="00870E58" w:rsidP="00870E58">
      <w:pPr>
        <w:spacing w:before="60" w:after="60"/>
        <w:ind w:firstLine="426"/>
        <w:rPr>
          <w:rFonts w:cs="Times New Roman"/>
          <w:b/>
          <w:bCs/>
          <w:sz w:val="24"/>
          <w:szCs w:val="24"/>
          <w:lang w:val="en-US"/>
        </w:rPr>
      </w:pPr>
      <w:r w:rsidRPr="001F7CD1">
        <w:rPr>
          <w:rFonts w:cs="Times New Roman"/>
          <w:b/>
          <w:bCs/>
          <w:sz w:val="24"/>
          <w:szCs w:val="24"/>
          <w:lang w:val="en-US"/>
        </w:rPr>
        <w:t xml:space="preserve">2. Bài tập số 2: </w:t>
      </w:r>
    </w:p>
    <w:p w14:paraId="4F2AFA11" w14:textId="77777777" w:rsidR="00870E58" w:rsidRPr="001F7CD1" w:rsidRDefault="00870E58" w:rsidP="00870E58">
      <w:pPr>
        <w:spacing w:before="60" w:after="60"/>
        <w:ind w:firstLine="426"/>
        <w:rPr>
          <w:rFonts w:cs="Times New Roman"/>
          <w:bCs/>
          <w:i/>
          <w:iCs/>
          <w:sz w:val="24"/>
          <w:szCs w:val="24"/>
          <w:lang w:val="en-US"/>
        </w:rPr>
      </w:pPr>
      <w:r w:rsidRPr="001F7CD1">
        <w:rPr>
          <w:rFonts w:cs="Times New Roman"/>
          <w:b/>
          <w:bCs/>
          <w:sz w:val="24"/>
          <w:szCs w:val="24"/>
          <w:lang w:val="en-US"/>
        </w:rPr>
        <w:t>a.</w:t>
      </w:r>
      <w:r w:rsidRPr="001F7CD1">
        <w:rPr>
          <w:rFonts w:cs="Times New Roman"/>
          <w:b/>
          <w:bCs/>
          <w:i/>
          <w:sz w:val="24"/>
          <w:szCs w:val="24"/>
          <w:lang w:val="en-US"/>
        </w:rPr>
        <w:t xml:space="preserve"> </w:t>
      </w:r>
      <w:r w:rsidRPr="001F7CD1">
        <w:rPr>
          <w:rFonts w:cs="Times New Roman"/>
          <w:b/>
          <w:bCs/>
          <w:sz w:val="24"/>
          <w:szCs w:val="24"/>
          <w:lang w:val="en-US"/>
        </w:rPr>
        <w:t>Biện pháp nghịch ngữ:</w:t>
      </w:r>
      <w:r w:rsidRPr="001F7CD1">
        <w:rPr>
          <w:rFonts w:cs="Times New Roman"/>
          <w:bCs/>
          <w:sz w:val="24"/>
          <w:szCs w:val="24"/>
          <w:lang w:val="en-US"/>
        </w:rPr>
        <w:t xml:space="preserve"> </w:t>
      </w:r>
      <w:r w:rsidRPr="001F7CD1">
        <w:rPr>
          <w:rFonts w:cs="Times New Roman"/>
          <w:bCs/>
          <w:i/>
          <w:iCs/>
          <w:sz w:val="24"/>
          <w:szCs w:val="24"/>
          <w:lang w:val="en-US"/>
        </w:rPr>
        <w:t>khai hóa </w:t>
      </w:r>
      <w:r w:rsidRPr="001F7CD1">
        <w:rPr>
          <w:rFonts w:cs="Times New Roman"/>
          <w:bCs/>
          <w:sz w:val="24"/>
          <w:szCs w:val="24"/>
          <w:lang w:val="vi-VN"/>
        </w:rPr>
        <w:t xml:space="preserve">&gt;&lt; </w:t>
      </w:r>
      <w:r w:rsidRPr="001F7CD1">
        <w:rPr>
          <w:rFonts w:cs="Times New Roman"/>
          <w:bCs/>
          <w:i/>
          <w:iCs/>
          <w:sz w:val="24"/>
          <w:szCs w:val="24"/>
          <w:lang w:val="en-US"/>
        </w:rPr>
        <w:t>đại bác </w:t>
      </w:r>
    </w:p>
    <w:p w14:paraId="3EC83DDC" w14:textId="2953D752" w:rsidR="00870E58" w:rsidRPr="001F7CD1" w:rsidRDefault="00870E58" w:rsidP="00870E58">
      <w:pPr>
        <w:spacing w:before="60" w:after="60"/>
        <w:ind w:firstLine="426"/>
        <w:rPr>
          <w:rFonts w:cs="Times New Roman"/>
          <w:bCs/>
          <w:sz w:val="24"/>
          <w:szCs w:val="24"/>
          <w:lang w:val="en-US"/>
        </w:rPr>
      </w:pPr>
      <w:r w:rsidRPr="001F7CD1">
        <w:rPr>
          <w:rFonts w:cs="Times New Roman"/>
          <w:bCs/>
          <w:i/>
          <w:iCs/>
          <w:sz w:val="24"/>
          <w:szCs w:val="24"/>
          <w:lang w:val="en-US"/>
        </w:rPr>
        <w:t>=&gt;</w:t>
      </w:r>
      <w:r w:rsidRPr="001F7CD1">
        <w:rPr>
          <w:rFonts w:cs="Times New Roman"/>
          <w:bCs/>
          <w:sz w:val="24"/>
          <w:szCs w:val="24"/>
          <w:lang w:val="en-US"/>
        </w:rPr>
        <w:t xml:space="preserve"> Cụm từ: </w:t>
      </w:r>
      <w:r w:rsidR="00301397" w:rsidRPr="001F7CD1">
        <w:rPr>
          <w:rFonts w:cs="Times New Roman"/>
          <w:bCs/>
          <w:sz w:val="24"/>
          <w:szCs w:val="24"/>
          <w:lang w:val="vi-VN"/>
        </w:rPr>
        <w:t>“</w:t>
      </w:r>
      <w:r w:rsidRPr="001F7CD1">
        <w:rPr>
          <w:rFonts w:cs="Times New Roman"/>
          <w:bCs/>
          <w:sz w:val="24"/>
          <w:szCs w:val="24"/>
          <w:lang w:val="en-US"/>
        </w:rPr>
        <w:t xml:space="preserve">khai </w:t>
      </w:r>
      <w:r w:rsidRPr="001F7CD1">
        <w:rPr>
          <w:rFonts w:cs="Times New Roman"/>
          <w:bCs/>
          <w:sz w:val="24"/>
          <w:szCs w:val="24"/>
          <w:lang w:val="vi-VN"/>
        </w:rPr>
        <w:t>hóa</w:t>
      </w:r>
      <w:r w:rsidR="00301397" w:rsidRPr="001F7CD1">
        <w:rPr>
          <w:rFonts w:cs="Times New Roman"/>
          <w:bCs/>
          <w:sz w:val="24"/>
          <w:szCs w:val="24"/>
          <w:lang w:val="vi-VN"/>
        </w:rPr>
        <w:t>”</w:t>
      </w:r>
      <w:r w:rsidRPr="001F7CD1">
        <w:rPr>
          <w:rFonts w:cs="Times New Roman"/>
          <w:bCs/>
          <w:sz w:val="24"/>
          <w:szCs w:val="24"/>
          <w:lang w:val="vi-VN"/>
        </w:rPr>
        <w:t xml:space="preserve"> </w:t>
      </w:r>
      <w:r w:rsidRPr="001F7CD1">
        <w:rPr>
          <w:rFonts w:cs="Times New Roman"/>
          <w:bCs/>
          <w:sz w:val="24"/>
          <w:szCs w:val="24"/>
          <w:lang w:val="en-US"/>
        </w:rPr>
        <w:t xml:space="preserve">gợi ý niệm về sự văn minh, tiến bộ, trong khi từ </w:t>
      </w:r>
      <w:r w:rsidR="00301397" w:rsidRPr="001F7CD1">
        <w:rPr>
          <w:rFonts w:cs="Times New Roman"/>
          <w:bCs/>
          <w:sz w:val="24"/>
          <w:szCs w:val="24"/>
          <w:lang w:val="vi-VN"/>
        </w:rPr>
        <w:t>“</w:t>
      </w:r>
      <w:r w:rsidRPr="001F7CD1">
        <w:rPr>
          <w:rFonts w:cs="Times New Roman"/>
          <w:bCs/>
          <w:iCs/>
          <w:sz w:val="24"/>
          <w:szCs w:val="24"/>
          <w:lang w:val="en-US"/>
        </w:rPr>
        <w:t xml:space="preserve">đại </w:t>
      </w:r>
      <w:r w:rsidRPr="001F7CD1">
        <w:rPr>
          <w:rFonts w:cs="Times New Roman"/>
          <w:bCs/>
          <w:iCs/>
          <w:sz w:val="24"/>
          <w:szCs w:val="24"/>
          <w:lang w:val="vi-VN"/>
        </w:rPr>
        <w:t>bác</w:t>
      </w:r>
      <w:r w:rsidR="00301397" w:rsidRPr="001F7CD1">
        <w:rPr>
          <w:rFonts w:cs="Times New Roman"/>
          <w:bCs/>
          <w:iCs/>
          <w:sz w:val="24"/>
          <w:szCs w:val="24"/>
          <w:lang w:val="vi-VN"/>
        </w:rPr>
        <w:t>”</w:t>
      </w:r>
      <w:r w:rsidRPr="001F7CD1">
        <w:rPr>
          <w:rFonts w:cs="Times New Roman"/>
          <w:bCs/>
          <w:iCs/>
          <w:sz w:val="24"/>
          <w:szCs w:val="24"/>
          <w:lang w:val="en-US"/>
        </w:rPr>
        <w:t> </w:t>
      </w:r>
      <w:r w:rsidRPr="001F7CD1">
        <w:rPr>
          <w:rFonts w:cs="Times New Roman"/>
          <w:bCs/>
          <w:sz w:val="24"/>
          <w:szCs w:val="24"/>
          <w:lang w:val="en-US"/>
        </w:rPr>
        <w:t>lại biểu thị sự chiến tranh, chết chóc, khốc liệt,…</w:t>
      </w:r>
    </w:p>
    <w:p w14:paraId="67DA07C9" w14:textId="77777777" w:rsidR="00BD0C49" w:rsidRPr="001F7CD1" w:rsidRDefault="00BD0C49" w:rsidP="00870E58">
      <w:pPr>
        <w:spacing w:before="60" w:after="60"/>
        <w:ind w:firstLine="426"/>
        <w:rPr>
          <w:rFonts w:cs="Times New Roman"/>
          <w:b/>
          <w:bCs/>
          <w:sz w:val="24"/>
          <w:szCs w:val="24"/>
          <w:lang w:val="en-US"/>
        </w:rPr>
      </w:pPr>
    </w:p>
    <w:p w14:paraId="22F9F90A" w14:textId="4A137771" w:rsidR="00870E58" w:rsidRPr="001F7CD1" w:rsidRDefault="00870E58" w:rsidP="00870E58">
      <w:pPr>
        <w:spacing w:before="60" w:after="60"/>
        <w:ind w:firstLine="426"/>
        <w:rPr>
          <w:rFonts w:cs="Times New Roman"/>
          <w:bCs/>
          <w:i/>
          <w:sz w:val="24"/>
          <w:szCs w:val="24"/>
          <w:lang w:val="en-US"/>
        </w:rPr>
      </w:pPr>
      <w:r w:rsidRPr="001F7CD1">
        <w:rPr>
          <w:rFonts w:cs="Times New Roman"/>
          <w:b/>
          <w:bCs/>
          <w:sz w:val="24"/>
          <w:szCs w:val="24"/>
          <w:lang w:val="en-US"/>
        </w:rPr>
        <w:lastRenderedPageBreak/>
        <w:t>b.</w:t>
      </w:r>
      <w:r w:rsidRPr="001F7CD1">
        <w:rPr>
          <w:rFonts w:cs="Times New Roman"/>
          <w:b/>
          <w:bCs/>
          <w:i/>
          <w:sz w:val="24"/>
          <w:szCs w:val="24"/>
          <w:lang w:val="en-US"/>
        </w:rPr>
        <w:t xml:space="preserve"> </w:t>
      </w:r>
      <w:r w:rsidRPr="001F7CD1">
        <w:rPr>
          <w:rFonts w:cs="Times New Roman"/>
          <w:b/>
          <w:bCs/>
          <w:sz w:val="24"/>
          <w:szCs w:val="24"/>
          <w:lang w:val="en-US"/>
        </w:rPr>
        <w:t>Biện pháp nghịch ngữ:</w:t>
      </w:r>
      <w:r w:rsidRPr="001F7CD1">
        <w:rPr>
          <w:rFonts w:cs="Times New Roman"/>
          <w:bCs/>
          <w:sz w:val="24"/>
          <w:szCs w:val="24"/>
          <w:lang w:val="en-US"/>
        </w:rPr>
        <w:t xml:space="preserve"> </w:t>
      </w:r>
      <w:r w:rsidRPr="001F7CD1">
        <w:rPr>
          <w:rFonts w:cs="Times New Roman"/>
          <w:bCs/>
          <w:i/>
          <w:iCs/>
          <w:sz w:val="24"/>
          <w:szCs w:val="24"/>
          <w:lang w:val="en-US"/>
        </w:rPr>
        <w:t xml:space="preserve">giáo </w:t>
      </w:r>
      <w:r w:rsidRPr="001F7CD1">
        <w:rPr>
          <w:rFonts w:cs="Times New Roman"/>
          <w:bCs/>
          <w:i/>
          <w:iCs/>
          <w:sz w:val="24"/>
          <w:szCs w:val="24"/>
          <w:lang w:val="vi-VN"/>
        </w:rPr>
        <w:t>dục</w:t>
      </w:r>
      <w:r w:rsidRPr="001F7CD1">
        <w:rPr>
          <w:rFonts w:cs="Times New Roman"/>
          <w:bCs/>
          <w:iCs/>
          <w:sz w:val="24"/>
          <w:szCs w:val="24"/>
          <w:lang w:val="vi-VN"/>
        </w:rPr>
        <w:t xml:space="preserve"> </w:t>
      </w:r>
      <w:r w:rsidRPr="001F7CD1">
        <w:rPr>
          <w:rFonts w:cs="Times New Roman"/>
          <w:bCs/>
          <w:sz w:val="24"/>
          <w:szCs w:val="24"/>
          <w:lang w:val="vi-VN"/>
        </w:rPr>
        <w:t xml:space="preserve">&gt;&lt; </w:t>
      </w:r>
      <w:r w:rsidRPr="001F7CD1">
        <w:rPr>
          <w:rFonts w:cs="Times New Roman"/>
          <w:bCs/>
          <w:i/>
          <w:iCs/>
          <w:sz w:val="24"/>
          <w:szCs w:val="24"/>
          <w:lang w:val="en-US"/>
        </w:rPr>
        <w:t xml:space="preserve">đá đít hoặc roi </w:t>
      </w:r>
      <w:r w:rsidRPr="001F7CD1">
        <w:rPr>
          <w:rFonts w:cs="Times New Roman"/>
          <w:bCs/>
          <w:i/>
          <w:iCs/>
          <w:sz w:val="24"/>
          <w:szCs w:val="24"/>
          <w:lang w:val="vi-VN"/>
        </w:rPr>
        <w:t>vọt</w:t>
      </w:r>
    </w:p>
    <w:p w14:paraId="6AD3BF7C" w14:textId="050F8B7B" w:rsidR="00870E58" w:rsidRPr="001F7CD1" w:rsidRDefault="00870E58" w:rsidP="00870E58">
      <w:pPr>
        <w:spacing w:before="60" w:after="60"/>
        <w:ind w:firstLine="426"/>
        <w:rPr>
          <w:rFonts w:cs="Times New Roman"/>
          <w:bCs/>
          <w:sz w:val="24"/>
          <w:szCs w:val="24"/>
          <w:lang w:val="vi-VN"/>
        </w:rPr>
      </w:pPr>
      <w:r w:rsidRPr="001F7CD1">
        <w:rPr>
          <w:rFonts w:cs="Times New Roman"/>
          <w:bCs/>
          <w:sz w:val="24"/>
          <w:szCs w:val="24"/>
          <w:lang w:val="vi-VN"/>
        </w:rPr>
        <w:t xml:space="preserve">=&gt; </w:t>
      </w:r>
      <w:r w:rsidR="00301397" w:rsidRPr="001F7CD1">
        <w:rPr>
          <w:rFonts w:cs="Times New Roman"/>
          <w:bCs/>
          <w:sz w:val="24"/>
          <w:szCs w:val="24"/>
          <w:lang w:val="vi-VN"/>
        </w:rPr>
        <w:t>“</w:t>
      </w:r>
      <w:r w:rsidRPr="001F7CD1">
        <w:rPr>
          <w:rFonts w:cs="Times New Roman"/>
          <w:bCs/>
          <w:iCs/>
          <w:sz w:val="24"/>
          <w:szCs w:val="24"/>
          <w:lang w:val="en-US"/>
        </w:rPr>
        <w:t xml:space="preserve">giáo </w:t>
      </w:r>
      <w:r w:rsidRPr="001F7CD1">
        <w:rPr>
          <w:rFonts w:cs="Times New Roman"/>
          <w:bCs/>
          <w:iCs/>
          <w:sz w:val="24"/>
          <w:szCs w:val="24"/>
          <w:lang w:val="vi-VN"/>
        </w:rPr>
        <w:t>dục</w:t>
      </w:r>
      <w:r w:rsidR="00301397" w:rsidRPr="001F7CD1">
        <w:rPr>
          <w:rFonts w:cs="Times New Roman"/>
          <w:bCs/>
          <w:iCs/>
          <w:sz w:val="24"/>
          <w:szCs w:val="24"/>
          <w:lang w:val="vi-VN"/>
        </w:rPr>
        <w:t>”</w:t>
      </w:r>
      <w:r w:rsidRPr="001F7CD1">
        <w:rPr>
          <w:rFonts w:cs="Times New Roman"/>
          <w:bCs/>
          <w:iCs/>
          <w:sz w:val="24"/>
          <w:szCs w:val="24"/>
          <w:lang w:val="en-US"/>
        </w:rPr>
        <w:t xml:space="preserve"> gợi ý niệm về sự văn minh, tiến bộ, nhân văn, ngược lại </w:t>
      </w:r>
      <w:r w:rsidR="00301397" w:rsidRPr="001F7CD1">
        <w:rPr>
          <w:rFonts w:cs="Times New Roman"/>
          <w:bCs/>
          <w:iCs/>
          <w:sz w:val="24"/>
          <w:szCs w:val="24"/>
          <w:lang w:val="vi-VN"/>
        </w:rPr>
        <w:t>“</w:t>
      </w:r>
      <w:r w:rsidRPr="001F7CD1">
        <w:rPr>
          <w:rFonts w:cs="Times New Roman"/>
          <w:bCs/>
          <w:iCs/>
          <w:sz w:val="24"/>
          <w:szCs w:val="24"/>
          <w:lang w:val="en-US"/>
        </w:rPr>
        <w:t xml:space="preserve">đá đít hoặc roi </w:t>
      </w:r>
      <w:r w:rsidRPr="001F7CD1">
        <w:rPr>
          <w:rFonts w:cs="Times New Roman"/>
          <w:bCs/>
          <w:iCs/>
          <w:sz w:val="24"/>
          <w:szCs w:val="24"/>
          <w:lang w:val="vi-VN"/>
        </w:rPr>
        <w:t>vọt</w:t>
      </w:r>
      <w:r w:rsidR="00301397" w:rsidRPr="001F7CD1">
        <w:rPr>
          <w:rFonts w:cs="Times New Roman"/>
          <w:bCs/>
          <w:iCs/>
          <w:sz w:val="24"/>
          <w:szCs w:val="24"/>
          <w:lang w:val="vi-VN"/>
        </w:rPr>
        <w:t>”</w:t>
      </w:r>
      <w:r w:rsidRPr="001F7CD1">
        <w:rPr>
          <w:rFonts w:cs="Times New Roman"/>
          <w:bCs/>
          <w:sz w:val="24"/>
          <w:szCs w:val="24"/>
          <w:lang w:val="en-US"/>
        </w:rPr>
        <w:t xml:space="preserve"> lại là những hành động tàn nhẫn, phản giáo </w:t>
      </w:r>
      <w:r w:rsidRPr="001F7CD1">
        <w:rPr>
          <w:rFonts w:cs="Times New Roman"/>
          <w:bCs/>
          <w:sz w:val="24"/>
          <w:szCs w:val="24"/>
          <w:lang w:val="vi-VN"/>
        </w:rPr>
        <w:t>dục.</w:t>
      </w:r>
    </w:p>
    <w:p w14:paraId="5865E37E" w14:textId="77777777" w:rsidR="00870E58" w:rsidRPr="001F7CD1" w:rsidRDefault="00870E58" w:rsidP="00870E58">
      <w:pPr>
        <w:spacing w:before="60" w:after="60"/>
        <w:ind w:firstLine="426"/>
        <w:rPr>
          <w:rFonts w:cs="Times New Roman"/>
          <w:bCs/>
          <w:sz w:val="24"/>
          <w:szCs w:val="24"/>
          <w:lang w:val="vi-VN"/>
        </w:rPr>
      </w:pPr>
      <w:r w:rsidRPr="001F7CD1">
        <w:rPr>
          <w:rFonts w:cs="Times New Roman"/>
          <w:bCs/>
          <w:sz w:val="24"/>
          <w:szCs w:val="24"/>
          <w:lang w:val="en-US"/>
        </w:rPr>
        <w:t xml:space="preserve">=&gt; </w:t>
      </w:r>
      <w:r w:rsidRPr="001F7CD1">
        <w:rPr>
          <w:rFonts w:cs="Times New Roman"/>
          <w:bCs/>
          <w:sz w:val="24"/>
          <w:szCs w:val="24"/>
          <w:lang w:val="vi-VN"/>
        </w:rPr>
        <w:t>Bằng cách nói ngược này, t</w:t>
      </w:r>
      <w:r w:rsidRPr="001F7CD1">
        <w:rPr>
          <w:rFonts w:cs="Times New Roman"/>
          <w:bCs/>
          <w:sz w:val="24"/>
          <w:szCs w:val="24"/>
          <w:lang w:val="en-US"/>
        </w:rPr>
        <w:t>ác giả</w:t>
      </w:r>
      <w:r w:rsidRPr="001F7CD1">
        <w:rPr>
          <w:rFonts w:cs="Times New Roman"/>
          <w:bCs/>
          <w:sz w:val="24"/>
          <w:szCs w:val="24"/>
          <w:lang w:val="vi-VN"/>
        </w:rPr>
        <w:t xml:space="preserve"> đã</w:t>
      </w:r>
      <w:r w:rsidRPr="001F7CD1">
        <w:rPr>
          <w:rFonts w:cs="Times New Roman"/>
          <w:bCs/>
          <w:sz w:val="24"/>
          <w:szCs w:val="24"/>
          <w:lang w:val="en-US"/>
        </w:rPr>
        <w:t xml:space="preserve"> bóc trần luận điệu điêu ngoa, xảo trá của bọn thực </w:t>
      </w:r>
      <w:r w:rsidRPr="001F7CD1">
        <w:rPr>
          <w:rFonts w:cs="Times New Roman"/>
          <w:bCs/>
          <w:sz w:val="24"/>
          <w:szCs w:val="24"/>
          <w:lang w:val="vi-VN"/>
        </w:rPr>
        <w:t>dân.</w:t>
      </w:r>
    </w:p>
    <w:p w14:paraId="57D544E5" w14:textId="77777777" w:rsidR="00870E58" w:rsidRPr="001F7CD1" w:rsidRDefault="00870E58" w:rsidP="00870E58">
      <w:pPr>
        <w:spacing w:before="60" w:after="60"/>
        <w:ind w:firstLine="426"/>
        <w:rPr>
          <w:rFonts w:cs="Times New Roman"/>
          <w:b/>
          <w:bCs/>
          <w:sz w:val="24"/>
          <w:szCs w:val="24"/>
          <w:lang w:val="vi-VN"/>
        </w:rPr>
      </w:pPr>
      <w:r w:rsidRPr="001F7CD1">
        <w:rPr>
          <w:rFonts w:cs="Times New Roman"/>
          <w:b/>
          <w:bCs/>
          <w:sz w:val="24"/>
          <w:szCs w:val="24"/>
          <w:lang w:val="vi-VN"/>
        </w:rPr>
        <w:t>c</w:t>
      </w:r>
      <w:r w:rsidRPr="001F7CD1">
        <w:rPr>
          <w:rFonts w:cs="Times New Roman"/>
          <w:b/>
          <w:bCs/>
          <w:sz w:val="24"/>
          <w:szCs w:val="24"/>
          <w:lang w:val="en-US"/>
        </w:rPr>
        <w:t>.</w:t>
      </w:r>
      <w:r w:rsidRPr="001F7CD1">
        <w:rPr>
          <w:rFonts w:cs="Times New Roman"/>
          <w:b/>
          <w:bCs/>
          <w:i/>
          <w:sz w:val="24"/>
          <w:szCs w:val="24"/>
          <w:lang w:val="en-US"/>
        </w:rPr>
        <w:t xml:space="preserve"> </w:t>
      </w:r>
      <w:r w:rsidRPr="001F7CD1">
        <w:rPr>
          <w:rFonts w:cs="Times New Roman"/>
          <w:b/>
          <w:bCs/>
          <w:sz w:val="24"/>
          <w:szCs w:val="24"/>
          <w:lang w:val="en-US"/>
        </w:rPr>
        <w:t>Biện pháp nghịch ngữ:</w:t>
      </w:r>
      <w:r w:rsidRPr="001F7CD1">
        <w:rPr>
          <w:rFonts w:cs="Times New Roman"/>
          <w:b/>
          <w:bCs/>
          <w:sz w:val="24"/>
          <w:szCs w:val="24"/>
          <w:lang w:val="vi-VN"/>
        </w:rPr>
        <w:t xml:space="preserve"> </w:t>
      </w:r>
      <w:r w:rsidRPr="001F7CD1">
        <w:rPr>
          <w:rFonts w:cs="Times New Roman"/>
          <w:bCs/>
          <w:sz w:val="24"/>
          <w:szCs w:val="24"/>
          <w:lang w:val="vi-VN"/>
        </w:rPr>
        <w:t>Chết: không ai đoán trước &gt;&lt; Chết: cũng phải chọn ngày</w:t>
      </w:r>
    </w:p>
    <w:p w14:paraId="2BC0E327" w14:textId="772F48F5" w:rsidR="00870E58" w:rsidRPr="001F7CD1" w:rsidRDefault="00870E58" w:rsidP="00870E58">
      <w:pPr>
        <w:spacing w:before="60" w:after="60"/>
        <w:ind w:firstLine="426"/>
        <w:rPr>
          <w:rFonts w:cs="Times New Roman"/>
          <w:bCs/>
          <w:sz w:val="24"/>
          <w:szCs w:val="24"/>
          <w:lang w:val="vi-VN"/>
        </w:rPr>
      </w:pPr>
      <w:r w:rsidRPr="001F7CD1">
        <w:rPr>
          <w:rFonts w:cs="Times New Roman"/>
          <w:bCs/>
          <w:sz w:val="24"/>
          <w:szCs w:val="24"/>
          <w:lang w:val="en-US"/>
        </w:rPr>
        <w:t>=&gt;</w:t>
      </w:r>
      <w:r w:rsidRPr="001F7CD1">
        <w:rPr>
          <w:rFonts w:cs="Times New Roman"/>
          <w:bCs/>
          <w:sz w:val="24"/>
          <w:szCs w:val="24"/>
          <w:lang w:val="vi-VN"/>
        </w:rPr>
        <w:t xml:space="preserve"> Nghịch lí, anh nông dân có tên là Xích vì </w:t>
      </w:r>
      <w:r w:rsidR="00301397" w:rsidRPr="001F7CD1">
        <w:rPr>
          <w:rFonts w:cs="Times New Roman"/>
          <w:bCs/>
          <w:sz w:val="24"/>
          <w:szCs w:val="24"/>
          <w:lang w:val="vi-VN"/>
        </w:rPr>
        <w:t>“</w:t>
      </w:r>
      <w:r w:rsidRPr="001F7CD1">
        <w:rPr>
          <w:rFonts w:cs="Times New Roman"/>
          <w:bCs/>
          <w:sz w:val="24"/>
          <w:szCs w:val="24"/>
          <w:lang w:val="vi-VN"/>
        </w:rPr>
        <w:t>vô học, ngu dốt</w:t>
      </w:r>
      <w:r w:rsidR="00301397" w:rsidRPr="001F7CD1">
        <w:rPr>
          <w:rFonts w:cs="Times New Roman"/>
          <w:bCs/>
          <w:sz w:val="24"/>
          <w:szCs w:val="24"/>
          <w:lang w:val="vi-VN"/>
        </w:rPr>
        <w:t>”</w:t>
      </w:r>
      <w:r w:rsidRPr="001F7CD1">
        <w:rPr>
          <w:rFonts w:cs="Times New Roman"/>
          <w:bCs/>
          <w:sz w:val="24"/>
          <w:szCs w:val="24"/>
          <w:lang w:val="vi-VN"/>
        </w:rPr>
        <w:t xml:space="preserve"> nên đã không biết chọn cho mình cách chết và giờ chết.</w:t>
      </w:r>
    </w:p>
    <w:p w14:paraId="21D72078" w14:textId="77777777" w:rsidR="00870E58" w:rsidRPr="001F7CD1" w:rsidRDefault="00870E58" w:rsidP="00870E58">
      <w:pPr>
        <w:spacing w:before="60" w:after="60"/>
        <w:ind w:firstLine="426"/>
        <w:rPr>
          <w:rFonts w:cs="Times New Roman"/>
          <w:b/>
          <w:bCs/>
          <w:sz w:val="24"/>
          <w:szCs w:val="24"/>
          <w:lang w:val="en-US"/>
        </w:rPr>
      </w:pPr>
      <w:r w:rsidRPr="001F7CD1">
        <w:rPr>
          <w:rFonts w:cs="Times New Roman"/>
          <w:b/>
          <w:bCs/>
          <w:sz w:val="24"/>
          <w:szCs w:val="24"/>
          <w:lang w:val="en-US"/>
        </w:rPr>
        <w:t>3. Bài tập số 3:</w:t>
      </w:r>
    </w:p>
    <w:p w14:paraId="55055224" w14:textId="77777777" w:rsidR="00870E58" w:rsidRPr="001F7CD1" w:rsidRDefault="00870E58" w:rsidP="00870E58">
      <w:pPr>
        <w:spacing w:before="60" w:after="60"/>
        <w:ind w:firstLine="426"/>
        <w:rPr>
          <w:rFonts w:cs="Times New Roman"/>
          <w:bCs/>
          <w:sz w:val="24"/>
          <w:szCs w:val="24"/>
          <w:lang w:val="en-US"/>
        </w:rPr>
      </w:pPr>
      <w:r w:rsidRPr="001F7CD1">
        <w:rPr>
          <w:rFonts w:cs="Times New Roman"/>
          <w:b/>
          <w:bCs/>
          <w:sz w:val="24"/>
          <w:szCs w:val="24"/>
          <w:lang w:val="en-US"/>
        </w:rPr>
        <w:t>a.</w:t>
      </w:r>
      <w:r w:rsidRPr="001F7CD1">
        <w:rPr>
          <w:rFonts w:cs="Times New Roman"/>
          <w:b/>
          <w:bCs/>
          <w:i/>
          <w:sz w:val="24"/>
          <w:szCs w:val="24"/>
          <w:lang w:val="en-US"/>
        </w:rPr>
        <w:t xml:space="preserve"> </w:t>
      </w:r>
      <w:r w:rsidRPr="001F7CD1">
        <w:rPr>
          <w:rFonts w:cs="Times New Roman"/>
          <w:b/>
          <w:bCs/>
          <w:sz w:val="24"/>
          <w:szCs w:val="24"/>
          <w:lang w:val="en-US"/>
        </w:rPr>
        <w:t>Biện pháp nghịch ngữ:</w:t>
      </w:r>
      <w:r w:rsidRPr="001F7CD1">
        <w:rPr>
          <w:rFonts w:cs="Times New Roman"/>
          <w:bCs/>
          <w:sz w:val="24"/>
          <w:szCs w:val="24"/>
          <w:lang w:val="en-US"/>
        </w:rPr>
        <w:t xml:space="preserve"> </w:t>
      </w:r>
    </w:p>
    <w:p w14:paraId="482D11E9" w14:textId="77777777" w:rsidR="00870E58" w:rsidRPr="001F7CD1" w:rsidRDefault="00870E58" w:rsidP="00870E58">
      <w:pPr>
        <w:spacing w:before="60" w:after="60"/>
        <w:ind w:firstLine="426"/>
        <w:rPr>
          <w:rFonts w:cs="Times New Roman"/>
          <w:bCs/>
          <w:sz w:val="24"/>
          <w:szCs w:val="24"/>
          <w:lang w:val="en-US"/>
        </w:rPr>
      </w:pPr>
      <w:r w:rsidRPr="001F7CD1">
        <w:rPr>
          <w:rFonts w:cs="Times New Roman"/>
          <w:bCs/>
          <w:sz w:val="24"/>
          <w:szCs w:val="24"/>
          <w:lang w:val="en-US"/>
        </w:rPr>
        <w:t xml:space="preserve">Sư: Quy y hướng Phật, tránh xa phàm </w:t>
      </w:r>
      <w:r w:rsidRPr="001F7CD1">
        <w:rPr>
          <w:rFonts w:cs="Times New Roman"/>
          <w:bCs/>
          <w:sz w:val="24"/>
          <w:szCs w:val="24"/>
          <w:lang w:val="vi-VN"/>
        </w:rPr>
        <w:t xml:space="preserve">tục &gt;&lt; </w:t>
      </w:r>
      <w:r w:rsidRPr="001F7CD1">
        <w:rPr>
          <w:rFonts w:cs="Times New Roman"/>
          <w:bCs/>
          <w:sz w:val="24"/>
          <w:szCs w:val="24"/>
          <w:lang w:val="en-US"/>
        </w:rPr>
        <w:t>Ông sư trong đoạn trích:</w:t>
      </w:r>
      <w:r w:rsidRPr="001F7CD1">
        <w:rPr>
          <w:rFonts w:cs="Times New Roman"/>
          <w:bCs/>
          <w:i/>
          <w:iCs/>
          <w:sz w:val="24"/>
          <w:szCs w:val="24"/>
          <w:lang w:val="en-US"/>
        </w:rPr>
        <w:t xml:space="preserve"> tân thời Âu hoá theo văn minh vì ông có ba cái răng vàng trong mồm, cái áo lụa Thượng Hải nhuộm nâu, đi đôi dép làng đế cao su, và nhất là đẹp giai lắm, trông phong tình </w:t>
      </w:r>
      <w:r w:rsidRPr="001F7CD1">
        <w:rPr>
          <w:rFonts w:cs="Times New Roman"/>
          <w:bCs/>
          <w:i/>
          <w:iCs/>
          <w:sz w:val="24"/>
          <w:szCs w:val="24"/>
          <w:lang w:val="vi-VN"/>
        </w:rPr>
        <w:t>lắm.</w:t>
      </w:r>
      <w:r w:rsidRPr="001F7CD1">
        <w:rPr>
          <w:rFonts w:cs="Times New Roman"/>
          <w:bCs/>
          <w:i/>
          <w:iCs/>
          <w:sz w:val="24"/>
          <w:szCs w:val="24"/>
          <w:lang w:val="en-US"/>
        </w:rPr>
        <w:t xml:space="preserve"> </w:t>
      </w:r>
    </w:p>
    <w:p w14:paraId="0414E187" w14:textId="77777777" w:rsidR="00870E58" w:rsidRPr="001F7CD1" w:rsidRDefault="00870E58" w:rsidP="00870E58">
      <w:pPr>
        <w:spacing w:before="60" w:after="60"/>
        <w:ind w:firstLine="426"/>
        <w:rPr>
          <w:rFonts w:cs="Times New Roman"/>
          <w:bCs/>
          <w:sz w:val="24"/>
          <w:szCs w:val="24"/>
          <w:lang w:val="vi-VN"/>
        </w:rPr>
      </w:pPr>
      <w:r w:rsidRPr="001F7CD1">
        <w:rPr>
          <w:rFonts w:cs="Times New Roman"/>
          <w:bCs/>
          <w:sz w:val="24"/>
          <w:szCs w:val="24"/>
          <w:lang w:val="en-US"/>
        </w:rPr>
        <w:t xml:space="preserve">=&gt; </w:t>
      </w:r>
      <w:r w:rsidRPr="001F7CD1">
        <w:rPr>
          <w:rFonts w:cs="Times New Roman"/>
          <w:bCs/>
          <w:sz w:val="24"/>
          <w:szCs w:val="24"/>
          <w:lang w:val="vi-VN"/>
        </w:rPr>
        <w:t>Bằng cách nói ngược này, t</w:t>
      </w:r>
      <w:r w:rsidRPr="001F7CD1">
        <w:rPr>
          <w:rFonts w:cs="Times New Roman"/>
          <w:bCs/>
          <w:sz w:val="24"/>
          <w:szCs w:val="24"/>
          <w:lang w:val="en-US"/>
        </w:rPr>
        <w:t>ác giả</w:t>
      </w:r>
      <w:r w:rsidRPr="001F7CD1">
        <w:rPr>
          <w:rFonts w:cs="Times New Roman"/>
          <w:bCs/>
          <w:sz w:val="24"/>
          <w:szCs w:val="24"/>
          <w:lang w:val="vi-VN"/>
        </w:rPr>
        <w:t xml:space="preserve"> đã</w:t>
      </w:r>
      <w:r w:rsidRPr="001F7CD1">
        <w:rPr>
          <w:rFonts w:cs="Times New Roman"/>
          <w:bCs/>
          <w:sz w:val="24"/>
          <w:szCs w:val="24"/>
          <w:lang w:val="en-US"/>
        </w:rPr>
        <w:t xml:space="preserve"> mỉa </w:t>
      </w:r>
      <w:r w:rsidRPr="001F7CD1">
        <w:rPr>
          <w:rFonts w:cs="Times New Roman"/>
          <w:bCs/>
          <w:sz w:val="24"/>
          <w:szCs w:val="24"/>
          <w:lang w:val="vi-VN"/>
        </w:rPr>
        <w:t>mai đến cả giới tu hành c</w:t>
      </w:r>
      <w:r w:rsidRPr="001F7CD1">
        <w:rPr>
          <w:rFonts w:cs="Times New Roman"/>
          <w:bCs/>
          <w:sz w:val="24"/>
          <w:szCs w:val="24"/>
          <w:lang w:val="en-US"/>
        </w:rPr>
        <w:t xml:space="preserve">ũng đua đòi, chạy theo mốt thời thượng, có phần khoe khoang lố lăng và đầy tính phàm </w:t>
      </w:r>
      <w:r w:rsidRPr="001F7CD1">
        <w:rPr>
          <w:rFonts w:cs="Times New Roman"/>
          <w:bCs/>
          <w:sz w:val="24"/>
          <w:szCs w:val="24"/>
          <w:lang w:val="vi-VN"/>
        </w:rPr>
        <w:t>tục, đồng thời l</w:t>
      </w:r>
      <w:r w:rsidRPr="001F7CD1">
        <w:rPr>
          <w:rFonts w:cs="Times New Roman"/>
          <w:bCs/>
          <w:sz w:val="24"/>
          <w:szCs w:val="24"/>
          <w:lang w:val="en-US"/>
        </w:rPr>
        <w:t xml:space="preserve">ên án cái xã hội lố lăng vô nghĩa </w:t>
      </w:r>
      <w:r w:rsidRPr="001F7CD1">
        <w:rPr>
          <w:rFonts w:cs="Times New Roman"/>
          <w:bCs/>
          <w:sz w:val="24"/>
          <w:szCs w:val="24"/>
          <w:lang w:val="vi-VN"/>
        </w:rPr>
        <w:t>lí đương thời.</w:t>
      </w:r>
    </w:p>
    <w:p w14:paraId="301CAF44" w14:textId="77777777" w:rsidR="00870E58" w:rsidRPr="001F7CD1" w:rsidRDefault="00870E58" w:rsidP="00870E58">
      <w:pPr>
        <w:spacing w:before="60" w:after="60"/>
        <w:ind w:firstLine="426"/>
        <w:rPr>
          <w:rFonts w:cs="Times New Roman"/>
          <w:bCs/>
          <w:sz w:val="24"/>
          <w:szCs w:val="24"/>
          <w:lang w:val="en-US"/>
        </w:rPr>
      </w:pPr>
      <w:r w:rsidRPr="001F7CD1">
        <w:rPr>
          <w:rFonts w:cs="Times New Roman"/>
          <w:b/>
          <w:bCs/>
          <w:sz w:val="24"/>
          <w:szCs w:val="24"/>
          <w:lang w:val="vi-VN"/>
        </w:rPr>
        <w:t>b</w:t>
      </w:r>
      <w:r w:rsidRPr="001F7CD1">
        <w:rPr>
          <w:rFonts w:cs="Times New Roman"/>
          <w:b/>
          <w:bCs/>
          <w:sz w:val="24"/>
          <w:szCs w:val="24"/>
          <w:lang w:val="en-US"/>
        </w:rPr>
        <w:t>.</w:t>
      </w:r>
      <w:r w:rsidRPr="001F7CD1">
        <w:rPr>
          <w:rFonts w:cs="Times New Roman"/>
          <w:b/>
          <w:bCs/>
          <w:i/>
          <w:sz w:val="24"/>
          <w:szCs w:val="24"/>
          <w:lang w:val="en-US"/>
        </w:rPr>
        <w:t xml:space="preserve"> </w:t>
      </w:r>
      <w:r w:rsidRPr="001F7CD1">
        <w:rPr>
          <w:rFonts w:cs="Times New Roman"/>
          <w:b/>
          <w:bCs/>
          <w:sz w:val="24"/>
          <w:szCs w:val="24"/>
          <w:lang w:val="en-US"/>
        </w:rPr>
        <w:t>Biện pháp nghịch ngữ:</w:t>
      </w:r>
      <w:r w:rsidRPr="001F7CD1">
        <w:rPr>
          <w:rFonts w:cs="Times New Roman"/>
          <w:bCs/>
          <w:sz w:val="24"/>
          <w:szCs w:val="24"/>
          <w:lang w:val="en-US"/>
        </w:rPr>
        <w:t xml:space="preserve"> </w:t>
      </w:r>
      <w:r w:rsidRPr="001F7CD1">
        <w:rPr>
          <w:rFonts w:cs="Times New Roman"/>
          <w:bCs/>
          <w:i/>
          <w:sz w:val="24"/>
          <w:szCs w:val="24"/>
          <w:lang w:val="en-US"/>
        </w:rPr>
        <w:t>lẳng lơ</w:t>
      </w:r>
      <w:r w:rsidRPr="001F7CD1">
        <w:rPr>
          <w:rFonts w:cs="Times New Roman"/>
          <w:bCs/>
          <w:i/>
          <w:sz w:val="24"/>
          <w:szCs w:val="24"/>
          <w:lang w:val="vi-VN"/>
        </w:rPr>
        <w:t xml:space="preserve"> </w:t>
      </w:r>
      <w:r w:rsidRPr="001F7CD1">
        <w:rPr>
          <w:rFonts w:cs="Times New Roman"/>
          <w:bCs/>
          <w:sz w:val="24"/>
          <w:szCs w:val="24"/>
          <w:lang w:val="vi-VN"/>
        </w:rPr>
        <w:t>&gt;&lt;</w:t>
      </w:r>
      <w:r w:rsidRPr="001F7CD1">
        <w:rPr>
          <w:rFonts w:cs="Times New Roman"/>
          <w:bCs/>
          <w:i/>
          <w:sz w:val="24"/>
          <w:szCs w:val="24"/>
          <w:lang w:val="vi-VN"/>
        </w:rPr>
        <w:t xml:space="preserve"> </w:t>
      </w:r>
      <w:r w:rsidRPr="001F7CD1">
        <w:rPr>
          <w:rFonts w:cs="Times New Roman"/>
          <w:bCs/>
          <w:i/>
          <w:sz w:val="24"/>
          <w:szCs w:val="24"/>
          <w:lang w:val="en-US"/>
        </w:rPr>
        <w:t xml:space="preserve">sách vở thánh hiền, mừng thầm </w:t>
      </w:r>
      <w:r w:rsidRPr="001F7CD1">
        <w:rPr>
          <w:rFonts w:cs="Times New Roman"/>
          <w:bCs/>
          <w:sz w:val="24"/>
          <w:szCs w:val="24"/>
          <w:lang w:val="vi-VN"/>
        </w:rPr>
        <w:t xml:space="preserve">&gt;&lt; </w:t>
      </w:r>
      <w:r w:rsidRPr="001F7CD1">
        <w:rPr>
          <w:rFonts w:cs="Times New Roman"/>
          <w:bCs/>
          <w:i/>
          <w:sz w:val="24"/>
          <w:szCs w:val="24"/>
          <w:lang w:val="en-US"/>
        </w:rPr>
        <w:t>trót hư hỏng</w:t>
      </w:r>
      <w:r w:rsidRPr="001F7CD1">
        <w:rPr>
          <w:rFonts w:cs="Times New Roman"/>
          <w:bCs/>
          <w:sz w:val="24"/>
          <w:szCs w:val="24"/>
          <w:lang w:val="en-US"/>
        </w:rPr>
        <w:t xml:space="preserve"> </w:t>
      </w:r>
    </w:p>
    <w:p w14:paraId="577C9885" w14:textId="6B4419E9" w:rsidR="00870E58" w:rsidRPr="001F7CD1" w:rsidRDefault="00870E58" w:rsidP="00870E58">
      <w:pPr>
        <w:spacing w:before="60" w:after="60"/>
        <w:ind w:firstLine="426"/>
        <w:rPr>
          <w:rFonts w:cs="Times New Roman"/>
          <w:bCs/>
          <w:sz w:val="24"/>
          <w:szCs w:val="24"/>
          <w:lang w:val="vi-VN"/>
        </w:rPr>
      </w:pPr>
      <w:r w:rsidRPr="001F7CD1">
        <w:rPr>
          <w:rFonts w:cs="Times New Roman"/>
          <w:bCs/>
          <w:i/>
          <w:iCs/>
          <w:sz w:val="24"/>
          <w:szCs w:val="24"/>
          <w:lang w:val="en-US"/>
        </w:rPr>
        <w:t>=&gt;</w:t>
      </w:r>
      <w:r w:rsidRPr="001F7CD1">
        <w:rPr>
          <w:rFonts w:cs="Times New Roman"/>
          <w:bCs/>
          <w:i/>
          <w:sz w:val="24"/>
          <w:szCs w:val="24"/>
          <w:lang w:val="en-US"/>
        </w:rPr>
        <w:t>Lẳng lơ</w:t>
      </w:r>
      <w:r w:rsidRPr="001F7CD1">
        <w:rPr>
          <w:rFonts w:cs="Times New Roman"/>
          <w:bCs/>
          <w:sz w:val="24"/>
          <w:szCs w:val="24"/>
          <w:lang w:val="en-US"/>
        </w:rPr>
        <w:t xml:space="preserve"> là một đặc điểm đáng lên án ở phụ nữ xưa vì nó không phù hợp với chuẩn mực đạo đức (phụ nữ phải công </w:t>
      </w:r>
      <w:r w:rsidR="00D11BBF" w:rsidRPr="001F7CD1">
        <w:rPr>
          <w:rFonts w:cs="Times New Roman"/>
          <w:bCs/>
          <w:sz w:val="24"/>
          <w:szCs w:val="24"/>
          <w:lang w:val="en-US"/>
        </w:rPr>
        <w:t>-</w:t>
      </w:r>
      <w:r w:rsidRPr="001F7CD1">
        <w:rPr>
          <w:rFonts w:cs="Times New Roman"/>
          <w:bCs/>
          <w:sz w:val="24"/>
          <w:szCs w:val="24"/>
          <w:lang w:val="en-US"/>
        </w:rPr>
        <w:t xml:space="preserve"> dung </w:t>
      </w:r>
      <w:r w:rsidR="00D11BBF" w:rsidRPr="001F7CD1">
        <w:rPr>
          <w:rFonts w:cs="Times New Roman"/>
          <w:bCs/>
          <w:sz w:val="24"/>
          <w:szCs w:val="24"/>
          <w:lang w:val="en-US"/>
        </w:rPr>
        <w:t>-</w:t>
      </w:r>
      <w:r w:rsidRPr="001F7CD1">
        <w:rPr>
          <w:rFonts w:cs="Times New Roman"/>
          <w:bCs/>
          <w:sz w:val="24"/>
          <w:szCs w:val="24"/>
          <w:lang w:val="en-US"/>
        </w:rPr>
        <w:t xml:space="preserve"> ngôn </w:t>
      </w:r>
      <w:r w:rsidR="00D11BBF" w:rsidRPr="001F7CD1">
        <w:rPr>
          <w:rFonts w:cs="Times New Roman"/>
          <w:bCs/>
          <w:sz w:val="24"/>
          <w:szCs w:val="24"/>
          <w:lang w:val="en-US"/>
        </w:rPr>
        <w:t>-</w:t>
      </w:r>
      <w:r w:rsidRPr="001F7CD1">
        <w:rPr>
          <w:rFonts w:cs="Times New Roman"/>
          <w:bCs/>
          <w:sz w:val="24"/>
          <w:szCs w:val="24"/>
          <w:lang w:val="en-US"/>
        </w:rPr>
        <w:t xml:space="preserve"> hạnh), như vậy thì không có gì đáng tự hào; trong khi đó </w:t>
      </w:r>
      <w:r w:rsidRPr="001F7CD1">
        <w:rPr>
          <w:rFonts w:cs="Times New Roman"/>
          <w:bCs/>
          <w:i/>
          <w:sz w:val="24"/>
          <w:szCs w:val="24"/>
          <w:lang w:val="en-US"/>
        </w:rPr>
        <w:t>nghĩa lí của sách vở thánh hiền</w:t>
      </w:r>
      <w:r w:rsidRPr="001F7CD1">
        <w:rPr>
          <w:rFonts w:cs="Times New Roman"/>
          <w:bCs/>
          <w:sz w:val="24"/>
          <w:szCs w:val="24"/>
          <w:lang w:val="en-US"/>
        </w:rPr>
        <w:t xml:space="preserve"> (Nho học) được xem là những quy tắc đạo đức thiêng liêng, cao quý và đương nhiên không thể chấp nhận sự lẳng lơ ở người phụ </w:t>
      </w:r>
      <w:r w:rsidRPr="001F7CD1">
        <w:rPr>
          <w:rFonts w:cs="Times New Roman"/>
          <w:bCs/>
          <w:sz w:val="24"/>
          <w:szCs w:val="24"/>
          <w:lang w:val="vi-VN"/>
        </w:rPr>
        <w:t>nữ.</w:t>
      </w:r>
    </w:p>
    <w:p w14:paraId="61F417D5" w14:textId="77777777" w:rsidR="00870E58" w:rsidRPr="001F7CD1" w:rsidRDefault="00870E58" w:rsidP="00870E58">
      <w:pPr>
        <w:spacing w:before="60" w:after="60"/>
        <w:ind w:firstLine="426"/>
        <w:rPr>
          <w:rFonts w:cs="Times New Roman"/>
          <w:bCs/>
          <w:sz w:val="24"/>
          <w:szCs w:val="24"/>
          <w:lang w:val="vi-VN"/>
        </w:rPr>
      </w:pPr>
      <w:r w:rsidRPr="001F7CD1">
        <w:rPr>
          <w:rFonts w:cs="Times New Roman"/>
          <w:bCs/>
          <w:sz w:val="24"/>
          <w:szCs w:val="24"/>
          <w:lang w:val="en-US"/>
        </w:rPr>
        <w:t xml:space="preserve">=&gt; </w:t>
      </w:r>
      <w:r w:rsidRPr="001F7CD1">
        <w:rPr>
          <w:rFonts w:cs="Times New Roman"/>
          <w:bCs/>
          <w:sz w:val="24"/>
          <w:szCs w:val="24"/>
          <w:lang w:val="vi-VN"/>
        </w:rPr>
        <w:t>Bằng cách nói ngược này, t</w:t>
      </w:r>
      <w:r w:rsidRPr="001F7CD1">
        <w:rPr>
          <w:rFonts w:cs="Times New Roman"/>
          <w:bCs/>
          <w:sz w:val="24"/>
          <w:szCs w:val="24"/>
          <w:lang w:val="en-US"/>
        </w:rPr>
        <w:t>ác giả</w:t>
      </w:r>
      <w:r w:rsidRPr="001F7CD1">
        <w:rPr>
          <w:rFonts w:cs="Times New Roman"/>
          <w:bCs/>
          <w:sz w:val="24"/>
          <w:szCs w:val="24"/>
          <w:lang w:val="vi-VN"/>
        </w:rPr>
        <w:t xml:space="preserve"> đã</w:t>
      </w:r>
      <w:r w:rsidRPr="001F7CD1">
        <w:rPr>
          <w:rFonts w:cs="Times New Roman"/>
          <w:bCs/>
          <w:sz w:val="24"/>
          <w:szCs w:val="24"/>
          <w:lang w:val="en-US"/>
        </w:rPr>
        <w:t xml:space="preserve"> mỉa </w:t>
      </w:r>
      <w:r w:rsidRPr="001F7CD1">
        <w:rPr>
          <w:rFonts w:cs="Times New Roman"/>
          <w:bCs/>
          <w:sz w:val="24"/>
          <w:szCs w:val="24"/>
          <w:lang w:val="vi-VN"/>
        </w:rPr>
        <w:t xml:space="preserve">mai </w:t>
      </w:r>
      <w:r w:rsidRPr="001F7CD1">
        <w:rPr>
          <w:rFonts w:cs="Times New Roman"/>
          <w:bCs/>
          <w:sz w:val="24"/>
          <w:szCs w:val="24"/>
          <w:lang w:val="en-US"/>
        </w:rPr>
        <w:t>sự lố lăng, đồi bại của xã hội</w:t>
      </w:r>
      <w:r w:rsidRPr="001F7CD1">
        <w:rPr>
          <w:rFonts w:cs="Times New Roman"/>
          <w:bCs/>
          <w:sz w:val="24"/>
          <w:szCs w:val="24"/>
          <w:lang w:val="vi-VN"/>
        </w:rPr>
        <w:t xml:space="preserve"> </w:t>
      </w:r>
      <w:r w:rsidRPr="001F7CD1">
        <w:rPr>
          <w:rFonts w:cs="Times New Roman"/>
          <w:bCs/>
          <w:sz w:val="24"/>
          <w:szCs w:val="24"/>
          <w:lang w:val="en-US"/>
        </w:rPr>
        <w:t xml:space="preserve">làm đảo lộn tất cả mọi giá trị, những cái đê hèn, thấp kém thì được trọng vọng, tôn vinh, những giá trị đạo đức đáng trân quý thì trở nên rẻ </w:t>
      </w:r>
      <w:r w:rsidRPr="001F7CD1">
        <w:rPr>
          <w:rFonts w:cs="Times New Roman"/>
          <w:bCs/>
          <w:sz w:val="24"/>
          <w:szCs w:val="24"/>
          <w:lang w:val="vi-VN"/>
        </w:rPr>
        <w:t>mạt.</w:t>
      </w:r>
    </w:p>
    <w:p w14:paraId="6C432755" w14:textId="77777777" w:rsidR="00870E58" w:rsidRPr="001F7CD1" w:rsidRDefault="00870E58" w:rsidP="00870E58">
      <w:pPr>
        <w:spacing w:before="60" w:after="60"/>
        <w:ind w:firstLine="426"/>
        <w:rPr>
          <w:rFonts w:cs="Times New Roman"/>
          <w:bCs/>
          <w:sz w:val="24"/>
          <w:szCs w:val="24"/>
          <w:lang w:val="en-US"/>
        </w:rPr>
      </w:pPr>
      <w:r w:rsidRPr="001F7CD1">
        <w:rPr>
          <w:rFonts w:cs="Times New Roman"/>
          <w:b/>
          <w:bCs/>
          <w:sz w:val="24"/>
          <w:szCs w:val="24"/>
          <w:lang w:val="vi-VN"/>
        </w:rPr>
        <w:t>c</w:t>
      </w:r>
      <w:r w:rsidRPr="001F7CD1">
        <w:rPr>
          <w:rFonts w:cs="Times New Roman"/>
          <w:b/>
          <w:bCs/>
          <w:sz w:val="24"/>
          <w:szCs w:val="24"/>
          <w:lang w:val="en-US"/>
        </w:rPr>
        <w:t>.</w:t>
      </w:r>
      <w:r w:rsidRPr="001F7CD1">
        <w:rPr>
          <w:rFonts w:cs="Times New Roman"/>
          <w:b/>
          <w:bCs/>
          <w:i/>
          <w:sz w:val="24"/>
          <w:szCs w:val="24"/>
          <w:lang w:val="en-US"/>
        </w:rPr>
        <w:t xml:space="preserve"> </w:t>
      </w:r>
      <w:r w:rsidRPr="001F7CD1">
        <w:rPr>
          <w:rFonts w:cs="Times New Roman"/>
          <w:b/>
          <w:bCs/>
          <w:sz w:val="24"/>
          <w:szCs w:val="24"/>
          <w:lang w:val="en-US"/>
        </w:rPr>
        <w:t>Biện pháp nghịch ngữ:</w:t>
      </w:r>
      <w:r w:rsidRPr="001F7CD1">
        <w:rPr>
          <w:rFonts w:cs="Times New Roman"/>
          <w:bCs/>
          <w:sz w:val="24"/>
          <w:szCs w:val="24"/>
          <w:lang w:val="en-US"/>
        </w:rPr>
        <w:t xml:space="preserve"> </w:t>
      </w:r>
      <w:r w:rsidRPr="001F7CD1">
        <w:rPr>
          <w:rFonts w:cs="Times New Roman"/>
          <w:bCs/>
          <w:i/>
          <w:sz w:val="24"/>
          <w:szCs w:val="24"/>
          <w:lang w:val="vi-VN"/>
        </w:rPr>
        <w:t xml:space="preserve">Tang gia </w:t>
      </w:r>
      <w:r w:rsidRPr="001F7CD1">
        <w:rPr>
          <w:rFonts w:cs="Times New Roman"/>
          <w:bCs/>
          <w:sz w:val="24"/>
          <w:szCs w:val="24"/>
          <w:lang w:val="vi-VN"/>
        </w:rPr>
        <w:t xml:space="preserve">&gt;&lt; </w:t>
      </w:r>
      <w:r w:rsidRPr="001F7CD1">
        <w:rPr>
          <w:rFonts w:cs="Times New Roman"/>
          <w:bCs/>
          <w:i/>
          <w:sz w:val="24"/>
          <w:szCs w:val="24"/>
          <w:lang w:val="en-US"/>
        </w:rPr>
        <w:t>hạnh phúc</w:t>
      </w:r>
    </w:p>
    <w:p w14:paraId="6748E9BA" w14:textId="77777777" w:rsidR="00870E58" w:rsidRPr="001F7CD1" w:rsidRDefault="00870E58" w:rsidP="00870E58">
      <w:pPr>
        <w:spacing w:before="60" w:after="60"/>
        <w:ind w:firstLine="426"/>
        <w:rPr>
          <w:rFonts w:cs="Times New Roman"/>
          <w:bCs/>
          <w:sz w:val="24"/>
          <w:szCs w:val="24"/>
          <w:lang w:val="vi-VN"/>
        </w:rPr>
      </w:pPr>
      <w:r w:rsidRPr="001F7CD1">
        <w:rPr>
          <w:rFonts w:cs="Times New Roman"/>
          <w:bCs/>
          <w:i/>
          <w:iCs/>
          <w:sz w:val="24"/>
          <w:szCs w:val="24"/>
          <w:lang w:val="en-US"/>
        </w:rPr>
        <w:t>=&gt;</w:t>
      </w:r>
      <w:r w:rsidRPr="001F7CD1">
        <w:rPr>
          <w:rFonts w:cs="Times New Roman"/>
          <w:bCs/>
          <w:iCs/>
          <w:sz w:val="24"/>
          <w:szCs w:val="24"/>
          <w:lang w:val="vi-VN"/>
        </w:rPr>
        <w:t xml:space="preserve"> </w:t>
      </w:r>
      <w:r w:rsidRPr="001F7CD1">
        <w:rPr>
          <w:rFonts w:cs="Times New Roman"/>
          <w:bCs/>
          <w:i/>
          <w:iCs/>
          <w:sz w:val="24"/>
          <w:szCs w:val="24"/>
          <w:lang w:val="vi-VN"/>
        </w:rPr>
        <w:t>Tang gia</w:t>
      </w:r>
      <w:r w:rsidRPr="001F7CD1">
        <w:rPr>
          <w:rFonts w:cs="Times New Roman"/>
          <w:bCs/>
          <w:iCs/>
          <w:sz w:val="24"/>
          <w:szCs w:val="24"/>
          <w:lang w:val="vi-VN"/>
        </w:rPr>
        <w:t xml:space="preserve"> gợi sự mất mát, đau buồn; ở đây lại </w:t>
      </w:r>
      <w:r w:rsidRPr="001F7CD1">
        <w:rPr>
          <w:rFonts w:cs="Times New Roman"/>
          <w:bCs/>
          <w:i/>
          <w:iCs/>
          <w:sz w:val="24"/>
          <w:szCs w:val="24"/>
          <w:lang w:val="vi-VN"/>
        </w:rPr>
        <w:t>hạnh phúc</w:t>
      </w:r>
      <w:r w:rsidRPr="001F7CD1">
        <w:rPr>
          <w:rFonts w:cs="Times New Roman"/>
          <w:bCs/>
          <w:iCs/>
          <w:sz w:val="24"/>
          <w:szCs w:val="24"/>
          <w:lang w:val="vi-VN"/>
        </w:rPr>
        <w:t xml:space="preserve"> nghĩa là thể hiện trạng thái vui vẻ, mãn nguyện.</w:t>
      </w:r>
    </w:p>
    <w:p w14:paraId="733B7C87" w14:textId="77777777" w:rsidR="00870E58" w:rsidRPr="001F7CD1" w:rsidRDefault="00870E58" w:rsidP="00870E58">
      <w:pPr>
        <w:spacing w:before="60" w:after="60"/>
        <w:ind w:firstLine="426"/>
        <w:rPr>
          <w:rFonts w:cs="Times New Roman"/>
          <w:bCs/>
          <w:sz w:val="24"/>
          <w:szCs w:val="24"/>
          <w:lang w:val="en-US"/>
        </w:rPr>
      </w:pPr>
      <w:r w:rsidRPr="001F7CD1">
        <w:rPr>
          <w:rFonts w:cs="Times New Roman"/>
          <w:bCs/>
          <w:i/>
          <w:iCs/>
          <w:sz w:val="24"/>
          <w:szCs w:val="24"/>
          <w:lang w:val="en-US"/>
        </w:rPr>
        <w:t>=&gt;</w:t>
      </w:r>
      <w:r w:rsidRPr="001F7CD1">
        <w:rPr>
          <w:rFonts w:cs="Times New Roman"/>
          <w:bCs/>
          <w:sz w:val="24"/>
          <w:szCs w:val="24"/>
          <w:lang w:val="vi-VN"/>
        </w:rPr>
        <w:t xml:space="preserve"> Bằng cách</w:t>
      </w:r>
      <w:r w:rsidRPr="001F7CD1">
        <w:rPr>
          <w:rFonts w:cs="Times New Roman"/>
          <w:bCs/>
          <w:sz w:val="24"/>
          <w:szCs w:val="24"/>
          <w:lang w:val="en-US"/>
        </w:rPr>
        <w:t xml:space="preserve"> </w:t>
      </w:r>
      <w:r w:rsidRPr="001F7CD1">
        <w:rPr>
          <w:rFonts w:cs="Times New Roman"/>
          <w:bCs/>
          <w:sz w:val="24"/>
          <w:szCs w:val="24"/>
          <w:lang w:val="vi-VN"/>
        </w:rPr>
        <w:t>tạo ra tình huống mâu thuẫn, n</w:t>
      </w:r>
      <w:r w:rsidRPr="001F7CD1">
        <w:rPr>
          <w:rFonts w:cs="Times New Roman"/>
          <w:bCs/>
          <w:sz w:val="24"/>
          <w:szCs w:val="24"/>
          <w:lang w:val="en-US"/>
        </w:rPr>
        <w:t xml:space="preserve">ghịch lý, </w:t>
      </w:r>
      <w:r w:rsidRPr="001F7CD1">
        <w:rPr>
          <w:rFonts w:cs="Times New Roman"/>
          <w:bCs/>
          <w:sz w:val="24"/>
          <w:szCs w:val="24"/>
          <w:lang w:val="vi-VN"/>
        </w:rPr>
        <w:t>tác giả phơi bày hiện thực về một tang gia nói riêng đã</w:t>
      </w:r>
      <w:r w:rsidRPr="001F7CD1">
        <w:rPr>
          <w:rFonts w:cs="Times New Roman"/>
          <w:bCs/>
          <w:sz w:val="24"/>
          <w:szCs w:val="24"/>
          <w:lang w:val="en-US"/>
        </w:rPr>
        <w:t xml:space="preserve"> trở nên hỗn độn, hài hước như một sân khấu rộng lớn, nơi có rất nhiều diễn viên cùng nhau hoàn thành một vở kịch đầy giả tạo</w:t>
      </w:r>
      <w:r w:rsidRPr="001F7CD1">
        <w:rPr>
          <w:rFonts w:cs="Times New Roman"/>
          <w:bCs/>
          <w:sz w:val="24"/>
          <w:szCs w:val="24"/>
          <w:lang w:val="vi-VN"/>
        </w:rPr>
        <w:t xml:space="preserve"> của xã hội trưởng giả nói chung đương thời</w:t>
      </w:r>
      <w:r w:rsidRPr="001F7CD1">
        <w:rPr>
          <w:rFonts w:cs="Times New Roman"/>
          <w:bCs/>
          <w:sz w:val="24"/>
          <w:szCs w:val="24"/>
          <w:lang w:val="en-US"/>
        </w:rPr>
        <w:t>.</w:t>
      </w:r>
    </w:p>
    <w:p w14:paraId="328078BA" w14:textId="77777777" w:rsidR="0063291C" w:rsidRPr="001F7CD1" w:rsidRDefault="0063291C" w:rsidP="00882AA5">
      <w:pPr>
        <w:spacing w:before="60" w:after="60"/>
        <w:ind w:firstLine="426"/>
        <w:rPr>
          <w:rFonts w:cs="Times New Roman"/>
          <w:bCs/>
          <w:sz w:val="24"/>
          <w:szCs w:val="24"/>
          <w:lang w:val="pt-BR"/>
        </w:rPr>
      </w:pPr>
    </w:p>
    <w:p w14:paraId="203F193C" w14:textId="77777777" w:rsidR="00824D8E" w:rsidRPr="001F7CD1" w:rsidRDefault="00824D8E" w:rsidP="00824D8E">
      <w:pPr>
        <w:spacing w:before="60" w:after="60"/>
        <w:ind w:firstLine="0"/>
        <w:jc w:val="center"/>
        <w:rPr>
          <w:rFonts w:cs="Times New Roman"/>
          <w:b/>
          <w:bCs/>
          <w:sz w:val="24"/>
          <w:szCs w:val="24"/>
          <w:lang w:val="da-DK"/>
        </w:rPr>
      </w:pPr>
      <w:r w:rsidRPr="001F7CD1">
        <w:rPr>
          <w:rFonts w:cs="Times New Roman"/>
          <w:b/>
          <w:sz w:val="24"/>
          <w:szCs w:val="24"/>
          <w:u w:val="single"/>
          <w:lang w:val="pt-BR"/>
        </w:rPr>
        <w:t>Bài 2:</w:t>
      </w:r>
      <w:r w:rsidRPr="001F7CD1">
        <w:rPr>
          <w:rFonts w:cs="Times New Roman"/>
          <w:b/>
          <w:sz w:val="24"/>
          <w:szCs w:val="24"/>
          <w:lang w:val="pt-BR"/>
        </w:rPr>
        <w:t xml:space="preserve"> </w:t>
      </w:r>
      <w:r w:rsidRPr="001F7CD1">
        <w:rPr>
          <w:rFonts w:cs="Times New Roman"/>
          <w:b/>
          <w:bCs/>
          <w:sz w:val="24"/>
          <w:szCs w:val="24"/>
          <w:lang w:val="da-DK"/>
        </w:rPr>
        <w:t>TÁC DỤNG CỦA MỘT SỐ BIỆN PHÁP TU TỪ TRONG THƠ</w:t>
      </w:r>
    </w:p>
    <w:p w14:paraId="6FE004BB" w14:textId="09980FD3" w:rsidR="00824D8E" w:rsidRPr="001F7CD1" w:rsidRDefault="00824D8E" w:rsidP="00824D8E">
      <w:pPr>
        <w:spacing w:before="60" w:after="60"/>
        <w:ind w:firstLine="426"/>
        <w:rPr>
          <w:rFonts w:cs="Times New Roman"/>
          <w:bCs/>
          <w:sz w:val="24"/>
          <w:szCs w:val="24"/>
          <w:lang w:val="en-US"/>
        </w:rPr>
      </w:pPr>
      <w:r w:rsidRPr="001F7CD1">
        <w:rPr>
          <w:rFonts w:cs="Times New Roman"/>
          <w:b/>
          <w:bCs/>
          <w:sz w:val="24"/>
          <w:szCs w:val="24"/>
          <w:lang w:val="en-US"/>
        </w:rPr>
        <w:t>1. Bài 1:</w:t>
      </w:r>
      <w:r w:rsidRPr="001F7CD1">
        <w:rPr>
          <w:rFonts w:cs="Times New Roman"/>
          <w:bCs/>
          <w:sz w:val="24"/>
          <w:szCs w:val="24"/>
          <w:lang w:val="en-US"/>
        </w:rPr>
        <w:t xml:space="preserve"> Xác định </w:t>
      </w:r>
      <w:r w:rsidRPr="001F7CD1">
        <w:rPr>
          <w:rFonts w:cs="Times New Roman"/>
          <w:bCs/>
          <w:sz w:val="24"/>
          <w:szCs w:val="24"/>
          <w:lang w:val="vi-VN"/>
        </w:rPr>
        <w:t>và phân tích tác dụng của biện pháp tu từ điệp trong các câu thơ sau:</w:t>
      </w:r>
    </w:p>
    <w:p w14:paraId="002270ED" w14:textId="77777777" w:rsidR="00824D8E" w:rsidRPr="001F7CD1" w:rsidRDefault="00824D8E" w:rsidP="00824D8E">
      <w:pPr>
        <w:spacing w:before="60" w:after="60"/>
        <w:ind w:firstLine="2835"/>
        <w:rPr>
          <w:rFonts w:cs="Times New Roman"/>
          <w:bCs/>
          <w:sz w:val="24"/>
          <w:szCs w:val="24"/>
          <w:lang w:val="vi-VN"/>
        </w:rPr>
      </w:pPr>
      <w:r w:rsidRPr="001F7CD1">
        <w:rPr>
          <w:rFonts w:cs="Times New Roman"/>
          <w:bCs/>
          <w:i/>
          <w:iCs/>
          <w:sz w:val="24"/>
          <w:szCs w:val="24"/>
          <w:lang w:val="vi-VN"/>
        </w:rPr>
        <w:t>nền cũ thành bệ phóng</w:t>
      </w:r>
    </w:p>
    <w:p w14:paraId="4452E015" w14:textId="77777777" w:rsidR="00824D8E" w:rsidRPr="001F7CD1" w:rsidRDefault="00824D8E" w:rsidP="00824D8E">
      <w:pPr>
        <w:spacing w:before="60" w:after="60"/>
        <w:ind w:firstLine="2835"/>
        <w:rPr>
          <w:rFonts w:cs="Times New Roman"/>
          <w:bCs/>
          <w:sz w:val="24"/>
          <w:szCs w:val="24"/>
          <w:lang w:val="vi-VN"/>
        </w:rPr>
      </w:pPr>
      <w:r w:rsidRPr="001F7CD1">
        <w:rPr>
          <w:rFonts w:cs="Times New Roman"/>
          <w:bCs/>
          <w:i/>
          <w:iCs/>
          <w:sz w:val="24"/>
          <w:szCs w:val="24"/>
          <w:lang w:val="vi-VN"/>
        </w:rPr>
        <w:t>kỷ niệm thành sức bay</w:t>
      </w:r>
    </w:p>
    <w:p w14:paraId="3A6B5102" w14:textId="77777777" w:rsidR="00824D8E" w:rsidRPr="001F7CD1" w:rsidRDefault="00824D8E" w:rsidP="00824D8E">
      <w:pPr>
        <w:spacing w:before="60" w:after="60"/>
        <w:ind w:firstLine="2835"/>
        <w:rPr>
          <w:rFonts w:cs="Times New Roman"/>
          <w:bCs/>
          <w:sz w:val="24"/>
          <w:szCs w:val="24"/>
          <w:lang w:val="vi-VN"/>
        </w:rPr>
      </w:pPr>
      <w:r w:rsidRPr="001F7CD1">
        <w:rPr>
          <w:rFonts w:cs="Times New Roman"/>
          <w:bCs/>
          <w:i/>
          <w:iCs/>
          <w:sz w:val="24"/>
          <w:szCs w:val="24"/>
          <w:lang w:val="vi-VN"/>
        </w:rPr>
        <w:t>tôi phồng ngực uống mùi hương ký ức</w:t>
      </w:r>
    </w:p>
    <w:p w14:paraId="420F979D" w14:textId="77777777" w:rsidR="00824D8E" w:rsidRPr="001F7CD1" w:rsidRDefault="00824D8E" w:rsidP="00824D8E">
      <w:pPr>
        <w:spacing w:before="60" w:after="60"/>
        <w:ind w:firstLine="2835"/>
        <w:rPr>
          <w:rFonts w:cs="Times New Roman"/>
          <w:bCs/>
          <w:i/>
          <w:iCs/>
          <w:sz w:val="24"/>
          <w:szCs w:val="24"/>
          <w:lang w:val="en-US"/>
        </w:rPr>
      </w:pPr>
      <w:r w:rsidRPr="001F7CD1">
        <w:rPr>
          <w:rFonts w:cs="Times New Roman"/>
          <w:bCs/>
          <w:i/>
          <w:iCs/>
          <w:sz w:val="24"/>
          <w:szCs w:val="24"/>
          <w:lang w:val="vi-VN"/>
        </w:rPr>
        <w:t>để bay vào tương lai.</w:t>
      </w:r>
    </w:p>
    <w:p w14:paraId="650ACCD1" w14:textId="4A3BDA33" w:rsidR="00824D8E" w:rsidRPr="001F7CD1" w:rsidRDefault="00824D8E" w:rsidP="00824D8E">
      <w:pPr>
        <w:spacing w:before="60" w:after="60"/>
        <w:ind w:firstLine="426"/>
        <w:jc w:val="right"/>
        <w:rPr>
          <w:rFonts w:cs="Times New Roman"/>
          <w:bCs/>
          <w:i/>
          <w:iCs/>
          <w:sz w:val="24"/>
          <w:szCs w:val="24"/>
          <w:lang w:val="en-US"/>
        </w:rPr>
      </w:pPr>
      <w:r w:rsidRPr="001F7CD1">
        <w:rPr>
          <w:rFonts w:cs="Times New Roman"/>
          <w:bCs/>
          <w:sz w:val="24"/>
          <w:szCs w:val="24"/>
          <w:lang w:val="en-US"/>
        </w:rPr>
        <w:t>(Vũ Quần Phương,</w:t>
      </w:r>
      <w:r w:rsidRPr="001F7CD1">
        <w:rPr>
          <w:rFonts w:cs="Times New Roman"/>
          <w:bCs/>
          <w:i/>
          <w:iCs/>
          <w:sz w:val="24"/>
          <w:szCs w:val="24"/>
          <w:lang w:val="en-US"/>
        </w:rPr>
        <w:t> Phía ngoài kia là rừng, </w:t>
      </w:r>
      <w:r w:rsidRPr="001F7CD1">
        <w:rPr>
          <w:rFonts w:cs="Times New Roman"/>
          <w:bCs/>
          <w:sz w:val="24"/>
          <w:szCs w:val="24"/>
          <w:lang w:val="en-US"/>
        </w:rPr>
        <w:t xml:space="preserve">NXB </w:t>
      </w:r>
      <w:r w:rsidRPr="001F7CD1">
        <w:rPr>
          <w:rFonts w:cs="Times New Roman"/>
          <w:bCs/>
          <w:sz w:val="24"/>
          <w:szCs w:val="24"/>
          <w:lang w:val="vi-VN"/>
        </w:rPr>
        <w:t>H</w:t>
      </w:r>
      <w:r w:rsidRPr="001F7CD1">
        <w:rPr>
          <w:rFonts w:cs="Times New Roman"/>
          <w:bCs/>
          <w:sz w:val="24"/>
          <w:szCs w:val="24"/>
          <w:lang w:val="en-US"/>
        </w:rPr>
        <w:t>ội nhà văn Việt Nam, tr 33-34)</w:t>
      </w:r>
    </w:p>
    <w:p w14:paraId="6A605074" w14:textId="7660E2E7" w:rsidR="00824D8E" w:rsidRPr="001F7CD1" w:rsidRDefault="00824D8E" w:rsidP="00824D8E">
      <w:pPr>
        <w:spacing w:before="60" w:after="60"/>
        <w:ind w:firstLine="426"/>
        <w:rPr>
          <w:rFonts w:cs="Times New Roman"/>
          <w:bCs/>
          <w:sz w:val="24"/>
          <w:szCs w:val="24"/>
          <w:lang w:val="vi-VN"/>
        </w:rPr>
      </w:pPr>
      <w:r w:rsidRPr="001F7CD1">
        <w:rPr>
          <w:rFonts w:cs="Times New Roman"/>
          <w:b/>
          <w:bCs/>
          <w:sz w:val="24"/>
          <w:szCs w:val="24"/>
          <w:lang w:val="en-US"/>
        </w:rPr>
        <w:t xml:space="preserve">2. Bài 2: </w:t>
      </w:r>
      <w:r w:rsidRPr="001F7CD1">
        <w:rPr>
          <w:rFonts w:cs="Times New Roman"/>
          <w:bCs/>
          <w:sz w:val="24"/>
          <w:szCs w:val="24"/>
          <w:lang w:val="en-US"/>
        </w:rPr>
        <w:t xml:space="preserve">Xác định </w:t>
      </w:r>
      <w:r w:rsidRPr="001F7CD1">
        <w:rPr>
          <w:rFonts w:cs="Times New Roman"/>
          <w:bCs/>
          <w:sz w:val="24"/>
          <w:szCs w:val="24"/>
          <w:lang w:val="vi-VN"/>
        </w:rPr>
        <w:t xml:space="preserve">và phân tích tác dụng của biện pháp tu từ </w:t>
      </w:r>
      <w:r w:rsidRPr="001F7CD1">
        <w:rPr>
          <w:rFonts w:cs="Times New Roman"/>
          <w:bCs/>
          <w:sz w:val="24"/>
          <w:szCs w:val="24"/>
          <w:lang w:val="en-US"/>
        </w:rPr>
        <w:t>ẩn dụ</w:t>
      </w:r>
      <w:r w:rsidRPr="001F7CD1">
        <w:rPr>
          <w:rFonts w:cs="Times New Roman"/>
          <w:bCs/>
          <w:sz w:val="24"/>
          <w:szCs w:val="24"/>
          <w:lang w:val="vi-VN"/>
        </w:rPr>
        <w:t xml:space="preserve"> trong các câu thơ sau:</w:t>
      </w:r>
    </w:p>
    <w:p w14:paraId="0BFB6CE0" w14:textId="77777777" w:rsidR="00824D8E" w:rsidRPr="001F7CD1" w:rsidRDefault="00824D8E" w:rsidP="00824D8E">
      <w:pPr>
        <w:spacing w:before="60" w:after="60"/>
        <w:ind w:firstLine="2835"/>
        <w:rPr>
          <w:rFonts w:cs="Times New Roman"/>
          <w:bCs/>
          <w:i/>
          <w:iCs/>
          <w:sz w:val="24"/>
          <w:szCs w:val="24"/>
          <w:lang w:val="en-US"/>
        </w:rPr>
      </w:pPr>
      <w:r w:rsidRPr="001F7CD1">
        <w:rPr>
          <w:rFonts w:cs="Times New Roman"/>
          <w:bCs/>
          <w:i/>
          <w:iCs/>
          <w:sz w:val="24"/>
          <w:szCs w:val="24"/>
          <w:lang w:val="en-US"/>
        </w:rPr>
        <w:t>Tình ta như hàng cây</w:t>
      </w:r>
    </w:p>
    <w:p w14:paraId="478C9515" w14:textId="77777777" w:rsidR="00824D8E" w:rsidRPr="001F7CD1" w:rsidRDefault="00824D8E" w:rsidP="00824D8E">
      <w:pPr>
        <w:spacing w:before="60" w:after="60"/>
        <w:ind w:firstLine="2835"/>
        <w:rPr>
          <w:rFonts w:cs="Times New Roman"/>
          <w:bCs/>
          <w:i/>
          <w:iCs/>
          <w:sz w:val="24"/>
          <w:szCs w:val="24"/>
          <w:lang w:val="en-US"/>
        </w:rPr>
      </w:pPr>
      <w:r w:rsidRPr="001F7CD1">
        <w:rPr>
          <w:rFonts w:cs="Times New Roman"/>
          <w:bCs/>
          <w:i/>
          <w:iCs/>
          <w:sz w:val="24"/>
          <w:szCs w:val="24"/>
          <w:lang w:val="en-US"/>
        </w:rPr>
        <w:t>Đã qua mùa gió bão</w:t>
      </w:r>
    </w:p>
    <w:p w14:paraId="774019F2" w14:textId="77777777" w:rsidR="00824D8E" w:rsidRPr="001F7CD1" w:rsidRDefault="00824D8E" w:rsidP="00824D8E">
      <w:pPr>
        <w:spacing w:before="60" w:after="60"/>
        <w:ind w:firstLine="2835"/>
        <w:rPr>
          <w:rFonts w:cs="Times New Roman"/>
          <w:bCs/>
          <w:i/>
          <w:iCs/>
          <w:sz w:val="24"/>
          <w:szCs w:val="24"/>
          <w:lang w:val="en-US"/>
        </w:rPr>
      </w:pPr>
      <w:r w:rsidRPr="001F7CD1">
        <w:rPr>
          <w:rFonts w:cs="Times New Roman"/>
          <w:bCs/>
          <w:i/>
          <w:iCs/>
          <w:sz w:val="24"/>
          <w:szCs w:val="24"/>
          <w:lang w:val="en-US"/>
        </w:rPr>
        <w:t>Tình ta như dòng sông</w:t>
      </w:r>
    </w:p>
    <w:p w14:paraId="71305884" w14:textId="77777777" w:rsidR="00824D8E" w:rsidRPr="001F7CD1" w:rsidRDefault="00824D8E" w:rsidP="00824D8E">
      <w:pPr>
        <w:spacing w:before="60" w:after="60"/>
        <w:ind w:firstLine="2835"/>
        <w:rPr>
          <w:rFonts w:cs="Times New Roman"/>
          <w:bCs/>
          <w:i/>
          <w:iCs/>
          <w:sz w:val="24"/>
          <w:szCs w:val="24"/>
          <w:lang w:val="en-US"/>
        </w:rPr>
      </w:pPr>
      <w:r w:rsidRPr="001F7CD1">
        <w:rPr>
          <w:rFonts w:cs="Times New Roman"/>
          <w:bCs/>
          <w:i/>
          <w:iCs/>
          <w:sz w:val="24"/>
          <w:szCs w:val="24"/>
          <w:lang w:val="en-US"/>
        </w:rPr>
        <w:t>Đã yên ngày thác lũ.</w:t>
      </w:r>
    </w:p>
    <w:p w14:paraId="66C0A6AE" w14:textId="77777777" w:rsidR="00824D8E" w:rsidRPr="001F7CD1" w:rsidRDefault="00824D8E" w:rsidP="00824D8E">
      <w:pPr>
        <w:spacing w:before="60" w:after="60"/>
        <w:ind w:firstLine="426"/>
        <w:jc w:val="right"/>
        <w:rPr>
          <w:rFonts w:cs="Times New Roman"/>
          <w:bCs/>
          <w:sz w:val="24"/>
          <w:szCs w:val="24"/>
          <w:lang w:val="en-US"/>
        </w:rPr>
      </w:pPr>
      <w:r w:rsidRPr="001F7CD1">
        <w:rPr>
          <w:rFonts w:cs="Times New Roman"/>
          <w:bCs/>
          <w:sz w:val="24"/>
          <w:szCs w:val="24"/>
          <w:lang w:val="en-US"/>
        </w:rPr>
        <w:t xml:space="preserve">(Trích </w:t>
      </w:r>
      <w:r w:rsidRPr="001F7CD1">
        <w:rPr>
          <w:rFonts w:cs="Times New Roman"/>
          <w:bCs/>
          <w:i/>
          <w:iCs/>
          <w:sz w:val="24"/>
          <w:szCs w:val="24"/>
          <w:lang w:val="en-US"/>
        </w:rPr>
        <w:t>Thơ tình cuối mùa thu</w:t>
      </w:r>
      <w:r w:rsidRPr="001F7CD1">
        <w:rPr>
          <w:rFonts w:cs="Times New Roman"/>
          <w:bCs/>
          <w:sz w:val="24"/>
          <w:szCs w:val="24"/>
          <w:lang w:val="en-US"/>
        </w:rPr>
        <w:t>,</w:t>
      </w:r>
      <w:r w:rsidRPr="001F7CD1">
        <w:rPr>
          <w:rFonts w:cs="Times New Roman"/>
          <w:b/>
          <w:bCs/>
          <w:i/>
          <w:iCs/>
          <w:sz w:val="24"/>
          <w:szCs w:val="24"/>
          <w:lang w:val="en-US"/>
        </w:rPr>
        <w:t xml:space="preserve"> </w:t>
      </w:r>
      <w:r w:rsidRPr="001F7CD1">
        <w:rPr>
          <w:rFonts w:cs="Times New Roman"/>
          <w:bCs/>
          <w:sz w:val="24"/>
          <w:szCs w:val="24"/>
          <w:lang w:val="en-US"/>
        </w:rPr>
        <w:t>Xuân Quỳnh, In trong tập</w:t>
      </w:r>
      <w:r w:rsidRPr="001F7CD1">
        <w:rPr>
          <w:rFonts w:cs="Times New Roman"/>
          <w:b/>
          <w:bCs/>
          <w:i/>
          <w:iCs/>
          <w:sz w:val="24"/>
          <w:szCs w:val="24"/>
          <w:lang w:val="en-US"/>
        </w:rPr>
        <w:t xml:space="preserve"> </w:t>
      </w:r>
      <w:r w:rsidRPr="001F7CD1">
        <w:rPr>
          <w:rFonts w:cs="Times New Roman"/>
          <w:bCs/>
          <w:i/>
          <w:iCs/>
          <w:sz w:val="24"/>
          <w:szCs w:val="24"/>
          <w:lang w:val="en-US"/>
        </w:rPr>
        <w:t>Tự hát</w:t>
      </w:r>
      <w:r w:rsidRPr="001F7CD1">
        <w:rPr>
          <w:rFonts w:cs="Times New Roman"/>
          <w:bCs/>
          <w:sz w:val="24"/>
          <w:szCs w:val="24"/>
          <w:lang w:val="en-US"/>
        </w:rPr>
        <w:t>, NXB Tác phẩm mới, 1984)</w:t>
      </w:r>
    </w:p>
    <w:p w14:paraId="07C73C41" w14:textId="3397F4E8" w:rsidR="00824D8E" w:rsidRPr="001F7CD1" w:rsidRDefault="00824D8E" w:rsidP="00824D8E">
      <w:pPr>
        <w:spacing w:before="60" w:after="60"/>
        <w:ind w:firstLine="426"/>
        <w:rPr>
          <w:rFonts w:cs="Times New Roman"/>
          <w:bCs/>
          <w:sz w:val="24"/>
          <w:szCs w:val="24"/>
          <w:lang w:val="vi-VN"/>
        </w:rPr>
      </w:pPr>
      <w:r w:rsidRPr="001F7CD1">
        <w:rPr>
          <w:rFonts w:cs="Times New Roman"/>
          <w:b/>
          <w:bCs/>
          <w:sz w:val="24"/>
          <w:szCs w:val="24"/>
          <w:lang w:val="vi-VN"/>
        </w:rPr>
        <w:t>3</w:t>
      </w:r>
      <w:r w:rsidRPr="001F7CD1">
        <w:rPr>
          <w:rFonts w:cs="Times New Roman"/>
          <w:b/>
          <w:bCs/>
          <w:sz w:val="24"/>
          <w:szCs w:val="24"/>
          <w:lang w:val="en-US"/>
        </w:rPr>
        <w:t xml:space="preserve">. Bài </w:t>
      </w:r>
      <w:r w:rsidRPr="001F7CD1">
        <w:rPr>
          <w:rFonts w:cs="Times New Roman"/>
          <w:b/>
          <w:bCs/>
          <w:sz w:val="24"/>
          <w:szCs w:val="24"/>
          <w:lang w:val="vi-VN"/>
        </w:rPr>
        <w:t>3</w:t>
      </w:r>
      <w:r w:rsidRPr="001F7CD1">
        <w:rPr>
          <w:rFonts w:cs="Times New Roman"/>
          <w:b/>
          <w:bCs/>
          <w:sz w:val="24"/>
          <w:szCs w:val="24"/>
          <w:lang w:val="en-US"/>
        </w:rPr>
        <w:t xml:space="preserve">: </w:t>
      </w:r>
      <w:r w:rsidRPr="001F7CD1">
        <w:rPr>
          <w:rFonts w:cs="Times New Roman"/>
          <w:bCs/>
          <w:sz w:val="24"/>
          <w:szCs w:val="24"/>
          <w:lang w:val="en-US"/>
        </w:rPr>
        <w:t xml:space="preserve">Xác định </w:t>
      </w:r>
      <w:r w:rsidRPr="001F7CD1">
        <w:rPr>
          <w:rFonts w:cs="Times New Roman"/>
          <w:bCs/>
          <w:sz w:val="24"/>
          <w:szCs w:val="24"/>
          <w:lang w:val="vi-VN"/>
        </w:rPr>
        <w:t xml:space="preserve">và phân tích tác dụng của biện pháp tu từ </w:t>
      </w:r>
      <w:r w:rsidRPr="001F7CD1">
        <w:rPr>
          <w:rFonts w:cs="Times New Roman"/>
          <w:bCs/>
          <w:sz w:val="24"/>
          <w:szCs w:val="24"/>
          <w:lang w:val="de-DE"/>
        </w:rPr>
        <w:t xml:space="preserve">điệp cấu trúc </w:t>
      </w:r>
      <w:r w:rsidRPr="001F7CD1">
        <w:rPr>
          <w:rFonts w:cs="Times New Roman"/>
          <w:bCs/>
          <w:sz w:val="24"/>
          <w:szCs w:val="24"/>
          <w:lang w:val="vi-VN"/>
        </w:rPr>
        <w:t>trong các câu thơ sau:</w:t>
      </w:r>
    </w:p>
    <w:p w14:paraId="015F3154" w14:textId="77777777" w:rsidR="00824D8E" w:rsidRPr="001F7CD1" w:rsidRDefault="00824D8E" w:rsidP="00824D8E">
      <w:pPr>
        <w:spacing w:before="60" w:after="60"/>
        <w:ind w:firstLine="2835"/>
        <w:rPr>
          <w:rFonts w:cs="Times New Roman"/>
          <w:bCs/>
          <w:i/>
          <w:sz w:val="24"/>
          <w:szCs w:val="24"/>
          <w:lang w:val="en-US"/>
        </w:rPr>
      </w:pPr>
      <w:r w:rsidRPr="001F7CD1">
        <w:rPr>
          <w:rFonts w:cs="Times New Roman"/>
          <w:bCs/>
          <w:i/>
          <w:sz w:val="24"/>
          <w:szCs w:val="24"/>
          <w:lang w:val="en-US"/>
        </w:rPr>
        <w:t xml:space="preserve">Nghìn năm trên dải đất này </w:t>
      </w:r>
    </w:p>
    <w:p w14:paraId="3BF42155" w14:textId="77777777" w:rsidR="00824D8E" w:rsidRPr="001F7CD1" w:rsidRDefault="00824D8E" w:rsidP="00824D8E">
      <w:pPr>
        <w:spacing w:before="60" w:after="60"/>
        <w:ind w:firstLine="2835"/>
        <w:rPr>
          <w:rFonts w:cs="Times New Roman"/>
          <w:bCs/>
          <w:i/>
          <w:sz w:val="24"/>
          <w:szCs w:val="24"/>
          <w:lang w:val="en-US"/>
        </w:rPr>
      </w:pPr>
      <w:r w:rsidRPr="001F7CD1">
        <w:rPr>
          <w:rFonts w:cs="Times New Roman"/>
          <w:bCs/>
          <w:i/>
          <w:sz w:val="24"/>
          <w:szCs w:val="24"/>
          <w:lang w:val="en-US"/>
        </w:rPr>
        <w:t xml:space="preserve">Cũ sao được cánh cò bay la đà </w:t>
      </w:r>
    </w:p>
    <w:p w14:paraId="1FAF8E1A" w14:textId="77777777" w:rsidR="00824D8E" w:rsidRPr="001F7CD1" w:rsidRDefault="00824D8E" w:rsidP="00824D8E">
      <w:pPr>
        <w:spacing w:before="60" w:after="60"/>
        <w:ind w:firstLine="2835"/>
        <w:rPr>
          <w:rFonts w:cs="Times New Roman"/>
          <w:bCs/>
          <w:i/>
          <w:sz w:val="24"/>
          <w:szCs w:val="24"/>
          <w:lang w:val="en-US"/>
        </w:rPr>
      </w:pPr>
      <w:r w:rsidRPr="001F7CD1">
        <w:rPr>
          <w:rFonts w:cs="Times New Roman"/>
          <w:bCs/>
          <w:i/>
          <w:sz w:val="24"/>
          <w:szCs w:val="24"/>
          <w:lang w:val="en-US"/>
        </w:rPr>
        <w:lastRenderedPageBreak/>
        <w:t xml:space="preserve">Cũ sao được sắc mây xa </w:t>
      </w:r>
    </w:p>
    <w:p w14:paraId="2CEB40AE" w14:textId="77777777" w:rsidR="00824D8E" w:rsidRPr="001F7CD1" w:rsidRDefault="00824D8E" w:rsidP="00824D8E">
      <w:pPr>
        <w:spacing w:before="60" w:after="60"/>
        <w:ind w:firstLine="2835"/>
        <w:rPr>
          <w:rFonts w:cs="Times New Roman"/>
          <w:bCs/>
          <w:i/>
          <w:sz w:val="24"/>
          <w:szCs w:val="24"/>
          <w:lang w:val="en-US"/>
        </w:rPr>
      </w:pPr>
      <w:r w:rsidRPr="001F7CD1">
        <w:rPr>
          <w:rFonts w:cs="Times New Roman"/>
          <w:bCs/>
          <w:i/>
          <w:sz w:val="24"/>
          <w:szCs w:val="24"/>
          <w:lang w:val="en-US"/>
        </w:rPr>
        <w:t>Cũ sao được khúc dân ca quê mình</w:t>
      </w:r>
    </w:p>
    <w:p w14:paraId="7164A841" w14:textId="373576C7" w:rsidR="00824D8E" w:rsidRPr="001F7CD1" w:rsidRDefault="00824D8E" w:rsidP="00824D8E">
      <w:pPr>
        <w:spacing w:before="60" w:after="60"/>
        <w:ind w:firstLine="426"/>
        <w:jc w:val="right"/>
        <w:rPr>
          <w:rFonts w:cs="Times New Roman"/>
          <w:bCs/>
          <w:sz w:val="24"/>
          <w:szCs w:val="24"/>
          <w:lang w:val="en-US"/>
        </w:rPr>
      </w:pPr>
      <w:r w:rsidRPr="001F7CD1">
        <w:rPr>
          <w:rFonts w:cs="Times New Roman"/>
          <w:bCs/>
          <w:sz w:val="24"/>
          <w:szCs w:val="24"/>
          <w:lang w:val="en-US"/>
        </w:rPr>
        <w:t xml:space="preserve"> (Trích </w:t>
      </w:r>
      <w:r w:rsidRPr="001F7CD1">
        <w:rPr>
          <w:rFonts w:cs="Times New Roman"/>
          <w:bCs/>
          <w:i/>
          <w:iCs/>
          <w:sz w:val="24"/>
          <w:szCs w:val="24"/>
          <w:lang w:val="en-US"/>
        </w:rPr>
        <w:t>Khúc dân ca</w:t>
      </w:r>
      <w:r w:rsidRPr="001F7CD1">
        <w:rPr>
          <w:rFonts w:cs="Times New Roman"/>
          <w:bCs/>
          <w:sz w:val="24"/>
          <w:szCs w:val="24"/>
          <w:lang w:val="en-US"/>
        </w:rPr>
        <w:t>, Nguyễn Duy, In trong tập Cát trắng, NXB Quân đội nhân dân, 1973)</w:t>
      </w:r>
    </w:p>
    <w:p w14:paraId="3D97C644" w14:textId="7373795F" w:rsidR="00824D8E" w:rsidRPr="001F7CD1" w:rsidRDefault="00824D8E" w:rsidP="00824D8E">
      <w:pPr>
        <w:spacing w:before="60" w:after="60"/>
        <w:ind w:firstLine="426"/>
        <w:rPr>
          <w:rFonts w:cs="Times New Roman"/>
          <w:bCs/>
          <w:sz w:val="24"/>
          <w:szCs w:val="24"/>
          <w:lang w:val="vi-VN"/>
        </w:rPr>
      </w:pPr>
      <w:r w:rsidRPr="001F7CD1">
        <w:rPr>
          <w:rFonts w:cs="Times New Roman"/>
          <w:b/>
          <w:bCs/>
          <w:sz w:val="24"/>
          <w:szCs w:val="24"/>
          <w:lang w:val="vi-VN"/>
        </w:rPr>
        <w:t>4</w:t>
      </w:r>
      <w:r w:rsidRPr="001F7CD1">
        <w:rPr>
          <w:rFonts w:cs="Times New Roman"/>
          <w:b/>
          <w:bCs/>
          <w:sz w:val="24"/>
          <w:szCs w:val="24"/>
          <w:lang w:val="en-US"/>
        </w:rPr>
        <w:t xml:space="preserve">. Bài </w:t>
      </w:r>
      <w:r w:rsidRPr="001F7CD1">
        <w:rPr>
          <w:rFonts w:cs="Times New Roman"/>
          <w:b/>
          <w:bCs/>
          <w:sz w:val="24"/>
          <w:szCs w:val="24"/>
          <w:lang w:val="vi-VN"/>
        </w:rPr>
        <w:t>4</w:t>
      </w:r>
      <w:r w:rsidRPr="001F7CD1">
        <w:rPr>
          <w:rFonts w:cs="Times New Roman"/>
          <w:b/>
          <w:bCs/>
          <w:sz w:val="24"/>
          <w:szCs w:val="24"/>
          <w:lang w:val="en-US"/>
        </w:rPr>
        <w:t>:</w:t>
      </w:r>
      <w:r w:rsidRPr="001F7CD1">
        <w:rPr>
          <w:rFonts w:cs="Times New Roman"/>
          <w:bCs/>
          <w:sz w:val="24"/>
          <w:szCs w:val="24"/>
          <w:lang w:val="en-US"/>
        </w:rPr>
        <w:t xml:space="preserve"> Xác định </w:t>
      </w:r>
      <w:r w:rsidRPr="001F7CD1">
        <w:rPr>
          <w:rFonts w:cs="Times New Roman"/>
          <w:bCs/>
          <w:sz w:val="24"/>
          <w:szCs w:val="24"/>
          <w:lang w:val="vi-VN"/>
        </w:rPr>
        <w:t xml:space="preserve">và phân tích tác dụng của biện pháp tu từ </w:t>
      </w:r>
      <w:r w:rsidRPr="001F7CD1">
        <w:rPr>
          <w:rFonts w:cs="Times New Roman"/>
          <w:bCs/>
          <w:sz w:val="24"/>
          <w:szCs w:val="24"/>
          <w:lang w:val="en-US"/>
        </w:rPr>
        <w:t>nhân hóa</w:t>
      </w:r>
      <w:r w:rsidRPr="001F7CD1">
        <w:rPr>
          <w:rFonts w:cs="Times New Roman"/>
          <w:bCs/>
          <w:sz w:val="24"/>
          <w:szCs w:val="24"/>
          <w:lang w:val="vi-VN"/>
        </w:rPr>
        <w:t xml:space="preserve"> trong các câu thơ sau:</w:t>
      </w:r>
    </w:p>
    <w:p w14:paraId="515C88F9" w14:textId="77777777" w:rsidR="00824D8E" w:rsidRPr="001F7CD1" w:rsidRDefault="00824D8E" w:rsidP="00824D8E">
      <w:pPr>
        <w:spacing w:before="60" w:after="60"/>
        <w:ind w:firstLine="2694"/>
        <w:rPr>
          <w:rFonts w:cs="Times New Roman"/>
          <w:bCs/>
          <w:i/>
          <w:sz w:val="24"/>
          <w:szCs w:val="24"/>
          <w:lang w:val="en-US"/>
        </w:rPr>
      </w:pPr>
      <w:r w:rsidRPr="001F7CD1">
        <w:rPr>
          <w:rFonts w:cs="Times New Roman"/>
          <w:bCs/>
          <w:i/>
          <w:sz w:val="24"/>
          <w:szCs w:val="24"/>
          <w:lang w:val="en-US"/>
        </w:rPr>
        <w:t>đất nước ngàn năm không mỏi cánh tay cung</w:t>
      </w:r>
    </w:p>
    <w:p w14:paraId="4B205487" w14:textId="77777777" w:rsidR="00824D8E" w:rsidRPr="001F7CD1" w:rsidRDefault="00824D8E" w:rsidP="00824D8E">
      <w:pPr>
        <w:spacing w:before="60" w:after="60"/>
        <w:ind w:firstLine="2694"/>
        <w:rPr>
          <w:rFonts w:cs="Times New Roman"/>
          <w:bCs/>
          <w:i/>
          <w:sz w:val="24"/>
          <w:szCs w:val="24"/>
          <w:lang w:val="en-US"/>
        </w:rPr>
      </w:pPr>
      <w:r w:rsidRPr="001F7CD1">
        <w:rPr>
          <w:rFonts w:cs="Times New Roman"/>
          <w:bCs/>
          <w:i/>
          <w:sz w:val="24"/>
          <w:szCs w:val="24"/>
          <w:lang w:val="en-US"/>
        </w:rPr>
        <w:t>giáo mác Trường Sơn</w:t>
      </w:r>
    </w:p>
    <w:p w14:paraId="10E52132" w14:textId="77777777" w:rsidR="00824D8E" w:rsidRPr="001F7CD1" w:rsidRDefault="00824D8E" w:rsidP="00824D8E">
      <w:pPr>
        <w:spacing w:before="60" w:after="60"/>
        <w:ind w:firstLine="2694"/>
        <w:rPr>
          <w:rFonts w:cs="Times New Roman"/>
          <w:bCs/>
          <w:i/>
          <w:sz w:val="24"/>
          <w:szCs w:val="24"/>
          <w:lang w:val="en-US"/>
        </w:rPr>
      </w:pPr>
      <w:r w:rsidRPr="001F7CD1">
        <w:rPr>
          <w:rFonts w:cs="Times New Roman"/>
          <w:bCs/>
          <w:i/>
          <w:sz w:val="24"/>
          <w:szCs w:val="24"/>
          <w:lang w:val="en-US"/>
        </w:rPr>
        <w:t>cọc nhọn Bạch Đằng</w:t>
      </w:r>
    </w:p>
    <w:p w14:paraId="55245EFB" w14:textId="77777777" w:rsidR="00824D8E" w:rsidRPr="001F7CD1" w:rsidRDefault="00824D8E" w:rsidP="00824D8E">
      <w:pPr>
        <w:spacing w:before="60" w:after="60"/>
        <w:ind w:firstLine="2694"/>
        <w:rPr>
          <w:rFonts w:cs="Times New Roman"/>
          <w:bCs/>
          <w:i/>
          <w:sz w:val="24"/>
          <w:szCs w:val="24"/>
          <w:lang w:val="en-US"/>
        </w:rPr>
      </w:pPr>
      <w:r w:rsidRPr="001F7CD1">
        <w:rPr>
          <w:rFonts w:cs="Times New Roman"/>
          <w:bCs/>
          <w:i/>
          <w:sz w:val="24"/>
          <w:szCs w:val="24"/>
          <w:lang w:val="en-US"/>
        </w:rPr>
        <w:t>đến trẻ chăn trâu cũng cờ lau tập trận</w:t>
      </w:r>
    </w:p>
    <w:p w14:paraId="029DF3E7" w14:textId="00945242" w:rsidR="00824D8E" w:rsidRPr="001F7CD1" w:rsidRDefault="00824D8E" w:rsidP="00824D8E">
      <w:pPr>
        <w:spacing w:before="60" w:after="60"/>
        <w:ind w:firstLine="2694"/>
        <w:rPr>
          <w:rFonts w:cs="Times New Roman"/>
          <w:bCs/>
          <w:i/>
          <w:sz w:val="24"/>
          <w:szCs w:val="24"/>
          <w:lang w:val="en-US"/>
        </w:rPr>
      </w:pPr>
      <w:r w:rsidRPr="001F7CD1">
        <w:rPr>
          <w:rFonts w:cs="Times New Roman"/>
          <w:bCs/>
          <w:i/>
          <w:sz w:val="24"/>
          <w:szCs w:val="24"/>
          <w:lang w:val="en-US"/>
        </w:rPr>
        <w:t>chiếc roi cày rần rật máu cha ông</w:t>
      </w:r>
    </w:p>
    <w:p w14:paraId="00A28631" w14:textId="77777777" w:rsidR="00824D8E" w:rsidRPr="001F7CD1" w:rsidRDefault="00824D8E" w:rsidP="00824D8E">
      <w:pPr>
        <w:spacing w:before="60" w:after="60"/>
        <w:ind w:firstLine="426"/>
        <w:rPr>
          <w:rFonts w:cs="Times New Roman"/>
          <w:bCs/>
          <w:i/>
          <w:sz w:val="24"/>
          <w:szCs w:val="24"/>
          <w:lang w:val="en-US"/>
        </w:rPr>
      </w:pPr>
      <w:r w:rsidRPr="001F7CD1">
        <w:rPr>
          <w:rFonts w:cs="Times New Roman"/>
          <w:bCs/>
          <w:i/>
          <w:sz w:val="24"/>
          <w:szCs w:val="24"/>
          <w:lang w:val="vi-VN"/>
        </w:rPr>
        <w:t xml:space="preserve">             </w:t>
      </w:r>
      <w:r w:rsidRPr="001F7CD1">
        <w:rPr>
          <w:rFonts w:cs="Times New Roman"/>
          <w:bCs/>
          <w:sz w:val="24"/>
          <w:szCs w:val="24"/>
          <w:lang w:val="en-US"/>
        </w:rPr>
        <w:t xml:space="preserve">(Trích </w:t>
      </w:r>
      <w:r w:rsidRPr="001F7CD1">
        <w:rPr>
          <w:rFonts w:cs="Times New Roman"/>
          <w:bCs/>
          <w:i/>
          <w:iCs/>
          <w:sz w:val="24"/>
          <w:szCs w:val="24"/>
          <w:lang w:val="en-US"/>
        </w:rPr>
        <w:t>Cương thổ</w:t>
      </w:r>
      <w:r w:rsidRPr="001F7CD1">
        <w:rPr>
          <w:rFonts w:cs="Times New Roman"/>
          <w:bCs/>
          <w:sz w:val="24"/>
          <w:szCs w:val="24"/>
          <w:lang w:val="en-US"/>
        </w:rPr>
        <w:t>, Nguyễn Đức Dũng, Bài đăng trên Báo</w:t>
      </w:r>
      <w:r w:rsidRPr="001F7CD1">
        <w:rPr>
          <w:rFonts w:cs="Times New Roman"/>
          <w:bCs/>
          <w:sz w:val="24"/>
          <w:szCs w:val="24"/>
          <w:lang w:val="vi-VN"/>
        </w:rPr>
        <w:t xml:space="preserve"> </w:t>
      </w:r>
      <w:r w:rsidRPr="001F7CD1">
        <w:rPr>
          <w:rFonts w:cs="Times New Roman"/>
          <w:bCs/>
          <w:sz w:val="24"/>
          <w:szCs w:val="24"/>
          <w:lang w:val="en-US"/>
        </w:rPr>
        <w:t>Quảng Nam, ngày 19/8/2011)</w:t>
      </w:r>
    </w:p>
    <w:p w14:paraId="7602ABCA" w14:textId="20EBFF1C" w:rsidR="00824D8E" w:rsidRPr="001F7CD1" w:rsidRDefault="00824D8E" w:rsidP="00824D8E">
      <w:pPr>
        <w:spacing w:before="60" w:after="60"/>
        <w:ind w:firstLine="426"/>
        <w:rPr>
          <w:rFonts w:cs="Times New Roman"/>
          <w:bCs/>
          <w:sz w:val="24"/>
          <w:szCs w:val="24"/>
          <w:lang w:val="vi-VN"/>
        </w:rPr>
      </w:pPr>
      <w:r w:rsidRPr="001F7CD1">
        <w:rPr>
          <w:rFonts w:cs="Times New Roman"/>
          <w:b/>
          <w:bCs/>
          <w:sz w:val="24"/>
          <w:szCs w:val="24"/>
          <w:lang w:val="vi-VN"/>
        </w:rPr>
        <w:t>5</w:t>
      </w:r>
      <w:r w:rsidRPr="001F7CD1">
        <w:rPr>
          <w:rFonts w:cs="Times New Roman"/>
          <w:b/>
          <w:bCs/>
          <w:sz w:val="24"/>
          <w:szCs w:val="24"/>
          <w:lang w:val="en-US"/>
        </w:rPr>
        <w:t xml:space="preserve">. Bài </w:t>
      </w:r>
      <w:r w:rsidRPr="001F7CD1">
        <w:rPr>
          <w:rFonts w:cs="Times New Roman"/>
          <w:b/>
          <w:bCs/>
          <w:sz w:val="24"/>
          <w:szCs w:val="24"/>
          <w:lang w:val="vi-VN"/>
        </w:rPr>
        <w:t>5</w:t>
      </w:r>
      <w:r w:rsidRPr="001F7CD1">
        <w:rPr>
          <w:rFonts w:cs="Times New Roman"/>
          <w:b/>
          <w:bCs/>
          <w:sz w:val="24"/>
          <w:szCs w:val="24"/>
          <w:lang w:val="en-US"/>
        </w:rPr>
        <w:t>:</w:t>
      </w:r>
      <w:r w:rsidRPr="001F7CD1">
        <w:rPr>
          <w:rFonts w:cs="Times New Roman"/>
          <w:bCs/>
          <w:sz w:val="24"/>
          <w:szCs w:val="24"/>
          <w:lang w:val="en-US"/>
        </w:rPr>
        <w:t xml:space="preserve"> Xác định </w:t>
      </w:r>
      <w:r w:rsidRPr="001F7CD1">
        <w:rPr>
          <w:rFonts w:cs="Times New Roman"/>
          <w:bCs/>
          <w:sz w:val="24"/>
          <w:szCs w:val="24"/>
          <w:lang w:val="vi-VN"/>
        </w:rPr>
        <w:t>và phân tích tác dụng của biện pháp tu từ đối trong các câu thơ sau:</w:t>
      </w:r>
    </w:p>
    <w:p w14:paraId="5F8558BD" w14:textId="77777777" w:rsidR="00824D8E" w:rsidRPr="001F7CD1" w:rsidRDefault="00824D8E" w:rsidP="00824D8E">
      <w:pPr>
        <w:spacing w:before="60" w:after="60"/>
        <w:ind w:firstLine="2694"/>
        <w:rPr>
          <w:rFonts w:cs="Times New Roman"/>
          <w:bCs/>
          <w:i/>
          <w:iCs/>
          <w:sz w:val="24"/>
          <w:szCs w:val="24"/>
          <w:lang w:val="en-US"/>
        </w:rPr>
      </w:pPr>
      <w:r w:rsidRPr="001F7CD1">
        <w:rPr>
          <w:rFonts w:cs="Times New Roman"/>
          <w:bCs/>
          <w:i/>
          <w:iCs/>
          <w:sz w:val="24"/>
          <w:szCs w:val="24"/>
          <w:lang w:val="en-US"/>
        </w:rPr>
        <w:t>Tuần trăng khuyết, đĩa dầu hao</w:t>
      </w:r>
    </w:p>
    <w:p w14:paraId="19AA3B21" w14:textId="77777777" w:rsidR="00824D8E" w:rsidRPr="001F7CD1" w:rsidRDefault="00824D8E" w:rsidP="00824D8E">
      <w:pPr>
        <w:spacing w:before="60" w:after="60"/>
        <w:ind w:firstLine="2694"/>
        <w:rPr>
          <w:rFonts w:cs="Times New Roman"/>
          <w:bCs/>
          <w:i/>
          <w:iCs/>
          <w:sz w:val="24"/>
          <w:szCs w:val="24"/>
          <w:lang w:val="en-US"/>
        </w:rPr>
      </w:pPr>
      <w:r w:rsidRPr="001F7CD1">
        <w:rPr>
          <w:rFonts w:cs="Times New Roman"/>
          <w:bCs/>
          <w:i/>
          <w:iCs/>
          <w:sz w:val="24"/>
          <w:szCs w:val="24"/>
          <w:lang w:val="en-US"/>
        </w:rPr>
        <w:t>Mặt tơ tưởng mặt, lòng ngao ngán lòng.</w:t>
      </w:r>
    </w:p>
    <w:p w14:paraId="6BEEA05A" w14:textId="2F743444" w:rsidR="00824D8E" w:rsidRPr="001F7CD1" w:rsidRDefault="00824D8E" w:rsidP="00824D8E">
      <w:pPr>
        <w:spacing w:before="60" w:after="60"/>
        <w:ind w:firstLine="426"/>
        <w:rPr>
          <w:rFonts w:cs="Times New Roman"/>
          <w:bCs/>
          <w:sz w:val="24"/>
          <w:szCs w:val="24"/>
          <w:lang w:val="en-US"/>
        </w:rPr>
      </w:pPr>
      <w:r w:rsidRPr="001F7CD1">
        <w:rPr>
          <w:rFonts w:cs="Times New Roman"/>
          <w:bCs/>
          <w:sz w:val="24"/>
          <w:szCs w:val="24"/>
          <w:lang w:val="en-US"/>
        </w:rPr>
        <w:t xml:space="preserve">                                                  (Trích </w:t>
      </w:r>
      <w:r w:rsidRPr="001F7CD1">
        <w:rPr>
          <w:rFonts w:cs="Times New Roman"/>
          <w:bCs/>
          <w:i/>
          <w:iCs/>
          <w:sz w:val="24"/>
          <w:szCs w:val="24"/>
          <w:lang w:val="en-US"/>
        </w:rPr>
        <w:t>Truyện Kiều</w:t>
      </w:r>
      <w:r w:rsidRPr="001F7CD1">
        <w:rPr>
          <w:rFonts w:cs="Times New Roman"/>
          <w:bCs/>
          <w:sz w:val="24"/>
          <w:szCs w:val="24"/>
          <w:lang w:val="en-US"/>
        </w:rPr>
        <w:t>, Nguyễn Du, NXB Văn học, 2000)</w:t>
      </w:r>
    </w:p>
    <w:p w14:paraId="3C8A8F56" w14:textId="7D9F95EC" w:rsidR="00824D8E" w:rsidRPr="001F7CD1" w:rsidRDefault="00824D8E" w:rsidP="00824D8E">
      <w:pPr>
        <w:spacing w:before="60" w:after="60"/>
        <w:ind w:firstLine="426"/>
        <w:rPr>
          <w:rFonts w:cs="Times New Roman"/>
          <w:bCs/>
          <w:sz w:val="24"/>
          <w:szCs w:val="24"/>
          <w:lang w:val="vi-VN"/>
        </w:rPr>
      </w:pPr>
      <w:r w:rsidRPr="001F7CD1">
        <w:rPr>
          <w:rFonts w:cs="Times New Roman"/>
          <w:b/>
          <w:bCs/>
          <w:sz w:val="24"/>
          <w:szCs w:val="24"/>
          <w:lang w:val="vi-VN"/>
        </w:rPr>
        <w:t>6</w:t>
      </w:r>
      <w:r w:rsidRPr="001F7CD1">
        <w:rPr>
          <w:rFonts w:cs="Times New Roman"/>
          <w:b/>
          <w:bCs/>
          <w:sz w:val="24"/>
          <w:szCs w:val="24"/>
          <w:lang w:val="en-US"/>
        </w:rPr>
        <w:t xml:space="preserve">. Bài </w:t>
      </w:r>
      <w:r w:rsidRPr="001F7CD1">
        <w:rPr>
          <w:rFonts w:cs="Times New Roman"/>
          <w:b/>
          <w:bCs/>
          <w:sz w:val="24"/>
          <w:szCs w:val="24"/>
          <w:lang w:val="vi-VN"/>
        </w:rPr>
        <w:t>6</w:t>
      </w:r>
      <w:r w:rsidRPr="001F7CD1">
        <w:rPr>
          <w:rFonts w:cs="Times New Roman"/>
          <w:b/>
          <w:bCs/>
          <w:sz w:val="24"/>
          <w:szCs w:val="24"/>
          <w:lang w:val="en-US"/>
        </w:rPr>
        <w:t>:</w:t>
      </w:r>
      <w:r w:rsidRPr="001F7CD1">
        <w:rPr>
          <w:rFonts w:cs="Times New Roman"/>
          <w:bCs/>
          <w:sz w:val="24"/>
          <w:szCs w:val="24"/>
          <w:lang w:val="en-US"/>
        </w:rPr>
        <w:t xml:space="preserve"> Xác định </w:t>
      </w:r>
      <w:r w:rsidRPr="001F7CD1">
        <w:rPr>
          <w:rFonts w:cs="Times New Roman"/>
          <w:bCs/>
          <w:sz w:val="24"/>
          <w:szCs w:val="24"/>
          <w:lang w:val="vi-VN"/>
        </w:rPr>
        <w:t>và phân tích tác dụng của biện pháp tu từ liệt kê trong các câu thơ sau:</w:t>
      </w:r>
    </w:p>
    <w:p w14:paraId="2AA9ACC9" w14:textId="77777777" w:rsidR="00824D8E" w:rsidRPr="001F7CD1" w:rsidRDefault="00824D8E" w:rsidP="00824D8E">
      <w:pPr>
        <w:spacing w:before="60" w:after="60"/>
        <w:ind w:firstLine="2694"/>
        <w:rPr>
          <w:rFonts w:cs="Times New Roman"/>
          <w:bCs/>
          <w:i/>
          <w:sz w:val="24"/>
          <w:szCs w:val="24"/>
          <w:lang w:val="vi-VN"/>
        </w:rPr>
      </w:pPr>
      <w:r w:rsidRPr="001F7CD1">
        <w:rPr>
          <w:rFonts w:cs="Times New Roman"/>
          <w:bCs/>
          <w:i/>
          <w:sz w:val="24"/>
          <w:szCs w:val="24"/>
          <w:lang w:val="vi-VN"/>
        </w:rPr>
        <w:t>Bây giờ con ở đây</w:t>
      </w:r>
    </w:p>
    <w:p w14:paraId="4A566CFE" w14:textId="77777777" w:rsidR="00824D8E" w:rsidRPr="001F7CD1" w:rsidRDefault="00824D8E" w:rsidP="00824D8E">
      <w:pPr>
        <w:spacing w:before="60" w:after="60"/>
        <w:ind w:firstLine="2694"/>
        <w:rPr>
          <w:rFonts w:cs="Times New Roman"/>
          <w:bCs/>
          <w:i/>
          <w:sz w:val="24"/>
          <w:szCs w:val="24"/>
          <w:lang w:val="vi-VN"/>
        </w:rPr>
      </w:pPr>
      <w:r w:rsidRPr="001F7CD1">
        <w:rPr>
          <w:rFonts w:cs="Times New Roman"/>
          <w:bCs/>
          <w:i/>
          <w:sz w:val="24"/>
          <w:szCs w:val="24"/>
          <w:lang w:val="vi-VN"/>
        </w:rPr>
        <w:t>khi những cánh rừng già châu Phi bốc cháy</w:t>
      </w:r>
    </w:p>
    <w:p w14:paraId="70A01B2C" w14:textId="77777777" w:rsidR="00824D8E" w:rsidRPr="001F7CD1" w:rsidRDefault="00824D8E" w:rsidP="00824D8E">
      <w:pPr>
        <w:spacing w:before="60" w:after="60"/>
        <w:ind w:firstLine="2694"/>
        <w:rPr>
          <w:rFonts w:cs="Times New Roman"/>
          <w:bCs/>
          <w:i/>
          <w:sz w:val="24"/>
          <w:szCs w:val="24"/>
          <w:lang w:val="vi-VN"/>
        </w:rPr>
      </w:pPr>
      <w:r w:rsidRPr="001F7CD1">
        <w:rPr>
          <w:rFonts w:cs="Times New Roman"/>
          <w:bCs/>
          <w:i/>
          <w:sz w:val="24"/>
          <w:szCs w:val="24"/>
          <w:lang w:val="vi-VN"/>
        </w:rPr>
        <w:t>voi chạy về châu Âu chết cóng giữa mùa đông</w:t>
      </w:r>
    </w:p>
    <w:p w14:paraId="493F4B17" w14:textId="77777777" w:rsidR="00824D8E" w:rsidRPr="001F7CD1" w:rsidRDefault="00824D8E" w:rsidP="00824D8E">
      <w:pPr>
        <w:spacing w:before="60" w:after="60"/>
        <w:ind w:firstLine="2694"/>
        <w:rPr>
          <w:rFonts w:cs="Times New Roman"/>
          <w:bCs/>
          <w:i/>
          <w:sz w:val="24"/>
          <w:szCs w:val="24"/>
          <w:lang w:val="vi-VN"/>
        </w:rPr>
      </w:pPr>
      <w:r w:rsidRPr="001F7CD1">
        <w:rPr>
          <w:rFonts w:cs="Times New Roman"/>
          <w:bCs/>
          <w:i/>
          <w:sz w:val="24"/>
          <w:szCs w:val="24"/>
          <w:lang w:val="vi-VN"/>
        </w:rPr>
        <w:t>khi hàng triệu con chim rời xứ lạnh bay về xứ nóng</w:t>
      </w:r>
    </w:p>
    <w:p w14:paraId="1C307E9C" w14:textId="77777777" w:rsidR="00824D8E" w:rsidRPr="001F7CD1" w:rsidRDefault="00824D8E" w:rsidP="00824D8E">
      <w:pPr>
        <w:spacing w:before="60" w:after="60"/>
        <w:ind w:firstLine="2694"/>
        <w:rPr>
          <w:rFonts w:cs="Times New Roman"/>
          <w:bCs/>
          <w:i/>
          <w:sz w:val="24"/>
          <w:szCs w:val="24"/>
          <w:lang w:val="vi-VN"/>
        </w:rPr>
      </w:pPr>
      <w:r w:rsidRPr="001F7CD1">
        <w:rPr>
          <w:rFonts w:cs="Times New Roman"/>
          <w:bCs/>
          <w:i/>
          <w:sz w:val="24"/>
          <w:szCs w:val="24"/>
          <w:lang w:val="vi-VN"/>
        </w:rPr>
        <w:t>kiệt sức rồi phải lao xuống biển sâu.</w:t>
      </w:r>
    </w:p>
    <w:p w14:paraId="0B75E491" w14:textId="77777777" w:rsidR="00824D8E" w:rsidRPr="001F7CD1" w:rsidRDefault="00824D8E" w:rsidP="00824D8E">
      <w:pPr>
        <w:spacing w:before="60" w:after="60"/>
        <w:ind w:firstLine="0"/>
        <w:jc w:val="right"/>
        <w:rPr>
          <w:rFonts w:cs="Times New Roman"/>
          <w:bCs/>
          <w:spacing w:val="-4"/>
          <w:sz w:val="24"/>
          <w:szCs w:val="24"/>
          <w:lang w:val="en-US"/>
        </w:rPr>
      </w:pPr>
      <w:r w:rsidRPr="001F7CD1">
        <w:rPr>
          <w:rFonts w:cs="Times New Roman"/>
          <w:bCs/>
          <w:iCs/>
          <w:spacing w:val="-4"/>
          <w:sz w:val="24"/>
          <w:szCs w:val="24"/>
          <w:lang w:val="en-US"/>
        </w:rPr>
        <w:t>(Trương Đăng Dung,</w:t>
      </w:r>
      <w:r w:rsidRPr="001F7CD1">
        <w:rPr>
          <w:rFonts w:cs="Times New Roman"/>
          <w:bCs/>
          <w:i/>
          <w:iCs/>
          <w:spacing w:val="-4"/>
          <w:sz w:val="24"/>
          <w:szCs w:val="24"/>
          <w:lang w:val="en-US"/>
        </w:rPr>
        <w:t xml:space="preserve"> Những kỉ niệm tưởng tượng, Tác phẩm và dư luận, </w:t>
      </w:r>
      <w:r w:rsidRPr="001F7CD1">
        <w:rPr>
          <w:rFonts w:cs="Times New Roman"/>
          <w:bCs/>
          <w:spacing w:val="-4"/>
          <w:sz w:val="24"/>
          <w:szCs w:val="24"/>
          <w:lang w:val="en-US"/>
        </w:rPr>
        <w:t>NXB Văn học, Hà Nội, 2014)</w:t>
      </w:r>
    </w:p>
    <w:p w14:paraId="60341250" w14:textId="77777777" w:rsidR="00F72B5C" w:rsidRPr="001F7CD1" w:rsidRDefault="00F72B5C" w:rsidP="00F72B5C">
      <w:pPr>
        <w:spacing w:before="60" w:after="60"/>
        <w:ind w:firstLine="426"/>
        <w:rPr>
          <w:rFonts w:cs="Times New Roman"/>
          <w:b/>
          <w:bCs/>
          <w:sz w:val="24"/>
          <w:szCs w:val="24"/>
          <w:lang w:val="en-US"/>
        </w:rPr>
      </w:pPr>
      <w:r w:rsidRPr="001F7CD1">
        <w:rPr>
          <w:rFonts w:cs="Times New Roman"/>
          <w:b/>
          <w:bCs/>
          <w:sz w:val="24"/>
          <w:szCs w:val="24"/>
          <w:lang w:val="en-US"/>
        </w:rPr>
        <w:t>GỢI Ý:</w:t>
      </w:r>
    </w:p>
    <w:p w14:paraId="48AF7B93" w14:textId="38436D5D" w:rsidR="00F72B5C" w:rsidRPr="001F7CD1" w:rsidRDefault="00F72B5C" w:rsidP="00F72B5C">
      <w:pPr>
        <w:spacing w:before="60" w:after="60"/>
        <w:ind w:firstLine="426"/>
        <w:rPr>
          <w:rFonts w:cs="Times New Roman"/>
          <w:b/>
          <w:bCs/>
          <w:sz w:val="24"/>
          <w:szCs w:val="24"/>
          <w:lang w:val="en-US"/>
        </w:rPr>
      </w:pPr>
      <w:r w:rsidRPr="001F7CD1">
        <w:rPr>
          <w:rFonts w:cs="Times New Roman"/>
          <w:b/>
          <w:bCs/>
          <w:sz w:val="24"/>
          <w:szCs w:val="24"/>
          <w:lang w:val="en-US"/>
        </w:rPr>
        <w:t>1. Bài 1:</w:t>
      </w:r>
    </w:p>
    <w:p w14:paraId="0F24A18E" w14:textId="77777777" w:rsidR="00F72B5C" w:rsidRPr="001F7CD1" w:rsidRDefault="00F72B5C" w:rsidP="00F72B5C">
      <w:pPr>
        <w:spacing w:before="60" w:after="60"/>
        <w:ind w:firstLine="426"/>
        <w:rPr>
          <w:rFonts w:cs="Times New Roman"/>
          <w:bCs/>
          <w:i/>
          <w:iCs/>
          <w:sz w:val="24"/>
          <w:szCs w:val="24"/>
          <w:lang w:val="en-US"/>
        </w:rPr>
      </w:pPr>
      <w:r w:rsidRPr="001F7CD1">
        <w:rPr>
          <w:rFonts w:cs="Times New Roman"/>
          <w:bCs/>
          <w:sz w:val="24"/>
          <w:szCs w:val="24"/>
          <w:lang w:val="en-US"/>
        </w:rPr>
        <w:t xml:space="preserve">- </w:t>
      </w:r>
      <w:r w:rsidRPr="001F7CD1">
        <w:rPr>
          <w:rFonts w:cs="Times New Roman"/>
          <w:bCs/>
          <w:sz w:val="24"/>
          <w:szCs w:val="24"/>
          <w:lang w:val="vi-VN"/>
        </w:rPr>
        <w:t>Biện pháp tu từ điệp trong các câu thơ là:</w:t>
      </w:r>
    </w:p>
    <w:p w14:paraId="0B566E53"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i/>
          <w:iCs/>
          <w:sz w:val="24"/>
          <w:szCs w:val="24"/>
          <w:lang w:val="vi-VN"/>
        </w:rPr>
        <w:t xml:space="preserve">+ </w:t>
      </w:r>
      <w:r w:rsidRPr="001F7CD1">
        <w:rPr>
          <w:rFonts w:cs="Times New Roman"/>
          <w:bCs/>
          <w:sz w:val="24"/>
          <w:szCs w:val="24"/>
          <w:lang w:val="vi-VN"/>
        </w:rPr>
        <w:t>Đ</w:t>
      </w:r>
      <w:r w:rsidRPr="001F7CD1">
        <w:rPr>
          <w:rFonts w:cs="Times New Roman"/>
          <w:bCs/>
          <w:sz w:val="24"/>
          <w:szCs w:val="24"/>
          <w:lang w:val="en-US"/>
        </w:rPr>
        <w:t>iệp từ (</w:t>
      </w:r>
      <w:r w:rsidRPr="001F7CD1">
        <w:rPr>
          <w:rFonts w:cs="Times New Roman"/>
          <w:bCs/>
          <w:i/>
          <w:sz w:val="24"/>
          <w:szCs w:val="24"/>
          <w:lang w:val="en-US"/>
        </w:rPr>
        <w:t>thành</w:t>
      </w:r>
      <w:r w:rsidRPr="001F7CD1">
        <w:rPr>
          <w:rFonts w:cs="Times New Roman"/>
          <w:bCs/>
          <w:sz w:val="24"/>
          <w:szCs w:val="24"/>
          <w:lang w:val="en-US"/>
        </w:rPr>
        <w:t xml:space="preserve">), </w:t>
      </w:r>
    </w:p>
    <w:p w14:paraId="0DD3204D"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vi-VN"/>
        </w:rPr>
        <w:t>+ Đ</w:t>
      </w:r>
      <w:r w:rsidRPr="001F7CD1">
        <w:rPr>
          <w:rFonts w:cs="Times New Roman"/>
          <w:bCs/>
          <w:sz w:val="24"/>
          <w:szCs w:val="24"/>
          <w:lang w:val="en-US"/>
        </w:rPr>
        <w:t xml:space="preserve">iệp cấu trúc (... </w:t>
      </w:r>
      <w:r w:rsidRPr="001F7CD1">
        <w:rPr>
          <w:rFonts w:cs="Times New Roman"/>
          <w:bCs/>
          <w:i/>
          <w:sz w:val="24"/>
          <w:szCs w:val="24"/>
          <w:lang w:val="en-US"/>
        </w:rPr>
        <w:t>thành</w:t>
      </w:r>
      <w:r w:rsidRPr="001F7CD1">
        <w:rPr>
          <w:rFonts w:cs="Times New Roman"/>
          <w:bCs/>
          <w:sz w:val="24"/>
          <w:szCs w:val="24"/>
          <w:lang w:val="en-US"/>
        </w:rPr>
        <w:t>...)</w:t>
      </w:r>
    </w:p>
    <w:p w14:paraId="778ADBA6"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en-US"/>
        </w:rPr>
        <w:t xml:space="preserve">- </w:t>
      </w:r>
      <w:r w:rsidRPr="001F7CD1">
        <w:rPr>
          <w:rFonts w:cs="Times New Roman"/>
          <w:bCs/>
          <w:sz w:val="24"/>
          <w:szCs w:val="24"/>
          <w:lang w:val="vi-VN"/>
        </w:rPr>
        <w:t>Tác dụng</w:t>
      </w:r>
      <w:r w:rsidRPr="001F7CD1">
        <w:rPr>
          <w:rFonts w:cs="Times New Roman"/>
          <w:bCs/>
          <w:sz w:val="24"/>
          <w:szCs w:val="24"/>
          <w:lang w:val="en-US"/>
        </w:rPr>
        <w:t>:</w:t>
      </w:r>
    </w:p>
    <w:p w14:paraId="2519598E"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en-US"/>
        </w:rPr>
        <w:t xml:space="preserve">+ Tạo âm hưởng, nhịp điệu; tăng giá trị </w:t>
      </w:r>
      <w:r w:rsidRPr="001F7CD1">
        <w:rPr>
          <w:rFonts w:cs="Times New Roman"/>
          <w:bCs/>
          <w:sz w:val="24"/>
          <w:szCs w:val="24"/>
          <w:lang w:val="vi-VN"/>
        </w:rPr>
        <w:t xml:space="preserve">gợi hình, </w:t>
      </w:r>
      <w:r w:rsidRPr="001F7CD1">
        <w:rPr>
          <w:rFonts w:cs="Times New Roman"/>
          <w:bCs/>
          <w:sz w:val="24"/>
          <w:szCs w:val="24"/>
          <w:lang w:val="en-US"/>
        </w:rPr>
        <w:t>biểu cảm</w:t>
      </w:r>
      <w:r w:rsidRPr="001F7CD1">
        <w:rPr>
          <w:rFonts w:cs="Times New Roman"/>
          <w:bCs/>
          <w:sz w:val="24"/>
          <w:szCs w:val="24"/>
          <w:lang w:val="vi-VN"/>
        </w:rPr>
        <w:t xml:space="preserve"> </w:t>
      </w:r>
      <w:r w:rsidRPr="001F7CD1">
        <w:rPr>
          <w:rFonts w:cs="Times New Roman"/>
          <w:bCs/>
          <w:sz w:val="24"/>
          <w:szCs w:val="24"/>
          <w:lang w:val="en-US"/>
        </w:rPr>
        <w:t>cho câu thơ, bài thơ.</w:t>
      </w:r>
    </w:p>
    <w:p w14:paraId="588D65F1"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en-US"/>
        </w:rPr>
        <w:t>+ Nhấn mạnh vai trò, ý nghĩa của những ký ức, những kỷ niệm về gia đình, về nơi sinh ra, lớn lên đối với tương lai của mỗi con người.</w:t>
      </w:r>
    </w:p>
    <w:p w14:paraId="438CA1B9" w14:textId="2DA9A29C" w:rsidR="00F72B5C" w:rsidRPr="001F7CD1" w:rsidRDefault="00F72B5C" w:rsidP="00F72B5C">
      <w:pPr>
        <w:spacing w:before="60" w:after="60"/>
        <w:ind w:firstLine="426"/>
        <w:rPr>
          <w:rFonts w:cs="Times New Roman"/>
          <w:b/>
          <w:bCs/>
          <w:sz w:val="24"/>
          <w:szCs w:val="24"/>
          <w:lang w:val="en-US"/>
        </w:rPr>
      </w:pPr>
      <w:r w:rsidRPr="001F7CD1">
        <w:rPr>
          <w:rFonts w:cs="Times New Roman"/>
          <w:b/>
          <w:bCs/>
          <w:sz w:val="24"/>
          <w:szCs w:val="24"/>
          <w:lang w:val="en-US"/>
        </w:rPr>
        <w:t xml:space="preserve">2. Bài 2: </w:t>
      </w:r>
    </w:p>
    <w:p w14:paraId="05250184" w14:textId="77777777" w:rsidR="00F72B5C" w:rsidRPr="001F7CD1" w:rsidRDefault="00F72B5C" w:rsidP="00F72B5C">
      <w:pPr>
        <w:spacing w:before="60" w:after="60"/>
        <w:ind w:firstLine="426"/>
        <w:rPr>
          <w:rFonts w:cs="Times New Roman"/>
          <w:bCs/>
          <w:i/>
          <w:iCs/>
          <w:sz w:val="24"/>
          <w:szCs w:val="24"/>
          <w:lang w:val="vi-VN"/>
        </w:rPr>
      </w:pPr>
      <w:r w:rsidRPr="001F7CD1">
        <w:rPr>
          <w:rFonts w:cs="Times New Roman"/>
          <w:bCs/>
          <w:sz w:val="24"/>
          <w:szCs w:val="24"/>
          <w:lang w:val="en-US"/>
        </w:rPr>
        <w:t xml:space="preserve">- </w:t>
      </w:r>
      <w:r w:rsidRPr="001F7CD1">
        <w:rPr>
          <w:rFonts w:cs="Times New Roman"/>
          <w:bCs/>
          <w:sz w:val="24"/>
          <w:szCs w:val="24"/>
          <w:lang w:val="vi-VN"/>
        </w:rPr>
        <w:t xml:space="preserve">Biện pháp tu từ </w:t>
      </w:r>
      <w:r w:rsidRPr="001F7CD1">
        <w:rPr>
          <w:rFonts w:cs="Times New Roman"/>
          <w:bCs/>
          <w:sz w:val="24"/>
          <w:szCs w:val="24"/>
          <w:lang w:val="en-US"/>
        </w:rPr>
        <w:t>ẩn dụ</w:t>
      </w:r>
      <w:r w:rsidRPr="001F7CD1">
        <w:rPr>
          <w:rFonts w:cs="Times New Roman"/>
          <w:bCs/>
          <w:sz w:val="24"/>
          <w:szCs w:val="24"/>
          <w:lang w:val="vi-VN"/>
        </w:rPr>
        <w:t xml:space="preserve"> trong các câu thơ là:</w:t>
      </w:r>
      <w:r w:rsidRPr="001F7CD1">
        <w:rPr>
          <w:rFonts w:cs="Times New Roman"/>
          <w:bCs/>
          <w:i/>
          <w:iCs/>
          <w:sz w:val="24"/>
          <w:szCs w:val="24"/>
          <w:lang w:val="vi-VN"/>
        </w:rPr>
        <w:t xml:space="preserve"> </w:t>
      </w:r>
      <w:r w:rsidRPr="001F7CD1">
        <w:rPr>
          <w:rFonts w:cs="Times New Roman"/>
          <w:bCs/>
          <w:i/>
          <w:iCs/>
          <w:sz w:val="24"/>
          <w:szCs w:val="24"/>
          <w:lang w:val="en-US"/>
        </w:rPr>
        <w:t>gió bão, thác lũ</w:t>
      </w:r>
      <w:r w:rsidRPr="001F7CD1">
        <w:rPr>
          <w:rFonts w:cs="Times New Roman"/>
          <w:bCs/>
          <w:sz w:val="24"/>
          <w:szCs w:val="24"/>
          <w:lang w:val="en-US"/>
        </w:rPr>
        <w:t xml:space="preserve"> ẩn dụ cho những khó khăn, gian khổ, bất trắc trong cuộc </w:t>
      </w:r>
      <w:r w:rsidRPr="001F7CD1">
        <w:rPr>
          <w:rFonts w:cs="Times New Roman"/>
          <w:bCs/>
          <w:sz w:val="24"/>
          <w:szCs w:val="24"/>
          <w:lang w:val="vi-VN"/>
        </w:rPr>
        <w:t>đời.</w:t>
      </w:r>
    </w:p>
    <w:p w14:paraId="77B7C71E"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en-US"/>
        </w:rPr>
        <w:t xml:space="preserve">- </w:t>
      </w:r>
      <w:r w:rsidRPr="001F7CD1">
        <w:rPr>
          <w:rFonts w:cs="Times New Roman"/>
          <w:bCs/>
          <w:sz w:val="24"/>
          <w:szCs w:val="24"/>
          <w:lang w:val="vi-VN"/>
        </w:rPr>
        <w:t>Tác dụng</w:t>
      </w:r>
      <w:r w:rsidRPr="001F7CD1">
        <w:rPr>
          <w:rFonts w:cs="Times New Roman"/>
          <w:bCs/>
          <w:sz w:val="24"/>
          <w:szCs w:val="24"/>
          <w:lang w:val="en-US"/>
        </w:rPr>
        <w:t>:</w:t>
      </w:r>
    </w:p>
    <w:p w14:paraId="605EC381"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vi-VN"/>
        </w:rPr>
        <w:t xml:space="preserve">+ </w:t>
      </w:r>
      <w:r w:rsidRPr="001F7CD1">
        <w:rPr>
          <w:rFonts w:cs="Times New Roman"/>
          <w:bCs/>
          <w:sz w:val="24"/>
          <w:szCs w:val="24"/>
          <w:lang w:val="en-US"/>
        </w:rPr>
        <w:t>Tăng tính sinh động, hấp dẫn, gợi hình, gợi cảm cho câu thơ, bài thơ.</w:t>
      </w:r>
    </w:p>
    <w:p w14:paraId="2E7F2493"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en-US"/>
        </w:rPr>
        <w:t xml:space="preserve">+ Nhấn mạnh quan niệm tình yêu của tác giả vượt qua bão </w:t>
      </w:r>
      <w:r w:rsidRPr="001F7CD1">
        <w:rPr>
          <w:rFonts w:cs="Times New Roman"/>
          <w:bCs/>
          <w:sz w:val="24"/>
          <w:szCs w:val="24"/>
          <w:lang w:val="vi-VN"/>
        </w:rPr>
        <w:t>gi</w:t>
      </w:r>
      <w:r w:rsidRPr="001F7CD1">
        <w:rPr>
          <w:rFonts w:cs="Times New Roman"/>
          <w:bCs/>
          <w:sz w:val="24"/>
          <w:szCs w:val="24"/>
          <w:lang w:val="en-US"/>
        </w:rPr>
        <w:t>ông, ghềnh thác…</w:t>
      </w:r>
      <w:r w:rsidRPr="001F7CD1">
        <w:rPr>
          <w:rFonts w:cs="Times New Roman"/>
          <w:bCs/>
          <w:sz w:val="24"/>
          <w:szCs w:val="24"/>
          <w:lang w:val="vi-VN"/>
        </w:rPr>
        <w:t>,</w:t>
      </w:r>
      <w:r w:rsidRPr="001F7CD1">
        <w:rPr>
          <w:rFonts w:cs="Times New Roman"/>
          <w:bCs/>
          <w:sz w:val="24"/>
          <w:szCs w:val="24"/>
          <w:lang w:val="en-US"/>
        </w:rPr>
        <w:t xml:space="preserve"> gợi liên tưởng sâu sắc.</w:t>
      </w:r>
    </w:p>
    <w:p w14:paraId="5EAAE6C7" w14:textId="6442E814" w:rsidR="00F72B5C" w:rsidRPr="001F7CD1" w:rsidRDefault="00F72B5C" w:rsidP="00F72B5C">
      <w:pPr>
        <w:spacing w:before="60" w:after="60"/>
        <w:ind w:firstLine="426"/>
        <w:rPr>
          <w:rFonts w:cs="Times New Roman"/>
          <w:b/>
          <w:bCs/>
          <w:sz w:val="24"/>
          <w:szCs w:val="24"/>
          <w:lang w:val="en-US"/>
        </w:rPr>
      </w:pPr>
      <w:r w:rsidRPr="001F7CD1">
        <w:rPr>
          <w:rFonts w:cs="Times New Roman"/>
          <w:b/>
          <w:bCs/>
          <w:sz w:val="24"/>
          <w:szCs w:val="24"/>
          <w:lang w:val="en-US"/>
        </w:rPr>
        <w:t>3. Bài 3:</w:t>
      </w:r>
    </w:p>
    <w:p w14:paraId="5D645627" w14:textId="781442D5"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en-US"/>
        </w:rPr>
        <w:t xml:space="preserve">- </w:t>
      </w:r>
      <w:r w:rsidRPr="001F7CD1">
        <w:rPr>
          <w:rFonts w:cs="Times New Roman"/>
          <w:bCs/>
          <w:sz w:val="24"/>
          <w:szCs w:val="24"/>
          <w:lang w:val="vi-VN"/>
        </w:rPr>
        <w:t>Biện pháp tu từ đ</w:t>
      </w:r>
      <w:r w:rsidRPr="001F7CD1">
        <w:rPr>
          <w:rFonts w:cs="Times New Roman"/>
          <w:bCs/>
          <w:sz w:val="24"/>
          <w:szCs w:val="24"/>
          <w:lang w:val="en-US"/>
        </w:rPr>
        <w:t xml:space="preserve">iệp cấu trúc </w:t>
      </w:r>
      <w:r w:rsidRPr="001F7CD1">
        <w:rPr>
          <w:rFonts w:cs="Times New Roman"/>
          <w:bCs/>
          <w:sz w:val="24"/>
          <w:szCs w:val="24"/>
          <w:lang w:val="vi-VN"/>
        </w:rPr>
        <w:t>trong các câu thơ là:</w:t>
      </w:r>
      <w:r w:rsidRPr="001F7CD1">
        <w:rPr>
          <w:rFonts w:cs="Times New Roman"/>
          <w:bCs/>
          <w:i/>
          <w:iCs/>
          <w:sz w:val="24"/>
          <w:szCs w:val="24"/>
          <w:lang w:val="vi-VN"/>
        </w:rPr>
        <w:t xml:space="preserve"> </w:t>
      </w:r>
      <w:r w:rsidR="00301397" w:rsidRPr="001F7CD1">
        <w:rPr>
          <w:rFonts w:cs="Times New Roman"/>
          <w:bCs/>
          <w:sz w:val="24"/>
          <w:szCs w:val="24"/>
          <w:lang w:val="en-US"/>
        </w:rPr>
        <w:t>“</w:t>
      </w:r>
      <w:r w:rsidRPr="001F7CD1">
        <w:rPr>
          <w:rFonts w:cs="Times New Roman"/>
          <w:bCs/>
          <w:i/>
          <w:sz w:val="24"/>
          <w:szCs w:val="24"/>
          <w:lang w:val="en-US"/>
        </w:rPr>
        <w:t>Cũ sao</w:t>
      </w:r>
      <w:r w:rsidRPr="001F7CD1">
        <w:rPr>
          <w:rFonts w:cs="Times New Roman"/>
          <w:bCs/>
          <w:sz w:val="24"/>
          <w:szCs w:val="24"/>
          <w:lang w:val="en-US"/>
        </w:rPr>
        <w:t>…</w:t>
      </w:r>
      <w:r w:rsidR="00301397" w:rsidRPr="001F7CD1">
        <w:rPr>
          <w:rFonts w:cs="Times New Roman"/>
          <w:bCs/>
          <w:sz w:val="24"/>
          <w:szCs w:val="24"/>
          <w:lang w:val="en-US"/>
        </w:rPr>
        <w:t>”</w:t>
      </w:r>
      <w:r w:rsidRPr="001F7CD1">
        <w:rPr>
          <w:rFonts w:cs="Times New Roman"/>
          <w:bCs/>
          <w:sz w:val="24"/>
          <w:szCs w:val="24"/>
          <w:lang w:val="en-US"/>
        </w:rPr>
        <w:t xml:space="preserve"> </w:t>
      </w:r>
    </w:p>
    <w:p w14:paraId="6D4A0BA7"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en-US"/>
        </w:rPr>
        <w:t xml:space="preserve">- </w:t>
      </w:r>
      <w:r w:rsidRPr="001F7CD1">
        <w:rPr>
          <w:rFonts w:cs="Times New Roman"/>
          <w:bCs/>
          <w:sz w:val="24"/>
          <w:szCs w:val="24"/>
          <w:lang w:val="vi-VN"/>
        </w:rPr>
        <w:t>Tác dụng</w:t>
      </w:r>
      <w:r w:rsidRPr="001F7CD1">
        <w:rPr>
          <w:rFonts w:cs="Times New Roman"/>
          <w:bCs/>
          <w:sz w:val="24"/>
          <w:szCs w:val="24"/>
          <w:lang w:val="en-US"/>
        </w:rPr>
        <w:t>:</w:t>
      </w:r>
    </w:p>
    <w:p w14:paraId="4CADFEAD"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en-US"/>
        </w:rPr>
        <w:t xml:space="preserve">+ Nhấn mạnh, khẳng định sức sống mãnh liệt của những khúc hát dân ca trong đời sống tinh thần của dân </w:t>
      </w:r>
      <w:r w:rsidRPr="001F7CD1">
        <w:rPr>
          <w:rFonts w:cs="Times New Roman"/>
          <w:bCs/>
          <w:sz w:val="24"/>
          <w:szCs w:val="24"/>
          <w:lang w:val="vi-VN"/>
        </w:rPr>
        <w:t>tộc.</w:t>
      </w:r>
      <w:r w:rsidRPr="001F7CD1">
        <w:rPr>
          <w:rFonts w:cs="Times New Roman"/>
          <w:bCs/>
          <w:sz w:val="24"/>
          <w:szCs w:val="24"/>
          <w:lang w:val="en-US"/>
        </w:rPr>
        <w:t xml:space="preserve"> </w:t>
      </w:r>
    </w:p>
    <w:p w14:paraId="4A101A2C"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en-US"/>
        </w:rPr>
        <w:t xml:space="preserve">+ Tạo giọng thơ tha thiết, trữ </w:t>
      </w:r>
      <w:r w:rsidRPr="001F7CD1">
        <w:rPr>
          <w:rFonts w:cs="Times New Roman"/>
          <w:bCs/>
          <w:sz w:val="24"/>
          <w:szCs w:val="24"/>
          <w:lang w:val="vi-VN"/>
        </w:rPr>
        <w:t>tình.</w:t>
      </w:r>
      <w:r w:rsidRPr="001F7CD1">
        <w:rPr>
          <w:rFonts w:cs="Times New Roman"/>
          <w:bCs/>
          <w:sz w:val="24"/>
          <w:szCs w:val="24"/>
          <w:lang w:val="en-US"/>
        </w:rPr>
        <w:t xml:space="preserve"> </w:t>
      </w:r>
    </w:p>
    <w:p w14:paraId="66C8F654" w14:textId="77777777" w:rsidR="00F72B5C" w:rsidRPr="001F7CD1" w:rsidRDefault="00F72B5C" w:rsidP="00F72B5C">
      <w:pPr>
        <w:spacing w:before="60" w:after="60"/>
        <w:ind w:firstLine="426"/>
        <w:rPr>
          <w:rFonts w:cs="Times New Roman"/>
          <w:bCs/>
          <w:sz w:val="24"/>
          <w:szCs w:val="24"/>
          <w:lang w:val="vi-VN"/>
        </w:rPr>
      </w:pPr>
      <w:r w:rsidRPr="001F7CD1">
        <w:rPr>
          <w:rFonts w:cs="Times New Roman"/>
          <w:bCs/>
          <w:sz w:val="24"/>
          <w:szCs w:val="24"/>
          <w:lang w:val="en-US"/>
        </w:rPr>
        <w:t xml:space="preserve">+ Thể hiện niềm yêu mến, tự hào của tác giả về những khúc dân ca, âm nhạc truyền thống của dân </w:t>
      </w:r>
      <w:r w:rsidRPr="001F7CD1">
        <w:rPr>
          <w:rFonts w:cs="Times New Roman"/>
          <w:bCs/>
          <w:sz w:val="24"/>
          <w:szCs w:val="24"/>
          <w:lang w:val="vi-VN"/>
        </w:rPr>
        <w:t>tộc.</w:t>
      </w:r>
    </w:p>
    <w:p w14:paraId="469EE761" w14:textId="1364061A" w:rsidR="00F72B5C" w:rsidRPr="001F7CD1" w:rsidRDefault="00F72B5C" w:rsidP="00F72B5C">
      <w:pPr>
        <w:spacing w:before="60" w:after="60"/>
        <w:ind w:firstLine="426"/>
        <w:rPr>
          <w:rFonts w:cs="Times New Roman"/>
          <w:b/>
          <w:bCs/>
          <w:sz w:val="24"/>
          <w:szCs w:val="24"/>
          <w:lang w:val="en-US"/>
        </w:rPr>
      </w:pPr>
      <w:r w:rsidRPr="001F7CD1">
        <w:rPr>
          <w:rFonts w:cs="Times New Roman"/>
          <w:bCs/>
          <w:sz w:val="24"/>
          <w:szCs w:val="24"/>
          <w:lang w:val="en-US"/>
        </w:rPr>
        <w:lastRenderedPageBreak/>
        <w:t xml:space="preserve"> </w:t>
      </w:r>
      <w:r w:rsidRPr="001F7CD1">
        <w:rPr>
          <w:rFonts w:cs="Times New Roman"/>
          <w:b/>
          <w:bCs/>
          <w:sz w:val="24"/>
          <w:szCs w:val="24"/>
          <w:lang w:val="vi-VN"/>
        </w:rPr>
        <w:t>4</w:t>
      </w:r>
      <w:r w:rsidRPr="001F7CD1">
        <w:rPr>
          <w:rFonts w:cs="Times New Roman"/>
          <w:b/>
          <w:bCs/>
          <w:sz w:val="24"/>
          <w:szCs w:val="24"/>
          <w:lang w:val="en-US"/>
        </w:rPr>
        <w:t xml:space="preserve">. Bài </w:t>
      </w:r>
      <w:r w:rsidRPr="001F7CD1">
        <w:rPr>
          <w:rFonts w:cs="Times New Roman"/>
          <w:b/>
          <w:bCs/>
          <w:sz w:val="24"/>
          <w:szCs w:val="24"/>
          <w:lang w:val="vi-VN"/>
        </w:rPr>
        <w:t>4</w:t>
      </w:r>
      <w:r w:rsidRPr="001F7CD1">
        <w:rPr>
          <w:rFonts w:cs="Times New Roman"/>
          <w:b/>
          <w:bCs/>
          <w:sz w:val="24"/>
          <w:szCs w:val="24"/>
          <w:lang w:val="en-US"/>
        </w:rPr>
        <w:t>:</w:t>
      </w:r>
    </w:p>
    <w:p w14:paraId="591F5F89"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en-US"/>
        </w:rPr>
        <w:t xml:space="preserve">- </w:t>
      </w:r>
      <w:r w:rsidRPr="001F7CD1">
        <w:rPr>
          <w:rFonts w:cs="Times New Roman"/>
          <w:bCs/>
          <w:sz w:val="24"/>
          <w:szCs w:val="24"/>
          <w:lang w:val="vi-VN"/>
        </w:rPr>
        <w:t xml:space="preserve">Biện pháp tu từ </w:t>
      </w:r>
      <w:r w:rsidRPr="001F7CD1">
        <w:rPr>
          <w:rFonts w:cs="Times New Roman"/>
          <w:bCs/>
          <w:sz w:val="24"/>
          <w:szCs w:val="24"/>
          <w:lang w:val="en-US"/>
        </w:rPr>
        <w:t xml:space="preserve">nhân hóa </w:t>
      </w:r>
      <w:r w:rsidRPr="001F7CD1">
        <w:rPr>
          <w:rFonts w:cs="Times New Roman"/>
          <w:bCs/>
          <w:sz w:val="24"/>
          <w:szCs w:val="24"/>
          <w:lang w:val="vi-VN"/>
        </w:rPr>
        <w:t>trong các câu thơ là:</w:t>
      </w:r>
      <w:r w:rsidRPr="001F7CD1">
        <w:rPr>
          <w:rFonts w:cs="Times New Roman"/>
          <w:bCs/>
          <w:i/>
          <w:iCs/>
          <w:sz w:val="24"/>
          <w:szCs w:val="24"/>
          <w:lang w:val="vi-VN"/>
        </w:rPr>
        <w:t xml:space="preserve"> </w:t>
      </w:r>
      <w:r w:rsidRPr="001F7CD1">
        <w:rPr>
          <w:rFonts w:cs="Times New Roman"/>
          <w:bCs/>
          <w:i/>
          <w:iCs/>
          <w:sz w:val="24"/>
          <w:szCs w:val="24"/>
          <w:lang w:val="en-US"/>
        </w:rPr>
        <w:t>đất nước ngàn năm không mỏi cánh tay cung</w:t>
      </w:r>
    </w:p>
    <w:p w14:paraId="23A0E8CE"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en-US"/>
        </w:rPr>
        <w:t xml:space="preserve">- </w:t>
      </w:r>
      <w:r w:rsidRPr="001F7CD1">
        <w:rPr>
          <w:rFonts w:cs="Times New Roman"/>
          <w:bCs/>
          <w:sz w:val="24"/>
          <w:szCs w:val="24"/>
          <w:lang w:val="vi-VN"/>
        </w:rPr>
        <w:t>Tác dụng</w:t>
      </w:r>
      <w:r w:rsidRPr="001F7CD1">
        <w:rPr>
          <w:rFonts w:cs="Times New Roman"/>
          <w:bCs/>
          <w:sz w:val="24"/>
          <w:szCs w:val="24"/>
          <w:lang w:val="en-US"/>
        </w:rPr>
        <w:t>:</w:t>
      </w:r>
    </w:p>
    <w:p w14:paraId="6F0FFF19"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en-US"/>
        </w:rPr>
        <w:t xml:space="preserve">+ Tái hiện chân dung đất nước như một sinh thể có linh hồn, ngoan cường, bền bỉ chống ngoại xâm; ngợi ca tinh thần yêu nước; tự hào về lịch sử chiến đấu bảo vệ đất nước vô cùng hào hùng của dân tộc ta. </w:t>
      </w:r>
    </w:p>
    <w:p w14:paraId="53BA613C"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en-US"/>
        </w:rPr>
        <w:t>+ Tạo sự diễn đạt sinh động, giàu hình ảnh, gợi hình gợi cảm; giọng điệu tự hào, ngợi ca.</w:t>
      </w:r>
    </w:p>
    <w:p w14:paraId="30311E14" w14:textId="4DFEC21B" w:rsidR="00F72B5C" w:rsidRPr="001F7CD1" w:rsidRDefault="00F72B5C" w:rsidP="00F72B5C">
      <w:pPr>
        <w:spacing w:before="60" w:after="60"/>
        <w:ind w:firstLine="426"/>
        <w:rPr>
          <w:rFonts w:cs="Times New Roman"/>
          <w:b/>
          <w:bCs/>
          <w:sz w:val="24"/>
          <w:szCs w:val="24"/>
          <w:lang w:val="en-US"/>
        </w:rPr>
      </w:pPr>
      <w:r w:rsidRPr="001F7CD1">
        <w:rPr>
          <w:rFonts w:cs="Times New Roman"/>
          <w:b/>
          <w:bCs/>
          <w:sz w:val="24"/>
          <w:szCs w:val="24"/>
          <w:lang w:val="vi-VN"/>
        </w:rPr>
        <w:t>5</w:t>
      </w:r>
      <w:r w:rsidRPr="001F7CD1">
        <w:rPr>
          <w:rFonts w:cs="Times New Roman"/>
          <w:b/>
          <w:bCs/>
          <w:sz w:val="24"/>
          <w:szCs w:val="24"/>
          <w:lang w:val="en-US"/>
        </w:rPr>
        <w:t xml:space="preserve">. Bài </w:t>
      </w:r>
      <w:r w:rsidRPr="001F7CD1">
        <w:rPr>
          <w:rFonts w:cs="Times New Roman"/>
          <w:b/>
          <w:bCs/>
          <w:sz w:val="24"/>
          <w:szCs w:val="24"/>
          <w:lang w:val="vi-VN"/>
        </w:rPr>
        <w:t>5</w:t>
      </w:r>
      <w:r w:rsidRPr="001F7CD1">
        <w:rPr>
          <w:rFonts w:cs="Times New Roman"/>
          <w:b/>
          <w:bCs/>
          <w:sz w:val="24"/>
          <w:szCs w:val="24"/>
          <w:lang w:val="en-US"/>
        </w:rPr>
        <w:t>:</w:t>
      </w:r>
    </w:p>
    <w:p w14:paraId="675BB297" w14:textId="5732137C" w:rsidR="00F72B5C" w:rsidRPr="001F7CD1" w:rsidRDefault="00F72B5C" w:rsidP="00F72B5C">
      <w:pPr>
        <w:spacing w:before="60" w:after="60"/>
        <w:ind w:firstLine="426"/>
        <w:rPr>
          <w:rFonts w:cs="Times New Roman"/>
          <w:bCs/>
          <w:iCs/>
          <w:sz w:val="24"/>
          <w:szCs w:val="24"/>
          <w:lang w:val="vi-VN"/>
        </w:rPr>
      </w:pPr>
      <w:r w:rsidRPr="001F7CD1">
        <w:rPr>
          <w:rFonts w:cs="Times New Roman"/>
          <w:bCs/>
          <w:sz w:val="24"/>
          <w:szCs w:val="24"/>
          <w:lang w:val="en-US"/>
        </w:rPr>
        <w:t xml:space="preserve">- </w:t>
      </w:r>
      <w:r w:rsidRPr="001F7CD1">
        <w:rPr>
          <w:rFonts w:cs="Times New Roman"/>
          <w:bCs/>
          <w:sz w:val="24"/>
          <w:szCs w:val="24"/>
          <w:lang w:val="vi-VN"/>
        </w:rPr>
        <w:t xml:space="preserve">Biện pháp tu từ </w:t>
      </w:r>
      <w:r w:rsidRPr="001F7CD1">
        <w:rPr>
          <w:rFonts w:cs="Times New Roman"/>
          <w:bCs/>
          <w:sz w:val="24"/>
          <w:szCs w:val="24"/>
          <w:lang w:val="en-US"/>
        </w:rPr>
        <w:t>đối</w:t>
      </w:r>
      <w:r w:rsidRPr="001F7CD1">
        <w:rPr>
          <w:rFonts w:cs="Times New Roman"/>
          <w:bCs/>
          <w:sz w:val="24"/>
          <w:szCs w:val="24"/>
          <w:lang w:val="vi-VN"/>
        </w:rPr>
        <w:t xml:space="preserve"> trong các câu thơ là:</w:t>
      </w:r>
      <w:r w:rsidRPr="001F7CD1">
        <w:rPr>
          <w:rFonts w:cs="Times New Roman"/>
          <w:bCs/>
          <w:i/>
          <w:iCs/>
          <w:sz w:val="24"/>
          <w:szCs w:val="24"/>
          <w:lang w:val="vi-VN"/>
        </w:rPr>
        <w:t xml:space="preserve"> </w:t>
      </w:r>
      <w:r w:rsidRPr="001F7CD1">
        <w:rPr>
          <w:rFonts w:cs="Times New Roman"/>
          <w:bCs/>
          <w:i/>
          <w:iCs/>
          <w:sz w:val="24"/>
          <w:szCs w:val="24"/>
          <w:lang w:val="en-US"/>
        </w:rPr>
        <w:t xml:space="preserve">Tuần trăng </w:t>
      </w:r>
      <w:r w:rsidRPr="001F7CD1">
        <w:rPr>
          <w:rFonts w:cs="Times New Roman"/>
          <w:bCs/>
          <w:i/>
          <w:iCs/>
          <w:sz w:val="24"/>
          <w:szCs w:val="24"/>
          <w:lang w:val="vi-VN"/>
        </w:rPr>
        <w:t>khuyết</w:t>
      </w:r>
      <w:r w:rsidR="008539A6" w:rsidRPr="001F7CD1">
        <w:rPr>
          <w:rFonts w:cs="Times New Roman"/>
          <w:bCs/>
          <w:i/>
          <w:iCs/>
          <w:sz w:val="24"/>
          <w:szCs w:val="24"/>
          <w:lang w:val="en-US"/>
        </w:rPr>
        <w:t xml:space="preserve"> </w:t>
      </w:r>
      <w:r w:rsidRPr="001F7CD1">
        <w:rPr>
          <w:rFonts w:cs="Times New Roman"/>
          <w:bCs/>
          <w:i/>
          <w:iCs/>
          <w:sz w:val="24"/>
          <w:szCs w:val="24"/>
          <w:lang w:val="vi-VN"/>
        </w:rPr>
        <w:t>&gt;&lt;</w:t>
      </w:r>
      <w:r w:rsidRPr="001F7CD1">
        <w:rPr>
          <w:rFonts w:cs="Times New Roman"/>
          <w:bCs/>
          <w:i/>
          <w:iCs/>
          <w:sz w:val="24"/>
          <w:szCs w:val="24"/>
          <w:lang w:val="en-US"/>
        </w:rPr>
        <w:t xml:space="preserve"> đĩa dầu </w:t>
      </w:r>
      <w:r w:rsidRPr="001F7CD1">
        <w:rPr>
          <w:rFonts w:cs="Times New Roman"/>
          <w:bCs/>
          <w:i/>
          <w:iCs/>
          <w:sz w:val="24"/>
          <w:szCs w:val="24"/>
          <w:lang w:val="vi-VN"/>
        </w:rPr>
        <w:t xml:space="preserve">hao, </w:t>
      </w:r>
      <w:r w:rsidRPr="001F7CD1">
        <w:rPr>
          <w:rFonts w:cs="Times New Roman"/>
          <w:bCs/>
          <w:i/>
          <w:iCs/>
          <w:sz w:val="24"/>
          <w:szCs w:val="24"/>
          <w:lang w:val="en-US"/>
        </w:rPr>
        <w:t xml:space="preserve">Mặt tơ tưởng </w:t>
      </w:r>
      <w:r w:rsidRPr="001F7CD1">
        <w:rPr>
          <w:rFonts w:cs="Times New Roman"/>
          <w:bCs/>
          <w:i/>
          <w:iCs/>
          <w:sz w:val="24"/>
          <w:szCs w:val="24"/>
          <w:lang w:val="vi-VN"/>
        </w:rPr>
        <w:t>mặt</w:t>
      </w:r>
      <w:r w:rsidR="008539A6" w:rsidRPr="001F7CD1">
        <w:rPr>
          <w:rFonts w:cs="Times New Roman"/>
          <w:bCs/>
          <w:i/>
          <w:iCs/>
          <w:sz w:val="24"/>
          <w:szCs w:val="24"/>
          <w:lang w:val="en-US"/>
        </w:rPr>
        <w:t xml:space="preserve"> </w:t>
      </w:r>
      <w:r w:rsidRPr="001F7CD1">
        <w:rPr>
          <w:rFonts w:cs="Times New Roman"/>
          <w:bCs/>
          <w:i/>
          <w:iCs/>
          <w:sz w:val="24"/>
          <w:szCs w:val="24"/>
          <w:lang w:val="vi-VN"/>
        </w:rPr>
        <w:t>&gt;&lt;</w:t>
      </w:r>
      <w:r w:rsidR="008539A6" w:rsidRPr="001F7CD1">
        <w:rPr>
          <w:rFonts w:cs="Times New Roman"/>
          <w:bCs/>
          <w:i/>
          <w:iCs/>
          <w:sz w:val="24"/>
          <w:szCs w:val="24"/>
          <w:lang w:val="en-US"/>
        </w:rPr>
        <w:t xml:space="preserve"> </w:t>
      </w:r>
      <w:r w:rsidRPr="001F7CD1">
        <w:rPr>
          <w:rFonts w:cs="Times New Roman"/>
          <w:bCs/>
          <w:i/>
          <w:iCs/>
          <w:sz w:val="24"/>
          <w:szCs w:val="24"/>
          <w:lang w:val="en-US"/>
        </w:rPr>
        <w:t>lòng ngao ngán lòng</w:t>
      </w:r>
      <w:r w:rsidRPr="001F7CD1">
        <w:rPr>
          <w:rFonts w:cs="Times New Roman"/>
          <w:bCs/>
          <w:iCs/>
          <w:sz w:val="24"/>
          <w:szCs w:val="24"/>
          <w:lang w:val="vi-VN"/>
        </w:rPr>
        <w:t xml:space="preserve"> (tiểu đối).</w:t>
      </w:r>
    </w:p>
    <w:p w14:paraId="43DF3614"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en-US"/>
        </w:rPr>
        <w:t xml:space="preserve">- </w:t>
      </w:r>
      <w:r w:rsidRPr="001F7CD1">
        <w:rPr>
          <w:rFonts w:cs="Times New Roman"/>
          <w:bCs/>
          <w:sz w:val="24"/>
          <w:szCs w:val="24"/>
          <w:lang w:val="vi-VN"/>
        </w:rPr>
        <w:t>Tác dụng</w:t>
      </w:r>
      <w:r w:rsidRPr="001F7CD1">
        <w:rPr>
          <w:rFonts w:cs="Times New Roman"/>
          <w:bCs/>
          <w:sz w:val="24"/>
          <w:szCs w:val="24"/>
          <w:lang w:val="en-US"/>
        </w:rPr>
        <w:t>:</w:t>
      </w:r>
    </w:p>
    <w:p w14:paraId="652A7455"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vi-VN"/>
        </w:rPr>
        <w:t xml:space="preserve">+ </w:t>
      </w:r>
      <w:r w:rsidRPr="001F7CD1">
        <w:rPr>
          <w:rFonts w:cs="Times New Roman"/>
          <w:bCs/>
          <w:sz w:val="24"/>
          <w:szCs w:val="24"/>
          <w:lang w:val="en-US"/>
        </w:rPr>
        <w:t>Nhằm mục đích gợi ra một vẻ đẹp hoàn chỉnh và hài hòa, từ đó làm tăng mức độ của đêm khuya và trạng thái nhớ thương, buồn bã trong lòng người xa cách.</w:t>
      </w:r>
    </w:p>
    <w:p w14:paraId="28BDBD44"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vi-VN"/>
        </w:rPr>
        <w:t xml:space="preserve">+ </w:t>
      </w:r>
      <w:r w:rsidRPr="001F7CD1">
        <w:rPr>
          <w:rFonts w:cs="Times New Roman"/>
          <w:bCs/>
          <w:sz w:val="24"/>
          <w:szCs w:val="24"/>
          <w:lang w:val="en-US"/>
        </w:rPr>
        <w:t>Tạo ra sự cân đối hài hòa về mặt âm thanh, đối về nghĩa với nhau.</w:t>
      </w:r>
    </w:p>
    <w:p w14:paraId="1212B21F"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vi-VN"/>
        </w:rPr>
        <w:t xml:space="preserve">+ </w:t>
      </w:r>
      <w:r w:rsidRPr="001F7CD1">
        <w:rPr>
          <w:rFonts w:cs="Times New Roman"/>
          <w:bCs/>
          <w:sz w:val="24"/>
          <w:szCs w:val="24"/>
          <w:lang w:val="en-US"/>
        </w:rPr>
        <w:t>Tạo ra sự hoàn chỉnh và dễ nhớ.</w:t>
      </w:r>
    </w:p>
    <w:p w14:paraId="72480F9F" w14:textId="674EADA4" w:rsidR="00F72B5C" w:rsidRPr="001F7CD1" w:rsidRDefault="00F72B5C" w:rsidP="00F72B5C">
      <w:pPr>
        <w:spacing w:before="60" w:after="60"/>
        <w:ind w:firstLine="426"/>
        <w:rPr>
          <w:rFonts w:cs="Times New Roman"/>
          <w:bCs/>
          <w:sz w:val="24"/>
          <w:szCs w:val="24"/>
          <w:lang w:val="en-US"/>
        </w:rPr>
      </w:pPr>
      <w:r w:rsidRPr="001F7CD1">
        <w:rPr>
          <w:rFonts w:cs="Times New Roman"/>
          <w:b/>
          <w:bCs/>
          <w:sz w:val="24"/>
          <w:szCs w:val="24"/>
          <w:lang w:val="vi-VN"/>
        </w:rPr>
        <w:t>6</w:t>
      </w:r>
      <w:r w:rsidRPr="001F7CD1">
        <w:rPr>
          <w:rFonts w:cs="Times New Roman"/>
          <w:b/>
          <w:bCs/>
          <w:sz w:val="24"/>
          <w:szCs w:val="24"/>
          <w:lang w:val="en-US"/>
        </w:rPr>
        <w:t xml:space="preserve">. Bài </w:t>
      </w:r>
      <w:r w:rsidRPr="001F7CD1">
        <w:rPr>
          <w:rFonts w:cs="Times New Roman"/>
          <w:b/>
          <w:bCs/>
          <w:sz w:val="24"/>
          <w:szCs w:val="24"/>
          <w:lang w:val="vi-VN"/>
        </w:rPr>
        <w:t>6</w:t>
      </w:r>
      <w:r w:rsidRPr="001F7CD1">
        <w:rPr>
          <w:rFonts w:cs="Times New Roman"/>
          <w:b/>
          <w:bCs/>
          <w:sz w:val="24"/>
          <w:szCs w:val="24"/>
          <w:lang w:val="en-US"/>
        </w:rPr>
        <w:t>:</w:t>
      </w:r>
    </w:p>
    <w:p w14:paraId="518C4816" w14:textId="77777777" w:rsidR="00F72B5C" w:rsidRPr="001F7CD1" w:rsidRDefault="00F72B5C" w:rsidP="00F72B5C">
      <w:pPr>
        <w:spacing w:before="60" w:after="60"/>
        <w:ind w:firstLine="426"/>
        <w:rPr>
          <w:rFonts w:cs="Times New Roman"/>
          <w:bCs/>
          <w:iCs/>
          <w:sz w:val="24"/>
          <w:szCs w:val="24"/>
          <w:lang w:val="vi-VN"/>
        </w:rPr>
      </w:pPr>
      <w:r w:rsidRPr="001F7CD1">
        <w:rPr>
          <w:rFonts w:cs="Times New Roman"/>
          <w:bCs/>
          <w:sz w:val="24"/>
          <w:szCs w:val="24"/>
          <w:lang w:val="en-US"/>
        </w:rPr>
        <w:t xml:space="preserve">- </w:t>
      </w:r>
      <w:r w:rsidRPr="001F7CD1">
        <w:rPr>
          <w:rFonts w:cs="Times New Roman"/>
          <w:bCs/>
          <w:sz w:val="24"/>
          <w:szCs w:val="24"/>
          <w:lang w:val="vi-VN"/>
        </w:rPr>
        <w:t>Biện pháp tu từ liệt kê trong các câu thơ là:</w:t>
      </w:r>
      <w:r w:rsidRPr="001F7CD1">
        <w:rPr>
          <w:rFonts w:cs="Times New Roman"/>
          <w:bCs/>
          <w:i/>
          <w:iCs/>
          <w:sz w:val="24"/>
          <w:szCs w:val="24"/>
          <w:lang w:val="vi-VN"/>
        </w:rPr>
        <w:t xml:space="preserve"> </w:t>
      </w:r>
      <w:r w:rsidRPr="001F7CD1">
        <w:rPr>
          <w:rFonts w:cs="Times New Roman"/>
          <w:bCs/>
          <w:iCs/>
          <w:sz w:val="24"/>
          <w:szCs w:val="24"/>
          <w:lang w:val="en-US"/>
        </w:rPr>
        <w:t>cánh rừng già Châu Phi bốc cháy, voi chết cóng, chim trời lao xuống biển sâu.</w:t>
      </w:r>
    </w:p>
    <w:p w14:paraId="0DB6619E"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en-US"/>
        </w:rPr>
        <w:t xml:space="preserve">- </w:t>
      </w:r>
      <w:r w:rsidRPr="001F7CD1">
        <w:rPr>
          <w:rFonts w:cs="Times New Roman"/>
          <w:bCs/>
          <w:sz w:val="24"/>
          <w:szCs w:val="24"/>
          <w:lang w:val="vi-VN"/>
        </w:rPr>
        <w:t>Tác dụng</w:t>
      </w:r>
      <w:r w:rsidRPr="001F7CD1">
        <w:rPr>
          <w:rFonts w:cs="Times New Roman"/>
          <w:bCs/>
          <w:sz w:val="24"/>
          <w:szCs w:val="24"/>
          <w:lang w:val="en-US"/>
        </w:rPr>
        <w:t>:</w:t>
      </w:r>
    </w:p>
    <w:p w14:paraId="28CB93E9"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vi-VN"/>
        </w:rPr>
        <w:t xml:space="preserve">+ </w:t>
      </w:r>
      <w:r w:rsidRPr="001F7CD1">
        <w:rPr>
          <w:rFonts w:cs="Times New Roman"/>
          <w:bCs/>
          <w:sz w:val="24"/>
          <w:szCs w:val="24"/>
          <w:lang w:val="en-US"/>
        </w:rPr>
        <w:t>Tăng tính liên kết, tạo nhịp điệu chậm rãi, giọng điệu điềm tĩnh, suy tư cho đoạn thơ.</w:t>
      </w:r>
    </w:p>
    <w:p w14:paraId="24F61D40" w14:textId="77777777" w:rsidR="00F72B5C" w:rsidRPr="001F7CD1" w:rsidRDefault="00F72B5C" w:rsidP="00F72B5C">
      <w:pPr>
        <w:spacing w:before="60" w:after="60"/>
        <w:ind w:firstLine="426"/>
        <w:rPr>
          <w:rFonts w:cs="Times New Roman"/>
          <w:bCs/>
          <w:sz w:val="24"/>
          <w:szCs w:val="24"/>
          <w:lang w:val="vi-VN"/>
        </w:rPr>
      </w:pPr>
      <w:r w:rsidRPr="001F7CD1">
        <w:rPr>
          <w:rFonts w:cs="Times New Roman"/>
          <w:bCs/>
          <w:sz w:val="24"/>
          <w:szCs w:val="24"/>
          <w:lang w:val="vi-VN"/>
        </w:rPr>
        <w:t xml:space="preserve">+ </w:t>
      </w:r>
      <w:r w:rsidRPr="001F7CD1">
        <w:rPr>
          <w:rFonts w:cs="Times New Roman"/>
          <w:bCs/>
          <w:sz w:val="24"/>
          <w:szCs w:val="24"/>
          <w:lang w:val="en-US"/>
        </w:rPr>
        <w:t xml:space="preserve">Khắc hoạ thế giới tự nhiên đang bị tàn phá, các loài động - thực vật đang dần bị huỷ </w:t>
      </w:r>
      <w:r w:rsidRPr="001F7CD1">
        <w:rPr>
          <w:rFonts w:cs="Times New Roman"/>
          <w:bCs/>
          <w:sz w:val="24"/>
          <w:szCs w:val="24"/>
          <w:lang w:val="vi-VN"/>
        </w:rPr>
        <w:t>hoại.</w:t>
      </w:r>
    </w:p>
    <w:p w14:paraId="10CCDE4B" w14:textId="77777777" w:rsidR="00F72B5C" w:rsidRPr="001F7CD1" w:rsidRDefault="00F72B5C" w:rsidP="00F72B5C">
      <w:pPr>
        <w:spacing w:before="60" w:after="60"/>
        <w:ind w:firstLine="426"/>
        <w:rPr>
          <w:rFonts w:cs="Times New Roman"/>
          <w:bCs/>
          <w:sz w:val="24"/>
          <w:szCs w:val="24"/>
          <w:lang w:val="en-US"/>
        </w:rPr>
      </w:pPr>
      <w:r w:rsidRPr="001F7CD1">
        <w:rPr>
          <w:rFonts w:cs="Times New Roman"/>
          <w:bCs/>
          <w:sz w:val="24"/>
          <w:szCs w:val="24"/>
          <w:lang w:val="vi-VN"/>
        </w:rPr>
        <w:t xml:space="preserve">+ </w:t>
      </w:r>
      <w:r w:rsidRPr="001F7CD1">
        <w:rPr>
          <w:rFonts w:cs="Times New Roman"/>
          <w:bCs/>
          <w:sz w:val="24"/>
          <w:szCs w:val="24"/>
          <w:lang w:val="en-US"/>
        </w:rPr>
        <w:t>Bộc lộ những trăn trở, lo âu của nhà thơ về những bất trắc trên hành trình đi tìm sự sống.</w:t>
      </w:r>
      <w:r w:rsidRPr="001F7CD1">
        <w:rPr>
          <w:rFonts w:cs="Times New Roman"/>
          <w:bCs/>
          <w:sz w:val="24"/>
          <w:szCs w:val="24"/>
          <w:lang w:val="vi-VN"/>
        </w:rPr>
        <w:t xml:space="preserve"> Từ đó, k</w:t>
      </w:r>
      <w:r w:rsidRPr="001F7CD1">
        <w:rPr>
          <w:rFonts w:cs="Times New Roman"/>
          <w:bCs/>
          <w:sz w:val="24"/>
          <w:szCs w:val="24"/>
          <w:lang w:val="en-US"/>
        </w:rPr>
        <w:t>hơi gợi về ý thức, trách nhiệm bảo vệ tự nhiên, bảo vệ môi trường sống muôn loài.</w:t>
      </w:r>
    </w:p>
    <w:p w14:paraId="2FCF9CDC" w14:textId="77777777" w:rsidR="00824D8E" w:rsidRPr="001F7CD1" w:rsidRDefault="00824D8E" w:rsidP="00882AA5">
      <w:pPr>
        <w:spacing w:before="60" w:after="60"/>
        <w:ind w:firstLine="426"/>
        <w:rPr>
          <w:rFonts w:cs="Times New Roman"/>
          <w:bCs/>
          <w:sz w:val="24"/>
          <w:szCs w:val="24"/>
          <w:lang w:val="pt-BR"/>
        </w:rPr>
      </w:pPr>
    </w:p>
    <w:p w14:paraId="45FEABED" w14:textId="77777777" w:rsidR="00737EC8" w:rsidRPr="001F7CD1" w:rsidRDefault="00737EC8" w:rsidP="00EE0F93">
      <w:pPr>
        <w:spacing w:before="60" w:after="60"/>
        <w:ind w:firstLine="426"/>
        <w:jc w:val="center"/>
        <w:rPr>
          <w:rFonts w:cs="Times New Roman"/>
          <w:b/>
          <w:bCs/>
          <w:sz w:val="24"/>
          <w:szCs w:val="24"/>
          <w:lang w:val="en-US"/>
        </w:rPr>
      </w:pPr>
      <w:r w:rsidRPr="001F7CD1">
        <w:rPr>
          <w:rFonts w:cs="Times New Roman"/>
          <w:b/>
          <w:sz w:val="24"/>
          <w:szCs w:val="24"/>
          <w:u w:val="single"/>
          <w:lang w:val="pt-BR"/>
        </w:rPr>
        <w:t>Bài 3:</w:t>
      </w:r>
      <w:r w:rsidRPr="001F7CD1">
        <w:rPr>
          <w:rFonts w:cs="Times New Roman"/>
          <w:b/>
          <w:sz w:val="24"/>
          <w:szCs w:val="24"/>
          <w:lang w:val="pt-BR"/>
        </w:rPr>
        <w:t xml:space="preserve"> </w:t>
      </w:r>
      <w:r w:rsidRPr="001F7CD1">
        <w:rPr>
          <w:rFonts w:cs="Times New Roman"/>
          <w:b/>
          <w:bCs/>
          <w:sz w:val="24"/>
          <w:szCs w:val="24"/>
          <w:lang w:val="vi-VN"/>
        </w:rPr>
        <w:t>LỖ</w:t>
      </w:r>
      <w:r w:rsidRPr="001F7CD1">
        <w:rPr>
          <w:rFonts w:cs="Times New Roman"/>
          <w:b/>
          <w:bCs/>
          <w:sz w:val="24"/>
          <w:szCs w:val="24"/>
          <w:lang w:val="en-US"/>
        </w:rPr>
        <w:t>I LOGIC, LỖI CÂU MƠ HỒ VÀ CÁCH SỬA</w:t>
      </w:r>
    </w:p>
    <w:p w14:paraId="6949C4F7" w14:textId="114BC2DF" w:rsidR="00C66537" w:rsidRPr="001F7CD1" w:rsidRDefault="00C66537" w:rsidP="00737EC8">
      <w:pPr>
        <w:spacing w:before="60" w:after="60"/>
        <w:ind w:firstLine="426"/>
        <w:rPr>
          <w:rFonts w:cs="Times New Roman"/>
          <w:b/>
          <w:bCs/>
          <w:sz w:val="24"/>
          <w:szCs w:val="24"/>
          <w:lang w:val="vi-VN"/>
        </w:rPr>
      </w:pPr>
      <w:r w:rsidRPr="001F7CD1">
        <w:rPr>
          <w:rFonts w:cs="Times New Roman"/>
          <w:b/>
          <w:bCs/>
          <w:sz w:val="24"/>
          <w:szCs w:val="24"/>
          <w:lang w:val="en-US"/>
        </w:rPr>
        <w:t>I. Lý thuyết chung</w:t>
      </w:r>
    </w:p>
    <w:tbl>
      <w:tblPr>
        <w:tblStyle w:val="TableGrid"/>
        <w:tblW w:w="0" w:type="auto"/>
        <w:tblLook w:val="04A0" w:firstRow="1" w:lastRow="0" w:firstColumn="1" w:lastColumn="0" w:noHBand="0" w:noVBand="1"/>
      </w:tblPr>
      <w:tblGrid>
        <w:gridCol w:w="1014"/>
        <w:gridCol w:w="3788"/>
        <w:gridCol w:w="4825"/>
      </w:tblGrid>
      <w:tr w:rsidR="00737EC8" w:rsidRPr="001F7CD1" w14:paraId="391824DB" w14:textId="77777777" w:rsidTr="00737EC8">
        <w:tc>
          <w:tcPr>
            <w:tcW w:w="0" w:type="auto"/>
          </w:tcPr>
          <w:p w14:paraId="02614F1A" w14:textId="77777777" w:rsidR="00737EC8" w:rsidRPr="001F7CD1" w:rsidRDefault="00737EC8" w:rsidP="00737EC8">
            <w:pPr>
              <w:spacing w:before="60" w:after="60"/>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Loại lỗi</w:t>
            </w:r>
          </w:p>
        </w:tc>
        <w:tc>
          <w:tcPr>
            <w:tcW w:w="0" w:type="auto"/>
          </w:tcPr>
          <w:p w14:paraId="6A245A88" w14:textId="77777777" w:rsidR="00737EC8" w:rsidRPr="001F7CD1" w:rsidRDefault="00737EC8" w:rsidP="00737EC8">
            <w:pPr>
              <w:spacing w:before="60" w:after="60"/>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Biểu hiện lỗi</w:t>
            </w:r>
            <w:r w:rsidRPr="001F7CD1">
              <w:rPr>
                <w:rFonts w:ascii="Times New Roman" w:hAnsi="Times New Roman" w:cs="Times New Roman"/>
                <w:bCs/>
                <w:sz w:val="24"/>
                <w:szCs w:val="24"/>
                <w:lang w:val="en-US"/>
              </w:rPr>
              <w:t xml:space="preserve"> </w:t>
            </w:r>
            <w:r w:rsidRPr="001F7CD1">
              <w:rPr>
                <w:rFonts w:ascii="Times New Roman" w:hAnsi="Times New Roman" w:cs="Times New Roman"/>
                <w:b/>
                <w:bCs/>
                <w:sz w:val="24"/>
                <w:szCs w:val="24"/>
                <w:lang w:val="en-US"/>
              </w:rPr>
              <w:t>logic và lỗi câu mơ hồ</w:t>
            </w:r>
            <w:r w:rsidRPr="001F7CD1">
              <w:rPr>
                <w:rFonts w:ascii="Times New Roman" w:hAnsi="Times New Roman" w:cs="Times New Roman"/>
                <w:b/>
                <w:bCs/>
                <w:sz w:val="24"/>
                <w:szCs w:val="24"/>
                <w:lang w:val="vi-VN"/>
              </w:rPr>
              <w:t xml:space="preserve"> </w:t>
            </w:r>
          </w:p>
        </w:tc>
        <w:tc>
          <w:tcPr>
            <w:tcW w:w="0" w:type="auto"/>
          </w:tcPr>
          <w:p w14:paraId="0FB1F531" w14:textId="77777777" w:rsidR="00737EC8" w:rsidRPr="001F7CD1" w:rsidRDefault="00737EC8" w:rsidP="00737EC8">
            <w:pPr>
              <w:spacing w:before="60" w:after="60"/>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Cách sửa</w:t>
            </w:r>
          </w:p>
        </w:tc>
      </w:tr>
      <w:tr w:rsidR="00737EC8" w:rsidRPr="001F7CD1" w14:paraId="723199F0" w14:textId="77777777" w:rsidTr="00737EC8">
        <w:tc>
          <w:tcPr>
            <w:tcW w:w="0" w:type="auto"/>
            <w:vMerge w:val="restart"/>
          </w:tcPr>
          <w:p w14:paraId="6E4AA70B" w14:textId="77777777" w:rsidR="00737EC8" w:rsidRPr="001F7CD1" w:rsidRDefault="00737EC8" w:rsidP="00737EC8">
            <w:pPr>
              <w:spacing w:before="60" w:after="60"/>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Lỗi</w:t>
            </w:r>
            <w:r w:rsidRPr="001F7CD1">
              <w:rPr>
                <w:rFonts w:ascii="Times New Roman" w:hAnsi="Times New Roman" w:cs="Times New Roman"/>
                <w:bCs/>
                <w:sz w:val="24"/>
                <w:szCs w:val="24"/>
                <w:lang w:val="en-US"/>
              </w:rPr>
              <w:t xml:space="preserve"> </w:t>
            </w:r>
            <w:r w:rsidRPr="001F7CD1">
              <w:rPr>
                <w:rFonts w:ascii="Times New Roman" w:hAnsi="Times New Roman" w:cs="Times New Roman"/>
                <w:b/>
                <w:bCs/>
                <w:sz w:val="24"/>
                <w:szCs w:val="24"/>
                <w:lang w:val="en-US"/>
              </w:rPr>
              <w:t>logic</w:t>
            </w:r>
          </w:p>
        </w:tc>
        <w:tc>
          <w:tcPr>
            <w:tcW w:w="0" w:type="auto"/>
          </w:tcPr>
          <w:p w14:paraId="40F747C2" w14:textId="77777777" w:rsidR="00737EC8" w:rsidRPr="001F7CD1" w:rsidRDefault="00737EC8" w:rsidP="00737EC8">
            <w:pPr>
              <w:spacing w:before="60" w:after="60"/>
              <w:rPr>
                <w:rFonts w:ascii="Times New Roman" w:hAnsi="Times New Roman" w:cs="Times New Roman"/>
                <w:bCs/>
                <w:sz w:val="24"/>
                <w:szCs w:val="24"/>
                <w:lang w:val="vi-VN"/>
              </w:rPr>
            </w:pPr>
            <w:r w:rsidRPr="001F7CD1">
              <w:rPr>
                <w:rFonts w:ascii="Times New Roman" w:hAnsi="Times New Roman" w:cs="Times New Roman"/>
                <w:bCs/>
                <w:sz w:val="24"/>
                <w:szCs w:val="24"/>
                <w:lang w:val="vi-VN"/>
              </w:rPr>
              <w:t>Lẫn lộn các bình diện khi nói về đối tượng.</w:t>
            </w:r>
          </w:p>
        </w:tc>
        <w:tc>
          <w:tcPr>
            <w:tcW w:w="0" w:type="auto"/>
          </w:tcPr>
          <w:p w14:paraId="3C5DB691" w14:textId="2DDF2367" w:rsidR="00737EC8" w:rsidRPr="001F7CD1" w:rsidRDefault="00737EC8" w:rsidP="00737EC8">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vi-VN"/>
              </w:rPr>
              <w:t>Quy các ý về cùng một bình diện.</w:t>
            </w:r>
          </w:p>
        </w:tc>
      </w:tr>
      <w:tr w:rsidR="00737EC8" w:rsidRPr="001F7CD1" w14:paraId="2AB5EB16" w14:textId="77777777" w:rsidTr="00737EC8">
        <w:tc>
          <w:tcPr>
            <w:tcW w:w="0" w:type="auto"/>
            <w:vMerge/>
          </w:tcPr>
          <w:p w14:paraId="73EB6E0B" w14:textId="77777777" w:rsidR="00737EC8" w:rsidRPr="001F7CD1" w:rsidRDefault="00737EC8" w:rsidP="00737EC8">
            <w:pPr>
              <w:spacing w:before="60" w:after="60"/>
              <w:rPr>
                <w:rFonts w:ascii="Times New Roman" w:hAnsi="Times New Roman" w:cs="Times New Roman"/>
                <w:b/>
                <w:bCs/>
                <w:sz w:val="24"/>
                <w:szCs w:val="24"/>
                <w:lang w:val="vi-VN"/>
              </w:rPr>
            </w:pPr>
          </w:p>
        </w:tc>
        <w:tc>
          <w:tcPr>
            <w:tcW w:w="0" w:type="auto"/>
          </w:tcPr>
          <w:p w14:paraId="29E97E87" w14:textId="77777777" w:rsidR="00737EC8" w:rsidRPr="001F7CD1" w:rsidRDefault="00737EC8" w:rsidP="00737EC8">
            <w:pPr>
              <w:spacing w:before="60" w:after="60"/>
              <w:rPr>
                <w:rFonts w:ascii="Times New Roman" w:hAnsi="Times New Roman" w:cs="Times New Roman"/>
                <w:bCs/>
                <w:sz w:val="24"/>
                <w:szCs w:val="24"/>
                <w:lang w:val="vi-VN"/>
              </w:rPr>
            </w:pPr>
            <w:r w:rsidRPr="001F7CD1">
              <w:rPr>
                <w:rFonts w:ascii="Times New Roman" w:hAnsi="Times New Roman" w:cs="Times New Roman"/>
                <w:bCs/>
                <w:sz w:val="24"/>
                <w:szCs w:val="24"/>
                <w:lang w:val="vi-VN"/>
              </w:rPr>
              <w:t>Có sự mâu thuẫn giữa các ý trong câu.</w:t>
            </w:r>
          </w:p>
        </w:tc>
        <w:tc>
          <w:tcPr>
            <w:tcW w:w="0" w:type="auto"/>
          </w:tcPr>
          <w:p w14:paraId="7DA7D57C" w14:textId="77777777" w:rsidR="00737EC8" w:rsidRPr="001F7CD1" w:rsidRDefault="00737EC8" w:rsidP="00737EC8">
            <w:pPr>
              <w:spacing w:before="60" w:after="60"/>
              <w:rPr>
                <w:rFonts w:ascii="Times New Roman" w:hAnsi="Times New Roman" w:cs="Times New Roman"/>
                <w:bCs/>
                <w:sz w:val="24"/>
                <w:szCs w:val="24"/>
                <w:lang w:val="vi-VN"/>
              </w:rPr>
            </w:pPr>
            <w:r w:rsidRPr="001F7CD1">
              <w:rPr>
                <w:rFonts w:ascii="Times New Roman" w:hAnsi="Times New Roman" w:cs="Times New Roman"/>
                <w:bCs/>
                <w:sz w:val="24"/>
                <w:szCs w:val="24"/>
                <w:lang w:val="vi-VN"/>
              </w:rPr>
              <w:t>Lược bỏ một trong các ý mâu thuẫn.</w:t>
            </w:r>
          </w:p>
        </w:tc>
      </w:tr>
      <w:tr w:rsidR="00737EC8" w:rsidRPr="001F7CD1" w14:paraId="47F15F60" w14:textId="77777777" w:rsidTr="00737EC8">
        <w:tc>
          <w:tcPr>
            <w:tcW w:w="0" w:type="auto"/>
            <w:vMerge/>
          </w:tcPr>
          <w:p w14:paraId="20087A58" w14:textId="77777777" w:rsidR="00737EC8" w:rsidRPr="001F7CD1" w:rsidRDefault="00737EC8" w:rsidP="00737EC8">
            <w:pPr>
              <w:spacing w:before="60" w:after="60"/>
              <w:rPr>
                <w:rFonts w:ascii="Times New Roman" w:hAnsi="Times New Roman" w:cs="Times New Roman"/>
                <w:b/>
                <w:bCs/>
                <w:sz w:val="24"/>
                <w:szCs w:val="24"/>
                <w:lang w:val="vi-VN"/>
              </w:rPr>
            </w:pPr>
          </w:p>
        </w:tc>
        <w:tc>
          <w:tcPr>
            <w:tcW w:w="0" w:type="auto"/>
          </w:tcPr>
          <w:p w14:paraId="004A4329" w14:textId="77777777" w:rsidR="00737EC8" w:rsidRPr="001F7CD1" w:rsidRDefault="00737EC8" w:rsidP="00737EC8">
            <w:pPr>
              <w:spacing w:before="60" w:after="60"/>
              <w:rPr>
                <w:rFonts w:ascii="Times New Roman" w:hAnsi="Times New Roman" w:cs="Times New Roman"/>
                <w:bCs/>
                <w:sz w:val="24"/>
                <w:szCs w:val="24"/>
                <w:lang w:val="vi-VN"/>
              </w:rPr>
            </w:pPr>
            <w:r w:rsidRPr="001F7CD1">
              <w:rPr>
                <w:rFonts w:ascii="Times New Roman" w:hAnsi="Times New Roman" w:cs="Times New Roman"/>
                <w:bCs/>
                <w:sz w:val="24"/>
                <w:szCs w:val="24"/>
                <w:lang w:val="vi-VN"/>
              </w:rPr>
              <w:t>Đặt các đối tượng không cùng cấp độ trong quan hệ đồng đẳng.</w:t>
            </w:r>
          </w:p>
        </w:tc>
        <w:tc>
          <w:tcPr>
            <w:tcW w:w="0" w:type="auto"/>
          </w:tcPr>
          <w:p w14:paraId="3BFF306B" w14:textId="77777777" w:rsidR="00737EC8" w:rsidRPr="001F7CD1" w:rsidRDefault="00737EC8" w:rsidP="00737EC8">
            <w:pPr>
              <w:spacing w:before="60" w:after="60"/>
              <w:rPr>
                <w:rFonts w:ascii="Times New Roman" w:hAnsi="Times New Roman" w:cs="Times New Roman"/>
                <w:bCs/>
                <w:sz w:val="24"/>
                <w:szCs w:val="24"/>
                <w:lang w:val="vi-VN"/>
              </w:rPr>
            </w:pPr>
            <w:r w:rsidRPr="001F7CD1">
              <w:rPr>
                <w:rFonts w:ascii="Times New Roman" w:hAnsi="Times New Roman" w:cs="Times New Roman"/>
                <w:bCs/>
                <w:sz w:val="24"/>
                <w:szCs w:val="24"/>
                <w:lang w:val="vi-VN"/>
              </w:rPr>
              <w:t>Phân chia cấp độ rành mạch cho các đối tượng được nhắc tới.</w:t>
            </w:r>
          </w:p>
        </w:tc>
      </w:tr>
      <w:tr w:rsidR="00737EC8" w:rsidRPr="001F7CD1" w14:paraId="0FCA6394" w14:textId="77777777" w:rsidTr="00737EC8">
        <w:tc>
          <w:tcPr>
            <w:tcW w:w="0" w:type="auto"/>
          </w:tcPr>
          <w:p w14:paraId="11E4BA53" w14:textId="77777777" w:rsidR="00737EC8" w:rsidRPr="001F7CD1" w:rsidRDefault="00737EC8" w:rsidP="00737EC8">
            <w:pPr>
              <w:spacing w:before="60" w:after="60"/>
              <w:rPr>
                <w:rFonts w:ascii="Times New Roman" w:hAnsi="Times New Roman" w:cs="Times New Roman"/>
                <w:bCs/>
                <w:sz w:val="24"/>
                <w:szCs w:val="24"/>
                <w:lang w:val="vi-VN"/>
              </w:rPr>
            </w:pPr>
            <w:r w:rsidRPr="001F7CD1">
              <w:rPr>
                <w:rFonts w:ascii="Times New Roman" w:hAnsi="Times New Roman" w:cs="Times New Roman"/>
                <w:b/>
                <w:bCs/>
                <w:sz w:val="24"/>
                <w:szCs w:val="24"/>
                <w:lang w:val="vi-VN"/>
              </w:rPr>
              <w:t>L</w:t>
            </w:r>
            <w:r w:rsidRPr="001F7CD1">
              <w:rPr>
                <w:rFonts w:ascii="Times New Roman" w:hAnsi="Times New Roman" w:cs="Times New Roman"/>
                <w:b/>
                <w:bCs/>
                <w:sz w:val="24"/>
                <w:szCs w:val="24"/>
                <w:lang w:val="en-US"/>
              </w:rPr>
              <w:t>ỗi câu mơ hồ</w:t>
            </w:r>
          </w:p>
        </w:tc>
        <w:tc>
          <w:tcPr>
            <w:tcW w:w="0" w:type="auto"/>
          </w:tcPr>
          <w:p w14:paraId="0ECCAA78" w14:textId="77777777" w:rsidR="00737EC8" w:rsidRPr="001F7CD1" w:rsidRDefault="00737EC8" w:rsidP="00737EC8">
            <w:pPr>
              <w:spacing w:before="60" w:after="60"/>
              <w:rPr>
                <w:rFonts w:ascii="Times New Roman" w:hAnsi="Times New Roman" w:cs="Times New Roman"/>
                <w:bCs/>
                <w:sz w:val="24"/>
                <w:szCs w:val="24"/>
                <w:lang w:val="vi-VN"/>
              </w:rPr>
            </w:pPr>
            <w:r w:rsidRPr="001F7CD1">
              <w:rPr>
                <w:rFonts w:ascii="Times New Roman" w:hAnsi="Times New Roman" w:cs="Times New Roman"/>
                <w:bCs/>
                <w:sz w:val="24"/>
                <w:szCs w:val="24"/>
                <w:lang w:val="vi-VN"/>
              </w:rPr>
              <w:t>Câu có cấu trúc được diễn giải theo những cách khác nhau, dẫn đến những cách hiểu nghĩa khác nhau.</w:t>
            </w:r>
          </w:p>
        </w:tc>
        <w:tc>
          <w:tcPr>
            <w:tcW w:w="0" w:type="auto"/>
          </w:tcPr>
          <w:p w14:paraId="5CB4666E" w14:textId="77777777" w:rsidR="00737EC8" w:rsidRPr="001F7CD1" w:rsidRDefault="00737EC8" w:rsidP="00737EC8">
            <w:pPr>
              <w:spacing w:before="60" w:after="60"/>
              <w:rPr>
                <w:rFonts w:ascii="Times New Roman" w:hAnsi="Times New Roman" w:cs="Times New Roman"/>
                <w:bCs/>
                <w:sz w:val="24"/>
                <w:szCs w:val="24"/>
                <w:lang w:val="vi-VN"/>
              </w:rPr>
            </w:pPr>
            <w:r w:rsidRPr="001F7CD1">
              <w:rPr>
                <w:rFonts w:ascii="Times New Roman" w:hAnsi="Times New Roman" w:cs="Times New Roman"/>
                <w:bCs/>
                <w:sz w:val="24"/>
                <w:szCs w:val="24"/>
                <w:lang w:val="vi-VN"/>
              </w:rPr>
              <w:t>Xác định được ý cần biểu đạt, nhằm biểu đạt đúng ý đã xác định. Tiếp đó, đọc lại câu để biết cần thêm từ ngữ hay dấu câu vào vị trí nào.</w:t>
            </w:r>
          </w:p>
        </w:tc>
      </w:tr>
    </w:tbl>
    <w:p w14:paraId="12B1AF76" w14:textId="53CE8533" w:rsidR="007A5FCE" w:rsidRPr="001F7CD1" w:rsidRDefault="00C66537" w:rsidP="00C66537">
      <w:pPr>
        <w:spacing w:before="60" w:after="60"/>
        <w:ind w:firstLine="426"/>
        <w:rPr>
          <w:rFonts w:cs="Times New Roman"/>
          <w:b/>
          <w:sz w:val="24"/>
          <w:szCs w:val="24"/>
          <w:lang w:val="pt-BR"/>
        </w:rPr>
      </w:pPr>
      <w:r w:rsidRPr="001F7CD1">
        <w:rPr>
          <w:rFonts w:cs="Times New Roman"/>
          <w:b/>
          <w:sz w:val="24"/>
          <w:szCs w:val="24"/>
          <w:lang w:val="pt-BR"/>
        </w:rPr>
        <w:t>II. Luyện tập</w:t>
      </w:r>
    </w:p>
    <w:p w14:paraId="4F924D4F" w14:textId="77777777" w:rsidR="00D11BBF" w:rsidRPr="001F7CD1" w:rsidRDefault="00D11BBF" w:rsidP="00D11BBF">
      <w:pPr>
        <w:spacing w:before="60" w:after="60"/>
        <w:ind w:firstLine="426"/>
        <w:rPr>
          <w:rFonts w:cs="Times New Roman"/>
          <w:b/>
          <w:bCs/>
          <w:sz w:val="24"/>
          <w:szCs w:val="24"/>
          <w:lang w:val="en-US"/>
        </w:rPr>
      </w:pPr>
      <w:r w:rsidRPr="001F7CD1">
        <w:rPr>
          <w:rFonts w:cs="Times New Roman"/>
          <w:b/>
          <w:bCs/>
          <w:sz w:val="24"/>
          <w:szCs w:val="24"/>
          <w:lang w:val="en-US"/>
        </w:rPr>
        <w:t xml:space="preserve">Bài </w:t>
      </w:r>
      <w:r w:rsidRPr="001F7CD1">
        <w:rPr>
          <w:rFonts w:cs="Times New Roman"/>
          <w:b/>
          <w:bCs/>
          <w:sz w:val="24"/>
          <w:szCs w:val="24"/>
          <w:lang w:val="vi-VN"/>
        </w:rPr>
        <w:t>1.</w:t>
      </w:r>
      <w:r w:rsidRPr="001F7CD1">
        <w:rPr>
          <w:rFonts w:cs="Times New Roman"/>
          <w:b/>
          <w:bCs/>
          <w:sz w:val="24"/>
          <w:szCs w:val="24"/>
          <w:lang w:val="en-US"/>
        </w:rPr>
        <w:t xml:space="preserve"> Đọc các ngữ liệu cột 1, hoàn thành cột (2), (3), (4) </w:t>
      </w:r>
    </w:p>
    <w:tbl>
      <w:tblPr>
        <w:tblStyle w:val="TableGrid"/>
        <w:tblW w:w="5000" w:type="pct"/>
        <w:tblLook w:val="04A0" w:firstRow="1" w:lastRow="0" w:firstColumn="1" w:lastColumn="0" w:noHBand="0" w:noVBand="1"/>
      </w:tblPr>
      <w:tblGrid>
        <w:gridCol w:w="5661"/>
        <w:gridCol w:w="1315"/>
        <w:gridCol w:w="1396"/>
        <w:gridCol w:w="1255"/>
      </w:tblGrid>
      <w:tr w:rsidR="00242C30" w:rsidRPr="001F7CD1" w14:paraId="266B9BE2" w14:textId="77777777" w:rsidTr="00D11BBF">
        <w:tc>
          <w:tcPr>
            <w:tcW w:w="2940" w:type="pct"/>
          </w:tcPr>
          <w:p w14:paraId="608C46F3"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(1)</w:t>
            </w:r>
          </w:p>
        </w:tc>
        <w:tc>
          <w:tcPr>
            <w:tcW w:w="683" w:type="pct"/>
          </w:tcPr>
          <w:p w14:paraId="008AD377"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(2)</w:t>
            </w:r>
          </w:p>
        </w:tc>
        <w:tc>
          <w:tcPr>
            <w:tcW w:w="725" w:type="pct"/>
          </w:tcPr>
          <w:p w14:paraId="68DF2105"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(3)</w:t>
            </w:r>
          </w:p>
        </w:tc>
        <w:tc>
          <w:tcPr>
            <w:tcW w:w="652" w:type="pct"/>
          </w:tcPr>
          <w:p w14:paraId="53029DC6"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(4)</w:t>
            </w:r>
          </w:p>
        </w:tc>
      </w:tr>
      <w:tr w:rsidR="00242C30" w:rsidRPr="001F7CD1" w14:paraId="78958A02" w14:textId="77777777" w:rsidTr="00D11BBF">
        <w:tc>
          <w:tcPr>
            <w:tcW w:w="2940" w:type="pct"/>
          </w:tcPr>
          <w:p w14:paraId="0947F69C"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Ngữ liệu</w:t>
            </w:r>
          </w:p>
        </w:tc>
        <w:tc>
          <w:tcPr>
            <w:tcW w:w="683" w:type="pct"/>
          </w:tcPr>
          <w:p w14:paraId="28CC796B"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Loại lỗi</w:t>
            </w:r>
          </w:p>
        </w:tc>
        <w:tc>
          <w:tcPr>
            <w:tcW w:w="725" w:type="pct"/>
          </w:tcPr>
          <w:p w14:paraId="475AC0EF"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Biểu hiện</w:t>
            </w:r>
          </w:p>
        </w:tc>
        <w:tc>
          <w:tcPr>
            <w:tcW w:w="652" w:type="pct"/>
          </w:tcPr>
          <w:p w14:paraId="7FA85A1A"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Cách sửa</w:t>
            </w:r>
          </w:p>
        </w:tc>
      </w:tr>
      <w:tr w:rsidR="00242C30" w:rsidRPr="001F7CD1" w14:paraId="03EB463D" w14:textId="77777777" w:rsidTr="00D11BBF">
        <w:tc>
          <w:tcPr>
            <w:tcW w:w="2940" w:type="pct"/>
          </w:tcPr>
          <w:p w14:paraId="1BDC6497" w14:textId="77777777" w:rsidR="00242C30" w:rsidRPr="001F7CD1" w:rsidRDefault="00242C30" w:rsidP="00D11BBF">
            <w:pPr>
              <w:spacing w:before="60" w:after="60"/>
              <w:jc w:val="both"/>
              <w:rPr>
                <w:rFonts w:ascii="Times New Roman" w:hAnsi="Times New Roman" w:cs="Times New Roman"/>
                <w:bCs/>
                <w:i/>
                <w:sz w:val="24"/>
                <w:szCs w:val="24"/>
                <w:lang w:val="vi-VN"/>
              </w:rPr>
            </w:pPr>
            <w:r w:rsidRPr="001F7CD1">
              <w:rPr>
                <w:rFonts w:ascii="Times New Roman" w:hAnsi="Times New Roman" w:cs="Times New Roman"/>
                <w:bCs/>
                <w:i/>
                <w:iCs/>
                <w:sz w:val="24"/>
                <w:szCs w:val="24"/>
                <w:lang w:val="vi-VN"/>
              </w:rPr>
              <w:t>(1) Với bản chất kinh doanh không lành mạnh, ngày12/6/2005,Đoàn kiểm tra liên ngành quận Hoàn Kiếm đã phát hiện nhà hàng Chiều Tím sử dụng sai trái 12 lao động.</w:t>
            </w:r>
          </w:p>
          <w:p w14:paraId="710BC40D" w14:textId="77777777" w:rsidR="00242C30" w:rsidRPr="001F7CD1" w:rsidRDefault="00242C30" w:rsidP="00D11BBF">
            <w:pPr>
              <w:spacing w:before="60" w:after="60"/>
              <w:jc w:val="both"/>
              <w:rPr>
                <w:rFonts w:ascii="Times New Roman" w:hAnsi="Times New Roman" w:cs="Times New Roman"/>
                <w:bCs/>
                <w:i/>
                <w:sz w:val="24"/>
                <w:szCs w:val="24"/>
                <w:lang w:val="vi-VN"/>
              </w:rPr>
            </w:pPr>
            <w:r w:rsidRPr="001F7CD1">
              <w:rPr>
                <w:rFonts w:ascii="Times New Roman" w:hAnsi="Times New Roman" w:cs="Times New Roman"/>
                <w:bCs/>
                <w:i/>
                <w:iCs/>
                <w:sz w:val="24"/>
                <w:szCs w:val="24"/>
                <w:lang w:val="vi-VN"/>
              </w:rPr>
              <w:lastRenderedPageBreak/>
              <w:t>(2) Là bạn đọc thường xuyên của báo Văn hóa, những năm qua báo này đã cung cấp cho tôi nhiều kiến thức bổ ích.</w:t>
            </w:r>
          </w:p>
          <w:p w14:paraId="6B6D26B3" w14:textId="77777777" w:rsidR="00242C30" w:rsidRPr="001F7CD1" w:rsidRDefault="00242C30" w:rsidP="00D11BBF">
            <w:pPr>
              <w:spacing w:before="60" w:after="60"/>
              <w:jc w:val="both"/>
              <w:rPr>
                <w:rFonts w:ascii="Times New Roman" w:hAnsi="Times New Roman" w:cs="Times New Roman"/>
                <w:bCs/>
                <w:i/>
                <w:sz w:val="24"/>
                <w:szCs w:val="24"/>
                <w:lang w:val="vi-VN"/>
              </w:rPr>
            </w:pPr>
            <w:r w:rsidRPr="001F7CD1">
              <w:rPr>
                <w:rFonts w:ascii="Times New Roman" w:hAnsi="Times New Roman" w:cs="Times New Roman"/>
                <w:bCs/>
                <w:i/>
                <w:iCs/>
                <w:sz w:val="24"/>
                <w:szCs w:val="24"/>
                <w:lang w:val="vi-VN"/>
              </w:rPr>
              <w:t>(3) Vừa chạy tới nơi, mũ nó đã bay mất.</w:t>
            </w:r>
          </w:p>
          <w:p w14:paraId="55728428" w14:textId="77777777" w:rsidR="00242C30" w:rsidRPr="001F7CD1" w:rsidRDefault="00242C30" w:rsidP="00D11BBF">
            <w:pPr>
              <w:spacing w:before="60" w:after="60"/>
              <w:jc w:val="both"/>
              <w:rPr>
                <w:rFonts w:ascii="Times New Roman" w:hAnsi="Times New Roman" w:cs="Times New Roman"/>
                <w:bCs/>
                <w:i/>
                <w:sz w:val="24"/>
                <w:szCs w:val="24"/>
                <w:lang w:val="vi-VN"/>
              </w:rPr>
            </w:pPr>
            <w:r w:rsidRPr="001F7CD1">
              <w:rPr>
                <w:rFonts w:ascii="Times New Roman" w:hAnsi="Times New Roman" w:cs="Times New Roman"/>
                <w:bCs/>
                <w:i/>
                <w:iCs/>
                <w:sz w:val="24"/>
                <w:szCs w:val="24"/>
                <w:lang w:val="vi-VN"/>
              </w:rPr>
              <w:t>(4) Sau khi trúng tuyển vào Đại học Văn hóa, ba mẹ đã thưởng cho nó một chiếc xe máy.</w:t>
            </w:r>
          </w:p>
          <w:p w14:paraId="2544D85C" w14:textId="77777777" w:rsidR="00242C30" w:rsidRPr="001F7CD1" w:rsidRDefault="00242C30" w:rsidP="00D11BBF">
            <w:pPr>
              <w:spacing w:before="60" w:after="60"/>
              <w:jc w:val="both"/>
              <w:rPr>
                <w:rFonts w:ascii="Times New Roman" w:hAnsi="Times New Roman" w:cs="Times New Roman"/>
                <w:bCs/>
                <w:i/>
                <w:iCs/>
                <w:sz w:val="24"/>
                <w:szCs w:val="24"/>
                <w:lang w:val="vi-VN"/>
              </w:rPr>
            </w:pPr>
            <w:r w:rsidRPr="001F7CD1">
              <w:rPr>
                <w:rFonts w:ascii="Times New Roman" w:hAnsi="Times New Roman" w:cs="Times New Roman"/>
                <w:bCs/>
                <w:i/>
                <w:iCs/>
                <w:sz w:val="24"/>
                <w:szCs w:val="24"/>
                <w:lang w:val="vi-VN"/>
              </w:rPr>
              <w:t>(5) Từ ngày đến dạy ở trường này, các sinh viên đều làm tôi hài lòng.</w:t>
            </w:r>
          </w:p>
          <w:p w14:paraId="5D2D157D" w14:textId="77777777" w:rsidR="00242C30" w:rsidRPr="001F7CD1" w:rsidRDefault="00242C30" w:rsidP="00D11BBF">
            <w:pPr>
              <w:spacing w:before="60" w:after="60"/>
              <w:jc w:val="both"/>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 xml:space="preserve">(6) Sau khi thi đỗ, mẹ cho tôi cái đồng hồ. </w:t>
            </w:r>
          </w:p>
          <w:p w14:paraId="259E54F9" w14:textId="77777777" w:rsidR="00242C30" w:rsidRPr="001F7CD1" w:rsidRDefault="00242C30" w:rsidP="00D11BBF">
            <w:pPr>
              <w:spacing w:before="60" w:after="60"/>
              <w:jc w:val="both"/>
              <w:rPr>
                <w:rFonts w:ascii="Times New Roman" w:hAnsi="Times New Roman" w:cs="Times New Roman"/>
                <w:bCs/>
                <w:i/>
                <w:sz w:val="24"/>
                <w:szCs w:val="24"/>
                <w:lang w:val="vi-VN"/>
              </w:rPr>
            </w:pPr>
            <w:r w:rsidRPr="001F7CD1">
              <w:rPr>
                <w:rFonts w:ascii="Times New Roman" w:hAnsi="Times New Roman" w:cs="Times New Roman"/>
                <w:bCs/>
                <w:i/>
                <w:iCs/>
                <w:sz w:val="24"/>
                <w:szCs w:val="24"/>
                <w:lang w:val="vi-VN"/>
              </w:rPr>
              <w:t>(7) Mắt đăm đăm nhìn ra cửa bể, ta thấy Kiều dõi theo cánh buồm thấp thoáng mà nghĩ đến sự cô đơn của mình.</w:t>
            </w:r>
          </w:p>
        </w:tc>
        <w:tc>
          <w:tcPr>
            <w:tcW w:w="683" w:type="pct"/>
          </w:tcPr>
          <w:p w14:paraId="462E91E6" w14:textId="77777777" w:rsidR="00242C30" w:rsidRPr="001F7CD1" w:rsidRDefault="00242C30" w:rsidP="00242C30">
            <w:pPr>
              <w:spacing w:before="60" w:after="60"/>
              <w:rPr>
                <w:rFonts w:ascii="Times New Roman" w:hAnsi="Times New Roman" w:cs="Times New Roman"/>
                <w:bCs/>
                <w:sz w:val="24"/>
                <w:szCs w:val="24"/>
                <w:lang w:val="vi-VN"/>
              </w:rPr>
            </w:pPr>
          </w:p>
        </w:tc>
        <w:tc>
          <w:tcPr>
            <w:tcW w:w="725" w:type="pct"/>
          </w:tcPr>
          <w:p w14:paraId="039FFC4D" w14:textId="77777777" w:rsidR="00242C30" w:rsidRPr="001F7CD1" w:rsidRDefault="00242C30" w:rsidP="00242C30">
            <w:pPr>
              <w:spacing w:before="60" w:after="60"/>
              <w:rPr>
                <w:rFonts w:ascii="Times New Roman" w:hAnsi="Times New Roman" w:cs="Times New Roman"/>
                <w:bCs/>
                <w:sz w:val="24"/>
                <w:szCs w:val="24"/>
                <w:lang w:val="vi-VN"/>
              </w:rPr>
            </w:pPr>
          </w:p>
        </w:tc>
        <w:tc>
          <w:tcPr>
            <w:tcW w:w="652" w:type="pct"/>
          </w:tcPr>
          <w:p w14:paraId="2B9EBDFC" w14:textId="77777777" w:rsidR="00242C30" w:rsidRPr="001F7CD1" w:rsidRDefault="00242C30" w:rsidP="00242C30">
            <w:pPr>
              <w:spacing w:before="60" w:after="60"/>
              <w:rPr>
                <w:rFonts w:ascii="Times New Roman" w:hAnsi="Times New Roman" w:cs="Times New Roman"/>
                <w:bCs/>
                <w:sz w:val="24"/>
                <w:szCs w:val="24"/>
                <w:lang w:val="vi-VN"/>
              </w:rPr>
            </w:pPr>
          </w:p>
        </w:tc>
      </w:tr>
      <w:tr w:rsidR="00242C30" w:rsidRPr="001F7CD1" w14:paraId="398F27CF" w14:textId="77777777" w:rsidTr="00D11BBF">
        <w:tc>
          <w:tcPr>
            <w:tcW w:w="2940" w:type="pct"/>
          </w:tcPr>
          <w:p w14:paraId="73F255E4" w14:textId="77777777" w:rsidR="00242C30" w:rsidRPr="001F7CD1" w:rsidRDefault="00242C30" w:rsidP="00D11BBF">
            <w:pPr>
              <w:spacing w:before="60" w:after="60"/>
              <w:jc w:val="both"/>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 xml:space="preserve">(8) Tất cả xà phòng đều làm khô da bạn, riêng LUX làm cho da bạn trắng trẻo, mịn màng. </w:t>
            </w:r>
          </w:p>
          <w:p w14:paraId="32D613D3" w14:textId="77777777" w:rsidR="00242C30" w:rsidRPr="001F7CD1" w:rsidRDefault="00242C30" w:rsidP="00D11BBF">
            <w:pPr>
              <w:spacing w:before="60" w:after="60"/>
              <w:jc w:val="both"/>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(9)Tất cả món ăn hôm nay đều ngon, chỉ có súp dở.</w:t>
            </w:r>
          </w:p>
        </w:tc>
        <w:tc>
          <w:tcPr>
            <w:tcW w:w="683" w:type="pct"/>
          </w:tcPr>
          <w:p w14:paraId="59C35334" w14:textId="77777777" w:rsidR="00242C30" w:rsidRPr="001F7CD1" w:rsidRDefault="00242C30" w:rsidP="00242C30">
            <w:pPr>
              <w:spacing w:before="60" w:after="60"/>
              <w:rPr>
                <w:rFonts w:ascii="Times New Roman" w:hAnsi="Times New Roman" w:cs="Times New Roman"/>
                <w:b/>
                <w:bCs/>
                <w:sz w:val="24"/>
                <w:szCs w:val="24"/>
                <w:lang w:val="vi-VN"/>
              </w:rPr>
            </w:pPr>
          </w:p>
        </w:tc>
        <w:tc>
          <w:tcPr>
            <w:tcW w:w="725" w:type="pct"/>
          </w:tcPr>
          <w:p w14:paraId="355BCBA8" w14:textId="77777777" w:rsidR="00242C30" w:rsidRPr="001F7CD1" w:rsidRDefault="00242C30" w:rsidP="00242C30">
            <w:pPr>
              <w:spacing w:before="60" w:after="60"/>
              <w:jc w:val="both"/>
              <w:rPr>
                <w:rFonts w:ascii="Times New Roman" w:hAnsi="Times New Roman" w:cs="Times New Roman"/>
                <w:bCs/>
                <w:sz w:val="24"/>
                <w:szCs w:val="24"/>
                <w:lang w:val="vi-VN"/>
              </w:rPr>
            </w:pPr>
          </w:p>
        </w:tc>
        <w:tc>
          <w:tcPr>
            <w:tcW w:w="652" w:type="pct"/>
          </w:tcPr>
          <w:p w14:paraId="1DA0B6BD" w14:textId="77777777" w:rsidR="00242C30" w:rsidRPr="001F7CD1" w:rsidRDefault="00242C30" w:rsidP="00242C30">
            <w:pPr>
              <w:spacing w:before="60" w:after="60"/>
              <w:rPr>
                <w:rFonts w:ascii="Times New Roman" w:hAnsi="Times New Roman" w:cs="Times New Roman"/>
                <w:b/>
                <w:bCs/>
                <w:sz w:val="24"/>
                <w:szCs w:val="24"/>
                <w:lang w:val="vi-VN"/>
              </w:rPr>
            </w:pPr>
          </w:p>
        </w:tc>
      </w:tr>
      <w:tr w:rsidR="00242C30" w:rsidRPr="001F7CD1" w14:paraId="13C9CBB2" w14:textId="77777777" w:rsidTr="00D11BBF">
        <w:tc>
          <w:tcPr>
            <w:tcW w:w="2940" w:type="pct"/>
          </w:tcPr>
          <w:p w14:paraId="43F6FE0D"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t>(10) Tuy chị Út Tịch thương yêu chồng con, đồng bào, đồng chí rất sâu sắc, nhưng chị rất căm thù bọn giặc bán nước và cướp nước.</w:t>
            </w:r>
          </w:p>
        </w:tc>
        <w:tc>
          <w:tcPr>
            <w:tcW w:w="683" w:type="pct"/>
          </w:tcPr>
          <w:p w14:paraId="757D07FE" w14:textId="77777777" w:rsidR="00242C30" w:rsidRPr="001F7CD1" w:rsidRDefault="00242C30" w:rsidP="00242C30">
            <w:pPr>
              <w:spacing w:before="60" w:after="60"/>
              <w:rPr>
                <w:rFonts w:ascii="Times New Roman" w:hAnsi="Times New Roman" w:cs="Times New Roman"/>
                <w:bCs/>
                <w:sz w:val="24"/>
                <w:szCs w:val="24"/>
                <w:lang w:val="vi-VN"/>
              </w:rPr>
            </w:pPr>
          </w:p>
        </w:tc>
        <w:tc>
          <w:tcPr>
            <w:tcW w:w="725" w:type="pct"/>
          </w:tcPr>
          <w:p w14:paraId="58A8A238" w14:textId="77777777" w:rsidR="00242C30" w:rsidRPr="001F7CD1" w:rsidRDefault="00242C30" w:rsidP="00242C30">
            <w:pPr>
              <w:spacing w:before="60" w:after="60"/>
              <w:rPr>
                <w:rFonts w:ascii="Times New Roman" w:hAnsi="Times New Roman" w:cs="Times New Roman"/>
                <w:bCs/>
                <w:sz w:val="24"/>
                <w:szCs w:val="24"/>
                <w:lang w:val="vi-VN"/>
              </w:rPr>
            </w:pPr>
          </w:p>
        </w:tc>
        <w:tc>
          <w:tcPr>
            <w:tcW w:w="652" w:type="pct"/>
          </w:tcPr>
          <w:p w14:paraId="58641D6D" w14:textId="77777777" w:rsidR="00242C30" w:rsidRPr="001F7CD1" w:rsidRDefault="00242C30" w:rsidP="00242C30">
            <w:pPr>
              <w:spacing w:before="60" w:after="60"/>
              <w:rPr>
                <w:rFonts w:ascii="Times New Roman" w:hAnsi="Times New Roman" w:cs="Times New Roman"/>
                <w:bCs/>
                <w:sz w:val="24"/>
                <w:szCs w:val="24"/>
                <w:lang w:val="vi-VN"/>
              </w:rPr>
            </w:pPr>
          </w:p>
        </w:tc>
      </w:tr>
      <w:tr w:rsidR="00242C30" w:rsidRPr="001F7CD1" w14:paraId="4D571FA6" w14:textId="77777777" w:rsidTr="00D11BBF">
        <w:tc>
          <w:tcPr>
            <w:tcW w:w="2940" w:type="pct"/>
          </w:tcPr>
          <w:p w14:paraId="3F98311F"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t>(11) Công tác huấn luyện thể dục thể thao trong thanh thiếu niên nói chung và trong bóng đá nói riêng đã được tiến hành ở nhiều địa phương.</w:t>
            </w:r>
          </w:p>
        </w:tc>
        <w:tc>
          <w:tcPr>
            <w:tcW w:w="683" w:type="pct"/>
          </w:tcPr>
          <w:p w14:paraId="4CA15AB6" w14:textId="77777777" w:rsidR="00242C30" w:rsidRPr="001F7CD1" w:rsidRDefault="00242C30" w:rsidP="00242C30">
            <w:pPr>
              <w:spacing w:before="60" w:after="60"/>
              <w:rPr>
                <w:rFonts w:ascii="Times New Roman" w:hAnsi="Times New Roman" w:cs="Times New Roman"/>
                <w:bCs/>
                <w:sz w:val="24"/>
                <w:szCs w:val="24"/>
                <w:lang w:val="vi-VN"/>
              </w:rPr>
            </w:pPr>
          </w:p>
        </w:tc>
        <w:tc>
          <w:tcPr>
            <w:tcW w:w="725" w:type="pct"/>
          </w:tcPr>
          <w:p w14:paraId="6521D9E6" w14:textId="77777777" w:rsidR="00242C30" w:rsidRPr="001F7CD1" w:rsidRDefault="00242C30" w:rsidP="00242C30">
            <w:pPr>
              <w:spacing w:before="60" w:after="60"/>
              <w:rPr>
                <w:rFonts w:ascii="Times New Roman" w:hAnsi="Times New Roman" w:cs="Times New Roman"/>
                <w:bCs/>
                <w:sz w:val="24"/>
                <w:szCs w:val="24"/>
                <w:lang w:val="vi-VN"/>
              </w:rPr>
            </w:pPr>
          </w:p>
        </w:tc>
        <w:tc>
          <w:tcPr>
            <w:tcW w:w="652" w:type="pct"/>
          </w:tcPr>
          <w:p w14:paraId="5EB127F7" w14:textId="77777777" w:rsidR="00242C30" w:rsidRPr="001F7CD1" w:rsidRDefault="00242C30" w:rsidP="00242C30">
            <w:pPr>
              <w:spacing w:before="60" w:after="60"/>
              <w:rPr>
                <w:rFonts w:ascii="Times New Roman" w:hAnsi="Times New Roman" w:cs="Times New Roman"/>
                <w:bCs/>
                <w:sz w:val="24"/>
                <w:szCs w:val="24"/>
                <w:lang w:val="vi-VN"/>
              </w:rPr>
            </w:pPr>
          </w:p>
        </w:tc>
      </w:tr>
      <w:tr w:rsidR="00242C30" w:rsidRPr="001F7CD1" w14:paraId="617E9B5A" w14:textId="77777777" w:rsidTr="00D11BBF">
        <w:tc>
          <w:tcPr>
            <w:tcW w:w="2940" w:type="pct"/>
          </w:tcPr>
          <w:p w14:paraId="2265F2E1" w14:textId="77777777" w:rsidR="00242C30" w:rsidRPr="001F7CD1" w:rsidRDefault="00242C30" w:rsidP="00D11BBF">
            <w:pPr>
              <w:spacing w:before="60" w:after="60"/>
              <w:jc w:val="both"/>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(12) Họ úp cái nón lên mặt, nằm xuống ngủ một giấc cho đến chiều.</w:t>
            </w:r>
          </w:p>
        </w:tc>
        <w:tc>
          <w:tcPr>
            <w:tcW w:w="683" w:type="pct"/>
          </w:tcPr>
          <w:p w14:paraId="3C2377D5" w14:textId="77777777" w:rsidR="00242C30" w:rsidRPr="001F7CD1" w:rsidRDefault="00242C30" w:rsidP="00242C30">
            <w:pPr>
              <w:spacing w:before="60" w:after="60"/>
              <w:rPr>
                <w:rFonts w:ascii="Times New Roman" w:hAnsi="Times New Roman" w:cs="Times New Roman"/>
                <w:bCs/>
                <w:sz w:val="24"/>
                <w:szCs w:val="24"/>
                <w:lang w:val="vi-VN"/>
              </w:rPr>
            </w:pPr>
          </w:p>
        </w:tc>
        <w:tc>
          <w:tcPr>
            <w:tcW w:w="725" w:type="pct"/>
          </w:tcPr>
          <w:p w14:paraId="37B8F4E8" w14:textId="77777777" w:rsidR="00242C30" w:rsidRPr="001F7CD1" w:rsidRDefault="00242C30" w:rsidP="00242C30">
            <w:pPr>
              <w:spacing w:before="60" w:after="60"/>
              <w:rPr>
                <w:rFonts w:ascii="Times New Roman" w:hAnsi="Times New Roman" w:cs="Times New Roman"/>
                <w:bCs/>
                <w:sz w:val="24"/>
                <w:szCs w:val="24"/>
                <w:lang w:val="vi-VN"/>
              </w:rPr>
            </w:pPr>
          </w:p>
        </w:tc>
        <w:tc>
          <w:tcPr>
            <w:tcW w:w="652" w:type="pct"/>
          </w:tcPr>
          <w:p w14:paraId="4D98298B" w14:textId="77777777" w:rsidR="00242C30" w:rsidRPr="001F7CD1" w:rsidRDefault="00242C30" w:rsidP="00242C30">
            <w:pPr>
              <w:spacing w:before="60" w:after="60"/>
              <w:rPr>
                <w:rFonts w:ascii="Times New Roman" w:hAnsi="Times New Roman" w:cs="Times New Roman"/>
                <w:bCs/>
                <w:sz w:val="24"/>
                <w:szCs w:val="24"/>
                <w:lang w:val="vi-VN"/>
              </w:rPr>
            </w:pPr>
          </w:p>
        </w:tc>
      </w:tr>
      <w:tr w:rsidR="00242C30" w:rsidRPr="001F7CD1" w14:paraId="50EF7AC3" w14:textId="77777777" w:rsidTr="00D11BBF">
        <w:tc>
          <w:tcPr>
            <w:tcW w:w="2940" w:type="pct"/>
          </w:tcPr>
          <w:p w14:paraId="511AAE13"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w:t>
            </w:r>
            <w:r w:rsidRPr="001F7CD1">
              <w:rPr>
                <w:rFonts w:ascii="Times New Roman" w:hAnsi="Times New Roman" w:cs="Times New Roman"/>
                <w:bCs/>
                <w:i/>
                <w:sz w:val="24"/>
                <w:szCs w:val="24"/>
                <w:lang w:val="vi-VN"/>
              </w:rPr>
              <w:t>13) Anh lính bị hai vết thương, một ở đùi và một ở Sài Gòn.</w:t>
            </w:r>
            <w:r w:rsidRPr="001F7CD1">
              <w:rPr>
                <w:rFonts w:ascii="Times New Roman" w:hAnsi="Times New Roman" w:cs="Times New Roman"/>
                <w:bCs/>
                <w:sz w:val="24"/>
                <w:szCs w:val="24"/>
                <w:lang w:val="vi-VN"/>
              </w:rPr>
              <w:t xml:space="preserve"> </w:t>
            </w:r>
          </w:p>
        </w:tc>
        <w:tc>
          <w:tcPr>
            <w:tcW w:w="683" w:type="pct"/>
          </w:tcPr>
          <w:p w14:paraId="0794FBB4" w14:textId="77777777" w:rsidR="00242C30" w:rsidRPr="001F7CD1" w:rsidRDefault="00242C30" w:rsidP="00242C30">
            <w:pPr>
              <w:spacing w:before="60" w:after="60"/>
              <w:rPr>
                <w:rFonts w:ascii="Times New Roman" w:hAnsi="Times New Roman" w:cs="Times New Roman"/>
                <w:bCs/>
                <w:sz w:val="24"/>
                <w:szCs w:val="24"/>
                <w:lang w:val="vi-VN"/>
              </w:rPr>
            </w:pPr>
          </w:p>
        </w:tc>
        <w:tc>
          <w:tcPr>
            <w:tcW w:w="725" w:type="pct"/>
          </w:tcPr>
          <w:p w14:paraId="7988D1F9" w14:textId="77777777" w:rsidR="00242C30" w:rsidRPr="001F7CD1" w:rsidRDefault="00242C30" w:rsidP="00242C30">
            <w:pPr>
              <w:spacing w:before="60" w:after="60"/>
              <w:rPr>
                <w:rFonts w:ascii="Times New Roman" w:hAnsi="Times New Roman" w:cs="Times New Roman"/>
                <w:bCs/>
                <w:sz w:val="24"/>
                <w:szCs w:val="24"/>
                <w:lang w:val="vi-VN"/>
              </w:rPr>
            </w:pPr>
          </w:p>
        </w:tc>
        <w:tc>
          <w:tcPr>
            <w:tcW w:w="652" w:type="pct"/>
          </w:tcPr>
          <w:p w14:paraId="10EC3665" w14:textId="77777777" w:rsidR="00242C30" w:rsidRPr="001F7CD1" w:rsidRDefault="00242C30" w:rsidP="00242C30">
            <w:pPr>
              <w:spacing w:before="60" w:after="60"/>
              <w:rPr>
                <w:rFonts w:ascii="Times New Roman" w:hAnsi="Times New Roman" w:cs="Times New Roman"/>
                <w:bCs/>
                <w:sz w:val="24"/>
                <w:szCs w:val="24"/>
                <w:lang w:val="vi-VN"/>
              </w:rPr>
            </w:pPr>
          </w:p>
        </w:tc>
      </w:tr>
    </w:tbl>
    <w:p w14:paraId="0E455BEA" w14:textId="77777777" w:rsidR="00242C30" w:rsidRPr="001F7CD1" w:rsidRDefault="00242C30" w:rsidP="00242C30">
      <w:pPr>
        <w:spacing w:before="60" w:after="60"/>
        <w:ind w:firstLine="0"/>
        <w:rPr>
          <w:rFonts w:cs="Times New Roman"/>
          <w:b/>
          <w:bCs/>
          <w:sz w:val="24"/>
          <w:szCs w:val="24"/>
          <w:lang w:val="en-US"/>
        </w:rPr>
      </w:pPr>
      <w:r w:rsidRPr="001F7CD1">
        <w:rPr>
          <w:rFonts w:cs="Times New Roman"/>
          <w:b/>
          <w:bCs/>
          <w:sz w:val="24"/>
          <w:szCs w:val="24"/>
          <w:lang w:val="en-US"/>
        </w:rPr>
        <w:t>Gợi ý:</w:t>
      </w:r>
    </w:p>
    <w:tbl>
      <w:tblPr>
        <w:tblStyle w:val="TableGrid"/>
        <w:tblW w:w="5000" w:type="pct"/>
        <w:tblLook w:val="04A0" w:firstRow="1" w:lastRow="0" w:firstColumn="1" w:lastColumn="0" w:noHBand="0" w:noVBand="1"/>
      </w:tblPr>
      <w:tblGrid>
        <w:gridCol w:w="2927"/>
        <w:gridCol w:w="1257"/>
        <w:gridCol w:w="2651"/>
        <w:gridCol w:w="2792"/>
      </w:tblGrid>
      <w:tr w:rsidR="00242C30" w:rsidRPr="001F7CD1" w14:paraId="0F115E31" w14:textId="77777777" w:rsidTr="00D11BBF">
        <w:tc>
          <w:tcPr>
            <w:tcW w:w="1520" w:type="pct"/>
          </w:tcPr>
          <w:p w14:paraId="15E3E804"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(1)</w:t>
            </w:r>
          </w:p>
        </w:tc>
        <w:tc>
          <w:tcPr>
            <w:tcW w:w="653" w:type="pct"/>
          </w:tcPr>
          <w:p w14:paraId="6348AA48"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(2)</w:t>
            </w:r>
          </w:p>
        </w:tc>
        <w:tc>
          <w:tcPr>
            <w:tcW w:w="1377" w:type="pct"/>
          </w:tcPr>
          <w:p w14:paraId="75B97B46"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(3)</w:t>
            </w:r>
          </w:p>
        </w:tc>
        <w:tc>
          <w:tcPr>
            <w:tcW w:w="1450" w:type="pct"/>
          </w:tcPr>
          <w:p w14:paraId="67BB1494"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(4)</w:t>
            </w:r>
          </w:p>
        </w:tc>
      </w:tr>
      <w:tr w:rsidR="00242C30" w:rsidRPr="001F7CD1" w14:paraId="654F985F" w14:textId="77777777" w:rsidTr="00D11BBF">
        <w:tc>
          <w:tcPr>
            <w:tcW w:w="1520" w:type="pct"/>
          </w:tcPr>
          <w:p w14:paraId="28572AE9"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Ngữ liệu</w:t>
            </w:r>
          </w:p>
        </w:tc>
        <w:tc>
          <w:tcPr>
            <w:tcW w:w="653" w:type="pct"/>
          </w:tcPr>
          <w:p w14:paraId="3315ED75"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Loại lỗi</w:t>
            </w:r>
          </w:p>
        </w:tc>
        <w:tc>
          <w:tcPr>
            <w:tcW w:w="1377" w:type="pct"/>
          </w:tcPr>
          <w:p w14:paraId="6B437FE9"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Biểu hiện</w:t>
            </w:r>
          </w:p>
        </w:tc>
        <w:tc>
          <w:tcPr>
            <w:tcW w:w="1450" w:type="pct"/>
          </w:tcPr>
          <w:p w14:paraId="178F08C1"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Cách sửa</w:t>
            </w:r>
          </w:p>
        </w:tc>
      </w:tr>
      <w:tr w:rsidR="00242C30" w:rsidRPr="001F7CD1" w14:paraId="5B5873D9" w14:textId="77777777" w:rsidTr="00D11BBF">
        <w:tc>
          <w:tcPr>
            <w:tcW w:w="1520" w:type="pct"/>
          </w:tcPr>
          <w:p w14:paraId="3995608F"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t>(1) Với bản chất kinh doanh không lành mạnh, ngày 12/6/2005, Đoàn kiểm tra liên ngành quận Hoàn Kiếm đã phát hiện nhà hàng Chiều Tím sử dụng sai trái 12 lao động.</w:t>
            </w:r>
          </w:p>
          <w:p w14:paraId="32A624F1"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t>(2) Là bạn đọc thường xuyên của báo Văn hóa, những năm qua báo này đã cung cấp cho tôi nhiều kiến thức bổ ích.</w:t>
            </w:r>
          </w:p>
          <w:p w14:paraId="2AE406F8"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t>(3) Vừa chạy tới nơi, mũ nó đã bay mất.</w:t>
            </w:r>
          </w:p>
          <w:p w14:paraId="08EC34A2"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t>(4) Sau khi trúng tuyển vào Đại học Văn hóa, ba mẹ đã thưởng cho nó một chiếc xe máy.</w:t>
            </w:r>
          </w:p>
          <w:p w14:paraId="68ABEAD7" w14:textId="77777777" w:rsidR="00242C30" w:rsidRPr="001F7CD1" w:rsidRDefault="00242C30" w:rsidP="00D11BBF">
            <w:pPr>
              <w:spacing w:before="60" w:after="60"/>
              <w:jc w:val="both"/>
              <w:rPr>
                <w:rFonts w:ascii="Times New Roman" w:hAnsi="Times New Roman" w:cs="Times New Roman"/>
                <w:bCs/>
                <w:i/>
                <w:iCs/>
                <w:sz w:val="24"/>
                <w:szCs w:val="24"/>
                <w:lang w:val="vi-VN"/>
              </w:rPr>
            </w:pPr>
            <w:r w:rsidRPr="001F7CD1">
              <w:rPr>
                <w:rFonts w:ascii="Times New Roman" w:hAnsi="Times New Roman" w:cs="Times New Roman"/>
                <w:bCs/>
                <w:i/>
                <w:iCs/>
                <w:sz w:val="24"/>
                <w:szCs w:val="24"/>
                <w:lang w:val="vi-VN"/>
              </w:rPr>
              <w:lastRenderedPageBreak/>
              <w:t>(5) Từ ngày đến dạy ở trường này, các sinh viên đều làm tôi hài lòng.</w:t>
            </w:r>
          </w:p>
          <w:p w14:paraId="265D1898"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sz w:val="24"/>
                <w:szCs w:val="24"/>
                <w:lang w:val="vi-VN"/>
              </w:rPr>
              <w:t>(6) Sau khi thi đỗ, mẹ cho tôi cái đồng hồ.</w:t>
            </w:r>
            <w:r w:rsidRPr="001F7CD1">
              <w:rPr>
                <w:rFonts w:ascii="Times New Roman" w:hAnsi="Times New Roman" w:cs="Times New Roman"/>
                <w:bCs/>
                <w:sz w:val="24"/>
                <w:szCs w:val="24"/>
                <w:lang w:val="vi-VN"/>
              </w:rPr>
              <w:t xml:space="preserve"> </w:t>
            </w:r>
          </w:p>
          <w:p w14:paraId="5C853491"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t>(7) Mắt đăm đăm nhìn ra cửa bể, ta thấy Kiều dõi theo cánh buồm thấp thoáng mà nghĩ đến sự cô đơn của mình.</w:t>
            </w:r>
          </w:p>
        </w:tc>
        <w:tc>
          <w:tcPr>
            <w:tcW w:w="653" w:type="pct"/>
          </w:tcPr>
          <w:p w14:paraId="7D3E8519"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lastRenderedPageBreak/>
              <w:t>Lỗi logic: Lẫn lộn các bình diện khi nói về đối tượng (Sai hệ quy chiếu)</w:t>
            </w:r>
          </w:p>
        </w:tc>
        <w:tc>
          <w:tcPr>
            <w:tcW w:w="1377" w:type="pct"/>
          </w:tcPr>
          <w:p w14:paraId="62851BE5"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 xml:space="preserve">Chủ thể của hành động, trạng thái, tính chất được nêu trong thành phần phụ (trạng ngữ) lại không đồng thời là chủ thể được thể hiện trong chủ ngữ của câu. </w:t>
            </w:r>
          </w:p>
          <w:p w14:paraId="278C1E4C"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 xml:space="preserve">+ Câu (1), người đọc sẽ hiểu là: Đoàn kiểm tra liên ngành kinh doanh không lành mạnh. </w:t>
            </w:r>
          </w:p>
          <w:p w14:paraId="457317FC"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 xml:space="preserve">+ Câu (2) sẽ hiểu là: báo Văn hóa là bạn đọc thường xuyên của chính nó. </w:t>
            </w:r>
          </w:p>
          <w:p w14:paraId="6B6BF83C"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 xml:space="preserve">+ Câu (3) không hiểu nó hay mũ là chủ thể của hành động chạy tới nơi. </w:t>
            </w:r>
          </w:p>
          <w:p w14:paraId="281EFFE6"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lastRenderedPageBreak/>
              <w:t xml:space="preserve">+ Câu (4) không hiểu ba mẹ hay nó trúng tuyển vào Đại học Văn hóa. </w:t>
            </w:r>
          </w:p>
          <w:p w14:paraId="484BD5D3"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 xml:space="preserve">+ Câu (5) không hiểu các sinh viên hay tôi là người dạy ở trường này. </w:t>
            </w:r>
          </w:p>
          <w:p w14:paraId="2056CD21"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 xml:space="preserve">+ Câu (6) không hiểu mẹ hay tôi thi đỗ. </w:t>
            </w:r>
          </w:p>
          <w:p w14:paraId="3D083DC9"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 Câu (7): Đọc câu này, ta có thể hiểu: </w:t>
            </w:r>
            <w:r w:rsidRPr="001F7CD1">
              <w:rPr>
                <w:rFonts w:ascii="Times New Roman" w:hAnsi="Times New Roman" w:cs="Times New Roman"/>
                <w:bCs/>
                <w:iCs/>
                <w:sz w:val="24"/>
                <w:szCs w:val="24"/>
                <w:lang w:val="vi-VN"/>
              </w:rPr>
              <w:t>kẻ đăm đăm nhìn ra cửa bể v</w:t>
            </w:r>
            <w:r w:rsidRPr="001F7CD1">
              <w:rPr>
                <w:rFonts w:ascii="Times New Roman" w:hAnsi="Times New Roman" w:cs="Times New Roman"/>
                <w:bCs/>
                <w:sz w:val="24"/>
                <w:szCs w:val="24"/>
                <w:lang w:val="vi-VN"/>
              </w:rPr>
              <w:t>à </w:t>
            </w:r>
            <w:r w:rsidRPr="001F7CD1">
              <w:rPr>
                <w:rFonts w:ascii="Times New Roman" w:hAnsi="Times New Roman" w:cs="Times New Roman"/>
                <w:bCs/>
                <w:iCs/>
                <w:sz w:val="24"/>
                <w:szCs w:val="24"/>
                <w:lang w:val="vi-VN"/>
              </w:rPr>
              <w:t>nghĩ đến sự cô đơn của mình</w:t>
            </w:r>
            <w:r w:rsidRPr="001F7CD1">
              <w:rPr>
                <w:rFonts w:ascii="Times New Roman" w:hAnsi="Times New Roman" w:cs="Times New Roman"/>
                <w:bCs/>
                <w:sz w:val="24"/>
                <w:szCs w:val="24"/>
                <w:lang w:val="vi-VN"/>
              </w:rPr>
              <w:t> ở đây là</w:t>
            </w:r>
            <w:r w:rsidRPr="001F7CD1">
              <w:rPr>
                <w:rFonts w:ascii="Times New Roman" w:hAnsi="Times New Roman" w:cs="Times New Roman"/>
                <w:bCs/>
                <w:iCs/>
                <w:sz w:val="24"/>
                <w:szCs w:val="24"/>
                <w:lang w:val="vi-VN"/>
              </w:rPr>
              <w:t> ta </w:t>
            </w:r>
            <w:r w:rsidRPr="001F7CD1">
              <w:rPr>
                <w:rFonts w:ascii="Times New Roman" w:hAnsi="Times New Roman" w:cs="Times New Roman"/>
                <w:bCs/>
                <w:sz w:val="24"/>
                <w:szCs w:val="24"/>
                <w:lang w:val="vi-VN"/>
              </w:rPr>
              <w:t>chứ không phải nàng Kiều như ý của người viết muốn nói.</w:t>
            </w:r>
          </w:p>
        </w:tc>
        <w:tc>
          <w:tcPr>
            <w:tcW w:w="1450" w:type="pct"/>
          </w:tcPr>
          <w:p w14:paraId="003716D9"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lastRenderedPageBreak/>
              <w:t>Quy các ý về cùng một bình diện:</w:t>
            </w:r>
          </w:p>
          <w:p w14:paraId="5C74399A"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t xml:space="preserve"> (1) Với bản chất kinh doanh không lành mạnh, nhà hàng Chiều Tím đã sử dụng sai 12 lao động và ngày 12/6/2005 đã bị Đoàn Kiểm tra liên ngành Quận Hoàn Kiếm phát hiện.</w:t>
            </w:r>
          </w:p>
          <w:p w14:paraId="71D2C0AE"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t>(2) Là bạn đọc thường xuyên của báo Văn hóa, những năm qua tôi đã được báo này cung cấp nhiều kiến thức bổ ích.</w:t>
            </w:r>
          </w:p>
          <w:p w14:paraId="3D36C57A"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t>(3) Vừa chạy tới nơi, nó đã bị bay mất mũ.</w:t>
            </w:r>
          </w:p>
          <w:p w14:paraId="7942B34E"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t xml:space="preserve">(4) Sau khi trúng tuyển vào Đại học Văn hóa, nó đã </w:t>
            </w:r>
            <w:r w:rsidRPr="001F7CD1">
              <w:rPr>
                <w:rFonts w:ascii="Times New Roman" w:hAnsi="Times New Roman" w:cs="Times New Roman"/>
                <w:bCs/>
                <w:i/>
                <w:iCs/>
                <w:sz w:val="24"/>
                <w:szCs w:val="24"/>
                <w:lang w:val="vi-VN"/>
              </w:rPr>
              <w:lastRenderedPageBreak/>
              <w:t>được ba mẹ thưởng cho một chiếc xe máy.</w:t>
            </w:r>
          </w:p>
          <w:p w14:paraId="0EE5BD50" w14:textId="77777777" w:rsidR="00242C30" w:rsidRPr="001F7CD1" w:rsidRDefault="00242C30" w:rsidP="00D11BBF">
            <w:pPr>
              <w:spacing w:before="60" w:after="60"/>
              <w:jc w:val="both"/>
              <w:rPr>
                <w:rFonts w:ascii="Times New Roman" w:hAnsi="Times New Roman" w:cs="Times New Roman"/>
                <w:bCs/>
                <w:i/>
                <w:iCs/>
                <w:sz w:val="24"/>
                <w:szCs w:val="24"/>
                <w:lang w:val="vi-VN"/>
              </w:rPr>
            </w:pPr>
            <w:r w:rsidRPr="001F7CD1">
              <w:rPr>
                <w:rFonts w:ascii="Times New Roman" w:hAnsi="Times New Roman" w:cs="Times New Roman"/>
                <w:bCs/>
                <w:i/>
                <w:iCs/>
                <w:sz w:val="24"/>
                <w:szCs w:val="24"/>
                <w:lang w:val="vi-VN"/>
              </w:rPr>
              <w:t>(5) Từ ngày đến dạy ở trường này, tôi rất hài lòng về các sinh viên.</w:t>
            </w:r>
          </w:p>
          <w:p w14:paraId="1E9C50D9"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t xml:space="preserve">(6) </w:t>
            </w:r>
            <w:r w:rsidRPr="001F7CD1">
              <w:rPr>
                <w:rFonts w:ascii="Times New Roman" w:hAnsi="Times New Roman" w:cs="Times New Roman"/>
                <w:bCs/>
                <w:i/>
                <w:sz w:val="24"/>
                <w:szCs w:val="24"/>
                <w:lang w:val="vi-VN"/>
              </w:rPr>
              <w:t>Sau khi tôi thi đỗ, mẹ cho tôi cái đồng hồ.</w:t>
            </w:r>
          </w:p>
          <w:p w14:paraId="6DD663CE"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 xml:space="preserve">(7) </w:t>
            </w:r>
            <w:r w:rsidRPr="001F7CD1">
              <w:rPr>
                <w:rFonts w:ascii="Times New Roman" w:hAnsi="Times New Roman" w:cs="Times New Roman"/>
                <w:bCs/>
                <w:i/>
                <w:iCs/>
                <w:sz w:val="24"/>
                <w:szCs w:val="24"/>
                <w:lang w:val="vi-VN"/>
              </w:rPr>
              <w:t>Mắt đăm đăm nhìn ra cửa bể, Kiều dõi theo cánh buồm thấp thoáng mà nghĩ đến sự cô đơn của mình.</w:t>
            </w:r>
          </w:p>
          <w:p w14:paraId="54BFC0E8" w14:textId="77777777" w:rsidR="00242C30" w:rsidRPr="001F7CD1" w:rsidRDefault="00242C30" w:rsidP="00D11BBF">
            <w:pPr>
              <w:spacing w:before="60" w:after="60"/>
              <w:jc w:val="both"/>
              <w:rPr>
                <w:rFonts w:ascii="Times New Roman" w:hAnsi="Times New Roman" w:cs="Times New Roman"/>
                <w:bCs/>
                <w:sz w:val="24"/>
                <w:szCs w:val="24"/>
                <w:lang w:val="vi-VN"/>
              </w:rPr>
            </w:pPr>
          </w:p>
        </w:tc>
      </w:tr>
      <w:tr w:rsidR="00242C30" w:rsidRPr="001F7CD1" w14:paraId="4050BCA5" w14:textId="77777777" w:rsidTr="00D11BBF">
        <w:tc>
          <w:tcPr>
            <w:tcW w:w="1520" w:type="pct"/>
          </w:tcPr>
          <w:p w14:paraId="6B61376D" w14:textId="77777777" w:rsidR="00242C30" w:rsidRPr="001F7CD1" w:rsidRDefault="00242C30" w:rsidP="00D11BBF">
            <w:pPr>
              <w:spacing w:before="60" w:after="60"/>
              <w:jc w:val="both"/>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lastRenderedPageBreak/>
              <w:t xml:space="preserve">(8) Tất cả xà phòng đều làm khô da bạn, riêng LUX làm cho da bạn trắng trẻo, mịn màng. </w:t>
            </w:r>
          </w:p>
          <w:p w14:paraId="0B984A82" w14:textId="77777777" w:rsidR="00242C30" w:rsidRPr="001F7CD1" w:rsidRDefault="00242C30" w:rsidP="00D11BBF">
            <w:pPr>
              <w:spacing w:before="60" w:after="60"/>
              <w:jc w:val="both"/>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(9)Tất cả món ăn hôm nay đều ngon, chỉ có súp dở.</w:t>
            </w:r>
          </w:p>
        </w:tc>
        <w:tc>
          <w:tcPr>
            <w:tcW w:w="653" w:type="pct"/>
          </w:tcPr>
          <w:p w14:paraId="6C6F2515" w14:textId="77777777" w:rsidR="00242C30" w:rsidRPr="001F7CD1" w:rsidRDefault="00242C30" w:rsidP="00D11BBF">
            <w:pPr>
              <w:spacing w:before="60" w:after="60"/>
              <w:jc w:val="both"/>
              <w:rPr>
                <w:rFonts w:ascii="Times New Roman" w:hAnsi="Times New Roman" w:cs="Times New Roman"/>
                <w:b/>
                <w:bCs/>
                <w:sz w:val="24"/>
                <w:szCs w:val="24"/>
                <w:lang w:val="vi-VN"/>
              </w:rPr>
            </w:pPr>
            <w:r w:rsidRPr="001F7CD1">
              <w:rPr>
                <w:rFonts w:ascii="Times New Roman" w:hAnsi="Times New Roman" w:cs="Times New Roman"/>
                <w:bCs/>
                <w:sz w:val="24"/>
                <w:szCs w:val="24"/>
                <w:lang w:val="vi-VN"/>
              </w:rPr>
              <w:t>Lỗi logic: Quan hệ giữa hai vế thiếu logic (Có sự mâu thuẫn giữa các ý trong câu)</w:t>
            </w:r>
          </w:p>
        </w:tc>
        <w:tc>
          <w:tcPr>
            <w:tcW w:w="1377" w:type="pct"/>
          </w:tcPr>
          <w:p w14:paraId="7EEE77E2" w14:textId="27576071" w:rsidR="00242C30" w:rsidRPr="001F7CD1" w:rsidRDefault="00301397"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w:t>
            </w:r>
            <w:r w:rsidR="00242C30" w:rsidRPr="001F7CD1">
              <w:rPr>
                <w:rFonts w:ascii="Times New Roman" w:hAnsi="Times New Roman" w:cs="Times New Roman"/>
                <w:bCs/>
                <w:sz w:val="24"/>
                <w:szCs w:val="24"/>
                <w:lang w:val="vi-VN"/>
              </w:rPr>
              <w:t>Tất cả</w:t>
            </w:r>
            <w:r w:rsidRPr="001F7CD1">
              <w:rPr>
                <w:rFonts w:ascii="Times New Roman" w:hAnsi="Times New Roman" w:cs="Times New Roman"/>
                <w:bCs/>
                <w:sz w:val="24"/>
                <w:szCs w:val="24"/>
                <w:lang w:val="vi-VN"/>
              </w:rPr>
              <w:t>”</w:t>
            </w:r>
            <w:r w:rsidR="00242C30" w:rsidRPr="001F7CD1">
              <w:rPr>
                <w:rFonts w:ascii="Times New Roman" w:hAnsi="Times New Roman" w:cs="Times New Roman"/>
                <w:bCs/>
                <w:sz w:val="24"/>
                <w:szCs w:val="24"/>
                <w:lang w:val="vi-VN"/>
              </w:rPr>
              <w:t xml:space="preserve"> là một lượng từ toàn thể, cho biết toàn bộ đối tượng nêu ra thuộc phạm vi tác động của vị ngữ. 2 câu văn trên dùng từ </w:t>
            </w:r>
            <w:r w:rsidRPr="001F7CD1">
              <w:rPr>
                <w:rFonts w:ascii="Times New Roman" w:hAnsi="Times New Roman" w:cs="Times New Roman"/>
                <w:bCs/>
                <w:sz w:val="24"/>
                <w:szCs w:val="24"/>
                <w:lang w:val="vi-VN"/>
              </w:rPr>
              <w:t>“</w:t>
            </w:r>
            <w:r w:rsidR="00242C30" w:rsidRPr="001F7CD1">
              <w:rPr>
                <w:rFonts w:ascii="Times New Roman" w:hAnsi="Times New Roman" w:cs="Times New Roman"/>
                <w:bCs/>
                <w:sz w:val="24"/>
                <w:szCs w:val="24"/>
                <w:lang w:val="vi-VN"/>
              </w:rPr>
              <w:t>tất cả</w:t>
            </w:r>
            <w:r w:rsidRPr="001F7CD1">
              <w:rPr>
                <w:rFonts w:ascii="Times New Roman" w:hAnsi="Times New Roman" w:cs="Times New Roman"/>
                <w:bCs/>
                <w:sz w:val="24"/>
                <w:szCs w:val="24"/>
                <w:lang w:val="vi-VN"/>
              </w:rPr>
              <w:t>”</w:t>
            </w:r>
            <w:r w:rsidR="00242C30" w:rsidRPr="001F7CD1">
              <w:rPr>
                <w:rFonts w:ascii="Times New Roman" w:hAnsi="Times New Roman" w:cs="Times New Roman"/>
                <w:bCs/>
                <w:sz w:val="24"/>
                <w:szCs w:val="24"/>
                <w:lang w:val="vi-VN"/>
              </w:rPr>
              <w:t xml:space="preserve"> (đã bao hàm cả đối tượng ở vế sau) nên không thể có vế sau được.</w:t>
            </w:r>
          </w:p>
        </w:tc>
        <w:tc>
          <w:tcPr>
            <w:tcW w:w="1450" w:type="pct"/>
          </w:tcPr>
          <w:p w14:paraId="1D7A109D" w14:textId="77777777" w:rsidR="00242C30" w:rsidRPr="001F7CD1" w:rsidRDefault="00242C30" w:rsidP="00D11BBF">
            <w:pPr>
              <w:spacing w:before="60" w:after="60"/>
              <w:jc w:val="both"/>
              <w:rPr>
                <w:rFonts w:ascii="Times New Roman" w:hAnsi="Times New Roman" w:cs="Times New Roman"/>
                <w:bCs/>
                <w:sz w:val="24"/>
                <w:szCs w:val="24"/>
                <w:lang w:val="vi-VN"/>
              </w:rPr>
            </w:pPr>
            <w:bookmarkStart w:id="6" w:name="bookmark=id.1c5inep" w:colFirst="0" w:colLast="0"/>
            <w:bookmarkEnd w:id="6"/>
            <w:r w:rsidRPr="001F7CD1">
              <w:rPr>
                <w:rFonts w:ascii="Times New Roman" w:hAnsi="Times New Roman" w:cs="Times New Roman"/>
                <w:bCs/>
                <w:sz w:val="24"/>
                <w:szCs w:val="24"/>
                <w:lang w:val="vi-VN"/>
              </w:rPr>
              <w:t>Lược bỏ một trong các ý mâu thuẫn:</w:t>
            </w:r>
          </w:p>
          <w:p w14:paraId="6EDC2615"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sz w:val="24"/>
                <w:szCs w:val="24"/>
                <w:lang w:val="vi-VN"/>
              </w:rPr>
              <w:t>(8)</w:t>
            </w:r>
            <w:r w:rsidRPr="001F7CD1">
              <w:rPr>
                <w:rFonts w:ascii="Times New Roman" w:hAnsi="Times New Roman" w:cs="Times New Roman"/>
                <w:bCs/>
                <w:sz w:val="24"/>
                <w:szCs w:val="24"/>
                <w:lang w:val="vi-VN"/>
              </w:rPr>
              <w:t xml:space="preserve"> </w:t>
            </w:r>
            <w:r w:rsidRPr="001F7CD1">
              <w:rPr>
                <w:rFonts w:ascii="Times New Roman" w:hAnsi="Times New Roman" w:cs="Times New Roman"/>
                <w:bCs/>
                <w:i/>
                <w:sz w:val="24"/>
                <w:szCs w:val="24"/>
                <w:lang w:val="vi-VN"/>
              </w:rPr>
              <w:t>Hầu hết xà phòng đều làm khô da bạn, riêng LUX làm cho da bạn trắng trẻo, mịn màng.</w:t>
            </w:r>
          </w:p>
          <w:p w14:paraId="0EADE5AC" w14:textId="77777777" w:rsidR="00242C30" w:rsidRPr="001F7CD1" w:rsidRDefault="00242C30" w:rsidP="00D11BBF">
            <w:pPr>
              <w:spacing w:before="60" w:after="60"/>
              <w:jc w:val="both"/>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(9) Hầu hết món ăn hôm nay đều ngon, chỉ có súp dở.</w:t>
            </w:r>
          </w:p>
        </w:tc>
      </w:tr>
      <w:tr w:rsidR="00242C30" w:rsidRPr="001F7CD1" w14:paraId="210F4684" w14:textId="77777777" w:rsidTr="00D11BBF">
        <w:tc>
          <w:tcPr>
            <w:tcW w:w="1520" w:type="pct"/>
          </w:tcPr>
          <w:p w14:paraId="7461D284"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t>(10) Tuy chị Út Tịch thương yêu chồng con, đồng bào, đồng chí rất sâu sắc, nhưng chị rất căm thù bọn giặc bán nước và cướp nước.</w:t>
            </w:r>
          </w:p>
          <w:p w14:paraId="67D60437" w14:textId="77777777" w:rsidR="00242C30" w:rsidRPr="001F7CD1" w:rsidRDefault="00242C30" w:rsidP="00D11BBF">
            <w:pPr>
              <w:spacing w:before="60" w:after="60"/>
              <w:jc w:val="both"/>
              <w:rPr>
                <w:rFonts w:ascii="Times New Roman" w:hAnsi="Times New Roman" w:cs="Times New Roman"/>
                <w:bCs/>
                <w:sz w:val="24"/>
                <w:szCs w:val="24"/>
                <w:lang w:val="vi-VN"/>
              </w:rPr>
            </w:pPr>
          </w:p>
        </w:tc>
        <w:tc>
          <w:tcPr>
            <w:tcW w:w="653" w:type="pct"/>
          </w:tcPr>
          <w:p w14:paraId="186CB256"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Lỗi logic: Đặt các đối tượng không cùng cấp độ trong quan hệ đồng đẳng</w:t>
            </w:r>
          </w:p>
        </w:tc>
        <w:tc>
          <w:tcPr>
            <w:tcW w:w="1377" w:type="pct"/>
          </w:tcPr>
          <w:p w14:paraId="1D02467D" w14:textId="53CBC3D8" w:rsidR="00242C30" w:rsidRPr="001F7CD1" w:rsidRDefault="00301397"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t>“</w:t>
            </w:r>
            <w:r w:rsidR="00242C30" w:rsidRPr="001F7CD1">
              <w:rPr>
                <w:rFonts w:ascii="Times New Roman" w:hAnsi="Times New Roman" w:cs="Times New Roman"/>
                <w:bCs/>
                <w:i/>
                <w:iCs/>
                <w:sz w:val="24"/>
                <w:szCs w:val="24"/>
                <w:lang w:val="vi-VN"/>
              </w:rPr>
              <w:t>Chị thương yêu chồng con, đồng bào đồng chí rất sâu sắc</w:t>
            </w:r>
            <w:r w:rsidRPr="001F7CD1">
              <w:rPr>
                <w:rFonts w:ascii="Times New Roman" w:hAnsi="Times New Roman" w:cs="Times New Roman"/>
                <w:bCs/>
                <w:i/>
                <w:iCs/>
                <w:sz w:val="24"/>
                <w:szCs w:val="24"/>
                <w:lang w:val="vi-VN"/>
              </w:rPr>
              <w:t>”</w:t>
            </w:r>
            <w:r w:rsidR="00242C30" w:rsidRPr="001F7CD1">
              <w:rPr>
                <w:rFonts w:ascii="Times New Roman" w:hAnsi="Times New Roman" w:cs="Times New Roman"/>
                <w:bCs/>
                <w:sz w:val="24"/>
                <w:szCs w:val="24"/>
                <w:lang w:val="vi-VN"/>
              </w:rPr>
              <w:t xml:space="preserve"> và </w:t>
            </w:r>
            <w:r w:rsidRPr="001F7CD1">
              <w:rPr>
                <w:rFonts w:ascii="Times New Roman" w:hAnsi="Times New Roman" w:cs="Times New Roman"/>
                <w:bCs/>
                <w:sz w:val="24"/>
                <w:szCs w:val="24"/>
                <w:lang w:val="vi-VN"/>
              </w:rPr>
              <w:t>“</w:t>
            </w:r>
            <w:r w:rsidR="00242C30" w:rsidRPr="001F7CD1">
              <w:rPr>
                <w:rFonts w:ascii="Times New Roman" w:hAnsi="Times New Roman" w:cs="Times New Roman"/>
                <w:bCs/>
                <w:i/>
                <w:iCs/>
                <w:sz w:val="24"/>
                <w:szCs w:val="24"/>
                <w:lang w:val="vi-VN"/>
              </w:rPr>
              <w:t>chị căm thù bọn giặc bán nước và cướp nước</w:t>
            </w:r>
            <w:r w:rsidRPr="001F7CD1">
              <w:rPr>
                <w:rFonts w:ascii="Times New Roman" w:hAnsi="Times New Roman" w:cs="Times New Roman"/>
                <w:bCs/>
                <w:i/>
                <w:iCs/>
                <w:sz w:val="24"/>
                <w:szCs w:val="24"/>
                <w:lang w:val="vi-VN"/>
              </w:rPr>
              <w:t>”</w:t>
            </w:r>
            <w:r w:rsidR="00242C30" w:rsidRPr="001F7CD1">
              <w:rPr>
                <w:rFonts w:ascii="Times New Roman" w:hAnsi="Times New Roman" w:cs="Times New Roman"/>
                <w:bCs/>
                <w:sz w:val="24"/>
                <w:szCs w:val="24"/>
                <w:lang w:val="vi-VN"/>
              </w:rPr>
              <w:t> không hề tương phản nhau, mâu thuẫn nhau mà dường như chúng là biểu hiện của cùng một trạng thái tình cảm hoặc một thái độ. Có thể coi chúng là thống nhất</w:t>
            </w:r>
          </w:p>
        </w:tc>
        <w:tc>
          <w:tcPr>
            <w:tcW w:w="1450" w:type="pct"/>
          </w:tcPr>
          <w:p w14:paraId="7B56FA8E"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Phân chia cấp độ rành mạch cho các đối tượng được nhắc tới:</w:t>
            </w:r>
          </w:p>
          <w:p w14:paraId="52D70EEC"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 Nếu muốn biểu hiện </w:t>
            </w:r>
            <w:r w:rsidRPr="001F7CD1">
              <w:rPr>
                <w:rFonts w:ascii="Times New Roman" w:hAnsi="Times New Roman" w:cs="Times New Roman"/>
                <w:bCs/>
                <w:iCs/>
                <w:sz w:val="24"/>
                <w:szCs w:val="24"/>
                <w:lang w:val="vi-VN"/>
              </w:rPr>
              <w:t>quan hệ tương phản</w:t>
            </w:r>
            <w:r w:rsidRPr="001F7CD1">
              <w:rPr>
                <w:rFonts w:ascii="Times New Roman" w:hAnsi="Times New Roman" w:cs="Times New Roman"/>
                <w:bCs/>
                <w:sz w:val="24"/>
                <w:szCs w:val="24"/>
                <w:lang w:val="vi-VN"/>
              </w:rPr>
              <w:t>:</w:t>
            </w:r>
          </w:p>
          <w:p w14:paraId="1F645EF6"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t>Tuy chị Út Tịch là một con người giàu lòng yêu thương, yêu thương sâu sắc chồng con, đồng bào, đồng chí nhưng chị cũng rất giàu lòng căm thù, căm thù bọn giặc bán nước và cướp nước.</w:t>
            </w:r>
          </w:p>
          <w:p w14:paraId="689BB412"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 Nếu muốn biểu thị quan hệ tăng tiến:</w:t>
            </w:r>
          </w:p>
          <w:p w14:paraId="3857F2ED"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t>Chị Út Tịch càng thương yêu chồng con, đồng bào, đồng chí sâu sắc bao nhiêu thì chị càng căm thù bọn giặc bán nước và cướp nước bấy nhiêu.</w:t>
            </w:r>
          </w:p>
        </w:tc>
      </w:tr>
      <w:tr w:rsidR="00242C30" w:rsidRPr="001F7CD1" w14:paraId="1D3A4E8F" w14:textId="77777777" w:rsidTr="00D11BBF">
        <w:tc>
          <w:tcPr>
            <w:tcW w:w="1520" w:type="pct"/>
          </w:tcPr>
          <w:p w14:paraId="6210F651"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t xml:space="preserve"> (11) Công tác huấn luyện thể dục thể thao trong thanh thiếu niên nói chung và trong bóng đá nói riêng đã </w:t>
            </w:r>
            <w:r w:rsidRPr="001F7CD1">
              <w:rPr>
                <w:rFonts w:ascii="Times New Roman" w:hAnsi="Times New Roman" w:cs="Times New Roman"/>
                <w:bCs/>
                <w:i/>
                <w:iCs/>
                <w:sz w:val="24"/>
                <w:szCs w:val="24"/>
                <w:lang w:val="vi-VN"/>
              </w:rPr>
              <w:lastRenderedPageBreak/>
              <w:t>được tiến hành ở nhiều địa phương.</w:t>
            </w:r>
          </w:p>
          <w:p w14:paraId="3FC65C64" w14:textId="77777777" w:rsidR="00242C30" w:rsidRPr="001F7CD1" w:rsidRDefault="00242C30" w:rsidP="00D11BBF">
            <w:pPr>
              <w:spacing w:before="60" w:after="60"/>
              <w:jc w:val="both"/>
              <w:rPr>
                <w:rFonts w:ascii="Times New Roman" w:hAnsi="Times New Roman" w:cs="Times New Roman"/>
                <w:bCs/>
                <w:sz w:val="24"/>
                <w:szCs w:val="24"/>
                <w:lang w:val="vi-VN"/>
              </w:rPr>
            </w:pPr>
          </w:p>
        </w:tc>
        <w:tc>
          <w:tcPr>
            <w:tcW w:w="653" w:type="pct"/>
          </w:tcPr>
          <w:p w14:paraId="37D32F70"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lastRenderedPageBreak/>
              <w:t xml:space="preserve">Lỗi logic: Đặt các đối tượng không </w:t>
            </w:r>
            <w:r w:rsidRPr="001F7CD1">
              <w:rPr>
                <w:rFonts w:ascii="Times New Roman" w:hAnsi="Times New Roman" w:cs="Times New Roman"/>
                <w:bCs/>
                <w:sz w:val="24"/>
                <w:szCs w:val="24"/>
                <w:lang w:val="vi-VN"/>
              </w:rPr>
              <w:lastRenderedPageBreak/>
              <w:t>cùng cấp độ trong quan hệ đồng đẳng</w:t>
            </w:r>
          </w:p>
        </w:tc>
        <w:tc>
          <w:tcPr>
            <w:tcW w:w="1377" w:type="pct"/>
          </w:tcPr>
          <w:p w14:paraId="3BCF9DA0"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lastRenderedPageBreak/>
              <w:t>thanh thiếu niên</w:t>
            </w:r>
            <w:r w:rsidRPr="001F7CD1">
              <w:rPr>
                <w:rFonts w:ascii="Times New Roman" w:hAnsi="Times New Roman" w:cs="Times New Roman"/>
                <w:bCs/>
                <w:sz w:val="24"/>
                <w:szCs w:val="24"/>
                <w:lang w:val="vi-VN"/>
              </w:rPr>
              <w:t> và</w:t>
            </w:r>
            <w:r w:rsidRPr="001F7CD1">
              <w:rPr>
                <w:rFonts w:ascii="Times New Roman" w:hAnsi="Times New Roman" w:cs="Times New Roman"/>
                <w:bCs/>
                <w:i/>
                <w:iCs/>
                <w:sz w:val="24"/>
                <w:szCs w:val="24"/>
                <w:lang w:val="vi-VN"/>
              </w:rPr>
              <w:t> bóng đá</w:t>
            </w:r>
            <w:r w:rsidRPr="001F7CD1">
              <w:rPr>
                <w:rFonts w:ascii="Times New Roman" w:hAnsi="Times New Roman" w:cs="Times New Roman"/>
                <w:bCs/>
                <w:sz w:val="24"/>
                <w:szCs w:val="24"/>
                <w:lang w:val="vi-VN"/>
              </w:rPr>
              <w:t> là hai phạm trù khác nhau. Nếu </w:t>
            </w:r>
            <w:r w:rsidRPr="001F7CD1">
              <w:rPr>
                <w:rFonts w:ascii="Times New Roman" w:hAnsi="Times New Roman" w:cs="Times New Roman"/>
                <w:bCs/>
                <w:i/>
                <w:iCs/>
                <w:sz w:val="24"/>
                <w:szCs w:val="24"/>
                <w:lang w:val="vi-VN"/>
              </w:rPr>
              <w:t>thanh thiếu niên</w:t>
            </w:r>
            <w:r w:rsidRPr="001F7CD1">
              <w:rPr>
                <w:rFonts w:ascii="Times New Roman" w:hAnsi="Times New Roman" w:cs="Times New Roman"/>
                <w:bCs/>
                <w:sz w:val="24"/>
                <w:szCs w:val="24"/>
                <w:lang w:val="vi-VN"/>
              </w:rPr>
              <w:t> nói chung thì </w:t>
            </w:r>
            <w:r w:rsidRPr="001F7CD1">
              <w:rPr>
                <w:rFonts w:ascii="Times New Roman" w:hAnsi="Times New Roman" w:cs="Times New Roman"/>
                <w:bCs/>
                <w:i/>
                <w:iCs/>
                <w:sz w:val="24"/>
                <w:szCs w:val="24"/>
                <w:lang w:val="vi-VN"/>
              </w:rPr>
              <w:t xml:space="preserve">sinh </w:t>
            </w:r>
            <w:r w:rsidRPr="001F7CD1">
              <w:rPr>
                <w:rFonts w:ascii="Times New Roman" w:hAnsi="Times New Roman" w:cs="Times New Roman"/>
                <w:bCs/>
                <w:i/>
                <w:iCs/>
                <w:sz w:val="24"/>
                <w:szCs w:val="24"/>
                <w:lang w:val="vi-VN"/>
              </w:rPr>
              <w:lastRenderedPageBreak/>
              <w:t>viên nói riêng</w:t>
            </w:r>
            <w:r w:rsidRPr="001F7CD1">
              <w:rPr>
                <w:rFonts w:ascii="Times New Roman" w:hAnsi="Times New Roman" w:cs="Times New Roman"/>
                <w:bCs/>
                <w:sz w:val="24"/>
                <w:szCs w:val="24"/>
                <w:lang w:val="vi-VN"/>
              </w:rPr>
              <w:t>, nếu </w:t>
            </w:r>
            <w:r w:rsidRPr="001F7CD1">
              <w:rPr>
                <w:rFonts w:ascii="Times New Roman" w:hAnsi="Times New Roman" w:cs="Times New Roman"/>
                <w:bCs/>
                <w:i/>
                <w:iCs/>
                <w:sz w:val="24"/>
                <w:szCs w:val="24"/>
                <w:lang w:val="vi-VN"/>
              </w:rPr>
              <w:t>bóng đá</w:t>
            </w:r>
            <w:r w:rsidRPr="001F7CD1">
              <w:rPr>
                <w:rFonts w:ascii="Times New Roman" w:hAnsi="Times New Roman" w:cs="Times New Roman"/>
                <w:bCs/>
                <w:sz w:val="24"/>
                <w:szCs w:val="24"/>
                <w:lang w:val="vi-VN"/>
              </w:rPr>
              <w:t> nói riêng thì</w:t>
            </w:r>
            <w:r w:rsidRPr="001F7CD1">
              <w:rPr>
                <w:rFonts w:ascii="Times New Roman" w:hAnsi="Times New Roman" w:cs="Times New Roman"/>
                <w:bCs/>
                <w:i/>
                <w:iCs/>
                <w:sz w:val="24"/>
                <w:szCs w:val="24"/>
                <w:lang w:val="vi-VN"/>
              </w:rPr>
              <w:t> thể dục thể thao</w:t>
            </w:r>
            <w:r w:rsidRPr="001F7CD1">
              <w:rPr>
                <w:rFonts w:ascii="Times New Roman" w:hAnsi="Times New Roman" w:cs="Times New Roman"/>
                <w:bCs/>
                <w:sz w:val="24"/>
                <w:szCs w:val="24"/>
                <w:lang w:val="vi-VN"/>
              </w:rPr>
              <w:t> sẽ là </w:t>
            </w:r>
            <w:r w:rsidRPr="001F7CD1">
              <w:rPr>
                <w:rFonts w:ascii="Times New Roman" w:hAnsi="Times New Roman" w:cs="Times New Roman"/>
                <w:bCs/>
                <w:i/>
                <w:iCs/>
                <w:sz w:val="24"/>
                <w:szCs w:val="24"/>
                <w:lang w:val="vi-VN"/>
              </w:rPr>
              <w:t>nói chung</w:t>
            </w:r>
            <w:r w:rsidRPr="001F7CD1">
              <w:rPr>
                <w:rFonts w:ascii="Times New Roman" w:hAnsi="Times New Roman" w:cs="Times New Roman"/>
                <w:bCs/>
                <w:sz w:val="24"/>
                <w:szCs w:val="24"/>
                <w:lang w:val="vi-VN"/>
              </w:rPr>
              <w:t>. Sai phạm trù cũng là sai lôgic.</w:t>
            </w:r>
          </w:p>
        </w:tc>
        <w:tc>
          <w:tcPr>
            <w:tcW w:w="1450" w:type="pct"/>
          </w:tcPr>
          <w:p w14:paraId="26DED6F9"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Cs/>
                <w:sz w:val="24"/>
                <w:szCs w:val="24"/>
                <w:lang w:val="vi-VN"/>
              </w:rPr>
              <w:lastRenderedPageBreak/>
              <w:t>- Cách 1:</w:t>
            </w:r>
            <w:r w:rsidRPr="001F7CD1">
              <w:rPr>
                <w:rFonts w:ascii="Times New Roman" w:hAnsi="Times New Roman" w:cs="Times New Roman"/>
                <w:bCs/>
                <w:i/>
                <w:iCs/>
                <w:sz w:val="24"/>
                <w:szCs w:val="24"/>
                <w:lang w:val="vi-VN"/>
              </w:rPr>
              <w:t xml:space="preserve"> Công tác huấn luyện thể dục thể thao trong thanh thiếu niên </w:t>
            </w:r>
            <w:r w:rsidRPr="001F7CD1">
              <w:rPr>
                <w:rFonts w:ascii="Times New Roman" w:hAnsi="Times New Roman" w:cs="Times New Roman"/>
                <w:b/>
                <w:bCs/>
                <w:i/>
                <w:iCs/>
                <w:sz w:val="24"/>
                <w:szCs w:val="24"/>
                <w:lang w:val="vi-VN"/>
              </w:rPr>
              <w:t>nói chung</w:t>
            </w:r>
            <w:r w:rsidRPr="001F7CD1">
              <w:rPr>
                <w:rFonts w:ascii="Times New Roman" w:hAnsi="Times New Roman" w:cs="Times New Roman"/>
                <w:bCs/>
                <w:i/>
                <w:iCs/>
                <w:sz w:val="24"/>
                <w:szCs w:val="24"/>
                <w:lang w:val="vi-VN"/>
              </w:rPr>
              <w:t xml:space="preserve"> và trong sinh </w:t>
            </w:r>
            <w:r w:rsidRPr="001F7CD1">
              <w:rPr>
                <w:rFonts w:ascii="Times New Roman" w:hAnsi="Times New Roman" w:cs="Times New Roman"/>
                <w:bCs/>
                <w:i/>
                <w:iCs/>
                <w:sz w:val="24"/>
                <w:szCs w:val="24"/>
                <w:lang w:val="vi-VN"/>
              </w:rPr>
              <w:lastRenderedPageBreak/>
              <w:t>viên </w:t>
            </w:r>
            <w:r w:rsidRPr="001F7CD1">
              <w:rPr>
                <w:rFonts w:ascii="Times New Roman" w:hAnsi="Times New Roman" w:cs="Times New Roman"/>
                <w:b/>
                <w:bCs/>
                <w:i/>
                <w:iCs/>
                <w:sz w:val="24"/>
                <w:szCs w:val="24"/>
                <w:lang w:val="vi-VN"/>
              </w:rPr>
              <w:t>nói riêng</w:t>
            </w:r>
            <w:r w:rsidRPr="001F7CD1">
              <w:rPr>
                <w:rFonts w:ascii="Times New Roman" w:hAnsi="Times New Roman" w:cs="Times New Roman"/>
                <w:bCs/>
                <w:i/>
                <w:iCs/>
                <w:sz w:val="24"/>
                <w:szCs w:val="24"/>
                <w:lang w:val="vi-VN"/>
              </w:rPr>
              <w:t> đã được tiến hành ở nhiều địa phương.</w:t>
            </w:r>
          </w:p>
          <w:p w14:paraId="4DE9CBBF"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Cs/>
                <w:sz w:val="24"/>
                <w:szCs w:val="24"/>
                <w:lang w:val="vi-VN"/>
              </w:rPr>
              <w:t>- Cách 2:</w:t>
            </w:r>
            <w:r w:rsidRPr="001F7CD1">
              <w:rPr>
                <w:rFonts w:ascii="Times New Roman" w:hAnsi="Times New Roman" w:cs="Times New Roman"/>
                <w:bCs/>
                <w:i/>
                <w:iCs/>
                <w:sz w:val="24"/>
                <w:szCs w:val="24"/>
                <w:lang w:val="vi-VN"/>
              </w:rPr>
              <w:t xml:space="preserve"> Công tác huấn luyện thể dục thể thao </w:t>
            </w:r>
            <w:r w:rsidRPr="001F7CD1">
              <w:rPr>
                <w:rFonts w:ascii="Times New Roman" w:hAnsi="Times New Roman" w:cs="Times New Roman"/>
                <w:b/>
                <w:bCs/>
                <w:i/>
                <w:iCs/>
                <w:sz w:val="24"/>
                <w:szCs w:val="24"/>
                <w:lang w:val="vi-VN"/>
              </w:rPr>
              <w:t>nói chung</w:t>
            </w:r>
            <w:r w:rsidRPr="001F7CD1">
              <w:rPr>
                <w:rFonts w:ascii="Times New Roman" w:hAnsi="Times New Roman" w:cs="Times New Roman"/>
                <w:bCs/>
                <w:i/>
                <w:iCs/>
                <w:sz w:val="24"/>
                <w:szCs w:val="24"/>
                <w:lang w:val="vi-VN"/>
              </w:rPr>
              <w:t> và bóng đá </w:t>
            </w:r>
            <w:r w:rsidRPr="001F7CD1">
              <w:rPr>
                <w:rFonts w:ascii="Times New Roman" w:hAnsi="Times New Roman" w:cs="Times New Roman"/>
                <w:b/>
                <w:bCs/>
                <w:i/>
                <w:iCs/>
                <w:sz w:val="24"/>
                <w:szCs w:val="24"/>
                <w:lang w:val="vi-VN"/>
              </w:rPr>
              <w:t>nói riêng</w:t>
            </w:r>
            <w:r w:rsidRPr="001F7CD1">
              <w:rPr>
                <w:rFonts w:ascii="Times New Roman" w:hAnsi="Times New Roman" w:cs="Times New Roman"/>
                <w:bCs/>
                <w:i/>
                <w:iCs/>
                <w:sz w:val="24"/>
                <w:szCs w:val="24"/>
                <w:lang w:val="vi-VN"/>
              </w:rPr>
              <w:t> trong thanh thiếu niên đã được tiến hành ở nhiều địa phương.</w:t>
            </w:r>
          </w:p>
        </w:tc>
      </w:tr>
      <w:tr w:rsidR="00242C30" w:rsidRPr="001F7CD1" w14:paraId="087B53F1" w14:textId="77777777" w:rsidTr="00D11BBF">
        <w:tc>
          <w:tcPr>
            <w:tcW w:w="1520" w:type="pct"/>
          </w:tcPr>
          <w:p w14:paraId="60E47434" w14:textId="77777777" w:rsidR="00242C30" w:rsidRPr="001F7CD1" w:rsidRDefault="00242C30" w:rsidP="00D11BBF">
            <w:pPr>
              <w:spacing w:before="60" w:after="60"/>
              <w:jc w:val="both"/>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lastRenderedPageBreak/>
              <w:t>(12) Họ úp cái nón lên mặt, nằm xuống ngủ một giấc cho đến chiều.</w:t>
            </w:r>
          </w:p>
          <w:p w14:paraId="374AC7D5" w14:textId="77777777" w:rsidR="00242C30" w:rsidRPr="001F7CD1" w:rsidRDefault="00242C30" w:rsidP="00D11BBF">
            <w:pPr>
              <w:spacing w:before="60" w:after="60"/>
              <w:jc w:val="both"/>
              <w:rPr>
                <w:rFonts w:ascii="Times New Roman" w:hAnsi="Times New Roman" w:cs="Times New Roman"/>
                <w:bCs/>
                <w:i/>
                <w:iCs/>
                <w:sz w:val="24"/>
                <w:szCs w:val="24"/>
                <w:lang w:val="vi-VN"/>
              </w:rPr>
            </w:pPr>
          </w:p>
        </w:tc>
        <w:tc>
          <w:tcPr>
            <w:tcW w:w="653" w:type="pct"/>
          </w:tcPr>
          <w:p w14:paraId="4AE10128"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Lỗi logic: Quan hệ giữa hai vế thiếu logic</w:t>
            </w:r>
          </w:p>
        </w:tc>
        <w:tc>
          <w:tcPr>
            <w:tcW w:w="1377" w:type="pct"/>
          </w:tcPr>
          <w:p w14:paraId="34F64003"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Lỗi: Thực tế, người ta phải nằm xuống rồi mới úp nón.</w:t>
            </w:r>
          </w:p>
        </w:tc>
        <w:tc>
          <w:tcPr>
            <w:tcW w:w="1450" w:type="pct"/>
          </w:tcPr>
          <w:p w14:paraId="66027CD1"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Họ nằm xuống, úp cái nón lên mặt,…</w:t>
            </w:r>
          </w:p>
        </w:tc>
      </w:tr>
      <w:tr w:rsidR="00242C30" w:rsidRPr="001F7CD1" w14:paraId="0FC544AB" w14:textId="77777777" w:rsidTr="00D11BBF">
        <w:tc>
          <w:tcPr>
            <w:tcW w:w="1520" w:type="pct"/>
          </w:tcPr>
          <w:p w14:paraId="7E4FFB3F" w14:textId="77777777" w:rsidR="00242C30" w:rsidRPr="001F7CD1" w:rsidRDefault="00242C30" w:rsidP="00D11BBF">
            <w:pPr>
              <w:spacing w:before="60" w:after="60"/>
              <w:jc w:val="both"/>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 xml:space="preserve">(13) Anh lính bị hai vết thương, một ở đùi và một ở Sài Gòn. </w:t>
            </w:r>
          </w:p>
        </w:tc>
        <w:tc>
          <w:tcPr>
            <w:tcW w:w="653" w:type="pct"/>
          </w:tcPr>
          <w:p w14:paraId="5D6690A7"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Lỗi logic: Quan hệ giữa hai vế thiếu logic</w:t>
            </w:r>
          </w:p>
        </w:tc>
        <w:tc>
          <w:tcPr>
            <w:tcW w:w="1377" w:type="pct"/>
          </w:tcPr>
          <w:p w14:paraId="42C83EBE"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Một vế là bộ phận cơ thể người không tương xứng với vị trí địa lí.</w:t>
            </w:r>
          </w:p>
        </w:tc>
        <w:tc>
          <w:tcPr>
            <w:tcW w:w="1450" w:type="pct"/>
          </w:tcPr>
          <w:p w14:paraId="171BE454"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 xml:space="preserve">- Cách 1: </w:t>
            </w:r>
            <w:r w:rsidRPr="001F7CD1">
              <w:rPr>
                <w:rFonts w:ascii="Times New Roman" w:hAnsi="Times New Roman" w:cs="Times New Roman"/>
                <w:bCs/>
                <w:i/>
                <w:sz w:val="24"/>
                <w:szCs w:val="24"/>
                <w:lang w:val="vi-VN"/>
              </w:rPr>
              <w:t>Anh lính bị hai vết thương, một ở đùi và một ở ngực.</w:t>
            </w:r>
            <w:r w:rsidRPr="001F7CD1">
              <w:rPr>
                <w:rFonts w:ascii="Times New Roman" w:hAnsi="Times New Roman" w:cs="Times New Roman"/>
                <w:bCs/>
                <w:sz w:val="24"/>
                <w:szCs w:val="24"/>
                <w:lang w:val="vi-VN"/>
              </w:rPr>
              <w:t xml:space="preserve"> </w:t>
            </w:r>
          </w:p>
          <w:p w14:paraId="2413342C"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 xml:space="preserve">- Cách 2: </w:t>
            </w:r>
            <w:r w:rsidRPr="001F7CD1">
              <w:rPr>
                <w:rFonts w:ascii="Times New Roman" w:hAnsi="Times New Roman" w:cs="Times New Roman"/>
                <w:bCs/>
                <w:i/>
                <w:sz w:val="24"/>
                <w:szCs w:val="24"/>
                <w:lang w:val="vi-VN"/>
              </w:rPr>
              <w:t>Anh lính bị hai vết thương, một ở Sài Gòn và một ở Bình Dương.</w:t>
            </w:r>
          </w:p>
        </w:tc>
      </w:tr>
    </w:tbl>
    <w:p w14:paraId="6A91FD94" w14:textId="77777777" w:rsidR="00242C30" w:rsidRPr="001F7CD1" w:rsidRDefault="00242C30" w:rsidP="00242C30">
      <w:pPr>
        <w:spacing w:before="60" w:after="60"/>
        <w:ind w:firstLine="0"/>
        <w:rPr>
          <w:rFonts w:cs="Times New Roman"/>
          <w:b/>
          <w:bCs/>
          <w:sz w:val="24"/>
          <w:szCs w:val="24"/>
          <w:lang w:val="en-US"/>
        </w:rPr>
      </w:pPr>
      <w:r w:rsidRPr="001F7CD1">
        <w:rPr>
          <w:rFonts w:cs="Times New Roman"/>
          <w:b/>
          <w:bCs/>
          <w:sz w:val="24"/>
          <w:szCs w:val="24"/>
          <w:lang w:val="en-US"/>
        </w:rPr>
        <w:t xml:space="preserve">Bài </w:t>
      </w:r>
      <w:r w:rsidRPr="001F7CD1">
        <w:rPr>
          <w:rFonts w:cs="Times New Roman"/>
          <w:b/>
          <w:bCs/>
          <w:sz w:val="24"/>
          <w:szCs w:val="24"/>
          <w:lang w:val="vi-VN"/>
        </w:rPr>
        <w:t>2.</w:t>
      </w:r>
      <w:r w:rsidRPr="001F7CD1">
        <w:rPr>
          <w:rFonts w:cs="Times New Roman"/>
          <w:b/>
          <w:bCs/>
          <w:sz w:val="24"/>
          <w:szCs w:val="24"/>
          <w:lang w:val="en-US"/>
        </w:rPr>
        <w:t xml:space="preserve"> Đọc các ngữ liệu cột 1, hoàn thành cột (2), (3), (4) </w:t>
      </w:r>
    </w:p>
    <w:tbl>
      <w:tblPr>
        <w:tblStyle w:val="TableGrid"/>
        <w:tblW w:w="5000" w:type="pct"/>
        <w:tblLook w:val="04A0" w:firstRow="1" w:lastRow="0" w:firstColumn="1" w:lastColumn="0" w:noHBand="0" w:noVBand="1"/>
      </w:tblPr>
      <w:tblGrid>
        <w:gridCol w:w="5520"/>
        <w:gridCol w:w="1275"/>
        <w:gridCol w:w="1417"/>
        <w:gridCol w:w="1415"/>
      </w:tblGrid>
      <w:tr w:rsidR="00242C30" w:rsidRPr="001F7CD1" w14:paraId="76A3791A" w14:textId="77777777" w:rsidTr="00242C30">
        <w:tc>
          <w:tcPr>
            <w:tcW w:w="2867" w:type="pct"/>
          </w:tcPr>
          <w:p w14:paraId="7DBA0249"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(1)</w:t>
            </w:r>
          </w:p>
        </w:tc>
        <w:tc>
          <w:tcPr>
            <w:tcW w:w="662" w:type="pct"/>
          </w:tcPr>
          <w:p w14:paraId="63F69D75"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(2)</w:t>
            </w:r>
          </w:p>
        </w:tc>
        <w:tc>
          <w:tcPr>
            <w:tcW w:w="736" w:type="pct"/>
          </w:tcPr>
          <w:p w14:paraId="070383EC"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(3)</w:t>
            </w:r>
          </w:p>
        </w:tc>
        <w:tc>
          <w:tcPr>
            <w:tcW w:w="735" w:type="pct"/>
          </w:tcPr>
          <w:p w14:paraId="2CE8B639"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(4)</w:t>
            </w:r>
          </w:p>
        </w:tc>
      </w:tr>
      <w:tr w:rsidR="00242C30" w:rsidRPr="001F7CD1" w14:paraId="59B41C71" w14:textId="77777777" w:rsidTr="00242C30">
        <w:tc>
          <w:tcPr>
            <w:tcW w:w="2867" w:type="pct"/>
          </w:tcPr>
          <w:p w14:paraId="7869D6D3"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Ngữ liệu</w:t>
            </w:r>
          </w:p>
        </w:tc>
        <w:tc>
          <w:tcPr>
            <w:tcW w:w="662" w:type="pct"/>
          </w:tcPr>
          <w:p w14:paraId="0F634A93"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Loại lỗi</w:t>
            </w:r>
          </w:p>
        </w:tc>
        <w:tc>
          <w:tcPr>
            <w:tcW w:w="736" w:type="pct"/>
          </w:tcPr>
          <w:p w14:paraId="6F30AEDC"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Biểu hiện</w:t>
            </w:r>
          </w:p>
        </w:tc>
        <w:tc>
          <w:tcPr>
            <w:tcW w:w="735" w:type="pct"/>
          </w:tcPr>
          <w:p w14:paraId="39B1165F"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Cách sửa</w:t>
            </w:r>
          </w:p>
        </w:tc>
      </w:tr>
      <w:tr w:rsidR="00242C30" w:rsidRPr="001F7CD1" w14:paraId="509B881C" w14:textId="77777777" w:rsidTr="00242C30">
        <w:tc>
          <w:tcPr>
            <w:tcW w:w="2867" w:type="pct"/>
          </w:tcPr>
          <w:p w14:paraId="6DB40466" w14:textId="77777777" w:rsidR="00242C30" w:rsidRPr="001F7CD1" w:rsidRDefault="00242C30" w:rsidP="00D11BBF">
            <w:pPr>
              <w:spacing w:before="60" w:after="60"/>
              <w:jc w:val="both"/>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(1) Bất ngờ bà chủ khách sạn cao nhất Phú Yên vừa được rao bán 500 tỷ đồng!</w:t>
            </w:r>
          </w:p>
        </w:tc>
        <w:tc>
          <w:tcPr>
            <w:tcW w:w="662" w:type="pct"/>
          </w:tcPr>
          <w:p w14:paraId="2E19A5BB" w14:textId="77777777" w:rsidR="00242C30" w:rsidRPr="001F7CD1" w:rsidRDefault="00242C30" w:rsidP="00242C30">
            <w:pPr>
              <w:spacing w:before="60" w:after="60"/>
              <w:rPr>
                <w:rFonts w:ascii="Times New Roman" w:hAnsi="Times New Roman" w:cs="Times New Roman"/>
                <w:b/>
                <w:bCs/>
                <w:sz w:val="24"/>
                <w:szCs w:val="24"/>
                <w:lang w:val="vi-VN"/>
              </w:rPr>
            </w:pPr>
          </w:p>
        </w:tc>
        <w:tc>
          <w:tcPr>
            <w:tcW w:w="736" w:type="pct"/>
          </w:tcPr>
          <w:p w14:paraId="28F7C755" w14:textId="77777777" w:rsidR="00242C30" w:rsidRPr="001F7CD1" w:rsidRDefault="00242C30" w:rsidP="00242C30">
            <w:pPr>
              <w:spacing w:before="60" w:after="60"/>
              <w:rPr>
                <w:rFonts w:ascii="Times New Roman" w:hAnsi="Times New Roman" w:cs="Times New Roman"/>
                <w:b/>
                <w:bCs/>
                <w:sz w:val="24"/>
                <w:szCs w:val="24"/>
                <w:lang w:val="vi-VN"/>
              </w:rPr>
            </w:pPr>
          </w:p>
        </w:tc>
        <w:tc>
          <w:tcPr>
            <w:tcW w:w="735" w:type="pct"/>
          </w:tcPr>
          <w:p w14:paraId="44A6DDE6" w14:textId="77777777" w:rsidR="00242C30" w:rsidRPr="001F7CD1" w:rsidRDefault="00242C30" w:rsidP="00242C30">
            <w:pPr>
              <w:spacing w:before="60" w:after="60"/>
              <w:rPr>
                <w:rFonts w:ascii="Times New Roman" w:hAnsi="Times New Roman" w:cs="Times New Roman"/>
                <w:bCs/>
                <w:sz w:val="24"/>
                <w:szCs w:val="24"/>
                <w:lang w:val="vi-VN"/>
              </w:rPr>
            </w:pPr>
          </w:p>
        </w:tc>
      </w:tr>
      <w:tr w:rsidR="00242C30" w:rsidRPr="001F7CD1" w14:paraId="4540B53A" w14:textId="77777777" w:rsidTr="00242C30">
        <w:tc>
          <w:tcPr>
            <w:tcW w:w="2867" w:type="pct"/>
          </w:tcPr>
          <w:p w14:paraId="79C185EA" w14:textId="77777777" w:rsidR="00242C30" w:rsidRPr="001F7CD1" w:rsidRDefault="00242C30" w:rsidP="00D11BBF">
            <w:pPr>
              <w:spacing w:before="60" w:after="60"/>
              <w:jc w:val="both"/>
              <w:rPr>
                <w:rFonts w:ascii="Times New Roman" w:hAnsi="Times New Roman" w:cs="Times New Roman"/>
                <w:bCs/>
                <w:i/>
                <w:sz w:val="24"/>
                <w:szCs w:val="24"/>
                <w:lang w:val="vi-VN"/>
              </w:rPr>
            </w:pPr>
            <w:r w:rsidRPr="001F7CD1">
              <w:rPr>
                <w:rFonts w:ascii="Times New Roman" w:hAnsi="Times New Roman" w:cs="Times New Roman"/>
                <w:bCs/>
                <w:i/>
                <w:iCs/>
                <w:sz w:val="24"/>
                <w:szCs w:val="24"/>
                <w:lang w:val="vi-VN"/>
              </w:rPr>
              <w:t>(2) Bác sĩ BV Mắt Trung ương gác chân lên ghế nói gì?</w:t>
            </w:r>
          </w:p>
        </w:tc>
        <w:tc>
          <w:tcPr>
            <w:tcW w:w="662" w:type="pct"/>
          </w:tcPr>
          <w:p w14:paraId="103B69DB" w14:textId="77777777" w:rsidR="00242C30" w:rsidRPr="001F7CD1" w:rsidRDefault="00242C30" w:rsidP="00242C30">
            <w:pPr>
              <w:spacing w:before="60" w:after="60"/>
              <w:rPr>
                <w:rFonts w:ascii="Times New Roman" w:hAnsi="Times New Roman" w:cs="Times New Roman"/>
                <w:b/>
                <w:bCs/>
                <w:sz w:val="24"/>
                <w:szCs w:val="24"/>
                <w:lang w:val="vi-VN"/>
              </w:rPr>
            </w:pPr>
          </w:p>
        </w:tc>
        <w:tc>
          <w:tcPr>
            <w:tcW w:w="736" w:type="pct"/>
          </w:tcPr>
          <w:p w14:paraId="5258B62C" w14:textId="77777777" w:rsidR="00242C30" w:rsidRPr="001F7CD1" w:rsidRDefault="00242C30" w:rsidP="00242C30">
            <w:pPr>
              <w:numPr>
                <w:ilvl w:val="0"/>
                <w:numId w:val="11"/>
              </w:numPr>
              <w:spacing w:before="60" w:after="60"/>
              <w:jc w:val="both"/>
              <w:rPr>
                <w:rFonts w:ascii="Times New Roman" w:hAnsi="Times New Roman" w:cs="Times New Roman"/>
                <w:bCs/>
                <w:sz w:val="24"/>
                <w:szCs w:val="24"/>
                <w:lang w:val="vi-VN"/>
              </w:rPr>
            </w:pPr>
          </w:p>
        </w:tc>
        <w:tc>
          <w:tcPr>
            <w:tcW w:w="735" w:type="pct"/>
          </w:tcPr>
          <w:p w14:paraId="305197FE" w14:textId="77777777" w:rsidR="00242C30" w:rsidRPr="001F7CD1" w:rsidRDefault="00242C30" w:rsidP="00242C30">
            <w:pPr>
              <w:spacing w:before="60" w:after="60"/>
              <w:rPr>
                <w:rFonts w:ascii="Times New Roman" w:hAnsi="Times New Roman" w:cs="Times New Roman"/>
                <w:bCs/>
                <w:sz w:val="24"/>
                <w:szCs w:val="24"/>
                <w:lang w:val="vi-VN"/>
              </w:rPr>
            </w:pPr>
          </w:p>
        </w:tc>
      </w:tr>
      <w:tr w:rsidR="00242C30" w:rsidRPr="001F7CD1" w14:paraId="6D1A54AF" w14:textId="77777777" w:rsidTr="00242C30">
        <w:tc>
          <w:tcPr>
            <w:tcW w:w="2867" w:type="pct"/>
          </w:tcPr>
          <w:p w14:paraId="5E75569F" w14:textId="77777777" w:rsidR="00242C30" w:rsidRPr="001F7CD1" w:rsidRDefault="00242C30" w:rsidP="00D11BBF">
            <w:pPr>
              <w:spacing w:before="60" w:after="60"/>
              <w:jc w:val="both"/>
              <w:rPr>
                <w:rFonts w:ascii="Times New Roman" w:hAnsi="Times New Roman" w:cs="Times New Roman"/>
                <w:b/>
                <w:bCs/>
                <w:i/>
                <w:sz w:val="24"/>
                <w:szCs w:val="24"/>
                <w:lang w:val="vi-VN"/>
              </w:rPr>
            </w:pPr>
            <w:r w:rsidRPr="001F7CD1">
              <w:rPr>
                <w:rFonts w:ascii="Times New Roman" w:hAnsi="Times New Roman" w:cs="Times New Roman"/>
                <w:bCs/>
                <w:i/>
                <w:sz w:val="24"/>
                <w:szCs w:val="24"/>
                <w:lang w:val="vi-VN"/>
              </w:rPr>
              <w:t xml:space="preserve">(3) Rắn là loài bò sát không chân. </w:t>
            </w:r>
          </w:p>
        </w:tc>
        <w:tc>
          <w:tcPr>
            <w:tcW w:w="662" w:type="pct"/>
          </w:tcPr>
          <w:p w14:paraId="568908D2" w14:textId="77777777" w:rsidR="00242C30" w:rsidRPr="001F7CD1" w:rsidRDefault="00242C30" w:rsidP="00242C30">
            <w:pPr>
              <w:spacing w:before="60" w:after="60"/>
              <w:rPr>
                <w:rFonts w:ascii="Times New Roman" w:hAnsi="Times New Roman" w:cs="Times New Roman"/>
                <w:b/>
                <w:bCs/>
                <w:sz w:val="24"/>
                <w:szCs w:val="24"/>
                <w:lang w:val="vi-VN"/>
              </w:rPr>
            </w:pPr>
          </w:p>
        </w:tc>
        <w:tc>
          <w:tcPr>
            <w:tcW w:w="736" w:type="pct"/>
          </w:tcPr>
          <w:p w14:paraId="6224522E" w14:textId="77777777" w:rsidR="00242C30" w:rsidRPr="001F7CD1" w:rsidRDefault="00242C30" w:rsidP="00242C30">
            <w:pPr>
              <w:spacing w:before="60" w:after="60"/>
              <w:rPr>
                <w:rFonts w:ascii="Times New Roman" w:hAnsi="Times New Roman" w:cs="Times New Roman"/>
                <w:b/>
                <w:bCs/>
                <w:sz w:val="24"/>
                <w:szCs w:val="24"/>
                <w:lang w:val="vi-VN"/>
              </w:rPr>
            </w:pPr>
          </w:p>
        </w:tc>
        <w:tc>
          <w:tcPr>
            <w:tcW w:w="735" w:type="pct"/>
          </w:tcPr>
          <w:p w14:paraId="26718C26" w14:textId="77777777" w:rsidR="00242C30" w:rsidRPr="001F7CD1" w:rsidRDefault="00242C30" w:rsidP="00242C30">
            <w:pPr>
              <w:spacing w:before="60" w:after="60"/>
              <w:rPr>
                <w:rFonts w:ascii="Times New Roman" w:hAnsi="Times New Roman" w:cs="Times New Roman"/>
                <w:bCs/>
                <w:sz w:val="24"/>
                <w:szCs w:val="24"/>
                <w:lang w:val="vi-VN"/>
              </w:rPr>
            </w:pPr>
          </w:p>
        </w:tc>
      </w:tr>
      <w:tr w:rsidR="00242C30" w:rsidRPr="001F7CD1" w14:paraId="104D45B6" w14:textId="77777777" w:rsidTr="00242C30">
        <w:tc>
          <w:tcPr>
            <w:tcW w:w="2867" w:type="pct"/>
          </w:tcPr>
          <w:p w14:paraId="262FB756" w14:textId="77777777" w:rsidR="00242C30" w:rsidRPr="001F7CD1" w:rsidRDefault="00242C30" w:rsidP="00D11BBF">
            <w:pPr>
              <w:spacing w:before="60" w:after="60"/>
              <w:jc w:val="both"/>
              <w:rPr>
                <w:rFonts w:ascii="Times New Roman" w:hAnsi="Times New Roman" w:cs="Times New Roman"/>
                <w:b/>
                <w:bCs/>
                <w:i/>
                <w:sz w:val="24"/>
                <w:szCs w:val="24"/>
                <w:lang w:val="vi-VN"/>
              </w:rPr>
            </w:pPr>
            <w:r w:rsidRPr="001F7CD1">
              <w:rPr>
                <w:rFonts w:ascii="Times New Roman" w:hAnsi="Times New Roman" w:cs="Times New Roman"/>
                <w:bCs/>
                <w:i/>
                <w:sz w:val="24"/>
                <w:szCs w:val="24"/>
                <w:lang w:val="vi-VN"/>
              </w:rPr>
              <w:t>(4) Cha các đồng chí mẹ các đồng chí đã từng hy sinh cho chúng ta có ngày hôm nay!</w:t>
            </w:r>
          </w:p>
        </w:tc>
        <w:tc>
          <w:tcPr>
            <w:tcW w:w="662" w:type="pct"/>
          </w:tcPr>
          <w:p w14:paraId="0F99182A" w14:textId="77777777" w:rsidR="00242C30" w:rsidRPr="001F7CD1" w:rsidRDefault="00242C30" w:rsidP="00242C30">
            <w:pPr>
              <w:spacing w:before="60" w:after="60"/>
              <w:rPr>
                <w:rFonts w:ascii="Times New Roman" w:hAnsi="Times New Roman" w:cs="Times New Roman"/>
                <w:b/>
                <w:bCs/>
                <w:sz w:val="24"/>
                <w:szCs w:val="24"/>
                <w:lang w:val="vi-VN"/>
              </w:rPr>
            </w:pPr>
          </w:p>
        </w:tc>
        <w:tc>
          <w:tcPr>
            <w:tcW w:w="736" w:type="pct"/>
          </w:tcPr>
          <w:p w14:paraId="7F40C664" w14:textId="77777777" w:rsidR="00242C30" w:rsidRPr="001F7CD1" w:rsidRDefault="00242C30" w:rsidP="00242C30">
            <w:pPr>
              <w:spacing w:before="60" w:after="60"/>
              <w:rPr>
                <w:rFonts w:ascii="Times New Roman" w:hAnsi="Times New Roman" w:cs="Times New Roman"/>
                <w:b/>
                <w:bCs/>
                <w:sz w:val="24"/>
                <w:szCs w:val="24"/>
                <w:lang w:val="vi-VN"/>
              </w:rPr>
            </w:pPr>
          </w:p>
        </w:tc>
        <w:tc>
          <w:tcPr>
            <w:tcW w:w="735" w:type="pct"/>
          </w:tcPr>
          <w:p w14:paraId="7307E0F0" w14:textId="77777777" w:rsidR="00242C30" w:rsidRPr="001F7CD1" w:rsidRDefault="00242C30" w:rsidP="00242C30">
            <w:pPr>
              <w:spacing w:before="60" w:after="60"/>
              <w:rPr>
                <w:rFonts w:ascii="Times New Roman" w:hAnsi="Times New Roman" w:cs="Times New Roman"/>
                <w:bCs/>
                <w:sz w:val="24"/>
                <w:szCs w:val="24"/>
                <w:lang w:val="vi-VN"/>
              </w:rPr>
            </w:pPr>
          </w:p>
        </w:tc>
      </w:tr>
      <w:tr w:rsidR="00242C30" w:rsidRPr="001F7CD1" w14:paraId="300349D0" w14:textId="77777777" w:rsidTr="00242C30">
        <w:tc>
          <w:tcPr>
            <w:tcW w:w="2867" w:type="pct"/>
          </w:tcPr>
          <w:p w14:paraId="7F780798" w14:textId="77777777" w:rsidR="00242C30" w:rsidRPr="001F7CD1" w:rsidRDefault="00242C30" w:rsidP="00D11BBF">
            <w:pPr>
              <w:spacing w:before="60" w:after="60"/>
              <w:jc w:val="both"/>
              <w:rPr>
                <w:rFonts w:ascii="Times New Roman" w:hAnsi="Times New Roman" w:cs="Times New Roman"/>
                <w:bCs/>
                <w:i/>
                <w:iCs/>
                <w:sz w:val="24"/>
                <w:szCs w:val="24"/>
                <w:lang w:val="vi-VN"/>
              </w:rPr>
            </w:pPr>
            <w:r w:rsidRPr="001F7CD1">
              <w:rPr>
                <w:rFonts w:ascii="Times New Roman" w:hAnsi="Times New Roman" w:cs="Times New Roman"/>
                <w:bCs/>
                <w:i/>
                <w:sz w:val="24"/>
                <w:szCs w:val="24"/>
                <w:lang w:val="vi-VN"/>
              </w:rPr>
              <w:t>(5) Đây là vị thuốc duy nhất có thể chữa lành bệnh suyễn của bà.</w:t>
            </w:r>
          </w:p>
        </w:tc>
        <w:tc>
          <w:tcPr>
            <w:tcW w:w="662" w:type="pct"/>
          </w:tcPr>
          <w:p w14:paraId="3AC84010" w14:textId="77777777" w:rsidR="00242C30" w:rsidRPr="001F7CD1" w:rsidRDefault="00242C30" w:rsidP="00242C30">
            <w:pPr>
              <w:spacing w:before="60" w:after="60"/>
              <w:rPr>
                <w:rFonts w:ascii="Times New Roman" w:hAnsi="Times New Roman" w:cs="Times New Roman"/>
                <w:b/>
                <w:bCs/>
                <w:sz w:val="24"/>
                <w:szCs w:val="24"/>
                <w:lang w:val="vi-VN"/>
              </w:rPr>
            </w:pPr>
          </w:p>
        </w:tc>
        <w:tc>
          <w:tcPr>
            <w:tcW w:w="736" w:type="pct"/>
          </w:tcPr>
          <w:p w14:paraId="2F4E8ABE" w14:textId="77777777" w:rsidR="00242C30" w:rsidRPr="001F7CD1" w:rsidRDefault="00242C30" w:rsidP="00242C30">
            <w:pPr>
              <w:spacing w:before="60" w:after="60"/>
              <w:rPr>
                <w:rFonts w:ascii="Times New Roman" w:hAnsi="Times New Roman" w:cs="Times New Roman"/>
                <w:bCs/>
                <w:sz w:val="24"/>
                <w:szCs w:val="24"/>
                <w:lang w:val="vi-VN"/>
              </w:rPr>
            </w:pPr>
          </w:p>
        </w:tc>
        <w:tc>
          <w:tcPr>
            <w:tcW w:w="735" w:type="pct"/>
          </w:tcPr>
          <w:p w14:paraId="732D6832" w14:textId="77777777" w:rsidR="00242C30" w:rsidRPr="001F7CD1" w:rsidRDefault="00242C30" w:rsidP="00242C30">
            <w:pPr>
              <w:spacing w:before="60" w:after="60"/>
              <w:rPr>
                <w:rFonts w:ascii="Times New Roman" w:hAnsi="Times New Roman" w:cs="Times New Roman"/>
                <w:bCs/>
                <w:sz w:val="24"/>
                <w:szCs w:val="24"/>
                <w:lang w:val="vi-VN"/>
              </w:rPr>
            </w:pPr>
          </w:p>
        </w:tc>
      </w:tr>
    </w:tbl>
    <w:p w14:paraId="1A261986" w14:textId="77777777" w:rsidR="00242C30" w:rsidRPr="001F7CD1" w:rsidRDefault="00242C30" w:rsidP="00242C30">
      <w:pPr>
        <w:spacing w:before="60" w:after="60"/>
        <w:ind w:firstLine="0"/>
        <w:rPr>
          <w:rFonts w:cs="Times New Roman"/>
          <w:b/>
          <w:bCs/>
          <w:sz w:val="24"/>
          <w:szCs w:val="24"/>
          <w:lang w:val="en-US"/>
        </w:rPr>
      </w:pPr>
      <w:r w:rsidRPr="001F7CD1">
        <w:rPr>
          <w:rFonts w:cs="Times New Roman"/>
          <w:b/>
          <w:bCs/>
          <w:sz w:val="24"/>
          <w:szCs w:val="24"/>
          <w:lang w:val="en-US"/>
        </w:rPr>
        <w:t>Gợi ý:</w:t>
      </w:r>
    </w:p>
    <w:tbl>
      <w:tblPr>
        <w:tblStyle w:val="TableGrid"/>
        <w:tblW w:w="5000" w:type="pct"/>
        <w:tblLook w:val="04A0" w:firstRow="1" w:lastRow="0" w:firstColumn="1" w:lastColumn="0" w:noHBand="0" w:noVBand="1"/>
      </w:tblPr>
      <w:tblGrid>
        <w:gridCol w:w="1981"/>
        <w:gridCol w:w="1134"/>
        <w:gridCol w:w="3491"/>
        <w:gridCol w:w="3021"/>
      </w:tblGrid>
      <w:tr w:rsidR="00242C30" w:rsidRPr="001F7CD1" w14:paraId="01D1C7BD" w14:textId="77777777" w:rsidTr="00242C30">
        <w:tc>
          <w:tcPr>
            <w:tcW w:w="1029" w:type="pct"/>
          </w:tcPr>
          <w:p w14:paraId="42ADDEA7"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(1)</w:t>
            </w:r>
          </w:p>
        </w:tc>
        <w:tc>
          <w:tcPr>
            <w:tcW w:w="589" w:type="pct"/>
          </w:tcPr>
          <w:p w14:paraId="2343969E"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(2)</w:t>
            </w:r>
          </w:p>
        </w:tc>
        <w:tc>
          <w:tcPr>
            <w:tcW w:w="1813" w:type="pct"/>
          </w:tcPr>
          <w:p w14:paraId="72F5FF17"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(3)</w:t>
            </w:r>
          </w:p>
        </w:tc>
        <w:tc>
          <w:tcPr>
            <w:tcW w:w="1569" w:type="pct"/>
          </w:tcPr>
          <w:p w14:paraId="6248116F"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(4)</w:t>
            </w:r>
          </w:p>
        </w:tc>
      </w:tr>
      <w:tr w:rsidR="00242C30" w:rsidRPr="001F7CD1" w14:paraId="4AA80726" w14:textId="77777777" w:rsidTr="00242C30">
        <w:tc>
          <w:tcPr>
            <w:tcW w:w="1029" w:type="pct"/>
          </w:tcPr>
          <w:p w14:paraId="67E84D2A"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Ngữ liệu</w:t>
            </w:r>
          </w:p>
        </w:tc>
        <w:tc>
          <w:tcPr>
            <w:tcW w:w="589" w:type="pct"/>
          </w:tcPr>
          <w:p w14:paraId="55E5243E"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Loại lỗi</w:t>
            </w:r>
          </w:p>
        </w:tc>
        <w:tc>
          <w:tcPr>
            <w:tcW w:w="1813" w:type="pct"/>
          </w:tcPr>
          <w:p w14:paraId="52AC4327"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Biểu hiện</w:t>
            </w:r>
          </w:p>
        </w:tc>
        <w:tc>
          <w:tcPr>
            <w:tcW w:w="1569" w:type="pct"/>
          </w:tcPr>
          <w:p w14:paraId="359906D6" w14:textId="77777777" w:rsidR="00242C30" w:rsidRPr="001F7CD1" w:rsidRDefault="00242C30" w:rsidP="00D11BBF">
            <w:pPr>
              <w:spacing w:before="60" w:after="60"/>
              <w:jc w:val="center"/>
              <w:rPr>
                <w:rFonts w:ascii="Times New Roman" w:hAnsi="Times New Roman" w:cs="Times New Roman"/>
                <w:b/>
                <w:bCs/>
                <w:sz w:val="24"/>
                <w:szCs w:val="24"/>
                <w:lang w:val="vi-VN"/>
              </w:rPr>
            </w:pPr>
            <w:r w:rsidRPr="001F7CD1">
              <w:rPr>
                <w:rFonts w:ascii="Times New Roman" w:hAnsi="Times New Roman" w:cs="Times New Roman"/>
                <w:b/>
                <w:bCs/>
                <w:sz w:val="24"/>
                <w:szCs w:val="24"/>
                <w:lang w:val="vi-VN"/>
              </w:rPr>
              <w:t>Cách sửa</w:t>
            </w:r>
          </w:p>
        </w:tc>
      </w:tr>
      <w:tr w:rsidR="00242C30" w:rsidRPr="001F7CD1" w14:paraId="7253CD7A" w14:textId="77777777" w:rsidTr="00242C30">
        <w:tc>
          <w:tcPr>
            <w:tcW w:w="1029" w:type="pct"/>
          </w:tcPr>
          <w:p w14:paraId="2B271A9E"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sz w:val="24"/>
                <w:szCs w:val="24"/>
                <w:lang w:val="vi-VN"/>
              </w:rPr>
              <w:t>(1) Bất ngờ bà chủ khách sạn cao nhất Phú Yên vừa được rao bán 500 tỷ đồng!</w:t>
            </w:r>
          </w:p>
        </w:tc>
        <w:tc>
          <w:tcPr>
            <w:tcW w:w="589" w:type="pct"/>
          </w:tcPr>
          <w:p w14:paraId="1634E2C3"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en-US"/>
              </w:rPr>
              <w:t>Lỗi câu mơ hồ</w:t>
            </w:r>
          </w:p>
        </w:tc>
        <w:tc>
          <w:tcPr>
            <w:tcW w:w="1813" w:type="pct"/>
          </w:tcPr>
          <w:p w14:paraId="05EC11A2"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Câu có cấu trúc được diễn giải theo những cách khác nhau, dẫn đến những cách hiểu nghĩa khác nhau:</w:t>
            </w:r>
          </w:p>
          <w:p w14:paraId="4C6D2F92"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Câu (1) có 2 cách hiểu:</w:t>
            </w:r>
          </w:p>
          <w:p w14:paraId="13C6C4F7"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 xml:space="preserve">- Bà chủ được giá. </w:t>
            </w:r>
          </w:p>
          <w:p w14:paraId="4B7EF1CD" w14:textId="77777777" w:rsidR="00242C30" w:rsidRPr="001F7CD1" w:rsidRDefault="00242C30" w:rsidP="00D11BBF">
            <w:pPr>
              <w:spacing w:before="60" w:after="60"/>
              <w:jc w:val="both"/>
              <w:rPr>
                <w:rFonts w:ascii="Times New Roman" w:hAnsi="Times New Roman" w:cs="Times New Roman"/>
                <w:b/>
                <w:bCs/>
                <w:sz w:val="24"/>
                <w:szCs w:val="24"/>
                <w:lang w:val="vi-VN"/>
              </w:rPr>
            </w:pPr>
            <w:r w:rsidRPr="001F7CD1">
              <w:rPr>
                <w:rFonts w:ascii="Times New Roman" w:hAnsi="Times New Roman" w:cs="Times New Roman"/>
                <w:bCs/>
                <w:sz w:val="24"/>
                <w:szCs w:val="24"/>
                <w:lang w:val="vi-VN"/>
              </w:rPr>
              <w:t>-</w:t>
            </w:r>
            <w:r w:rsidRPr="001F7CD1">
              <w:rPr>
                <w:rFonts w:ascii="Times New Roman" w:hAnsi="Times New Roman" w:cs="Times New Roman"/>
                <w:b/>
                <w:bCs/>
                <w:sz w:val="24"/>
                <w:szCs w:val="24"/>
                <w:lang w:val="vi-VN"/>
              </w:rPr>
              <w:t xml:space="preserve"> </w:t>
            </w:r>
            <w:r w:rsidRPr="001F7CD1">
              <w:rPr>
                <w:rFonts w:ascii="Times New Roman" w:hAnsi="Times New Roman" w:cs="Times New Roman"/>
                <w:bCs/>
                <w:sz w:val="24"/>
                <w:szCs w:val="24"/>
                <w:lang w:val="vi-VN"/>
              </w:rPr>
              <w:t>Khách sạn được giá.</w:t>
            </w:r>
          </w:p>
        </w:tc>
        <w:tc>
          <w:tcPr>
            <w:tcW w:w="1569" w:type="pct"/>
          </w:tcPr>
          <w:p w14:paraId="600F168B"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Xác định được ý cần biểu đạt, nhằm biểu đạt đúng ý đã xác định. Tiếp đó, đọc lại câu để biết cần thêm từ ngữ hay dấu câu vào vị trí nào:</w:t>
            </w:r>
          </w:p>
          <w:p w14:paraId="3DE0C0DE" w14:textId="77777777" w:rsidR="00242C30" w:rsidRPr="001F7CD1" w:rsidRDefault="00242C30" w:rsidP="00D11BBF">
            <w:pPr>
              <w:spacing w:before="60" w:after="60"/>
              <w:jc w:val="both"/>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Bất ngờ, khách sạn cao nhất Phú Yên vừa được bà chủ rao bán 500 tỷ đồng.</w:t>
            </w:r>
            <w:bookmarkStart w:id="7" w:name="bookmark=id.13uwmh5" w:colFirst="0" w:colLast="0"/>
            <w:bookmarkStart w:id="8" w:name="bookmark=id.3nuk54y" w:colFirst="0" w:colLast="0"/>
            <w:bookmarkEnd w:id="7"/>
            <w:bookmarkEnd w:id="8"/>
          </w:p>
        </w:tc>
      </w:tr>
      <w:tr w:rsidR="00242C30" w:rsidRPr="001F7CD1" w14:paraId="0E748CB8" w14:textId="77777777" w:rsidTr="00242C30">
        <w:tc>
          <w:tcPr>
            <w:tcW w:w="1029" w:type="pct"/>
          </w:tcPr>
          <w:p w14:paraId="13FEB071" w14:textId="77777777" w:rsidR="00242C30" w:rsidRPr="001F7CD1" w:rsidRDefault="00242C30" w:rsidP="00D11BBF">
            <w:pPr>
              <w:spacing w:before="60" w:after="60"/>
              <w:jc w:val="both"/>
              <w:rPr>
                <w:rFonts w:ascii="Times New Roman" w:hAnsi="Times New Roman" w:cs="Times New Roman"/>
                <w:b/>
                <w:bCs/>
                <w:sz w:val="24"/>
                <w:szCs w:val="24"/>
                <w:lang w:val="vi-VN"/>
              </w:rPr>
            </w:pPr>
            <w:r w:rsidRPr="001F7CD1">
              <w:rPr>
                <w:rFonts w:ascii="Times New Roman" w:hAnsi="Times New Roman" w:cs="Times New Roman"/>
                <w:bCs/>
                <w:i/>
                <w:iCs/>
                <w:sz w:val="24"/>
                <w:szCs w:val="24"/>
                <w:lang w:val="vi-VN"/>
              </w:rPr>
              <w:t>(2) Bác sĩ BV Mắt Trung ương gác chân lên ghế nói gì?</w:t>
            </w:r>
          </w:p>
        </w:tc>
        <w:tc>
          <w:tcPr>
            <w:tcW w:w="589" w:type="pct"/>
          </w:tcPr>
          <w:p w14:paraId="2CC3A0EA"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en-US"/>
              </w:rPr>
              <w:t>Lỗi câu mơ hồ</w:t>
            </w:r>
          </w:p>
        </w:tc>
        <w:tc>
          <w:tcPr>
            <w:tcW w:w="1813" w:type="pct"/>
          </w:tcPr>
          <w:p w14:paraId="6800FDE2"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Câu có cấu trúc được diễn giải theo những cách khác nhau, dẫn đến những cách hiểu nghĩa khác nhau:</w:t>
            </w:r>
          </w:p>
          <w:p w14:paraId="0918AEE2"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lastRenderedPageBreak/>
              <w:t>Câu (2) có thể ngắt nhịp theo hai cách, cho hai nghĩa hoàn toàn khác nhau:</w:t>
            </w:r>
          </w:p>
          <w:p w14:paraId="12F9B72C" w14:textId="69896E24" w:rsidR="00242C30" w:rsidRPr="001F7CD1" w:rsidRDefault="00D11BBF"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Cs/>
                <w:sz w:val="24"/>
                <w:szCs w:val="24"/>
                <w:lang w:val="en-US"/>
              </w:rPr>
              <w:t xml:space="preserve">- </w:t>
            </w:r>
            <w:r w:rsidR="00242C30" w:rsidRPr="001F7CD1">
              <w:rPr>
                <w:rFonts w:ascii="Times New Roman" w:hAnsi="Times New Roman" w:cs="Times New Roman"/>
                <w:bCs/>
                <w:iCs/>
                <w:sz w:val="24"/>
                <w:szCs w:val="24"/>
                <w:lang w:val="vi-VN"/>
              </w:rPr>
              <w:t xml:space="preserve">Bác sĩ ở BV Mắt Trung ương vừa gác chân lên ghế, vừa nói.  </w:t>
            </w:r>
          </w:p>
          <w:p w14:paraId="10F4C6C3" w14:textId="59EFC017" w:rsidR="00242C30" w:rsidRPr="001F7CD1" w:rsidRDefault="00D11BBF"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Cs/>
                <w:sz w:val="24"/>
                <w:szCs w:val="24"/>
                <w:lang w:val="en-US"/>
              </w:rPr>
              <w:t xml:space="preserve">- </w:t>
            </w:r>
            <w:r w:rsidR="00242C30" w:rsidRPr="001F7CD1">
              <w:rPr>
                <w:rFonts w:ascii="Times New Roman" w:hAnsi="Times New Roman" w:cs="Times New Roman"/>
                <w:bCs/>
                <w:iCs/>
                <w:sz w:val="24"/>
                <w:szCs w:val="24"/>
                <w:lang w:val="vi-VN"/>
              </w:rPr>
              <w:t>Bác sĩ BV Mắt Trung ương (đã từng mắc lỗi gác chân lên ghế) nói điều gì đó.</w:t>
            </w:r>
          </w:p>
        </w:tc>
        <w:tc>
          <w:tcPr>
            <w:tcW w:w="1569" w:type="pct"/>
          </w:tcPr>
          <w:p w14:paraId="1979EE06" w14:textId="77777777" w:rsidR="00242C30" w:rsidRPr="001F7CD1" w:rsidRDefault="00242C30" w:rsidP="00D11BBF">
            <w:pPr>
              <w:spacing w:before="60" w:after="60"/>
              <w:jc w:val="both"/>
              <w:rPr>
                <w:rFonts w:ascii="Times New Roman" w:hAnsi="Times New Roman" w:cs="Times New Roman"/>
                <w:bCs/>
                <w:i/>
                <w:iCs/>
                <w:sz w:val="24"/>
                <w:szCs w:val="24"/>
                <w:lang w:val="vi-VN"/>
              </w:rPr>
            </w:pPr>
            <w:r w:rsidRPr="001F7CD1">
              <w:rPr>
                <w:rFonts w:ascii="Times New Roman" w:hAnsi="Times New Roman" w:cs="Times New Roman"/>
                <w:bCs/>
                <w:sz w:val="24"/>
                <w:szCs w:val="24"/>
                <w:lang w:val="vi-VN"/>
              </w:rPr>
              <w:lastRenderedPageBreak/>
              <w:t xml:space="preserve">Xác định được ý cần biểu đạt, nhằm biểu đạt đúng ý đã xác định. Tiếp đó, đọc lại câu để </w:t>
            </w:r>
            <w:r w:rsidRPr="001F7CD1">
              <w:rPr>
                <w:rFonts w:ascii="Times New Roman" w:hAnsi="Times New Roman" w:cs="Times New Roman"/>
                <w:bCs/>
                <w:sz w:val="24"/>
                <w:szCs w:val="24"/>
                <w:lang w:val="vi-VN"/>
              </w:rPr>
              <w:lastRenderedPageBreak/>
              <w:t>biết cần thêm từ ngữ hay dấu câu vào vị trí nào:</w:t>
            </w:r>
          </w:p>
          <w:p w14:paraId="75AD2515" w14:textId="7FFC2D3E"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t xml:space="preserve">Bác sĩ </w:t>
            </w:r>
            <w:r w:rsidR="00D11BBF" w:rsidRPr="001F7CD1">
              <w:rPr>
                <w:rFonts w:ascii="Times New Roman" w:hAnsi="Times New Roman" w:cs="Times New Roman"/>
                <w:bCs/>
                <w:i/>
                <w:iCs/>
                <w:sz w:val="24"/>
                <w:szCs w:val="24"/>
                <w:lang w:val="vi-VN"/>
              </w:rPr>
              <w:t>-</w:t>
            </w:r>
            <w:r w:rsidRPr="001F7CD1">
              <w:rPr>
                <w:rFonts w:ascii="Times New Roman" w:hAnsi="Times New Roman" w:cs="Times New Roman"/>
                <w:bCs/>
                <w:i/>
                <w:iCs/>
                <w:sz w:val="24"/>
                <w:szCs w:val="24"/>
                <w:lang w:val="vi-VN"/>
              </w:rPr>
              <w:t xml:space="preserve"> người từng gác chân lên ghế ở BV Mắt Trung ương - nói gì?</w:t>
            </w:r>
          </w:p>
        </w:tc>
      </w:tr>
      <w:tr w:rsidR="00242C30" w:rsidRPr="001F7CD1" w14:paraId="1598AA0B" w14:textId="77777777" w:rsidTr="00242C30">
        <w:tc>
          <w:tcPr>
            <w:tcW w:w="1029" w:type="pct"/>
          </w:tcPr>
          <w:p w14:paraId="28472C83" w14:textId="77777777" w:rsidR="00242C30" w:rsidRPr="001F7CD1" w:rsidRDefault="00242C30" w:rsidP="00D11BBF">
            <w:pPr>
              <w:spacing w:before="60" w:after="60"/>
              <w:jc w:val="both"/>
              <w:rPr>
                <w:rFonts w:ascii="Times New Roman" w:hAnsi="Times New Roman" w:cs="Times New Roman"/>
                <w:b/>
                <w:bCs/>
                <w:sz w:val="24"/>
                <w:szCs w:val="24"/>
                <w:lang w:val="vi-VN"/>
              </w:rPr>
            </w:pPr>
            <w:r w:rsidRPr="001F7CD1">
              <w:rPr>
                <w:rFonts w:ascii="Times New Roman" w:hAnsi="Times New Roman" w:cs="Times New Roman"/>
                <w:bCs/>
                <w:i/>
                <w:sz w:val="24"/>
                <w:szCs w:val="24"/>
                <w:lang w:val="vi-VN"/>
              </w:rPr>
              <w:lastRenderedPageBreak/>
              <w:t xml:space="preserve">(3) Rắn là loài bò sát không chân. </w:t>
            </w:r>
          </w:p>
        </w:tc>
        <w:tc>
          <w:tcPr>
            <w:tcW w:w="589" w:type="pct"/>
          </w:tcPr>
          <w:p w14:paraId="4D8363DF"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en-US"/>
              </w:rPr>
              <w:t>Lỗi câu mơ hồ</w:t>
            </w:r>
          </w:p>
        </w:tc>
        <w:tc>
          <w:tcPr>
            <w:tcW w:w="1813" w:type="pct"/>
          </w:tcPr>
          <w:p w14:paraId="449B4A63"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Câu có cấu trúc được diễn giải theo những cách khác nhau, dẫn đến những cách hiểu nghĩa khác nhau:</w:t>
            </w:r>
          </w:p>
          <w:p w14:paraId="148192C8"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Câu (3) có 2 cách ngắt nhịp, mỗi cách cho một nghĩa cụ thể:</w:t>
            </w:r>
          </w:p>
          <w:p w14:paraId="49E8BBD4"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 Rắn là loài bò.</w:t>
            </w:r>
          </w:p>
          <w:p w14:paraId="007A7E33" w14:textId="77777777" w:rsidR="00242C30" w:rsidRPr="001F7CD1" w:rsidRDefault="00242C30" w:rsidP="00D11BBF">
            <w:pPr>
              <w:spacing w:before="60" w:after="60"/>
              <w:jc w:val="both"/>
              <w:rPr>
                <w:rFonts w:ascii="Times New Roman" w:hAnsi="Times New Roman" w:cs="Times New Roman"/>
                <w:b/>
                <w:bCs/>
                <w:sz w:val="24"/>
                <w:szCs w:val="24"/>
                <w:lang w:val="vi-VN"/>
              </w:rPr>
            </w:pPr>
            <w:r w:rsidRPr="001F7CD1">
              <w:rPr>
                <w:rFonts w:ascii="Times New Roman" w:hAnsi="Times New Roman" w:cs="Times New Roman"/>
                <w:bCs/>
                <w:sz w:val="24"/>
                <w:szCs w:val="24"/>
                <w:lang w:val="vi-VN"/>
              </w:rPr>
              <w:t>- Rắn là loài bò sát.</w:t>
            </w:r>
          </w:p>
        </w:tc>
        <w:tc>
          <w:tcPr>
            <w:tcW w:w="1569" w:type="pct"/>
          </w:tcPr>
          <w:p w14:paraId="76481742"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Xác định được ý cần biểu đạt, nhằm biểu đạt đúng ý đã xác định. Tiếp đó, đọc lại câu để biết cần thêm từ ngữ hay dấu câu vào vị trí nào:</w:t>
            </w:r>
          </w:p>
          <w:p w14:paraId="46B129AD"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sz w:val="24"/>
                <w:szCs w:val="24"/>
                <w:lang w:val="vi-VN"/>
              </w:rPr>
              <w:t>Rắn là loài bò sát, không chân.</w:t>
            </w:r>
          </w:p>
        </w:tc>
      </w:tr>
      <w:tr w:rsidR="00242C30" w:rsidRPr="001F7CD1" w14:paraId="7ED33D89" w14:textId="77777777" w:rsidTr="00242C30">
        <w:tc>
          <w:tcPr>
            <w:tcW w:w="1029" w:type="pct"/>
          </w:tcPr>
          <w:p w14:paraId="1CC01375" w14:textId="77777777" w:rsidR="00242C30" w:rsidRPr="001F7CD1" w:rsidRDefault="00242C30" w:rsidP="00D11BBF">
            <w:pPr>
              <w:spacing w:before="60" w:after="60"/>
              <w:jc w:val="both"/>
              <w:rPr>
                <w:rFonts w:ascii="Times New Roman" w:hAnsi="Times New Roman" w:cs="Times New Roman"/>
                <w:b/>
                <w:bCs/>
                <w:sz w:val="24"/>
                <w:szCs w:val="24"/>
                <w:lang w:val="vi-VN"/>
              </w:rPr>
            </w:pPr>
            <w:r w:rsidRPr="001F7CD1">
              <w:rPr>
                <w:rFonts w:ascii="Times New Roman" w:hAnsi="Times New Roman" w:cs="Times New Roman"/>
                <w:bCs/>
                <w:i/>
                <w:sz w:val="24"/>
                <w:szCs w:val="24"/>
                <w:lang w:val="vi-VN"/>
              </w:rPr>
              <w:t>(4) Cha các đồng chí mẹ các đồng chí đã từng hy sinh cho chúng ta có ngày hôm nay!</w:t>
            </w:r>
          </w:p>
        </w:tc>
        <w:tc>
          <w:tcPr>
            <w:tcW w:w="589" w:type="pct"/>
          </w:tcPr>
          <w:p w14:paraId="0FB73078"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en-US"/>
              </w:rPr>
              <w:t>Lỗi câu mơ hồ</w:t>
            </w:r>
          </w:p>
        </w:tc>
        <w:tc>
          <w:tcPr>
            <w:tcW w:w="1813" w:type="pct"/>
          </w:tcPr>
          <w:p w14:paraId="01CB3195"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Câu có cấu trúc được diễn giải theo những cách khác nhau, dẫn đến những cách hiểu nghĩa khác nhau:</w:t>
            </w:r>
          </w:p>
          <w:p w14:paraId="6B39C744"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Câu (4) có hai cách hiểu, kết quả của 2 cách ngắt nhịp và lên giọng, xuống giọng:</w:t>
            </w:r>
          </w:p>
          <w:p w14:paraId="229E6701"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 Cách hiểu thứ nhất là câu có mục đích chửi: Cha các đồng chí, mẹ các đồng chí/đã từng hy sinh cho chúng ta có ngày hôm nay!</w:t>
            </w:r>
          </w:p>
          <w:p w14:paraId="31E2601D"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 Cách hiểu thứ hai có mục đích nhắc nhở về công lao cha mẹ:</w:t>
            </w:r>
          </w:p>
          <w:p w14:paraId="548E0EB4" w14:textId="77777777" w:rsidR="00242C30" w:rsidRPr="001F7CD1" w:rsidRDefault="00242C30" w:rsidP="00D11BBF">
            <w:pPr>
              <w:spacing w:before="60" w:after="60"/>
              <w:jc w:val="both"/>
              <w:rPr>
                <w:rFonts w:ascii="Times New Roman" w:hAnsi="Times New Roman" w:cs="Times New Roman"/>
                <w:b/>
                <w:bCs/>
                <w:sz w:val="24"/>
                <w:szCs w:val="24"/>
                <w:lang w:val="vi-VN"/>
              </w:rPr>
            </w:pPr>
            <w:r w:rsidRPr="001F7CD1">
              <w:rPr>
                <w:rFonts w:ascii="Times New Roman" w:hAnsi="Times New Roman" w:cs="Times New Roman"/>
                <w:bCs/>
                <w:sz w:val="24"/>
                <w:szCs w:val="24"/>
                <w:lang w:val="vi-VN"/>
              </w:rPr>
              <w:t>Cha các đồng chí, mẹ các đồng chí đã từng hy sinh cho chúng ta có ngày hôm nay!</w:t>
            </w:r>
          </w:p>
        </w:tc>
        <w:tc>
          <w:tcPr>
            <w:tcW w:w="1569" w:type="pct"/>
          </w:tcPr>
          <w:p w14:paraId="68D6E4E2"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Xác định được ý cần biểu đạt, nhằm biểu đạt đúng ý đã xác định. Tiếp đó, đọc lại câu để biết cần thêm từ ngữ hay dấu câu vào vị trí nào:</w:t>
            </w:r>
          </w:p>
          <w:p w14:paraId="1717959C" w14:textId="77777777" w:rsidR="00242C30" w:rsidRPr="001F7CD1" w:rsidRDefault="00242C30" w:rsidP="00D11BBF">
            <w:pPr>
              <w:spacing w:before="60" w:after="60"/>
              <w:jc w:val="both"/>
              <w:rPr>
                <w:rFonts w:ascii="Times New Roman" w:hAnsi="Times New Roman" w:cs="Times New Roman"/>
                <w:bCs/>
                <w:i/>
                <w:sz w:val="24"/>
                <w:szCs w:val="24"/>
                <w:lang w:val="vi-VN"/>
              </w:rPr>
            </w:pPr>
            <w:r w:rsidRPr="001F7CD1">
              <w:rPr>
                <w:rFonts w:ascii="Times New Roman" w:hAnsi="Times New Roman" w:cs="Times New Roman"/>
                <w:bCs/>
                <w:i/>
                <w:sz w:val="24"/>
                <w:szCs w:val="24"/>
                <w:lang w:val="vi-VN"/>
              </w:rPr>
              <w:t>Cha mẹ các đồng chí đã từng hy sinh cho chúng ta có ngày hôm nay!</w:t>
            </w:r>
          </w:p>
        </w:tc>
      </w:tr>
      <w:tr w:rsidR="00242C30" w:rsidRPr="001F7CD1" w14:paraId="62A16603" w14:textId="77777777" w:rsidTr="00242C30">
        <w:tc>
          <w:tcPr>
            <w:tcW w:w="1029" w:type="pct"/>
          </w:tcPr>
          <w:p w14:paraId="08ECB5FF" w14:textId="77777777" w:rsidR="00242C30" w:rsidRPr="001F7CD1" w:rsidRDefault="00242C30" w:rsidP="00D11BBF">
            <w:pPr>
              <w:spacing w:before="60" w:after="60"/>
              <w:jc w:val="both"/>
              <w:rPr>
                <w:rFonts w:ascii="Times New Roman" w:hAnsi="Times New Roman" w:cs="Times New Roman"/>
                <w:bCs/>
                <w:i/>
                <w:iCs/>
                <w:sz w:val="24"/>
                <w:szCs w:val="24"/>
                <w:lang w:val="vi-VN"/>
              </w:rPr>
            </w:pPr>
            <w:r w:rsidRPr="001F7CD1">
              <w:rPr>
                <w:rFonts w:ascii="Times New Roman" w:hAnsi="Times New Roman" w:cs="Times New Roman"/>
                <w:bCs/>
                <w:i/>
                <w:sz w:val="24"/>
                <w:szCs w:val="24"/>
                <w:lang w:val="vi-VN"/>
              </w:rPr>
              <w:t>(5) Đây là vị thuốc duy nhất có thể chữa lành bệnh suyễn của bà.</w:t>
            </w:r>
          </w:p>
        </w:tc>
        <w:tc>
          <w:tcPr>
            <w:tcW w:w="589" w:type="pct"/>
          </w:tcPr>
          <w:p w14:paraId="7C0EA99C"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en-US"/>
              </w:rPr>
              <w:t>Lỗi câu mơ hồ</w:t>
            </w:r>
          </w:p>
        </w:tc>
        <w:tc>
          <w:tcPr>
            <w:tcW w:w="1813" w:type="pct"/>
          </w:tcPr>
          <w:p w14:paraId="598DCBCB"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Câu có cấu trúc được diễn giải theo những cách khác nhau, dẫn đến những cách hiểu nghĩa khác nhau.</w:t>
            </w:r>
          </w:p>
          <w:p w14:paraId="2FD009FB"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Câu (5) có thể được hiểu là:</w:t>
            </w:r>
          </w:p>
          <w:p w14:paraId="5B1BB6DA"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
                <w:iCs/>
                <w:sz w:val="24"/>
                <w:szCs w:val="24"/>
                <w:lang w:val="vi-VN"/>
              </w:rPr>
              <w:t>Bà </w:t>
            </w:r>
            <w:r w:rsidRPr="001F7CD1">
              <w:rPr>
                <w:rFonts w:ascii="Times New Roman" w:hAnsi="Times New Roman" w:cs="Times New Roman"/>
                <w:bCs/>
                <w:sz w:val="24"/>
                <w:szCs w:val="24"/>
                <w:lang w:val="vi-VN"/>
              </w:rPr>
              <w:t>có thể hiểu là bà lang chuyên chữa bệnh hen suyễn hoặc bà này chính là bệnh nhân bị hen suyễn.</w:t>
            </w:r>
          </w:p>
          <w:p w14:paraId="5142ACC6" w14:textId="77777777" w:rsidR="00242C30" w:rsidRPr="001F7CD1" w:rsidRDefault="00242C30" w:rsidP="00D11BBF">
            <w:pPr>
              <w:spacing w:before="60" w:after="60"/>
              <w:jc w:val="both"/>
              <w:rPr>
                <w:rFonts w:ascii="Times New Roman" w:hAnsi="Times New Roman" w:cs="Times New Roman"/>
                <w:bCs/>
                <w:sz w:val="24"/>
                <w:szCs w:val="24"/>
                <w:lang w:val="vi-VN"/>
              </w:rPr>
            </w:pPr>
          </w:p>
        </w:tc>
        <w:tc>
          <w:tcPr>
            <w:tcW w:w="1569" w:type="pct"/>
          </w:tcPr>
          <w:p w14:paraId="05EB1122"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sz w:val="24"/>
                <w:szCs w:val="24"/>
                <w:lang w:val="vi-VN"/>
              </w:rPr>
              <w:t>Xác định được ý cần biểu đạt, nhằm biểu đạt đúng ý đã xác định. Tiếp đó, đọc lại câu để biết cần thêm từ ngữ hay dấu câu vào vị trí nào:</w:t>
            </w:r>
          </w:p>
          <w:p w14:paraId="25FCF9BA"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Cs/>
                <w:sz w:val="24"/>
                <w:szCs w:val="24"/>
                <w:lang w:val="vi-VN"/>
              </w:rPr>
              <w:t>- Cách 1:</w:t>
            </w:r>
            <w:r w:rsidRPr="001F7CD1">
              <w:rPr>
                <w:rFonts w:ascii="Times New Roman" w:hAnsi="Times New Roman" w:cs="Times New Roman"/>
                <w:bCs/>
                <w:i/>
                <w:iCs/>
                <w:sz w:val="24"/>
                <w:szCs w:val="24"/>
                <w:lang w:val="vi-VN"/>
              </w:rPr>
              <w:t xml:space="preserve"> Đây là vị thuốc duy nhất có thể chữa lành bệnh suyễn cho bà.</w:t>
            </w:r>
          </w:p>
          <w:p w14:paraId="75052D22" w14:textId="77777777" w:rsidR="00242C30" w:rsidRPr="001F7CD1" w:rsidRDefault="00242C30" w:rsidP="00D11BBF">
            <w:pPr>
              <w:spacing w:before="60" w:after="60"/>
              <w:jc w:val="both"/>
              <w:rPr>
                <w:rFonts w:ascii="Times New Roman" w:hAnsi="Times New Roman" w:cs="Times New Roman"/>
                <w:bCs/>
                <w:sz w:val="24"/>
                <w:szCs w:val="24"/>
                <w:lang w:val="vi-VN"/>
              </w:rPr>
            </w:pPr>
            <w:r w:rsidRPr="001F7CD1">
              <w:rPr>
                <w:rFonts w:ascii="Times New Roman" w:hAnsi="Times New Roman" w:cs="Times New Roman"/>
                <w:bCs/>
                <w:iCs/>
                <w:sz w:val="24"/>
                <w:szCs w:val="24"/>
                <w:lang w:val="vi-VN"/>
              </w:rPr>
              <w:t>- Cách 2:</w:t>
            </w:r>
            <w:r w:rsidRPr="001F7CD1">
              <w:rPr>
                <w:rFonts w:ascii="Times New Roman" w:hAnsi="Times New Roman" w:cs="Times New Roman"/>
                <w:bCs/>
                <w:i/>
                <w:iCs/>
                <w:sz w:val="24"/>
                <w:szCs w:val="24"/>
                <w:lang w:val="vi-VN"/>
              </w:rPr>
              <w:t xml:space="preserve">  Đây là vị thuốc duy nhất của bà có thể chữa lành bệnh suyễn.</w:t>
            </w:r>
          </w:p>
        </w:tc>
      </w:tr>
    </w:tbl>
    <w:p w14:paraId="1E578884" w14:textId="77777777" w:rsidR="00242C30" w:rsidRPr="001F7CD1" w:rsidRDefault="00242C30" w:rsidP="00242C30">
      <w:pPr>
        <w:spacing w:before="60" w:after="60"/>
        <w:ind w:firstLine="426"/>
        <w:rPr>
          <w:rFonts w:cs="Times New Roman"/>
          <w:b/>
          <w:bCs/>
          <w:sz w:val="24"/>
          <w:szCs w:val="24"/>
          <w:lang w:val="en-US"/>
        </w:rPr>
      </w:pPr>
      <w:r w:rsidRPr="001F7CD1">
        <w:rPr>
          <w:rFonts w:cs="Times New Roman"/>
          <w:b/>
          <w:bCs/>
          <w:sz w:val="24"/>
          <w:szCs w:val="24"/>
          <w:lang w:val="en-US"/>
        </w:rPr>
        <w:t xml:space="preserve">Bài </w:t>
      </w:r>
      <w:bookmarkStart w:id="9" w:name="bookmark=id.22zufcr" w:colFirst="0" w:colLast="0"/>
      <w:bookmarkEnd w:id="9"/>
      <w:r w:rsidRPr="001F7CD1">
        <w:rPr>
          <w:rFonts w:cs="Times New Roman"/>
          <w:b/>
          <w:bCs/>
          <w:sz w:val="24"/>
          <w:szCs w:val="24"/>
          <w:lang w:val="vi-VN"/>
        </w:rPr>
        <w:t xml:space="preserve">3. </w:t>
      </w:r>
      <w:r w:rsidRPr="001F7CD1">
        <w:rPr>
          <w:rFonts w:cs="Times New Roman"/>
          <w:b/>
          <w:bCs/>
          <w:sz w:val="24"/>
          <w:szCs w:val="24"/>
          <w:lang w:val="en-US"/>
        </w:rPr>
        <w:t>Những ngữ liệu sau có thể hiểu theo những cách như thế nào?</w:t>
      </w:r>
    </w:p>
    <w:p w14:paraId="1F1CF3EA" w14:textId="77777777" w:rsidR="00242C30" w:rsidRPr="001F7CD1" w:rsidRDefault="00242C30" w:rsidP="00242C30">
      <w:pPr>
        <w:spacing w:before="60" w:after="60"/>
        <w:ind w:firstLine="426"/>
        <w:rPr>
          <w:rFonts w:cs="Times New Roman"/>
          <w:bCs/>
          <w:sz w:val="24"/>
          <w:szCs w:val="24"/>
          <w:lang w:val="en-US"/>
        </w:rPr>
      </w:pPr>
      <w:r w:rsidRPr="001F7CD1">
        <w:rPr>
          <w:rFonts w:cs="Times New Roman"/>
          <w:b/>
          <w:iCs/>
          <w:sz w:val="24"/>
          <w:szCs w:val="24"/>
          <w:lang w:val="en-US"/>
        </w:rPr>
        <w:t>a</w:t>
      </w:r>
      <w:r w:rsidRPr="001F7CD1">
        <w:rPr>
          <w:rFonts w:cs="Times New Roman"/>
          <w:b/>
          <w:i/>
          <w:iCs/>
          <w:sz w:val="24"/>
          <w:szCs w:val="24"/>
          <w:lang w:val="en-US"/>
        </w:rPr>
        <w:t>.</w:t>
      </w:r>
      <w:r w:rsidRPr="001F7CD1">
        <w:rPr>
          <w:rFonts w:cs="Times New Roman"/>
          <w:bCs/>
          <w:i/>
          <w:iCs/>
          <w:sz w:val="24"/>
          <w:szCs w:val="24"/>
          <w:lang w:val="en-US"/>
        </w:rPr>
        <w:t xml:space="preserve"> Còn trời, còn nước, còn non,</w:t>
      </w:r>
    </w:p>
    <w:p w14:paraId="34C6282F" w14:textId="77777777" w:rsidR="00242C30" w:rsidRPr="001F7CD1" w:rsidRDefault="00242C30" w:rsidP="00242C30">
      <w:pPr>
        <w:spacing w:before="60" w:after="60"/>
        <w:ind w:firstLine="426"/>
        <w:rPr>
          <w:rFonts w:cs="Times New Roman"/>
          <w:bCs/>
          <w:sz w:val="24"/>
          <w:szCs w:val="24"/>
          <w:lang w:val="en-US"/>
        </w:rPr>
      </w:pPr>
      <w:r w:rsidRPr="001F7CD1">
        <w:rPr>
          <w:rFonts w:cs="Times New Roman"/>
          <w:bCs/>
          <w:i/>
          <w:iCs/>
          <w:sz w:val="24"/>
          <w:szCs w:val="24"/>
          <w:lang w:val="en-US"/>
        </w:rPr>
        <w:t>Còn cô bán rượu, anh còn say sưa!</w:t>
      </w:r>
    </w:p>
    <w:p w14:paraId="31005430" w14:textId="77777777" w:rsidR="00242C30" w:rsidRPr="001F7CD1" w:rsidRDefault="00242C30" w:rsidP="00242C30">
      <w:pPr>
        <w:spacing w:before="60" w:after="60"/>
        <w:ind w:firstLine="426"/>
        <w:rPr>
          <w:rFonts w:cs="Times New Roman"/>
          <w:bCs/>
          <w:sz w:val="24"/>
          <w:szCs w:val="24"/>
          <w:lang w:val="en-US"/>
        </w:rPr>
      </w:pPr>
      <w:r w:rsidRPr="001F7CD1">
        <w:rPr>
          <w:rFonts w:cs="Times New Roman"/>
          <w:b/>
          <w:sz w:val="24"/>
          <w:szCs w:val="24"/>
          <w:lang w:val="en-US"/>
        </w:rPr>
        <w:t>b.</w:t>
      </w:r>
      <w:r w:rsidRPr="001F7CD1">
        <w:rPr>
          <w:rFonts w:cs="Times New Roman"/>
          <w:bCs/>
          <w:sz w:val="24"/>
          <w:szCs w:val="24"/>
          <w:lang w:val="en-US"/>
        </w:rPr>
        <w:t xml:space="preserve"> </w:t>
      </w:r>
      <w:r w:rsidRPr="001F7CD1">
        <w:rPr>
          <w:rFonts w:cs="Times New Roman"/>
          <w:bCs/>
          <w:i/>
          <w:iCs/>
          <w:sz w:val="24"/>
          <w:szCs w:val="24"/>
          <w:lang w:val="en-US"/>
        </w:rPr>
        <w:t>Bà già đi chợ Cầu Đông</w:t>
      </w:r>
    </w:p>
    <w:p w14:paraId="74AA895B" w14:textId="77777777" w:rsidR="00242C30" w:rsidRPr="001F7CD1" w:rsidRDefault="00242C30" w:rsidP="00242C30">
      <w:pPr>
        <w:spacing w:before="60" w:after="60"/>
        <w:ind w:firstLine="426"/>
        <w:rPr>
          <w:rFonts w:cs="Times New Roman"/>
          <w:bCs/>
          <w:sz w:val="24"/>
          <w:szCs w:val="24"/>
          <w:lang w:val="en-US"/>
        </w:rPr>
      </w:pPr>
      <w:r w:rsidRPr="001F7CD1">
        <w:rPr>
          <w:rFonts w:cs="Times New Roman"/>
          <w:bCs/>
          <w:i/>
          <w:iCs/>
          <w:sz w:val="24"/>
          <w:szCs w:val="24"/>
          <w:lang w:val="en-US"/>
        </w:rPr>
        <w:t>Bói xem một quẻ lấy chồng lợi (1) chăng?</w:t>
      </w:r>
    </w:p>
    <w:p w14:paraId="4D6452AE" w14:textId="77777777" w:rsidR="00242C30" w:rsidRPr="001F7CD1" w:rsidRDefault="00242C30" w:rsidP="00242C30">
      <w:pPr>
        <w:spacing w:before="60" w:after="60"/>
        <w:ind w:firstLine="426"/>
        <w:rPr>
          <w:rFonts w:cs="Times New Roman"/>
          <w:bCs/>
          <w:sz w:val="24"/>
          <w:szCs w:val="24"/>
          <w:lang w:val="en-US"/>
        </w:rPr>
      </w:pPr>
      <w:r w:rsidRPr="001F7CD1">
        <w:rPr>
          <w:rFonts w:cs="Times New Roman"/>
          <w:bCs/>
          <w:i/>
          <w:iCs/>
          <w:sz w:val="24"/>
          <w:szCs w:val="24"/>
          <w:lang w:val="en-US"/>
        </w:rPr>
        <w:lastRenderedPageBreak/>
        <w:t>Thầy bói gieo quẻ nói rằng</w:t>
      </w:r>
    </w:p>
    <w:p w14:paraId="1CC4C956" w14:textId="77777777" w:rsidR="00242C30" w:rsidRPr="001F7CD1" w:rsidRDefault="00242C30" w:rsidP="00242C30">
      <w:pPr>
        <w:spacing w:before="60" w:after="60"/>
        <w:ind w:firstLine="426"/>
        <w:rPr>
          <w:rFonts w:cs="Times New Roman"/>
          <w:bCs/>
          <w:sz w:val="24"/>
          <w:szCs w:val="24"/>
          <w:lang w:val="en-US"/>
        </w:rPr>
      </w:pPr>
      <w:r w:rsidRPr="001F7CD1">
        <w:rPr>
          <w:rFonts w:cs="Times New Roman"/>
          <w:bCs/>
          <w:i/>
          <w:iCs/>
          <w:sz w:val="24"/>
          <w:szCs w:val="24"/>
          <w:lang w:val="en-US"/>
        </w:rPr>
        <w:t>Lợi (2) thì có lợi nhưng răng không còn.</w:t>
      </w:r>
    </w:p>
    <w:p w14:paraId="163CCC68" w14:textId="77777777" w:rsidR="00242C30" w:rsidRPr="001F7CD1" w:rsidRDefault="00242C30" w:rsidP="00242C30">
      <w:pPr>
        <w:spacing w:before="60" w:after="60"/>
        <w:ind w:firstLine="426"/>
        <w:rPr>
          <w:rFonts w:cs="Times New Roman"/>
          <w:bCs/>
          <w:sz w:val="24"/>
          <w:szCs w:val="24"/>
          <w:lang w:val="en-US"/>
        </w:rPr>
      </w:pPr>
      <w:r w:rsidRPr="001F7CD1">
        <w:rPr>
          <w:rFonts w:cs="Times New Roman"/>
          <w:b/>
          <w:sz w:val="24"/>
          <w:szCs w:val="24"/>
          <w:lang w:val="en-US"/>
        </w:rPr>
        <w:t>c.</w:t>
      </w:r>
      <w:r w:rsidRPr="001F7CD1">
        <w:rPr>
          <w:rFonts w:cs="Times New Roman"/>
          <w:bCs/>
          <w:sz w:val="24"/>
          <w:szCs w:val="24"/>
          <w:lang w:val="en-US"/>
        </w:rPr>
        <w:t xml:space="preserve"> </w:t>
      </w:r>
      <w:r w:rsidRPr="001F7CD1">
        <w:rPr>
          <w:rFonts w:cs="Times New Roman"/>
          <w:bCs/>
          <w:i/>
          <w:iCs/>
          <w:sz w:val="24"/>
          <w:szCs w:val="24"/>
          <w:lang w:val="en-US"/>
        </w:rPr>
        <w:t>Trời xanh, bông trắng, nhụy huỳnh,</w:t>
      </w:r>
    </w:p>
    <w:p w14:paraId="357A6854" w14:textId="77777777" w:rsidR="00242C30" w:rsidRPr="001F7CD1" w:rsidRDefault="00242C30" w:rsidP="00242C30">
      <w:pPr>
        <w:spacing w:before="60" w:after="60"/>
        <w:ind w:firstLine="426"/>
        <w:rPr>
          <w:rFonts w:cs="Times New Roman"/>
          <w:bCs/>
          <w:sz w:val="24"/>
          <w:szCs w:val="24"/>
          <w:lang w:val="en-US"/>
        </w:rPr>
      </w:pPr>
      <w:r w:rsidRPr="001F7CD1">
        <w:rPr>
          <w:rFonts w:cs="Times New Roman"/>
          <w:bCs/>
          <w:i/>
          <w:iCs/>
          <w:sz w:val="24"/>
          <w:szCs w:val="24"/>
          <w:lang w:val="en-US"/>
        </w:rPr>
        <w:t>Đội ơn bà ngoại đẻ má, má đẻ mình</w:t>
      </w:r>
      <w:r w:rsidRPr="001F7CD1">
        <w:rPr>
          <w:rFonts w:cs="Times New Roman"/>
          <w:bCs/>
          <w:sz w:val="24"/>
          <w:szCs w:val="24"/>
          <w:lang w:val="en-US"/>
        </w:rPr>
        <w:t xml:space="preserve"> </w:t>
      </w:r>
      <w:r w:rsidRPr="001F7CD1">
        <w:rPr>
          <w:rFonts w:cs="Times New Roman"/>
          <w:bCs/>
          <w:i/>
          <w:iCs/>
          <w:sz w:val="24"/>
          <w:szCs w:val="24"/>
          <w:lang w:val="en-US"/>
        </w:rPr>
        <w:t>dễ thương!</w:t>
      </w:r>
    </w:p>
    <w:p w14:paraId="34014159" w14:textId="77777777" w:rsidR="00242C30" w:rsidRPr="001F7CD1" w:rsidRDefault="00242C30" w:rsidP="00242C30">
      <w:pPr>
        <w:spacing w:before="60" w:after="60"/>
        <w:ind w:firstLine="426"/>
        <w:rPr>
          <w:rFonts w:cs="Times New Roman"/>
          <w:b/>
          <w:bCs/>
          <w:sz w:val="24"/>
          <w:szCs w:val="24"/>
          <w:u w:val="single"/>
          <w:lang w:val="en-US"/>
        </w:rPr>
      </w:pPr>
      <w:r w:rsidRPr="001F7CD1">
        <w:rPr>
          <w:rFonts w:cs="Times New Roman"/>
          <w:b/>
          <w:bCs/>
          <w:sz w:val="24"/>
          <w:szCs w:val="24"/>
          <w:u w:val="single"/>
          <w:lang w:val="en-US"/>
        </w:rPr>
        <w:t>Gợi ý:</w:t>
      </w:r>
    </w:p>
    <w:p w14:paraId="2F34BD36" w14:textId="77777777" w:rsidR="00242C30" w:rsidRPr="001F7CD1" w:rsidRDefault="00242C30" w:rsidP="00242C30">
      <w:pPr>
        <w:spacing w:before="60" w:after="60"/>
        <w:ind w:firstLine="426"/>
        <w:rPr>
          <w:rFonts w:cs="Times New Roman"/>
          <w:b/>
          <w:bCs/>
          <w:sz w:val="24"/>
          <w:szCs w:val="24"/>
          <w:lang w:val="vi-VN"/>
        </w:rPr>
      </w:pPr>
      <w:r w:rsidRPr="001F7CD1">
        <w:rPr>
          <w:rFonts w:cs="Times New Roman"/>
          <w:b/>
          <w:bCs/>
          <w:sz w:val="24"/>
          <w:szCs w:val="24"/>
          <w:lang w:val="en-US"/>
        </w:rPr>
        <w:t>a.</w:t>
      </w:r>
      <w:r w:rsidRPr="001F7CD1">
        <w:rPr>
          <w:rFonts w:cs="Times New Roman"/>
          <w:bCs/>
          <w:sz w:val="24"/>
          <w:szCs w:val="24"/>
          <w:lang w:val="en-US"/>
        </w:rPr>
        <w:t xml:space="preserve"> </w:t>
      </w:r>
      <w:r w:rsidRPr="001F7CD1">
        <w:rPr>
          <w:rFonts w:cs="Times New Roman"/>
          <w:b/>
          <w:bCs/>
          <w:sz w:val="24"/>
          <w:szCs w:val="24"/>
          <w:lang w:val="en-US"/>
        </w:rPr>
        <w:t xml:space="preserve">Tạo sự mơ hồ về ý hoặc phi logic có chủ đích nghệ </w:t>
      </w:r>
      <w:r w:rsidRPr="001F7CD1">
        <w:rPr>
          <w:rFonts w:cs="Times New Roman"/>
          <w:b/>
          <w:bCs/>
          <w:sz w:val="24"/>
          <w:szCs w:val="24"/>
          <w:lang w:val="vi-VN"/>
        </w:rPr>
        <w:t xml:space="preserve">thuật, </w:t>
      </w:r>
      <w:r w:rsidRPr="001F7CD1">
        <w:rPr>
          <w:rFonts w:cs="Times New Roman"/>
          <w:b/>
          <w:bCs/>
          <w:sz w:val="24"/>
          <w:szCs w:val="24"/>
          <w:lang w:val="en-US"/>
        </w:rPr>
        <w:t>ngữ liệu có thể hiểu theo những cách như</w:t>
      </w:r>
      <w:r w:rsidRPr="001F7CD1">
        <w:rPr>
          <w:rFonts w:cs="Times New Roman"/>
          <w:b/>
          <w:bCs/>
          <w:sz w:val="24"/>
          <w:szCs w:val="24"/>
          <w:lang w:val="vi-VN"/>
        </w:rPr>
        <w:t xml:space="preserve"> sau:</w:t>
      </w:r>
    </w:p>
    <w:p w14:paraId="154B9E35" w14:textId="064D74CE" w:rsidR="00242C30" w:rsidRPr="001F7CD1" w:rsidRDefault="00242C30" w:rsidP="00242C30">
      <w:pPr>
        <w:spacing w:before="60" w:after="60"/>
        <w:ind w:firstLine="426"/>
        <w:rPr>
          <w:rFonts w:cs="Times New Roman"/>
          <w:bCs/>
          <w:sz w:val="24"/>
          <w:szCs w:val="24"/>
          <w:lang w:val="en-US"/>
        </w:rPr>
      </w:pPr>
      <w:r w:rsidRPr="001F7CD1">
        <w:rPr>
          <w:rFonts w:cs="Times New Roman"/>
          <w:bCs/>
          <w:sz w:val="24"/>
          <w:szCs w:val="24"/>
          <w:lang w:val="vi-VN"/>
        </w:rPr>
        <w:t>- Cách 1:</w:t>
      </w:r>
      <w:r w:rsidRPr="001F7CD1">
        <w:rPr>
          <w:rFonts w:cs="Times New Roman"/>
          <w:bCs/>
          <w:sz w:val="24"/>
          <w:szCs w:val="24"/>
          <w:lang w:val="en-US"/>
        </w:rPr>
        <w:t xml:space="preserve"> Say rượu </w:t>
      </w:r>
      <w:r w:rsidR="00301397" w:rsidRPr="001F7CD1">
        <w:rPr>
          <w:rFonts w:cs="Times New Roman"/>
          <w:bCs/>
          <w:sz w:val="24"/>
          <w:szCs w:val="24"/>
          <w:lang w:val="en-US"/>
        </w:rPr>
        <w:t>“</w:t>
      </w:r>
      <w:r w:rsidRPr="001F7CD1">
        <w:rPr>
          <w:rFonts w:cs="Times New Roman"/>
          <w:bCs/>
          <w:sz w:val="24"/>
          <w:szCs w:val="24"/>
          <w:lang w:val="en-US"/>
        </w:rPr>
        <w:t>bị ngây ngất, choáng váng, nôn nao do tác động của rượu</w:t>
      </w:r>
      <w:r w:rsidR="00301397" w:rsidRPr="001F7CD1">
        <w:rPr>
          <w:rFonts w:cs="Times New Roman"/>
          <w:bCs/>
          <w:sz w:val="24"/>
          <w:szCs w:val="24"/>
          <w:lang w:val="en-US"/>
        </w:rPr>
        <w:t>”</w:t>
      </w:r>
      <w:r w:rsidRPr="001F7CD1">
        <w:rPr>
          <w:rFonts w:cs="Times New Roman"/>
          <w:bCs/>
          <w:sz w:val="24"/>
          <w:szCs w:val="24"/>
          <w:lang w:val="en-US"/>
        </w:rPr>
        <w:t xml:space="preserve"> hoặc say mèm </w:t>
      </w:r>
      <w:r w:rsidR="00301397" w:rsidRPr="001F7CD1">
        <w:rPr>
          <w:rFonts w:cs="Times New Roman"/>
          <w:bCs/>
          <w:sz w:val="24"/>
          <w:szCs w:val="24"/>
          <w:lang w:val="en-US"/>
        </w:rPr>
        <w:t>“</w:t>
      </w:r>
      <w:r w:rsidRPr="001F7CD1">
        <w:rPr>
          <w:rFonts w:cs="Times New Roman"/>
          <w:bCs/>
          <w:sz w:val="24"/>
          <w:szCs w:val="24"/>
          <w:lang w:val="en-US"/>
        </w:rPr>
        <w:t>say rượu đến mức như bủn rủn cả chân tay, không gượng được nữa</w:t>
      </w:r>
      <w:r w:rsidR="00301397" w:rsidRPr="001F7CD1">
        <w:rPr>
          <w:rFonts w:cs="Times New Roman"/>
          <w:bCs/>
          <w:sz w:val="24"/>
          <w:szCs w:val="24"/>
          <w:lang w:val="en-US"/>
        </w:rPr>
        <w:t>”</w:t>
      </w:r>
      <w:r w:rsidRPr="001F7CD1">
        <w:rPr>
          <w:rFonts w:cs="Times New Roman"/>
          <w:bCs/>
          <w:sz w:val="24"/>
          <w:szCs w:val="24"/>
          <w:lang w:val="en-US"/>
        </w:rPr>
        <w:t xml:space="preserve">. </w:t>
      </w:r>
    </w:p>
    <w:p w14:paraId="110105B6" w14:textId="6A4573BD" w:rsidR="00242C30" w:rsidRPr="001F7CD1" w:rsidRDefault="00242C30" w:rsidP="00242C30">
      <w:pPr>
        <w:spacing w:before="60" w:after="60"/>
        <w:ind w:firstLine="426"/>
        <w:rPr>
          <w:rFonts w:cs="Times New Roman"/>
          <w:bCs/>
          <w:sz w:val="24"/>
          <w:szCs w:val="24"/>
          <w:lang w:val="en-US"/>
        </w:rPr>
      </w:pPr>
      <w:r w:rsidRPr="001F7CD1">
        <w:rPr>
          <w:rFonts w:cs="Times New Roman"/>
          <w:bCs/>
          <w:sz w:val="24"/>
          <w:szCs w:val="24"/>
          <w:lang w:val="vi-VN"/>
        </w:rPr>
        <w:t>-</w:t>
      </w:r>
      <w:r w:rsidRPr="001F7CD1">
        <w:rPr>
          <w:rFonts w:cs="Times New Roman"/>
          <w:bCs/>
          <w:sz w:val="24"/>
          <w:szCs w:val="24"/>
          <w:lang w:val="en-US"/>
        </w:rPr>
        <w:t xml:space="preserve"> Cách </w:t>
      </w:r>
      <w:r w:rsidRPr="001F7CD1">
        <w:rPr>
          <w:rFonts w:cs="Times New Roman"/>
          <w:bCs/>
          <w:sz w:val="24"/>
          <w:szCs w:val="24"/>
          <w:lang w:val="vi-VN"/>
        </w:rPr>
        <w:t xml:space="preserve">2: Say </w:t>
      </w:r>
      <w:r w:rsidRPr="001F7CD1">
        <w:rPr>
          <w:rFonts w:cs="Times New Roman"/>
          <w:bCs/>
          <w:sz w:val="24"/>
          <w:szCs w:val="24"/>
          <w:lang w:val="en-US"/>
        </w:rPr>
        <w:t xml:space="preserve">là say tình, say hoa đắm nguyệt </w:t>
      </w:r>
      <w:r w:rsidR="00301397" w:rsidRPr="001F7CD1">
        <w:rPr>
          <w:rFonts w:cs="Times New Roman"/>
          <w:bCs/>
          <w:sz w:val="24"/>
          <w:szCs w:val="24"/>
          <w:lang w:val="en-US"/>
        </w:rPr>
        <w:t>“</w:t>
      </w:r>
      <w:r w:rsidRPr="001F7CD1">
        <w:rPr>
          <w:rFonts w:cs="Times New Roman"/>
          <w:bCs/>
          <w:sz w:val="24"/>
          <w:szCs w:val="24"/>
          <w:lang w:val="en-US"/>
        </w:rPr>
        <w:t>say đắm sắc đẹp đến mức như đã mất lý trí và không còn biết gì đến xung quanh nữa</w:t>
      </w:r>
      <w:r w:rsidR="00301397" w:rsidRPr="001F7CD1">
        <w:rPr>
          <w:rFonts w:cs="Times New Roman"/>
          <w:bCs/>
          <w:sz w:val="24"/>
          <w:szCs w:val="24"/>
          <w:lang w:val="en-US"/>
        </w:rPr>
        <w:t>”</w:t>
      </w:r>
      <w:r w:rsidRPr="001F7CD1">
        <w:rPr>
          <w:rFonts w:cs="Times New Roman"/>
          <w:bCs/>
          <w:sz w:val="24"/>
          <w:szCs w:val="24"/>
          <w:lang w:val="en-US"/>
        </w:rPr>
        <w:t xml:space="preserve"> hoặc say như điếu đổ </w:t>
      </w:r>
      <w:r w:rsidR="00301397" w:rsidRPr="001F7CD1">
        <w:rPr>
          <w:rFonts w:cs="Times New Roman"/>
          <w:bCs/>
          <w:sz w:val="24"/>
          <w:szCs w:val="24"/>
          <w:lang w:val="en-US"/>
        </w:rPr>
        <w:t>“</w:t>
      </w:r>
      <w:r w:rsidRPr="001F7CD1">
        <w:rPr>
          <w:rFonts w:cs="Times New Roman"/>
          <w:bCs/>
          <w:sz w:val="24"/>
          <w:szCs w:val="24"/>
          <w:lang w:val="en-US"/>
        </w:rPr>
        <w:t>yêu, thích đến mức mê mẩn, không còn biết gì nữa</w:t>
      </w:r>
      <w:r w:rsidR="00301397" w:rsidRPr="001F7CD1">
        <w:rPr>
          <w:rFonts w:cs="Times New Roman"/>
          <w:bCs/>
          <w:sz w:val="24"/>
          <w:szCs w:val="24"/>
          <w:lang w:val="en-US"/>
        </w:rPr>
        <w:t>”</w:t>
      </w:r>
      <w:r w:rsidRPr="001F7CD1">
        <w:rPr>
          <w:rFonts w:cs="Times New Roman"/>
          <w:bCs/>
          <w:sz w:val="24"/>
          <w:szCs w:val="24"/>
          <w:lang w:val="en-US"/>
        </w:rPr>
        <w:t>...</w:t>
      </w:r>
    </w:p>
    <w:p w14:paraId="6F44E245" w14:textId="77777777" w:rsidR="00242C30" w:rsidRPr="001F7CD1" w:rsidRDefault="00242C30" w:rsidP="00242C30">
      <w:pPr>
        <w:spacing w:before="60" w:after="60"/>
        <w:ind w:firstLine="426"/>
        <w:rPr>
          <w:rFonts w:cs="Times New Roman"/>
          <w:b/>
          <w:bCs/>
          <w:sz w:val="24"/>
          <w:szCs w:val="24"/>
          <w:lang w:val="vi-VN"/>
        </w:rPr>
      </w:pPr>
      <w:r w:rsidRPr="001F7CD1">
        <w:rPr>
          <w:rFonts w:cs="Times New Roman"/>
          <w:b/>
          <w:bCs/>
          <w:sz w:val="24"/>
          <w:szCs w:val="24"/>
          <w:lang w:val="en-US"/>
        </w:rPr>
        <w:t>b.</w:t>
      </w:r>
      <w:r w:rsidRPr="001F7CD1">
        <w:rPr>
          <w:rFonts w:cs="Times New Roman"/>
          <w:bCs/>
          <w:sz w:val="24"/>
          <w:szCs w:val="24"/>
          <w:lang w:val="en-US"/>
        </w:rPr>
        <w:t xml:space="preserve"> </w:t>
      </w:r>
      <w:r w:rsidRPr="001F7CD1">
        <w:rPr>
          <w:rFonts w:cs="Times New Roman"/>
          <w:b/>
          <w:bCs/>
          <w:sz w:val="24"/>
          <w:szCs w:val="24"/>
          <w:lang w:val="en-US"/>
        </w:rPr>
        <w:t xml:space="preserve">Tạo sự mơ hồ về ý hoặc phi logic có chủ đích nghệ </w:t>
      </w:r>
      <w:r w:rsidRPr="001F7CD1">
        <w:rPr>
          <w:rFonts w:cs="Times New Roman"/>
          <w:b/>
          <w:bCs/>
          <w:sz w:val="24"/>
          <w:szCs w:val="24"/>
          <w:lang w:val="vi-VN"/>
        </w:rPr>
        <w:t xml:space="preserve">thuật, </w:t>
      </w:r>
      <w:r w:rsidRPr="001F7CD1">
        <w:rPr>
          <w:rFonts w:cs="Times New Roman"/>
          <w:b/>
          <w:bCs/>
          <w:sz w:val="24"/>
          <w:szCs w:val="24"/>
          <w:lang w:val="en-US"/>
        </w:rPr>
        <w:t>ngữ liệu có thể hiểu như</w:t>
      </w:r>
      <w:r w:rsidRPr="001F7CD1">
        <w:rPr>
          <w:rFonts w:cs="Times New Roman"/>
          <w:b/>
          <w:bCs/>
          <w:sz w:val="24"/>
          <w:szCs w:val="24"/>
          <w:lang w:val="vi-VN"/>
        </w:rPr>
        <w:t xml:space="preserve"> sau:</w:t>
      </w:r>
    </w:p>
    <w:p w14:paraId="40A95206" w14:textId="67CBC098" w:rsidR="00242C30" w:rsidRPr="001F7CD1" w:rsidRDefault="00301397" w:rsidP="00242C30">
      <w:pPr>
        <w:spacing w:before="60" w:after="60"/>
        <w:ind w:firstLine="426"/>
        <w:rPr>
          <w:rFonts w:cs="Times New Roman"/>
          <w:bCs/>
          <w:sz w:val="24"/>
          <w:szCs w:val="24"/>
          <w:lang w:val="vi-VN"/>
        </w:rPr>
      </w:pPr>
      <w:r w:rsidRPr="001F7CD1">
        <w:rPr>
          <w:rFonts w:cs="Times New Roman"/>
          <w:bCs/>
          <w:sz w:val="24"/>
          <w:szCs w:val="24"/>
          <w:lang w:val="en-US"/>
        </w:rPr>
        <w:t>“</w:t>
      </w:r>
      <w:r w:rsidR="00242C30" w:rsidRPr="001F7CD1">
        <w:rPr>
          <w:rFonts w:cs="Times New Roman"/>
          <w:bCs/>
          <w:sz w:val="24"/>
          <w:szCs w:val="24"/>
          <w:lang w:val="en-US"/>
        </w:rPr>
        <w:t>Lợi</w:t>
      </w:r>
      <w:r w:rsidRPr="001F7CD1">
        <w:rPr>
          <w:rFonts w:cs="Times New Roman"/>
          <w:bCs/>
          <w:sz w:val="24"/>
          <w:szCs w:val="24"/>
          <w:lang w:val="en-US"/>
        </w:rPr>
        <w:t>”</w:t>
      </w:r>
      <w:r w:rsidR="00242C30" w:rsidRPr="001F7CD1">
        <w:rPr>
          <w:rFonts w:cs="Times New Roman"/>
          <w:bCs/>
          <w:sz w:val="24"/>
          <w:szCs w:val="24"/>
          <w:lang w:val="en-US"/>
        </w:rPr>
        <w:t xml:space="preserve"> (1) là tính từ chỉ </w:t>
      </w:r>
      <w:r w:rsidRPr="001F7CD1">
        <w:rPr>
          <w:rFonts w:cs="Times New Roman"/>
          <w:bCs/>
          <w:sz w:val="24"/>
          <w:szCs w:val="24"/>
          <w:lang w:val="en-US"/>
        </w:rPr>
        <w:t>“</w:t>
      </w:r>
      <w:r w:rsidR="00242C30" w:rsidRPr="001F7CD1">
        <w:rPr>
          <w:rFonts w:cs="Times New Roman"/>
          <w:bCs/>
          <w:sz w:val="24"/>
          <w:szCs w:val="24"/>
          <w:lang w:val="en-US"/>
        </w:rPr>
        <w:t>cái có ích mà con người thu được</w:t>
      </w:r>
      <w:r w:rsidRPr="001F7CD1">
        <w:rPr>
          <w:rFonts w:cs="Times New Roman"/>
          <w:bCs/>
          <w:sz w:val="24"/>
          <w:szCs w:val="24"/>
          <w:lang w:val="en-US"/>
        </w:rPr>
        <w:t>”</w:t>
      </w:r>
      <w:r w:rsidR="00242C30" w:rsidRPr="001F7CD1">
        <w:rPr>
          <w:rFonts w:cs="Times New Roman"/>
          <w:bCs/>
          <w:sz w:val="24"/>
          <w:szCs w:val="24"/>
          <w:lang w:val="en-US"/>
        </w:rPr>
        <w:t xml:space="preserve">, đồng âm với danh từ </w:t>
      </w:r>
      <w:r w:rsidRPr="001F7CD1">
        <w:rPr>
          <w:rFonts w:cs="Times New Roman"/>
          <w:bCs/>
          <w:sz w:val="24"/>
          <w:szCs w:val="24"/>
          <w:lang w:val="en-US"/>
        </w:rPr>
        <w:t>“</w:t>
      </w:r>
      <w:r w:rsidR="00242C30" w:rsidRPr="001F7CD1">
        <w:rPr>
          <w:rFonts w:cs="Times New Roman"/>
          <w:bCs/>
          <w:sz w:val="24"/>
          <w:szCs w:val="24"/>
          <w:lang w:val="en-US"/>
        </w:rPr>
        <w:t>lợi</w:t>
      </w:r>
      <w:r w:rsidRPr="001F7CD1">
        <w:rPr>
          <w:rFonts w:cs="Times New Roman"/>
          <w:bCs/>
          <w:sz w:val="24"/>
          <w:szCs w:val="24"/>
          <w:lang w:val="en-US"/>
        </w:rPr>
        <w:t>”</w:t>
      </w:r>
      <w:r w:rsidR="00242C30" w:rsidRPr="001F7CD1">
        <w:rPr>
          <w:rFonts w:cs="Times New Roman"/>
          <w:bCs/>
          <w:sz w:val="24"/>
          <w:szCs w:val="24"/>
          <w:lang w:val="en-US"/>
        </w:rPr>
        <w:t xml:space="preserve"> (2) chỉ một bộ phận trong khoang miệng con người: Bộ </w:t>
      </w:r>
      <w:r w:rsidRPr="001F7CD1">
        <w:rPr>
          <w:rFonts w:cs="Times New Roman"/>
          <w:bCs/>
          <w:sz w:val="24"/>
          <w:szCs w:val="24"/>
          <w:lang w:val="en-US"/>
        </w:rPr>
        <w:t>“</w:t>
      </w:r>
      <w:r w:rsidR="00242C30" w:rsidRPr="001F7CD1">
        <w:rPr>
          <w:rFonts w:cs="Times New Roman"/>
          <w:bCs/>
          <w:sz w:val="24"/>
          <w:szCs w:val="24"/>
          <w:lang w:val="en-US"/>
        </w:rPr>
        <w:t>nướu răng</w:t>
      </w:r>
      <w:r w:rsidRPr="001F7CD1">
        <w:rPr>
          <w:rFonts w:cs="Times New Roman"/>
          <w:bCs/>
          <w:sz w:val="24"/>
          <w:szCs w:val="24"/>
          <w:lang w:val="en-US"/>
        </w:rPr>
        <w:t>”</w:t>
      </w:r>
      <w:r w:rsidR="00242C30" w:rsidRPr="001F7CD1">
        <w:rPr>
          <w:rFonts w:cs="Times New Roman"/>
          <w:bCs/>
          <w:sz w:val="24"/>
          <w:szCs w:val="24"/>
          <w:lang w:val="en-US"/>
        </w:rPr>
        <w:t xml:space="preserve">, là </w:t>
      </w:r>
      <w:r w:rsidRPr="001F7CD1">
        <w:rPr>
          <w:rFonts w:cs="Times New Roman"/>
          <w:bCs/>
          <w:sz w:val="24"/>
          <w:szCs w:val="24"/>
          <w:lang w:val="en-US"/>
        </w:rPr>
        <w:t>“</w:t>
      </w:r>
      <w:r w:rsidR="00242C30" w:rsidRPr="001F7CD1">
        <w:rPr>
          <w:rFonts w:cs="Times New Roman"/>
          <w:bCs/>
          <w:sz w:val="24"/>
          <w:szCs w:val="24"/>
          <w:lang w:val="en-US"/>
        </w:rPr>
        <w:t>phần thịt bao giữ xung quanh chân răng</w:t>
      </w:r>
      <w:r w:rsidRPr="001F7CD1">
        <w:rPr>
          <w:rFonts w:cs="Times New Roman"/>
          <w:bCs/>
          <w:sz w:val="24"/>
          <w:szCs w:val="24"/>
          <w:lang w:val="en-US"/>
        </w:rPr>
        <w:t>”</w:t>
      </w:r>
      <w:r w:rsidR="00242C30" w:rsidRPr="001F7CD1">
        <w:rPr>
          <w:rFonts w:cs="Times New Roman"/>
          <w:bCs/>
          <w:sz w:val="24"/>
          <w:szCs w:val="24"/>
          <w:lang w:val="en-US"/>
        </w:rPr>
        <w:t xml:space="preserve">, ý nói: Bà sẽ gặp được một ý trung nhân cũng già không kém bà, tuy bộ lợi vẫn còn nguyên nhưng hàm răng đã không còn chiếc </w:t>
      </w:r>
      <w:r w:rsidR="00242C30" w:rsidRPr="001F7CD1">
        <w:rPr>
          <w:rFonts w:cs="Times New Roman"/>
          <w:bCs/>
          <w:sz w:val="24"/>
          <w:szCs w:val="24"/>
          <w:lang w:val="vi-VN"/>
        </w:rPr>
        <w:t>nào.</w:t>
      </w:r>
    </w:p>
    <w:p w14:paraId="3ABC8BD1" w14:textId="77777777" w:rsidR="00242C30" w:rsidRPr="001F7CD1" w:rsidRDefault="00242C30" w:rsidP="00242C30">
      <w:pPr>
        <w:spacing w:before="60" w:after="60"/>
        <w:ind w:firstLine="426"/>
        <w:rPr>
          <w:rFonts w:cs="Times New Roman"/>
          <w:bCs/>
          <w:sz w:val="24"/>
          <w:szCs w:val="24"/>
          <w:lang w:val="vi-VN"/>
        </w:rPr>
      </w:pPr>
      <w:r w:rsidRPr="001F7CD1">
        <w:rPr>
          <w:rFonts w:cs="Times New Roman"/>
          <w:bCs/>
          <w:sz w:val="24"/>
          <w:szCs w:val="24"/>
          <w:lang w:val="en-US"/>
        </w:rPr>
        <w:t xml:space="preserve">=&gt; Phê phán bà lão đã già mà còn ham hố chuyện chồng </w:t>
      </w:r>
      <w:r w:rsidRPr="001F7CD1">
        <w:rPr>
          <w:rFonts w:cs="Times New Roman"/>
          <w:bCs/>
          <w:sz w:val="24"/>
          <w:szCs w:val="24"/>
          <w:lang w:val="vi-VN"/>
        </w:rPr>
        <w:t>con.</w:t>
      </w:r>
    </w:p>
    <w:p w14:paraId="6E4CB062" w14:textId="77777777" w:rsidR="00242C30" w:rsidRPr="001F7CD1" w:rsidRDefault="00242C30" w:rsidP="00242C30">
      <w:pPr>
        <w:spacing w:before="60" w:after="60"/>
        <w:ind w:firstLine="426"/>
        <w:rPr>
          <w:rFonts w:cs="Times New Roman"/>
          <w:bCs/>
          <w:sz w:val="24"/>
          <w:szCs w:val="24"/>
          <w:lang w:val="vi-VN"/>
        </w:rPr>
      </w:pPr>
      <w:r w:rsidRPr="001F7CD1">
        <w:rPr>
          <w:rFonts w:cs="Times New Roman"/>
          <w:b/>
          <w:sz w:val="24"/>
          <w:szCs w:val="24"/>
          <w:lang w:val="en-US"/>
        </w:rPr>
        <w:t>c.</w:t>
      </w:r>
      <w:r w:rsidRPr="001F7CD1">
        <w:rPr>
          <w:rFonts w:cs="Times New Roman"/>
          <w:bCs/>
          <w:sz w:val="24"/>
          <w:szCs w:val="24"/>
          <w:lang w:val="en-US"/>
        </w:rPr>
        <w:t xml:space="preserve"> </w:t>
      </w:r>
      <w:r w:rsidRPr="001F7CD1">
        <w:rPr>
          <w:rFonts w:cs="Times New Roman"/>
          <w:b/>
          <w:bCs/>
          <w:sz w:val="24"/>
          <w:szCs w:val="24"/>
          <w:lang w:val="en-US"/>
        </w:rPr>
        <w:t xml:space="preserve">Tạo sự mơ hồ về ý hoặc phi logic có chủ đích nghệ </w:t>
      </w:r>
      <w:r w:rsidRPr="001F7CD1">
        <w:rPr>
          <w:rFonts w:cs="Times New Roman"/>
          <w:b/>
          <w:bCs/>
          <w:sz w:val="24"/>
          <w:szCs w:val="24"/>
          <w:lang w:val="vi-VN"/>
        </w:rPr>
        <w:t xml:space="preserve">thuật, </w:t>
      </w:r>
      <w:r w:rsidRPr="001F7CD1">
        <w:rPr>
          <w:rFonts w:cs="Times New Roman"/>
          <w:b/>
          <w:bCs/>
          <w:sz w:val="24"/>
          <w:szCs w:val="24"/>
          <w:lang w:val="en-US"/>
        </w:rPr>
        <w:t>ngữ liệu có thể hiểu như</w:t>
      </w:r>
      <w:r w:rsidRPr="001F7CD1">
        <w:rPr>
          <w:rFonts w:cs="Times New Roman"/>
          <w:b/>
          <w:bCs/>
          <w:sz w:val="24"/>
          <w:szCs w:val="24"/>
          <w:lang w:val="vi-VN"/>
        </w:rPr>
        <w:t xml:space="preserve"> sau:</w:t>
      </w:r>
    </w:p>
    <w:p w14:paraId="0F17892E" w14:textId="77777777" w:rsidR="00242C30" w:rsidRPr="001F7CD1" w:rsidRDefault="00242C30" w:rsidP="00242C30">
      <w:pPr>
        <w:spacing w:before="60" w:after="60"/>
        <w:ind w:firstLine="426"/>
        <w:rPr>
          <w:rFonts w:cs="Times New Roman"/>
          <w:bCs/>
          <w:sz w:val="24"/>
          <w:szCs w:val="24"/>
          <w:lang w:val="vi-VN"/>
        </w:rPr>
      </w:pPr>
      <w:r w:rsidRPr="001F7CD1">
        <w:rPr>
          <w:rFonts w:cs="Times New Roman"/>
          <w:bCs/>
          <w:sz w:val="24"/>
          <w:szCs w:val="24"/>
          <w:lang w:val="en-US"/>
        </w:rPr>
        <w:t xml:space="preserve">Để khen một cô gái đẹp mà mình muốn tỏ tình, thật khó nói thẳng bằng lời, dễ trở nên vô duyên, bị từ chối. Thế nên, chàng trai đã nói lấp lửng, vừa nhớ ơn bà ngoại và má, vừa khen cô gái dễ thương, anh chàng lại cố tình gọi được tiếng ngoại, tiếng má - như bản thân cô gái nọ thường dùng, mà thông thường, cách gọi như vậy, chỉ diễn ra khi hai người đã nên duyên chồng </w:t>
      </w:r>
      <w:r w:rsidRPr="001F7CD1">
        <w:rPr>
          <w:rFonts w:cs="Times New Roman"/>
          <w:bCs/>
          <w:sz w:val="24"/>
          <w:szCs w:val="24"/>
          <w:lang w:val="vi-VN"/>
        </w:rPr>
        <w:t>vợ,...</w:t>
      </w:r>
    </w:p>
    <w:p w14:paraId="6461E739" w14:textId="77777777" w:rsidR="00737EC8" w:rsidRPr="001F7CD1" w:rsidRDefault="00737EC8" w:rsidP="00242C30">
      <w:pPr>
        <w:spacing w:before="60" w:after="60"/>
        <w:ind w:firstLine="426"/>
        <w:rPr>
          <w:rFonts w:cs="Times New Roman"/>
          <w:bCs/>
          <w:sz w:val="24"/>
          <w:szCs w:val="24"/>
          <w:lang w:val="pt-BR"/>
        </w:rPr>
      </w:pPr>
    </w:p>
    <w:p w14:paraId="59B50C97" w14:textId="07962DF3" w:rsidR="006F7B96" w:rsidRPr="001F7CD1" w:rsidRDefault="006F7B96" w:rsidP="00AF29A0">
      <w:pPr>
        <w:spacing w:before="60" w:after="60"/>
        <w:ind w:firstLine="426"/>
        <w:jc w:val="center"/>
        <w:rPr>
          <w:rFonts w:cs="Times New Roman"/>
          <w:b/>
          <w:bCs/>
          <w:sz w:val="24"/>
          <w:szCs w:val="24"/>
          <w:lang w:val="da-DK"/>
        </w:rPr>
      </w:pPr>
      <w:r w:rsidRPr="001F7CD1">
        <w:rPr>
          <w:rFonts w:cs="Times New Roman"/>
          <w:b/>
          <w:sz w:val="24"/>
          <w:szCs w:val="24"/>
          <w:u w:val="single"/>
          <w:lang w:val="pt-BR"/>
        </w:rPr>
        <w:t>Bài 4:</w:t>
      </w:r>
      <w:r w:rsidRPr="001F7CD1">
        <w:rPr>
          <w:rFonts w:cs="Times New Roman"/>
          <w:bCs/>
          <w:sz w:val="24"/>
          <w:szCs w:val="24"/>
          <w:lang w:val="pt-BR"/>
        </w:rPr>
        <w:t xml:space="preserve"> </w:t>
      </w:r>
      <w:r w:rsidRPr="001F7CD1">
        <w:rPr>
          <w:rFonts w:cs="Times New Roman"/>
          <w:b/>
          <w:bCs/>
          <w:sz w:val="24"/>
          <w:szCs w:val="24"/>
          <w:lang w:val="da-DK"/>
        </w:rPr>
        <w:t>NGHỆ THUẬT SỬ DỤNG ĐIỂN CỐ TRONG TÁC PHẨM VĂN HỌC</w:t>
      </w:r>
    </w:p>
    <w:p w14:paraId="01EA439E" w14:textId="048A2331" w:rsidR="006F7B96" w:rsidRPr="001F7CD1" w:rsidRDefault="0009768F" w:rsidP="00242C30">
      <w:pPr>
        <w:spacing w:before="60" w:after="60"/>
        <w:ind w:firstLine="426"/>
        <w:rPr>
          <w:rFonts w:cs="Times New Roman"/>
          <w:b/>
          <w:sz w:val="24"/>
          <w:szCs w:val="24"/>
          <w:lang w:val="pt-BR"/>
        </w:rPr>
      </w:pPr>
      <w:r w:rsidRPr="001F7CD1">
        <w:rPr>
          <w:rFonts w:cs="Times New Roman"/>
          <w:b/>
          <w:sz w:val="24"/>
          <w:szCs w:val="24"/>
          <w:lang w:val="pt-BR"/>
        </w:rPr>
        <w:t>I. Lý thuyết chung</w:t>
      </w:r>
    </w:p>
    <w:p w14:paraId="121AD25C" w14:textId="77777777" w:rsidR="0009768F" w:rsidRPr="001F7CD1" w:rsidRDefault="0009768F" w:rsidP="0009768F">
      <w:pPr>
        <w:spacing w:before="60" w:after="60"/>
        <w:ind w:firstLine="426"/>
        <w:rPr>
          <w:rFonts w:cs="Times New Roman"/>
          <w:b/>
          <w:bCs/>
          <w:sz w:val="24"/>
          <w:szCs w:val="24"/>
          <w:lang w:val="vi-VN"/>
        </w:rPr>
      </w:pPr>
      <w:r w:rsidRPr="001F7CD1">
        <w:rPr>
          <w:rFonts w:cs="Times New Roman"/>
          <w:b/>
          <w:bCs/>
          <w:sz w:val="24"/>
          <w:szCs w:val="24"/>
          <w:lang w:val="vi-VN"/>
        </w:rPr>
        <w:t>1. Khái niệm:</w:t>
      </w:r>
    </w:p>
    <w:p w14:paraId="2A04CB3F" w14:textId="07B33942" w:rsidR="0009768F" w:rsidRPr="001F7CD1" w:rsidRDefault="0009768F" w:rsidP="0009768F">
      <w:pPr>
        <w:spacing w:before="60" w:after="60"/>
        <w:ind w:firstLine="426"/>
        <w:rPr>
          <w:rFonts w:cs="Times New Roman"/>
          <w:bCs/>
          <w:sz w:val="24"/>
          <w:szCs w:val="24"/>
          <w:lang w:val="vi-VN"/>
        </w:rPr>
      </w:pPr>
      <w:r w:rsidRPr="001F7CD1">
        <w:rPr>
          <w:rFonts w:cs="Times New Roman"/>
          <w:bCs/>
          <w:sz w:val="24"/>
          <w:szCs w:val="24"/>
          <w:lang w:val="vi-VN"/>
        </w:rPr>
        <w:t xml:space="preserve">- Điển cố là câu chuyện đời xưa, câu chữ trong sách đời trước được dẫn lại vào tác  phẩm dưới hình thức ngắn gọn (thường là 2 </w:t>
      </w:r>
      <w:r w:rsidR="00B733DA" w:rsidRPr="001F7CD1">
        <w:rPr>
          <w:rFonts w:cs="Times New Roman"/>
          <w:bCs/>
          <w:sz w:val="24"/>
          <w:szCs w:val="24"/>
          <w:lang w:val="vi-VN"/>
        </w:rPr>
        <w:t>-</w:t>
      </w:r>
      <w:r w:rsidRPr="001F7CD1">
        <w:rPr>
          <w:rFonts w:cs="Times New Roman"/>
          <w:bCs/>
          <w:sz w:val="24"/>
          <w:szCs w:val="24"/>
          <w:lang w:val="vi-VN"/>
        </w:rPr>
        <w:t xml:space="preserve"> 3 chữ) để biểu đạt một nội dung thông </w:t>
      </w:r>
    </w:p>
    <w:p w14:paraId="14F5EFBB" w14:textId="77777777" w:rsidR="0009768F" w:rsidRPr="001F7CD1" w:rsidRDefault="0009768F" w:rsidP="0009768F">
      <w:pPr>
        <w:spacing w:before="60" w:after="60"/>
        <w:ind w:firstLine="426"/>
        <w:rPr>
          <w:rFonts w:cs="Times New Roman"/>
          <w:bCs/>
          <w:sz w:val="24"/>
          <w:szCs w:val="24"/>
          <w:lang w:val="vi-VN"/>
        </w:rPr>
      </w:pPr>
      <w:r w:rsidRPr="001F7CD1">
        <w:rPr>
          <w:rFonts w:cs="Times New Roman"/>
          <w:bCs/>
          <w:sz w:val="24"/>
          <w:szCs w:val="24"/>
          <w:lang w:val="vi-VN"/>
        </w:rPr>
        <w:t xml:space="preserve">tin (hoặc một thông điệp) nhất định. </w:t>
      </w:r>
    </w:p>
    <w:p w14:paraId="39FA831E" w14:textId="77777777" w:rsidR="0009768F" w:rsidRPr="001F7CD1" w:rsidRDefault="0009768F" w:rsidP="0009768F">
      <w:pPr>
        <w:spacing w:before="60" w:after="60"/>
        <w:ind w:firstLine="426"/>
        <w:rPr>
          <w:rFonts w:cs="Times New Roman"/>
          <w:bCs/>
          <w:sz w:val="24"/>
          <w:szCs w:val="24"/>
          <w:lang w:val="vi-VN"/>
        </w:rPr>
      </w:pPr>
      <w:r w:rsidRPr="001F7CD1">
        <w:rPr>
          <w:rFonts w:cs="Times New Roman"/>
          <w:bCs/>
          <w:sz w:val="24"/>
          <w:szCs w:val="24"/>
          <w:lang w:val="vi-VN"/>
        </w:rPr>
        <w:t>- Bên cạnh khái niệm điển cố, các tài liệu còn sử dụng khái niệm điển tích với hàm nghĩa tương đương; điển cố hay điển tích cũng thường được gọi tắt là điển. Hiện nay, việc phân biệt rạch ròi các khái niệm này còn có nhiều quan điểm khác nhau.</w:t>
      </w:r>
    </w:p>
    <w:p w14:paraId="5A84F9DA" w14:textId="77777777" w:rsidR="0009768F" w:rsidRPr="001F7CD1" w:rsidRDefault="0009768F" w:rsidP="0009768F">
      <w:pPr>
        <w:spacing w:before="60" w:after="60"/>
        <w:ind w:firstLine="426"/>
        <w:rPr>
          <w:rFonts w:cs="Times New Roman"/>
          <w:b/>
          <w:bCs/>
          <w:sz w:val="24"/>
          <w:szCs w:val="24"/>
          <w:lang w:val="vi-VN"/>
        </w:rPr>
      </w:pPr>
      <w:r w:rsidRPr="001F7CD1">
        <w:rPr>
          <w:rFonts w:cs="Times New Roman"/>
          <w:b/>
          <w:bCs/>
          <w:sz w:val="24"/>
          <w:szCs w:val="24"/>
          <w:lang w:val="vi-VN"/>
        </w:rPr>
        <w:t>2. Dấu hiệu nhận biết điển cố:</w:t>
      </w:r>
    </w:p>
    <w:p w14:paraId="3A7205E0" w14:textId="77777777" w:rsidR="0009768F" w:rsidRPr="001F7CD1" w:rsidRDefault="0009768F" w:rsidP="0009768F">
      <w:pPr>
        <w:spacing w:before="60" w:after="60"/>
        <w:ind w:firstLine="426"/>
        <w:rPr>
          <w:rFonts w:cs="Times New Roman"/>
          <w:bCs/>
          <w:sz w:val="24"/>
          <w:szCs w:val="24"/>
          <w:lang w:val="vi-VN"/>
        </w:rPr>
      </w:pPr>
      <w:r w:rsidRPr="001F7CD1">
        <w:rPr>
          <w:rFonts w:cs="Times New Roman"/>
          <w:bCs/>
          <w:sz w:val="24"/>
          <w:szCs w:val="24"/>
          <w:lang w:val="vi-VN"/>
        </w:rPr>
        <w:t>- Nhân danh, địa danh; từ ngữ gợi nhắc đến các sự kiện trong lịch sử hoặc trong kí ức văn hóa của cộng đồng.</w:t>
      </w:r>
    </w:p>
    <w:p w14:paraId="43582882" w14:textId="77777777" w:rsidR="0009768F" w:rsidRPr="001F7CD1" w:rsidRDefault="0009768F" w:rsidP="0009768F">
      <w:pPr>
        <w:spacing w:before="60" w:after="60"/>
        <w:ind w:firstLine="426"/>
        <w:rPr>
          <w:rFonts w:cs="Times New Roman"/>
          <w:bCs/>
          <w:sz w:val="24"/>
          <w:szCs w:val="24"/>
          <w:lang w:val="vi-VN"/>
        </w:rPr>
      </w:pPr>
      <w:r w:rsidRPr="001F7CD1">
        <w:rPr>
          <w:rFonts w:cs="Times New Roman"/>
          <w:bCs/>
          <w:sz w:val="24"/>
          <w:szCs w:val="24"/>
          <w:lang w:val="vi-VN"/>
        </w:rPr>
        <w:t>- Các từ ngữ biểu thị điển cố có mối quan hệ ngữ pháp và ngữ nghĩa thường không chặt chẽ với logic của câu văn.</w:t>
      </w:r>
    </w:p>
    <w:p w14:paraId="2816DDAB" w14:textId="77777777" w:rsidR="0009768F" w:rsidRPr="001F7CD1" w:rsidRDefault="0009768F" w:rsidP="0009768F">
      <w:pPr>
        <w:spacing w:before="60" w:after="60"/>
        <w:ind w:firstLine="426"/>
        <w:rPr>
          <w:rFonts w:cs="Times New Roman"/>
          <w:bCs/>
          <w:sz w:val="24"/>
          <w:szCs w:val="24"/>
          <w:lang w:val="vi-VN"/>
        </w:rPr>
      </w:pPr>
      <w:r w:rsidRPr="001F7CD1">
        <w:rPr>
          <w:rFonts w:cs="Times New Roman"/>
          <w:bCs/>
          <w:sz w:val="24"/>
          <w:szCs w:val="24"/>
          <w:lang w:val="vi-VN"/>
        </w:rPr>
        <w:t>- Để hiểu được ý nghĩa của câu văn/câu thơ, thường phải hiểu biết nội dung của câu chuyện/ sự kiện,...liên quan mà từ ngữ biểu thị điển cố gợi ý.</w:t>
      </w:r>
    </w:p>
    <w:p w14:paraId="13DDD483" w14:textId="4167A5A8" w:rsidR="0009768F" w:rsidRPr="001F7CD1" w:rsidRDefault="0009768F" w:rsidP="00242C30">
      <w:pPr>
        <w:spacing w:before="60" w:after="60"/>
        <w:ind w:firstLine="426"/>
        <w:rPr>
          <w:rFonts w:cs="Times New Roman"/>
          <w:b/>
          <w:sz w:val="24"/>
          <w:szCs w:val="24"/>
          <w:lang w:val="pt-BR"/>
        </w:rPr>
      </w:pPr>
      <w:r w:rsidRPr="001F7CD1">
        <w:rPr>
          <w:rFonts w:cs="Times New Roman"/>
          <w:b/>
          <w:sz w:val="24"/>
          <w:szCs w:val="24"/>
          <w:lang w:val="pt-BR"/>
        </w:rPr>
        <w:t>II. Luyện tập</w:t>
      </w:r>
    </w:p>
    <w:p w14:paraId="25EE7162" w14:textId="467914B4" w:rsidR="0009768F" w:rsidRPr="001F7CD1" w:rsidRDefault="0009768F" w:rsidP="0009768F">
      <w:pPr>
        <w:spacing w:before="60" w:after="60"/>
        <w:ind w:firstLine="426"/>
        <w:rPr>
          <w:rFonts w:cs="Times New Roman"/>
          <w:b/>
          <w:bCs/>
          <w:sz w:val="24"/>
          <w:szCs w:val="24"/>
          <w:lang w:val="vi-VN"/>
        </w:rPr>
      </w:pPr>
      <w:r w:rsidRPr="001F7CD1">
        <w:rPr>
          <w:rFonts w:cs="Times New Roman"/>
          <w:b/>
          <w:bCs/>
          <w:sz w:val="24"/>
          <w:szCs w:val="24"/>
          <w:lang w:val="en-US"/>
        </w:rPr>
        <w:t>Bài 1. Tìm</w:t>
      </w:r>
      <w:r w:rsidRPr="001F7CD1">
        <w:rPr>
          <w:rFonts w:cs="Times New Roman"/>
          <w:b/>
          <w:bCs/>
          <w:sz w:val="24"/>
          <w:szCs w:val="24"/>
          <w:lang w:val="vi-VN"/>
        </w:rPr>
        <w:t xml:space="preserve"> hiểu</w:t>
      </w:r>
      <w:r w:rsidRPr="001F7CD1">
        <w:rPr>
          <w:rFonts w:cs="Times New Roman"/>
          <w:b/>
          <w:bCs/>
          <w:sz w:val="24"/>
          <w:szCs w:val="24"/>
          <w:lang w:val="en-US"/>
        </w:rPr>
        <w:t xml:space="preserve"> một số điển </w:t>
      </w:r>
      <w:r w:rsidRPr="001F7CD1">
        <w:rPr>
          <w:rFonts w:cs="Times New Roman"/>
          <w:b/>
          <w:bCs/>
          <w:sz w:val="24"/>
          <w:szCs w:val="24"/>
          <w:lang w:val="vi-VN"/>
        </w:rPr>
        <w:t>cố, điển tích</w:t>
      </w:r>
      <w:r w:rsidRPr="001F7CD1">
        <w:rPr>
          <w:rFonts w:cs="Times New Roman"/>
          <w:b/>
          <w:bCs/>
          <w:sz w:val="24"/>
          <w:szCs w:val="24"/>
          <w:lang w:val="en-US"/>
        </w:rPr>
        <w:t xml:space="preserve"> trong </w:t>
      </w:r>
      <w:r w:rsidR="00301397" w:rsidRPr="001F7CD1">
        <w:rPr>
          <w:rFonts w:cs="Times New Roman"/>
          <w:b/>
          <w:bCs/>
          <w:sz w:val="24"/>
          <w:szCs w:val="24"/>
          <w:lang w:val="vi-VN"/>
        </w:rPr>
        <w:t>“</w:t>
      </w:r>
      <w:r w:rsidRPr="001F7CD1">
        <w:rPr>
          <w:rFonts w:cs="Times New Roman"/>
          <w:b/>
          <w:bCs/>
          <w:sz w:val="24"/>
          <w:szCs w:val="24"/>
          <w:lang w:val="en-US"/>
        </w:rPr>
        <w:t>Truy</w:t>
      </w:r>
      <w:r w:rsidR="00DC5949" w:rsidRPr="001F7CD1">
        <w:rPr>
          <w:rFonts w:cs="Times New Roman"/>
          <w:b/>
          <w:bCs/>
          <w:sz w:val="24"/>
          <w:szCs w:val="24"/>
          <w:lang w:val="en-US"/>
        </w:rPr>
        <w:t>ệ</w:t>
      </w:r>
      <w:r w:rsidRPr="001F7CD1">
        <w:rPr>
          <w:rFonts w:cs="Times New Roman"/>
          <w:b/>
          <w:bCs/>
          <w:sz w:val="24"/>
          <w:szCs w:val="24"/>
          <w:lang w:val="en-US"/>
        </w:rPr>
        <w:t xml:space="preserve">n </w:t>
      </w:r>
      <w:r w:rsidRPr="001F7CD1">
        <w:rPr>
          <w:rFonts w:cs="Times New Roman"/>
          <w:b/>
          <w:bCs/>
          <w:sz w:val="24"/>
          <w:szCs w:val="24"/>
          <w:lang w:val="vi-VN"/>
        </w:rPr>
        <w:t>Kiều</w:t>
      </w:r>
      <w:r w:rsidR="00301397" w:rsidRPr="001F7CD1">
        <w:rPr>
          <w:rFonts w:cs="Times New Roman"/>
          <w:b/>
          <w:bCs/>
          <w:sz w:val="24"/>
          <w:szCs w:val="24"/>
          <w:lang w:val="vi-VN"/>
        </w:rPr>
        <w:t>”</w:t>
      </w:r>
      <w:r w:rsidRPr="001F7CD1">
        <w:rPr>
          <w:rFonts w:cs="Times New Roman"/>
          <w:b/>
          <w:bCs/>
          <w:sz w:val="24"/>
          <w:szCs w:val="24"/>
          <w:lang w:val="vi-VN"/>
        </w:rPr>
        <w:t xml:space="preserve"> của tác giả Nguyễn Du</w:t>
      </w:r>
    </w:p>
    <w:p w14:paraId="47808129" w14:textId="3D645FBA" w:rsidR="0009768F" w:rsidRPr="001F7CD1" w:rsidRDefault="0009768F" w:rsidP="0009768F">
      <w:pPr>
        <w:spacing w:before="60" w:after="60"/>
        <w:ind w:firstLine="426"/>
        <w:rPr>
          <w:rFonts w:cs="Times New Roman"/>
          <w:bCs/>
          <w:i/>
          <w:iCs/>
          <w:sz w:val="24"/>
          <w:szCs w:val="24"/>
          <w:lang w:val="en-US"/>
        </w:rPr>
      </w:pPr>
      <w:r w:rsidRPr="001F7CD1">
        <w:rPr>
          <w:rFonts w:cs="Times New Roman"/>
          <w:bCs/>
          <w:sz w:val="24"/>
          <w:szCs w:val="24"/>
          <w:lang w:val="vi-VN"/>
        </w:rPr>
        <w:t>a.</w:t>
      </w:r>
      <w:r w:rsidRPr="001F7CD1">
        <w:rPr>
          <w:rFonts w:cs="Times New Roman"/>
          <w:bCs/>
          <w:sz w:val="24"/>
          <w:szCs w:val="24"/>
          <w:lang w:val="en-US"/>
        </w:rPr>
        <w:t xml:space="preserve"> </w:t>
      </w:r>
      <w:r w:rsidR="00301397" w:rsidRPr="001F7CD1">
        <w:rPr>
          <w:rFonts w:cs="Times New Roman"/>
          <w:bCs/>
          <w:i/>
          <w:iCs/>
          <w:sz w:val="24"/>
          <w:szCs w:val="24"/>
          <w:lang w:val="en-US"/>
        </w:rPr>
        <w:t>“</w:t>
      </w:r>
      <w:r w:rsidRPr="001F7CD1">
        <w:rPr>
          <w:rFonts w:cs="Times New Roman"/>
          <w:bCs/>
          <w:i/>
          <w:iCs/>
          <w:sz w:val="24"/>
          <w:szCs w:val="24"/>
          <w:lang w:val="en-US"/>
        </w:rPr>
        <w:t>Bây giờ gương vỡ lại lành,</w:t>
      </w:r>
    </w:p>
    <w:p w14:paraId="27E7E374" w14:textId="331E7C04" w:rsidR="0009768F" w:rsidRPr="001F7CD1" w:rsidRDefault="0009768F" w:rsidP="0009768F">
      <w:pPr>
        <w:spacing w:before="60" w:after="60"/>
        <w:ind w:firstLine="426"/>
        <w:rPr>
          <w:rFonts w:cs="Times New Roman"/>
          <w:bCs/>
          <w:i/>
          <w:iCs/>
          <w:sz w:val="24"/>
          <w:szCs w:val="24"/>
          <w:lang w:val="en-US"/>
        </w:rPr>
      </w:pPr>
      <w:r w:rsidRPr="001F7CD1">
        <w:rPr>
          <w:rFonts w:cs="Times New Roman"/>
          <w:bCs/>
          <w:i/>
          <w:iCs/>
          <w:sz w:val="24"/>
          <w:szCs w:val="24"/>
          <w:lang w:val="en-US"/>
        </w:rPr>
        <w:t>Khuôn thiêng lừa lọc đã dành có nơi.</w:t>
      </w:r>
      <w:r w:rsidR="00301397" w:rsidRPr="001F7CD1">
        <w:rPr>
          <w:rFonts w:cs="Times New Roman"/>
          <w:bCs/>
          <w:i/>
          <w:iCs/>
          <w:sz w:val="24"/>
          <w:szCs w:val="24"/>
          <w:lang w:val="en-US"/>
        </w:rPr>
        <w:t>”</w:t>
      </w:r>
    </w:p>
    <w:p w14:paraId="060D9FA7" w14:textId="77777777" w:rsidR="0009768F" w:rsidRPr="001F7CD1" w:rsidRDefault="0009768F" w:rsidP="0009768F">
      <w:pPr>
        <w:spacing w:before="60" w:after="60"/>
        <w:ind w:firstLine="426"/>
        <w:rPr>
          <w:rFonts w:cs="Times New Roman"/>
          <w:b/>
          <w:bCs/>
          <w:sz w:val="24"/>
          <w:szCs w:val="24"/>
          <w:lang w:val="vi-VN"/>
        </w:rPr>
      </w:pPr>
      <w:r w:rsidRPr="001F7CD1">
        <w:rPr>
          <w:rFonts w:cs="Times New Roman"/>
          <w:b/>
          <w:bCs/>
          <w:sz w:val="24"/>
          <w:szCs w:val="24"/>
          <w:lang w:val="vi-VN"/>
        </w:rPr>
        <w:t>GỢI Ý</w:t>
      </w:r>
    </w:p>
    <w:p w14:paraId="53B27A38" w14:textId="30C98CCE" w:rsidR="0009768F" w:rsidRPr="001F7CD1" w:rsidRDefault="0009768F" w:rsidP="0009768F">
      <w:pPr>
        <w:spacing w:before="60" w:after="60"/>
        <w:ind w:firstLine="426"/>
        <w:rPr>
          <w:rFonts w:cs="Times New Roman"/>
          <w:bCs/>
          <w:sz w:val="24"/>
          <w:szCs w:val="24"/>
          <w:lang w:val="vi-VN"/>
        </w:rPr>
      </w:pPr>
      <w:r w:rsidRPr="001F7CD1">
        <w:rPr>
          <w:rFonts w:cs="Times New Roman"/>
          <w:b/>
          <w:bCs/>
          <w:sz w:val="24"/>
          <w:szCs w:val="24"/>
          <w:lang w:val="vi-VN"/>
        </w:rPr>
        <w:t>* Điển:</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Gương vỡ lại lành</w:t>
      </w:r>
      <w:r w:rsidR="00301397" w:rsidRPr="001F7CD1">
        <w:rPr>
          <w:rFonts w:cs="Times New Roman"/>
          <w:bCs/>
          <w:sz w:val="24"/>
          <w:szCs w:val="24"/>
          <w:lang w:val="vi-VN"/>
        </w:rPr>
        <w:t>”</w:t>
      </w:r>
    </w:p>
    <w:p w14:paraId="0107AB29" w14:textId="011997DF" w:rsidR="0009768F" w:rsidRPr="001F7CD1" w:rsidRDefault="0009768F" w:rsidP="0009768F">
      <w:pPr>
        <w:spacing w:before="60" w:after="60"/>
        <w:ind w:firstLine="426"/>
        <w:rPr>
          <w:rFonts w:cs="Times New Roman"/>
          <w:bCs/>
          <w:sz w:val="24"/>
          <w:szCs w:val="24"/>
          <w:lang w:val="en-US"/>
        </w:rPr>
      </w:pPr>
      <w:r w:rsidRPr="001F7CD1">
        <w:rPr>
          <w:rFonts w:cs="Times New Roman"/>
          <w:b/>
          <w:bCs/>
          <w:sz w:val="24"/>
          <w:szCs w:val="24"/>
          <w:lang w:val="vi-VN"/>
        </w:rPr>
        <w:lastRenderedPageBreak/>
        <w:t xml:space="preserve">* </w:t>
      </w:r>
      <w:r w:rsidRPr="001F7CD1">
        <w:rPr>
          <w:rFonts w:cs="Times New Roman"/>
          <w:b/>
          <w:bCs/>
          <w:sz w:val="24"/>
          <w:szCs w:val="24"/>
          <w:lang w:val="en-US"/>
        </w:rPr>
        <w:t>Nguồn gố</w:t>
      </w:r>
      <w:r w:rsidRPr="001F7CD1">
        <w:rPr>
          <w:rFonts w:cs="Times New Roman"/>
          <w:b/>
          <w:bCs/>
          <w:sz w:val="24"/>
          <w:szCs w:val="24"/>
          <w:lang w:val="vi-VN"/>
        </w:rPr>
        <w:t xml:space="preserve">c: </w:t>
      </w:r>
      <w:r w:rsidR="00301397" w:rsidRPr="001F7CD1">
        <w:rPr>
          <w:rFonts w:cs="Times New Roman"/>
          <w:bCs/>
          <w:sz w:val="24"/>
          <w:szCs w:val="24"/>
          <w:lang w:val="vi-VN"/>
        </w:rPr>
        <w:t>“</w:t>
      </w:r>
      <w:r w:rsidRPr="001F7CD1">
        <w:rPr>
          <w:rFonts w:cs="Times New Roman"/>
          <w:bCs/>
          <w:sz w:val="24"/>
          <w:szCs w:val="24"/>
          <w:lang w:val="en-US"/>
        </w:rPr>
        <w:t>gương vỡ lại là</w:t>
      </w:r>
      <w:r w:rsidRPr="001F7CD1">
        <w:rPr>
          <w:rFonts w:cs="Times New Roman"/>
          <w:bCs/>
          <w:sz w:val="24"/>
          <w:szCs w:val="24"/>
          <w:lang w:val="vi-VN"/>
        </w:rPr>
        <w:t>nh</w:t>
      </w:r>
      <w:r w:rsidR="00301397" w:rsidRPr="001F7CD1">
        <w:rPr>
          <w:rFonts w:cs="Times New Roman"/>
          <w:bCs/>
          <w:sz w:val="24"/>
          <w:szCs w:val="24"/>
          <w:lang w:val="vi-VN"/>
        </w:rPr>
        <w:t>”</w:t>
      </w:r>
      <w:r w:rsidRPr="001F7CD1">
        <w:rPr>
          <w:rFonts w:cs="Times New Roman"/>
          <w:bCs/>
          <w:sz w:val="24"/>
          <w:szCs w:val="24"/>
          <w:lang w:val="en-US"/>
        </w:rPr>
        <w:t xml:space="preserve"> bắt nguồn từ một câu chuyện bên Trung Quốc thuở xưa:</w:t>
      </w:r>
      <w:r w:rsidRPr="001F7CD1">
        <w:rPr>
          <w:rFonts w:cs="Times New Roman"/>
          <w:bCs/>
          <w:sz w:val="24"/>
          <w:szCs w:val="24"/>
          <w:lang w:val="vi-VN"/>
        </w:rPr>
        <w:t xml:space="preserve"> </w:t>
      </w:r>
      <w:r w:rsidRPr="001F7CD1">
        <w:rPr>
          <w:rFonts w:cs="Times New Roman"/>
          <w:bCs/>
          <w:sz w:val="24"/>
          <w:szCs w:val="24"/>
          <w:lang w:val="en-US"/>
        </w:rPr>
        <w:t>Nước Trần đời Xuân Thu có chàng nho sĩ tên Từ Ðức Ngôn theo hầu cận Thái tử có tình với công chúa Nhạc Xương. Cả hai tha thiết yêu nhau vừa được kết duyên chồng vợ.</w:t>
      </w:r>
      <w:r w:rsidRPr="001F7CD1">
        <w:rPr>
          <w:rFonts w:cs="Times New Roman"/>
          <w:bCs/>
          <w:sz w:val="24"/>
          <w:szCs w:val="24"/>
          <w:lang w:val="vi-VN"/>
        </w:rPr>
        <w:t xml:space="preserve"> </w:t>
      </w:r>
      <w:r w:rsidRPr="001F7CD1">
        <w:rPr>
          <w:rFonts w:cs="Times New Roman"/>
          <w:bCs/>
          <w:sz w:val="24"/>
          <w:szCs w:val="24"/>
          <w:lang w:val="en-US"/>
        </w:rPr>
        <w:t>Gặp lúc nước Tần có loạn, giặc đánh vào kinh thành, tình thế nguy ngập. Công chúa bảo Từ:</w:t>
      </w:r>
    </w:p>
    <w:p w14:paraId="1E3DFE31" w14:textId="77777777" w:rsidR="0009768F" w:rsidRPr="001F7CD1" w:rsidRDefault="0009768F" w:rsidP="0009768F">
      <w:pPr>
        <w:spacing w:before="60" w:after="60"/>
        <w:ind w:firstLine="426"/>
        <w:rPr>
          <w:rFonts w:cs="Times New Roman"/>
          <w:bCs/>
          <w:sz w:val="24"/>
          <w:szCs w:val="24"/>
          <w:lang w:val="en-US"/>
        </w:rPr>
      </w:pPr>
      <w:r w:rsidRPr="001F7CD1">
        <w:rPr>
          <w:rFonts w:cs="Times New Roman"/>
          <w:bCs/>
          <w:sz w:val="24"/>
          <w:szCs w:val="24"/>
          <w:lang w:val="en-US"/>
        </w:rPr>
        <w:t>- Thế ta yếu, chạy loạn có thể vợ chồng ta có lúc phải xa nhau. Nếu tình duyên chưa dứt tất có ngày tái hợp. Ðể lấy làm tin, chàng giữ một mảnh gương này. Cứ ngày rằm tháng giêng, chàng sẽ đem ra chợ Trường An bán để làm tin gặp nhau.</w:t>
      </w:r>
    </w:p>
    <w:p w14:paraId="4B4D5D6A" w14:textId="77777777" w:rsidR="0009768F" w:rsidRPr="001F7CD1" w:rsidRDefault="0009768F" w:rsidP="0009768F">
      <w:pPr>
        <w:spacing w:before="60" w:after="60"/>
        <w:ind w:firstLine="426"/>
        <w:rPr>
          <w:rFonts w:cs="Times New Roman"/>
          <w:bCs/>
          <w:sz w:val="24"/>
          <w:szCs w:val="24"/>
          <w:lang w:val="en-US"/>
        </w:rPr>
      </w:pPr>
      <w:r w:rsidRPr="001F7CD1">
        <w:rPr>
          <w:rFonts w:cs="Times New Roman"/>
          <w:bCs/>
          <w:sz w:val="24"/>
          <w:szCs w:val="24"/>
          <w:lang w:val="en-US"/>
        </w:rPr>
        <w:t>Ðoạn, công chúa cầm lấy chiếc gương của vợ chồng hằng ngày thường soi mặt, đập vỡ làm hai, chia nhau mỗi người giữ một mảnh.</w:t>
      </w:r>
    </w:p>
    <w:p w14:paraId="72059903" w14:textId="77777777" w:rsidR="0009768F" w:rsidRPr="001F7CD1" w:rsidRDefault="0009768F" w:rsidP="0009768F">
      <w:pPr>
        <w:spacing w:before="60" w:after="60"/>
        <w:ind w:firstLine="426"/>
        <w:rPr>
          <w:rFonts w:cs="Times New Roman"/>
          <w:bCs/>
          <w:sz w:val="24"/>
          <w:szCs w:val="24"/>
          <w:lang w:val="en-US"/>
        </w:rPr>
      </w:pPr>
      <w:r w:rsidRPr="001F7CD1">
        <w:rPr>
          <w:rFonts w:cs="Times New Roman"/>
          <w:bCs/>
          <w:sz w:val="24"/>
          <w:szCs w:val="24"/>
          <w:lang w:val="en-US"/>
        </w:rPr>
        <w:t>Giặc đột nhập kinh thành. Từ chạy thoát. Công chúa thất lạc, bị tướng giặc là Việt Công cưỡng bách làm vợ. Công chúa đau khổ vô cùng, muốn tự tử. Nhưng Việt Công cho người canh giữ nghiêm nhặt. Vả lại, Công chúa còn đặt hy vọng tìm cách báo tin cho chồng biết, hay chờ tin chồng sống chết thế nào trước khi nàng chết.</w:t>
      </w:r>
    </w:p>
    <w:p w14:paraId="5BCC0704" w14:textId="77777777" w:rsidR="0009768F" w:rsidRPr="001F7CD1" w:rsidRDefault="0009768F" w:rsidP="0009768F">
      <w:pPr>
        <w:spacing w:before="60" w:after="60"/>
        <w:ind w:firstLine="426"/>
        <w:rPr>
          <w:rFonts w:cs="Times New Roman"/>
          <w:bCs/>
          <w:sz w:val="24"/>
          <w:szCs w:val="24"/>
          <w:lang w:val="en-US"/>
        </w:rPr>
      </w:pPr>
      <w:r w:rsidRPr="001F7CD1">
        <w:rPr>
          <w:rFonts w:cs="Times New Roman"/>
          <w:bCs/>
          <w:sz w:val="24"/>
          <w:szCs w:val="24"/>
          <w:lang w:val="en-US"/>
        </w:rPr>
        <w:t>Từ Ðức Ngôn từ khi chạy loạn, lưu lạc khắp nơi, không biết vợ ở chốn nào, nhưng nhớ lại lời dặn của vợ, nên đến rằm tháng giêng, đem mảnh gương ra chợ Trường An bán để tìm nhau. Người đi chợ thấy Từ bán mảnh gương vỡ thì ai cũng bật cười, cho là người mất trí.</w:t>
      </w:r>
    </w:p>
    <w:p w14:paraId="3D361944" w14:textId="77777777" w:rsidR="0009768F" w:rsidRPr="001F7CD1" w:rsidRDefault="0009768F" w:rsidP="0009768F">
      <w:pPr>
        <w:spacing w:before="60" w:after="60"/>
        <w:ind w:firstLine="426"/>
        <w:rPr>
          <w:rFonts w:cs="Times New Roman"/>
          <w:bCs/>
          <w:sz w:val="24"/>
          <w:szCs w:val="24"/>
          <w:lang w:val="en-US"/>
        </w:rPr>
      </w:pPr>
      <w:r w:rsidRPr="001F7CD1">
        <w:rPr>
          <w:rFonts w:cs="Times New Roman"/>
          <w:bCs/>
          <w:sz w:val="24"/>
          <w:szCs w:val="24"/>
          <w:lang w:val="en-US"/>
        </w:rPr>
        <w:t>Ở trong cung cấm, công chúa nhớ lời dặn trước nên đến ngày rằm tháng Giêng, nhờ đứa hầu thân tín đem nửa mảnh ra chợ, xem người nào có bán nửa mảnh gương, đem so vào hợp thành một cái gương lành thì bảo người ấy cho nàng biết tin tức ra sao.</w:t>
      </w:r>
    </w:p>
    <w:p w14:paraId="5F74265C" w14:textId="77777777" w:rsidR="0009768F" w:rsidRPr="001F7CD1" w:rsidRDefault="0009768F" w:rsidP="0009768F">
      <w:pPr>
        <w:spacing w:before="60" w:after="60"/>
        <w:ind w:firstLine="426"/>
        <w:rPr>
          <w:rFonts w:cs="Times New Roman"/>
          <w:bCs/>
          <w:sz w:val="24"/>
          <w:szCs w:val="24"/>
          <w:lang w:val="en-US"/>
        </w:rPr>
      </w:pPr>
      <w:r w:rsidRPr="001F7CD1">
        <w:rPr>
          <w:rFonts w:cs="Times New Roman"/>
          <w:bCs/>
          <w:sz w:val="24"/>
          <w:szCs w:val="24"/>
          <w:lang w:val="en-US"/>
        </w:rPr>
        <w:t>Thế là Từ biết vợ còn sống, hiện giờ làm vợ tướng giặc nên vô cùng đau đớn. Từ liền viết vào hai mảnh gương một bài thơ, nhờ đứa hầu trở về trao lại cho vợ:</w:t>
      </w:r>
    </w:p>
    <w:p w14:paraId="05F07D67" w14:textId="3BB39B6E" w:rsidR="0009768F" w:rsidRPr="001F7CD1" w:rsidRDefault="00301397" w:rsidP="000E26F2">
      <w:pPr>
        <w:spacing w:before="60" w:after="60"/>
        <w:ind w:firstLine="3686"/>
        <w:rPr>
          <w:rFonts w:cs="Times New Roman"/>
          <w:bCs/>
          <w:i/>
          <w:iCs/>
          <w:sz w:val="24"/>
          <w:szCs w:val="24"/>
          <w:lang w:val="en-US"/>
        </w:rPr>
      </w:pPr>
      <w:r w:rsidRPr="001F7CD1">
        <w:rPr>
          <w:rFonts w:cs="Times New Roman"/>
          <w:bCs/>
          <w:i/>
          <w:iCs/>
          <w:sz w:val="24"/>
          <w:szCs w:val="24"/>
          <w:lang w:val="vi-VN"/>
        </w:rPr>
        <w:t>“</w:t>
      </w:r>
      <w:r w:rsidR="0009768F" w:rsidRPr="001F7CD1">
        <w:rPr>
          <w:rFonts w:cs="Times New Roman"/>
          <w:bCs/>
          <w:i/>
          <w:iCs/>
          <w:sz w:val="24"/>
          <w:szCs w:val="24"/>
          <w:lang w:val="en-US"/>
        </w:rPr>
        <w:t>Người đi gương cũng đi</w:t>
      </w:r>
    </w:p>
    <w:p w14:paraId="7607940F" w14:textId="77777777" w:rsidR="0009768F" w:rsidRPr="001F7CD1" w:rsidRDefault="0009768F" w:rsidP="000E26F2">
      <w:pPr>
        <w:spacing w:before="60" w:after="60"/>
        <w:ind w:firstLine="3686"/>
        <w:rPr>
          <w:rFonts w:cs="Times New Roman"/>
          <w:bCs/>
          <w:i/>
          <w:iCs/>
          <w:sz w:val="24"/>
          <w:szCs w:val="24"/>
          <w:lang w:val="en-US"/>
        </w:rPr>
      </w:pPr>
      <w:r w:rsidRPr="001F7CD1">
        <w:rPr>
          <w:rFonts w:cs="Times New Roman"/>
          <w:bCs/>
          <w:i/>
          <w:iCs/>
          <w:sz w:val="24"/>
          <w:szCs w:val="24"/>
          <w:lang w:val="en-US"/>
        </w:rPr>
        <w:t>Gương về người chưa về</w:t>
      </w:r>
    </w:p>
    <w:p w14:paraId="1BC7F3C5" w14:textId="77777777" w:rsidR="0009768F" w:rsidRPr="001F7CD1" w:rsidRDefault="0009768F" w:rsidP="000E26F2">
      <w:pPr>
        <w:spacing w:before="60" w:after="60"/>
        <w:ind w:firstLine="3686"/>
        <w:rPr>
          <w:rFonts w:cs="Times New Roman"/>
          <w:bCs/>
          <w:i/>
          <w:iCs/>
          <w:sz w:val="24"/>
          <w:szCs w:val="24"/>
          <w:lang w:val="en-US"/>
        </w:rPr>
      </w:pPr>
      <w:r w:rsidRPr="001F7CD1">
        <w:rPr>
          <w:rFonts w:cs="Times New Roman"/>
          <w:bCs/>
          <w:i/>
          <w:iCs/>
          <w:sz w:val="24"/>
          <w:szCs w:val="24"/>
          <w:lang w:val="en-US"/>
        </w:rPr>
        <w:t>Hằng Nga đâu chẳng thấy</w:t>
      </w:r>
    </w:p>
    <w:p w14:paraId="60DF8AD5" w14:textId="6FDC2783" w:rsidR="0009768F" w:rsidRPr="001F7CD1" w:rsidRDefault="0009768F" w:rsidP="000E26F2">
      <w:pPr>
        <w:spacing w:before="60" w:after="60"/>
        <w:ind w:firstLine="3686"/>
        <w:rPr>
          <w:rFonts w:cs="Times New Roman"/>
          <w:bCs/>
          <w:i/>
          <w:iCs/>
          <w:sz w:val="24"/>
          <w:szCs w:val="24"/>
          <w:lang w:val="vi-VN"/>
        </w:rPr>
      </w:pPr>
      <w:r w:rsidRPr="001F7CD1">
        <w:rPr>
          <w:rFonts w:cs="Times New Roman"/>
          <w:bCs/>
          <w:i/>
          <w:iCs/>
          <w:sz w:val="24"/>
          <w:szCs w:val="24"/>
          <w:lang w:val="en-US"/>
        </w:rPr>
        <w:t>Chỉ thấy trăng sáng thôi!</w:t>
      </w:r>
      <w:r w:rsidR="00301397" w:rsidRPr="001F7CD1">
        <w:rPr>
          <w:rFonts w:cs="Times New Roman"/>
          <w:bCs/>
          <w:i/>
          <w:iCs/>
          <w:sz w:val="24"/>
          <w:szCs w:val="24"/>
          <w:lang w:val="vi-VN"/>
        </w:rPr>
        <w:t>”</w:t>
      </w:r>
    </w:p>
    <w:p w14:paraId="7ADDE50B" w14:textId="77777777" w:rsidR="0009768F" w:rsidRPr="001F7CD1" w:rsidRDefault="0009768F" w:rsidP="0009768F">
      <w:pPr>
        <w:spacing w:before="60" w:after="60"/>
        <w:ind w:firstLine="426"/>
        <w:rPr>
          <w:rFonts w:cs="Times New Roman"/>
          <w:bCs/>
          <w:sz w:val="24"/>
          <w:szCs w:val="24"/>
          <w:lang w:val="en-US"/>
        </w:rPr>
      </w:pPr>
      <w:r w:rsidRPr="001F7CD1">
        <w:rPr>
          <w:rFonts w:cs="Times New Roman"/>
          <w:bCs/>
          <w:sz w:val="24"/>
          <w:szCs w:val="24"/>
          <w:lang w:val="en-US"/>
        </w:rPr>
        <w:t>Nguyên văn:</w:t>
      </w:r>
    </w:p>
    <w:p w14:paraId="2DA8C4C4" w14:textId="3EEB4F09" w:rsidR="0009768F" w:rsidRPr="001F7CD1" w:rsidRDefault="00301397" w:rsidP="000E26F2">
      <w:pPr>
        <w:spacing w:before="60" w:after="60"/>
        <w:ind w:firstLine="3544"/>
        <w:rPr>
          <w:rFonts w:cs="Times New Roman"/>
          <w:bCs/>
          <w:i/>
          <w:iCs/>
          <w:sz w:val="24"/>
          <w:szCs w:val="24"/>
          <w:lang w:val="en-US"/>
        </w:rPr>
      </w:pPr>
      <w:r w:rsidRPr="001F7CD1">
        <w:rPr>
          <w:rFonts w:cs="Times New Roman"/>
          <w:bCs/>
          <w:i/>
          <w:iCs/>
          <w:sz w:val="24"/>
          <w:szCs w:val="24"/>
          <w:lang w:val="vi-VN"/>
        </w:rPr>
        <w:t>“</w:t>
      </w:r>
      <w:r w:rsidR="0009768F" w:rsidRPr="001F7CD1">
        <w:rPr>
          <w:rFonts w:cs="Times New Roman"/>
          <w:bCs/>
          <w:i/>
          <w:iCs/>
          <w:sz w:val="24"/>
          <w:szCs w:val="24"/>
          <w:lang w:val="en-US"/>
        </w:rPr>
        <w:t>Cảnh dữ nhân câu khứ</w:t>
      </w:r>
    </w:p>
    <w:p w14:paraId="3E917117" w14:textId="77777777" w:rsidR="0009768F" w:rsidRPr="001F7CD1" w:rsidRDefault="0009768F" w:rsidP="000E26F2">
      <w:pPr>
        <w:spacing w:before="60" w:after="60"/>
        <w:ind w:firstLine="3544"/>
        <w:rPr>
          <w:rFonts w:cs="Times New Roman"/>
          <w:bCs/>
          <w:i/>
          <w:iCs/>
          <w:sz w:val="24"/>
          <w:szCs w:val="24"/>
          <w:lang w:val="en-US"/>
        </w:rPr>
      </w:pPr>
      <w:r w:rsidRPr="001F7CD1">
        <w:rPr>
          <w:rFonts w:cs="Times New Roman"/>
          <w:bCs/>
          <w:i/>
          <w:iCs/>
          <w:sz w:val="24"/>
          <w:szCs w:val="24"/>
          <w:lang w:val="en-US"/>
        </w:rPr>
        <w:t>Cảnh quy nhân vị quy</w:t>
      </w:r>
    </w:p>
    <w:p w14:paraId="6CAC49AF" w14:textId="77777777" w:rsidR="0009768F" w:rsidRPr="001F7CD1" w:rsidRDefault="0009768F" w:rsidP="000E26F2">
      <w:pPr>
        <w:spacing w:before="60" w:after="60"/>
        <w:ind w:firstLine="3544"/>
        <w:rPr>
          <w:rFonts w:cs="Times New Roman"/>
          <w:bCs/>
          <w:i/>
          <w:iCs/>
          <w:sz w:val="24"/>
          <w:szCs w:val="24"/>
          <w:lang w:val="en-US"/>
        </w:rPr>
      </w:pPr>
      <w:r w:rsidRPr="001F7CD1">
        <w:rPr>
          <w:rFonts w:cs="Times New Roman"/>
          <w:bCs/>
          <w:i/>
          <w:iCs/>
          <w:sz w:val="24"/>
          <w:szCs w:val="24"/>
          <w:lang w:val="en-US"/>
        </w:rPr>
        <w:t>Vô phục Hằng Nga ảnh</w:t>
      </w:r>
    </w:p>
    <w:p w14:paraId="28939F9C" w14:textId="19D46962" w:rsidR="0009768F" w:rsidRPr="001F7CD1" w:rsidRDefault="0009768F" w:rsidP="000E26F2">
      <w:pPr>
        <w:spacing w:before="60" w:after="60"/>
        <w:ind w:firstLine="3544"/>
        <w:rPr>
          <w:rFonts w:cs="Times New Roman"/>
          <w:bCs/>
          <w:i/>
          <w:iCs/>
          <w:sz w:val="24"/>
          <w:szCs w:val="24"/>
          <w:lang w:val="vi-VN"/>
        </w:rPr>
      </w:pPr>
      <w:r w:rsidRPr="001F7CD1">
        <w:rPr>
          <w:rFonts w:cs="Times New Roman"/>
          <w:bCs/>
          <w:i/>
          <w:iCs/>
          <w:sz w:val="24"/>
          <w:szCs w:val="24"/>
          <w:lang w:val="en-US"/>
        </w:rPr>
        <w:t>Không lưu minh nguyệt luỵ!</w:t>
      </w:r>
      <w:r w:rsidR="00301397" w:rsidRPr="001F7CD1">
        <w:rPr>
          <w:rFonts w:cs="Times New Roman"/>
          <w:bCs/>
          <w:i/>
          <w:iCs/>
          <w:sz w:val="24"/>
          <w:szCs w:val="24"/>
          <w:lang w:val="vi-VN"/>
        </w:rPr>
        <w:t>”</w:t>
      </w:r>
    </w:p>
    <w:p w14:paraId="425EDFD7" w14:textId="77777777" w:rsidR="0009768F" w:rsidRPr="001F7CD1" w:rsidRDefault="0009768F" w:rsidP="0009768F">
      <w:pPr>
        <w:spacing w:before="60" w:after="60"/>
        <w:ind w:firstLine="426"/>
        <w:rPr>
          <w:rFonts w:cs="Times New Roman"/>
          <w:bCs/>
          <w:sz w:val="24"/>
          <w:szCs w:val="24"/>
          <w:lang w:val="en-US"/>
        </w:rPr>
      </w:pPr>
      <w:r w:rsidRPr="001F7CD1">
        <w:rPr>
          <w:rFonts w:cs="Times New Roman"/>
          <w:bCs/>
          <w:sz w:val="24"/>
          <w:szCs w:val="24"/>
          <w:lang w:val="en-US"/>
        </w:rPr>
        <w:t>Tiếp được gương và thơ, Công chúa biết chồng còn sống, lòng đau như cắt, úp mặt vào gương khóc lóc bi thiết. Việt Công lấy làm lạ hỏi. Công chúa kể lại sự tình, và quyết chết để trọn tình chồng vợ mà thôi. Việt Công xem bài thơ, biết mình không giữ được Công chúa nên thả Công chúa trở lại cùng chồng.</w:t>
      </w:r>
    </w:p>
    <w:p w14:paraId="4CBE0F79" w14:textId="1537E8D7" w:rsidR="0009768F" w:rsidRPr="001F7CD1" w:rsidRDefault="0009768F" w:rsidP="0009768F">
      <w:pPr>
        <w:spacing w:before="60" w:after="60"/>
        <w:ind w:firstLine="426"/>
        <w:rPr>
          <w:rFonts w:cs="Times New Roman"/>
          <w:bCs/>
          <w:sz w:val="24"/>
          <w:szCs w:val="24"/>
          <w:lang w:val="en-US"/>
        </w:rPr>
      </w:pPr>
      <w:r w:rsidRPr="001F7CD1">
        <w:rPr>
          <w:rFonts w:cs="Times New Roman"/>
          <w:b/>
          <w:bCs/>
          <w:sz w:val="24"/>
          <w:szCs w:val="24"/>
          <w:lang w:val="vi-VN"/>
        </w:rPr>
        <w:t>*</w:t>
      </w:r>
      <w:r w:rsidR="00833D56" w:rsidRPr="001F7CD1">
        <w:rPr>
          <w:rFonts w:cs="Times New Roman"/>
          <w:b/>
          <w:bCs/>
          <w:sz w:val="24"/>
          <w:szCs w:val="24"/>
          <w:lang w:val="en-US"/>
        </w:rPr>
        <w:t xml:space="preserve"> “</w:t>
      </w:r>
      <w:r w:rsidRPr="001F7CD1">
        <w:rPr>
          <w:rFonts w:cs="Times New Roman"/>
          <w:b/>
          <w:bCs/>
          <w:sz w:val="24"/>
          <w:szCs w:val="24"/>
          <w:lang w:val="en-US"/>
        </w:rPr>
        <w:t>Gương vỡ lại là</w:t>
      </w:r>
      <w:r w:rsidRPr="001F7CD1">
        <w:rPr>
          <w:rFonts w:cs="Times New Roman"/>
          <w:b/>
          <w:bCs/>
          <w:sz w:val="24"/>
          <w:szCs w:val="24"/>
          <w:lang w:val="vi-VN"/>
        </w:rPr>
        <w:t>nh</w:t>
      </w:r>
      <w:r w:rsidR="00301397" w:rsidRPr="001F7CD1">
        <w:rPr>
          <w:rFonts w:cs="Times New Roman"/>
          <w:b/>
          <w:bCs/>
          <w:sz w:val="24"/>
          <w:szCs w:val="24"/>
          <w:lang w:val="vi-VN"/>
        </w:rPr>
        <w:t>”</w:t>
      </w:r>
      <w:r w:rsidRPr="001F7CD1">
        <w:rPr>
          <w:rFonts w:cs="Times New Roman"/>
          <w:b/>
          <w:bCs/>
          <w:sz w:val="24"/>
          <w:szCs w:val="24"/>
          <w:lang w:val="en-US"/>
        </w:rPr>
        <w:t xml:space="preserve"> (phá cảnh trùng viên) có ý nghĩ</w:t>
      </w:r>
      <w:r w:rsidRPr="001F7CD1">
        <w:rPr>
          <w:rFonts w:cs="Times New Roman"/>
          <w:b/>
          <w:bCs/>
          <w:sz w:val="24"/>
          <w:szCs w:val="24"/>
          <w:lang w:val="vi-VN"/>
        </w:rPr>
        <w:t>a:</w:t>
      </w:r>
      <w:r w:rsidRPr="001F7CD1">
        <w:rPr>
          <w:rFonts w:cs="Times New Roman"/>
          <w:bCs/>
          <w:sz w:val="24"/>
          <w:szCs w:val="24"/>
          <w:lang w:val="en-US"/>
        </w:rPr>
        <w:t xml:space="preserve"> sau khi ly tán được sum họp lại.</w:t>
      </w:r>
      <w:r w:rsidRPr="001F7CD1">
        <w:rPr>
          <w:rFonts w:cs="Times New Roman"/>
          <w:bCs/>
          <w:sz w:val="24"/>
          <w:szCs w:val="24"/>
          <w:lang w:val="vi-VN"/>
        </w:rPr>
        <w:t xml:space="preserve"> </w:t>
      </w:r>
      <w:r w:rsidRPr="001F7CD1">
        <w:rPr>
          <w:rFonts w:cs="Times New Roman"/>
          <w:bCs/>
          <w:sz w:val="24"/>
          <w:szCs w:val="24"/>
          <w:lang w:val="en-US"/>
        </w:rPr>
        <w:t>Lời nói thực chân tình của một con người trung thực, mộc mạc.</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en-US"/>
        </w:rPr>
        <w:t>Khuôn thiêng lừa lọc đã đành có nơ</w:t>
      </w:r>
      <w:r w:rsidRPr="001F7CD1">
        <w:rPr>
          <w:rFonts w:cs="Times New Roman"/>
          <w:bCs/>
          <w:sz w:val="24"/>
          <w:szCs w:val="24"/>
          <w:lang w:val="vi-VN"/>
        </w:rPr>
        <w:t>i</w:t>
      </w:r>
      <w:r w:rsidR="00301397" w:rsidRPr="001F7CD1">
        <w:rPr>
          <w:rFonts w:cs="Times New Roman"/>
          <w:bCs/>
          <w:sz w:val="24"/>
          <w:szCs w:val="24"/>
          <w:lang w:val="vi-VN"/>
        </w:rPr>
        <w:t>”</w:t>
      </w:r>
      <w:r w:rsidRPr="001F7CD1">
        <w:rPr>
          <w:rFonts w:cs="Times New Roman"/>
          <w:bCs/>
          <w:sz w:val="24"/>
          <w:szCs w:val="24"/>
          <w:lang w:val="en-US"/>
        </w:rPr>
        <w:t xml:space="preserve">, trời đã chọn lọc, quyết định cho cả hai (tức Kiều và Kim Trọng) kết thành chồng vợ với nhau rồi; vả lại hai người trước đã có lời thề nguyền với nhau thì cần phải giữ, cần phải thực hiện khi được gặp nhau, vì trước </w:t>
      </w:r>
      <w:r w:rsidR="00301397" w:rsidRPr="001F7CD1">
        <w:rPr>
          <w:rFonts w:cs="Times New Roman"/>
          <w:bCs/>
          <w:sz w:val="24"/>
          <w:szCs w:val="24"/>
          <w:lang w:val="vi-VN"/>
        </w:rPr>
        <w:t>“</w:t>
      </w:r>
      <w:r w:rsidRPr="001F7CD1">
        <w:rPr>
          <w:rFonts w:cs="Times New Roman"/>
          <w:bCs/>
          <w:sz w:val="24"/>
          <w:szCs w:val="24"/>
          <w:lang w:val="en-US"/>
        </w:rPr>
        <w:t>gương kia đã vỡ nay gắn lại cho là</w:t>
      </w:r>
      <w:r w:rsidRPr="001F7CD1">
        <w:rPr>
          <w:rFonts w:cs="Times New Roman"/>
          <w:bCs/>
          <w:sz w:val="24"/>
          <w:szCs w:val="24"/>
          <w:lang w:val="vi-VN"/>
        </w:rPr>
        <w:t>nh</w:t>
      </w:r>
      <w:r w:rsidR="00301397" w:rsidRPr="001F7CD1">
        <w:rPr>
          <w:rFonts w:cs="Times New Roman"/>
          <w:bCs/>
          <w:sz w:val="24"/>
          <w:szCs w:val="24"/>
          <w:lang w:val="vi-VN"/>
        </w:rPr>
        <w:t>”</w:t>
      </w:r>
      <w:r w:rsidRPr="001F7CD1">
        <w:rPr>
          <w:rFonts w:cs="Times New Roman"/>
          <w:bCs/>
          <w:sz w:val="24"/>
          <w:szCs w:val="24"/>
          <w:lang w:val="vi-VN"/>
        </w:rPr>
        <w:t xml:space="preserve"> </w:t>
      </w:r>
      <w:r w:rsidRPr="001F7CD1">
        <w:rPr>
          <w:rFonts w:cs="Times New Roman"/>
          <w:bCs/>
          <w:sz w:val="24"/>
          <w:szCs w:val="24"/>
          <w:lang w:val="en-US"/>
        </w:rPr>
        <w:t>là lẽ tất nhiên.</w:t>
      </w:r>
    </w:p>
    <w:p w14:paraId="32648307" w14:textId="1135BBEE" w:rsidR="0009768F" w:rsidRPr="001F7CD1" w:rsidRDefault="0009768F" w:rsidP="0009768F">
      <w:pPr>
        <w:spacing w:before="60" w:after="60"/>
        <w:ind w:firstLine="426"/>
        <w:rPr>
          <w:rFonts w:cs="Times New Roman"/>
          <w:bCs/>
          <w:i/>
          <w:iCs/>
          <w:sz w:val="24"/>
          <w:szCs w:val="24"/>
          <w:lang w:val="en-US"/>
        </w:rPr>
      </w:pPr>
      <w:r w:rsidRPr="001F7CD1">
        <w:rPr>
          <w:rFonts w:cs="Times New Roman"/>
          <w:bCs/>
          <w:sz w:val="24"/>
          <w:szCs w:val="24"/>
          <w:lang w:val="vi-VN"/>
        </w:rPr>
        <w:t>b</w:t>
      </w:r>
      <w:r w:rsidRPr="001F7CD1">
        <w:rPr>
          <w:rFonts w:cs="Times New Roman"/>
          <w:bCs/>
          <w:sz w:val="24"/>
          <w:szCs w:val="24"/>
          <w:lang w:val="en-US"/>
        </w:rPr>
        <w:t xml:space="preserve">. </w:t>
      </w:r>
      <w:r w:rsidR="00301397" w:rsidRPr="001F7CD1">
        <w:rPr>
          <w:rFonts w:cs="Times New Roman"/>
          <w:bCs/>
          <w:i/>
          <w:iCs/>
          <w:sz w:val="24"/>
          <w:szCs w:val="24"/>
          <w:lang w:val="en-US"/>
        </w:rPr>
        <w:t>“</w:t>
      </w:r>
      <w:r w:rsidRPr="001F7CD1">
        <w:rPr>
          <w:rFonts w:cs="Times New Roman"/>
          <w:bCs/>
          <w:i/>
          <w:iCs/>
          <w:sz w:val="24"/>
          <w:szCs w:val="24"/>
          <w:lang w:val="en-US"/>
        </w:rPr>
        <w:t>Trải qua một cuộc bể dâu</w:t>
      </w:r>
    </w:p>
    <w:p w14:paraId="550376DD" w14:textId="5D2B60B8" w:rsidR="0009768F" w:rsidRPr="001F7CD1" w:rsidRDefault="0009768F" w:rsidP="0009768F">
      <w:pPr>
        <w:spacing w:before="60" w:after="60"/>
        <w:ind w:firstLine="426"/>
        <w:rPr>
          <w:rFonts w:cs="Times New Roman"/>
          <w:bCs/>
          <w:i/>
          <w:iCs/>
          <w:sz w:val="24"/>
          <w:szCs w:val="24"/>
          <w:lang w:val="en-US"/>
        </w:rPr>
      </w:pPr>
      <w:r w:rsidRPr="001F7CD1">
        <w:rPr>
          <w:rFonts w:cs="Times New Roman"/>
          <w:bCs/>
          <w:i/>
          <w:iCs/>
          <w:sz w:val="24"/>
          <w:szCs w:val="24"/>
          <w:lang w:val="en-US"/>
        </w:rPr>
        <w:t>Những điều trông thấy mà đau đớn lòng.</w:t>
      </w:r>
      <w:r w:rsidR="00301397" w:rsidRPr="001F7CD1">
        <w:rPr>
          <w:rFonts w:cs="Times New Roman"/>
          <w:bCs/>
          <w:i/>
          <w:iCs/>
          <w:sz w:val="24"/>
          <w:szCs w:val="24"/>
          <w:lang w:val="en-US"/>
        </w:rPr>
        <w:t>”</w:t>
      </w:r>
    </w:p>
    <w:p w14:paraId="00F3D587" w14:textId="77777777" w:rsidR="0009768F" w:rsidRPr="001F7CD1" w:rsidRDefault="0009768F" w:rsidP="0009768F">
      <w:pPr>
        <w:spacing w:before="60" w:after="60"/>
        <w:ind w:firstLine="426"/>
        <w:rPr>
          <w:rFonts w:cs="Times New Roman"/>
          <w:b/>
          <w:bCs/>
          <w:sz w:val="24"/>
          <w:szCs w:val="24"/>
          <w:lang w:val="vi-VN"/>
        </w:rPr>
      </w:pPr>
      <w:r w:rsidRPr="001F7CD1">
        <w:rPr>
          <w:rFonts w:cs="Times New Roman"/>
          <w:b/>
          <w:bCs/>
          <w:sz w:val="24"/>
          <w:szCs w:val="24"/>
          <w:lang w:val="vi-VN"/>
        </w:rPr>
        <w:t>GỢI Ý</w:t>
      </w:r>
    </w:p>
    <w:p w14:paraId="25535C55" w14:textId="6136CC32" w:rsidR="0009768F" w:rsidRPr="001F7CD1" w:rsidRDefault="0009768F" w:rsidP="0009768F">
      <w:pPr>
        <w:spacing w:before="60" w:after="60"/>
        <w:ind w:firstLine="426"/>
        <w:rPr>
          <w:rFonts w:cs="Times New Roman"/>
          <w:bCs/>
          <w:sz w:val="24"/>
          <w:szCs w:val="24"/>
          <w:lang w:val="en-US"/>
        </w:rPr>
      </w:pPr>
      <w:r w:rsidRPr="001F7CD1">
        <w:rPr>
          <w:rFonts w:cs="Times New Roman"/>
          <w:b/>
          <w:bCs/>
          <w:sz w:val="24"/>
          <w:szCs w:val="24"/>
          <w:lang w:val="vi-VN"/>
        </w:rPr>
        <w:t xml:space="preserve">* </w:t>
      </w:r>
      <w:r w:rsidRPr="001F7CD1">
        <w:rPr>
          <w:rFonts w:cs="Times New Roman"/>
          <w:b/>
          <w:bCs/>
          <w:sz w:val="24"/>
          <w:szCs w:val="24"/>
          <w:lang w:val="en-US"/>
        </w:rPr>
        <w:t>Điển</w:t>
      </w:r>
      <w:r w:rsidRPr="001F7CD1">
        <w:rPr>
          <w:rFonts w:cs="Times New Roman"/>
          <w:b/>
          <w:bCs/>
          <w:sz w:val="24"/>
          <w:szCs w:val="24"/>
          <w:lang w:val="vi-VN"/>
        </w:rPr>
        <w:t>:</w:t>
      </w:r>
      <w:r w:rsidRPr="001F7CD1">
        <w:rPr>
          <w:rFonts w:cs="Times New Roman"/>
          <w:bCs/>
          <w:sz w:val="24"/>
          <w:szCs w:val="24"/>
          <w:lang w:val="en-US"/>
        </w:rPr>
        <w:t xml:space="preserve"> </w:t>
      </w:r>
      <w:r w:rsidR="00301397" w:rsidRPr="001F7CD1">
        <w:rPr>
          <w:rFonts w:cs="Times New Roman"/>
          <w:bCs/>
          <w:sz w:val="24"/>
          <w:szCs w:val="24"/>
          <w:lang w:val="vi-VN"/>
        </w:rPr>
        <w:t>“</w:t>
      </w:r>
      <w:r w:rsidRPr="001F7CD1">
        <w:rPr>
          <w:rFonts w:cs="Times New Roman"/>
          <w:bCs/>
          <w:sz w:val="24"/>
          <w:szCs w:val="24"/>
          <w:lang w:val="en-US"/>
        </w:rPr>
        <w:t>bể dâ</w:t>
      </w:r>
      <w:r w:rsidRPr="001F7CD1">
        <w:rPr>
          <w:rFonts w:cs="Times New Roman"/>
          <w:bCs/>
          <w:sz w:val="24"/>
          <w:szCs w:val="24"/>
          <w:lang w:val="vi-VN"/>
        </w:rPr>
        <w:t>u</w:t>
      </w:r>
      <w:r w:rsidR="00301397" w:rsidRPr="001F7CD1">
        <w:rPr>
          <w:rFonts w:cs="Times New Roman"/>
          <w:bCs/>
          <w:sz w:val="24"/>
          <w:szCs w:val="24"/>
          <w:lang w:val="vi-VN"/>
        </w:rPr>
        <w:t>”</w:t>
      </w:r>
      <w:r w:rsidRPr="001F7CD1">
        <w:rPr>
          <w:rFonts w:cs="Times New Roman"/>
          <w:bCs/>
          <w:sz w:val="24"/>
          <w:szCs w:val="24"/>
          <w:lang w:val="en-US"/>
        </w:rPr>
        <w:t xml:space="preserve"> </w:t>
      </w:r>
    </w:p>
    <w:p w14:paraId="0A09FCE1" w14:textId="2CD6F527" w:rsidR="0009768F" w:rsidRPr="001F7CD1" w:rsidRDefault="0009768F" w:rsidP="0009768F">
      <w:pPr>
        <w:spacing w:before="60" w:after="60"/>
        <w:ind w:firstLine="426"/>
        <w:rPr>
          <w:rFonts w:cs="Times New Roman"/>
          <w:bCs/>
          <w:sz w:val="24"/>
          <w:szCs w:val="24"/>
          <w:lang w:val="en-US"/>
        </w:rPr>
      </w:pPr>
      <w:r w:rsidRPr="001F7CD1">
        <w:rPr>
          <w:rFonts w:cs="Times New Roman"/>
          <w:b/>
          <w:bCs/>
          <w:sz w:val="24"/>
          <w:szCs w:val="24"/>
          <w:lang w:val="vi-VN"/>
        </w:rPr>
        <w:t xml:space="preserve">* </w:t>
      </w:r>
      <w:r w:rsidRPr="001F7CD1">
        <w:rPr>
          <w:rFonts w:cs="Times New Roman"/>
          <w:b/>
          <w:bCs/>
          <w:sz w:val="24"/>
          <w:szCs w:val="24"/>
          <w:lang w:val="en-US"/>
        </w:rPr>
        <w:t>Nguồn gố</w:t>
      </w:r>
      <w:r w:rsidRPr="001F7CD1">
        <w:rPr>
          <w:rFonts w:cs="Times New Roman"/>
          <w:b/>
          <w:bCs/>
          <w:sz w:val="24"/>
          <w:szCs w:val="24"/>
          <w:lang w:val="vi-VN"/>
        </w:rPr>
        <w:t>c:</w:t>
      </w:r>
      <w:r w:rsidRPr="001F7CD1">
        <w:rPr>
          <w:rFonts w:cs="Times New Roman"/>
          <w:bCs/>
          <w:sz w:val="24"/>
          <w:szCs w:val="24"/>
          <w:lang w:val="en-US"/>
        </w:rPr>
        <w:t xml:space="preserve"> bắt đầu từ chữ </w:t>
      </w:r>
      <w:r w:rsidR="00301397" w:rsidRPr="001F7CD1">
        <w:rPr>
          <w:rFonts w:cs="Times New Roman"/>
          <w:bCs/>
          <w:sz w:val="24"/>
          <w:szCs w:val="24"/>
          <w:lang w:val="en-US"/>
        </w:rPr>
        <w:t>“</w:t>
      </w:r>
      <w:r w:rsidRPr="001F7CD1">
        <w:rPr>
          <w:rFonts w:cs="Times New Roman"/>
          <w:bCs/>
          <w:sz w:val="24"/>
          <w:szCs w:val="24"/>
          <w:lang w:val="en-US"/>
        </w:rPr>
        <w:t>Thương hải tang điền</w:t>
      </w:r>
      <w:r w:rsidR="00301397" w:rsidRPr="001F7CD1">
        <w:rPr>
          <w:rFonts w:cs="Times New Roman"/>
          <w:bCs/>
          <w:sz w:val="24"/>
          <w:szCs w:val="24"/>
          <w:lang w:val="en-US"/>
        </w:rPr>
        <w:t>”</w:t>
      </w:r>
      <w:r w:rsidRPr="001F7CD1">
        <w:rPr>
          <w:rFonts w:cs="Times New Roman"/>
          <w:bCs/>
          <w:sz w:val="24"/>
          <w:szCs w:val="24"/>
          <w:lang w:val="en-US"/>
        </w:rPr>
        <w:t xml:space="preserve">. </w:t>
      </w:r>
    </w:p>
    <w:p w14:paraId="3C36F41B" w14:textId="19B5A7C5" w:rsidR="0009768F" w:rsidRPr="001F7CD1" w:rsidRDefault="0009768F" w:rsidP="0009768F">
      <w:pPr>
        <w:spacing w:before="60" w:after="60"/>
        <w:ind w:firstLine="426"/>
        <w:rPr>
          <w:rFonts w:cs="Times New Roman"/>
          <w:bCs/>
          <w:sz w:val="24"/>
          <w:szCs w:val="24"/>
          <w:lang w:val="en-US"/>
        </w:rPr>
      </w:pPr>
      <w:r w:rsidRPr="001F7CD1">
        <w:rPr>
          <w:rFonts w:cs="Times New Roman"/>
          <w:bCs/>
          <w:sz w:val="24"/>
          <w:szCs w:val="24"/>
          <w:lang w:val="en-US"/>
        </w:rPr>
        <w:t xml:space="preserve">- </w:t>
      </w:r>
      <w:r w:rsidR="00301397" w:rsidRPr="001F7CD1">
        <w:rPr>
          <w:rFonts w:cs="Times New Roman"/>
          <w:bCs/>
          <w:sz w:val="24"/>
          <w:szCs w:val="24"/>
          <w:lang w:val="en-US"/>
        </w:rPr>
        <w:t>“</w:t>
      </w:r>
      <w:r w:rsidRPr="001F7CD1">
        <w:rPr>
          <w:rFonts w:cs="Times New Roman"/>
          <w:bCs/>
          <w:sz w:val="24"/>
          <w:szCs w:val="24"/>
          <w:lang w:val="en-US"/>
        </w:rPr>
        <w:t>Thương hải</w:t>
      </w:r>
      <w:r w:rsidR="00301397" w:rsidRPr="001F7CD1">
        <w:rPr>
          <w:rFonts w:cs="Times New Roman"/>
          <w:bCs/>
          <w:sz w:val="24"/>
          <w:szCs w:val="24"/>
          <w:lang w:val="en-US"/>
        </w:rPr>
        <w:t>”</w:t>
      </w:r>
      <w:r w:rsidRPr="001F7CD1">
        <w:rPr>
          <w:rFonts w:cs="Times New Roman"/>
          <w:bCs/>
          <w:sz w:val="24"/>
          <w:szCs w:val="24"/>
          <w:lang w:val="en-US"/>
        </w:rPr>
        <w:t xml:space="preserve"> (hay còn phát âm là </w:t>
      </w:r>
      <w:r w:rsidR="00301397" w:rsidRPr="001F7CD1">
        <w:rPr>
          <w:rFonts w:cs="Times New Roman"/>
          <w:bCs/>
          <w:sz w:val="24"/>
          <w:szCs w:val="24"/>
          <w:lang w:val="en-US"/>
        </w:rPr>
        <w:t>“</w:t>
      </w:r>
      <w:r w:rsidRPr="001F7CD1">
        <w:rPr>
          <w:rFonts w:cs="Times New Roman"/>
          <w:bCs/>
          <w:sz w:val="24"/>
          <w:szCs w:val="24"/>
          <w:lang w:val="en-US"/>
        </w:rPr>
        <w:t>thanh hải</w:t>
      </w:r>
      <w:r w:rsidR="00301397" w:rsidRPr="001F7CD1">
        <w:rPr>
          <w:rFonts w:cs="Times New Roman"/>
          <w:bCs/>
          <w:sz w:val="24"/>
          <w:szCs w:val="24"/>
          <w:lang w:val="en-US"/>
        </w:rPr>
        <w:t>”</w:t>
      </w:r>
      <w:r w:rsidRPr="001F7CD1">
        <w:rPr>
          <w:rFonts w:cs="Times New Roman"/>
          <w:bCs/>
          <w:sz w:val="24"/>
          <w:szCs w:val="24"/>
          <w:lang w:val="en-US"/>
        </w:rPr>
        <w:t>) nghĩa là biển xanh.</w:t>
      </w:r>
    </w:p>
    <w:p w14:paraId="233F8005" w14:textId="2DDD8B82" w:rsidR="0009768F" w:rsidRPr="001F7CD1" w:rsidRDefault="0009768F" w:rsidP="0009768F">
      <w:pPr>
        <w:spacing w:before="60" w:after="60"/>
        <w:ind w:firstLine="426"/>
        <w:rPr>
          <w:rFonts w:cs="Times New Roman"/>
          <w:bCs/>
          <w:sz w:val="24"/>
          <w:szCs w:val="24"/>
          <w:lang w:val="en-US"/>
        </w:rPr>
      </w:pPr>
      <w:r w:rsidRPr="001F7CD1">
        <w:rPr>
          <w:rFonts w:cs="Times New Roman"/>
          <w:bCs/>
          <w:sz w:val="24"/>
          <w:szCs w:val="24"/>
          <w:lang w:val="en-US"/>
        </w:rPr>
        <w:t xml:space="preserve">- </w:t>
      </w:r>
      <w:r w:rsidR="00301397" w:rsidRPr="001F7CD1">
        <w:rPr>
          <w:rFonts w:cs="Times New Roman"/>
          <w:bCs/>
          <w:sz w:val="24"/>
          <w:szCs w:val="24"/>
          <w:lang w:val="en-US"/>
        </w:rPr>
        <w:t>“</w:t>
      </w:r>
      <w:r w:rsidRPr="001F7CD1">
        <w:rPr>
          <w:rFonts w:cs="Times New Roman"/>
          <w:bCs/>
          <w:sz w:val="24"/>
          <w:szCs w:val="24"/>
          <w:lang w:val="en-US"/>
        </w:rPr>
        <w:t>Tang điền</w:t>
      </w:r>
      <w:r w:rsidR="00301397" w:rsidRPr="001F7CD1">
        <w:rPr>
          <w:rFonts w:cs="Times New Roman"/>
          <w:bCs/>
          <w:sz w:val="24"/>
          <w:szCs w:val="24"/>
          <w:lang w:val="en-US"/>
        </w:rPr>
        <w:t>”</w:t>
      </w:r>
      <w:r w:rsidRPr="001F7CD1">
        <w:rPr>
          <w:rFonts w:cs="Times New Roman"/>
          <w:bCs/>
          <w:sz w:val="24"/>
          <w:szCs w:val="24"/>
          <w:lang w:val="en-US"/>
        </w:rPr>
        <w:t xml:space="preserve"> là ruộng trồng dâu nuôi tằm.</w:t>
      </w:r>
    </w:p>
    <w:p w14:paraId="561F17A2" w14:textId="77777777" w:rsidR="0009768F" w:rsidRPr="001F7CD1" w:rsidRDefault="0009768F" w:rsidP="0009768F">
      <w:pPr>
        <w:spacing w:before="60" w:after="60"/>
        <w:ind w:firstLine="426"/>
        <w:rPr>
          <w:rFonts w:cs="Times New Roman"/>
          <w:bCs/>
          <w:sz w:val="24"/>
          <w:szCs w:val="24"/>
          <w:lang w:val="en-US"/>
        </w:rPr>
      </w:pPr>
      <w:r w:rsidRPr="001F7CD1">
        <w:rPr>
          <w:rFonts w:cs="Times New Roman"/>
          <w:b/>
          <w:bCs/>
          <w:sz w:val="24"/>
          <w:szCs w:val="24"/>
          <w:lang w:val="vi-VN"/>
        </w:rPr>
        <w:t xml:space="preserve">* </w:t>
      </w:r>
      <w:r w:rsidRPr="001F7CD1">
        <w:rPr>
          <w:rFonts w:cs="Times New Roman"/>
          <w:b/>
          <w:bCs/>
          <w:sz w:val="24"/>
          <w:szCs w:val="24"/>
          <w:lang w:val="en-US"/>
        </w:rPr>
        <w:t>Ý cả câu muốn nói:</w:t>
      </w:r>
      <w:r w:rsidRPr="001F7CD1">
        <w:rPr>
          <w:rFonts w:cs="Times New Roman"/>
          <w:bCs/>
          <w:sz w:val="24"/>
          <w:szCs w:val="24"/>
          <w:lang w:val="en-US"/>
        </w:rPr>
        <w:t xml:space="preserve"> một nơi từ biển xanh sâu thẳm đã biến thành ruộng trồng dâu, chỉ việc đời biến đổi nhanh chóng, ngày nay đã khác, không còn như xưa nữa.</w:t>
      </w:r>
    </w:p>
    <w:p w14:paraId="01DA7733" w14:textId="0825F710" w:rsidR="0009768F" w:rsidRPr="001F7CD1" w:rsidRDefault="0009768F" w:rsidP="0009768F">
      <w:pPr>
        <w:spacing w:before="60" w:after="60"/>
        <w:ind w:firstLine="426"/>
        <w:rPr>
          <w:rFonts w:cs="Times New Roman"/>
          <w:bCs/>
          <w:i/>
          <w:iCs/>
          <w:sz w:val="24"/>
          <w:szCs w:val="24"/>
          <w:lang w:val="en-US"/>
        </w:rPr>
      </w:pPr>
      <w:r w:rsidRPr="001F7CD1">
        <w:rPr>
          <w:rFonts w:cs="Times New Roman"/>
          <w:bCs/>
          <w:sz w:val="24"/>
          <w:szCs w:val="24"/>
          <w:lang w:val="vi-VN"/>
        </w:rPr>
        <w:lastRenderedPageBreak/>
        <w:t>c</w:t>
      </w:r>
      <w:r w:rsidRPr="001F7CD1">
        <w:rPr>
          <w:rFonts w:cs="Times New Roman"/>
          <w:bCs/>
          <w:sz w:val="24"/>
          <w:szCs w:val="24"/>
          <w:lang w:val="en-US"/>
        </w:rPr>
        <w:t xml:space="preserve">. </w:t>
      </w:r>
      <w:r w:rsidR="00301397" w:rsidRPr="001F7CD1">
        <w:rPr>
          <w:rFonts w:cs="Times New Roman"/>
          <w:bCs/>
          <w:i/>
          <w:iCs/>
          <w:sz w:val="24"/>
          <w:szCs w:val="24"/>
          <w:lang w:val="vi-VN"/>
        </w:rPr>
        <w:t>“</w:t>
      </w:r>
      <w:r w:rsidRPr="001F7CD1">
        <w:rPr>
          <w:rFonts w:cs="Times New Roman"/>
          <w:bCs/>
          <w:i/>
          <w:iCs/>
          <w:sz w:val="24"/>
          <w:szCs w:val="24"/>
          <w:lang w:val="en-US"/>
        </w:rPr>
        <w:t>Nhớ lời nguyện ước ba sinh,</w:t>
      </w:r>
    </w:p>
    <w:p w14:paraId="351B8EBC" w14:textId="77777777" w:rsidR="0009768F" w:rsidRPr="001F7CD1" w:rsidRDefault="0009768F" w:rsidP="0009768F">
      <w:pPr>
        <w:spacing w:before="60" w:after="60"/>
        <w:ind w:firstLine="426"/>
        <w:rPr>
          <w:rFonts w:cs="Times New Roman"/>
          <w:bCs/>
          <w:i/>
          <w:iCs/>
          <w:sz w:val="24"/>
          <w:szCs w:val="24"/>
          <w:lang w:val="en-US"/>
        </w:rPr>
      </w:pPr>
      <w:r w:rsidRPr="001F7CD1">
        <w:rPr>
          <w:rFonts w:cs="Times New Roman"/>
          <w:bCs/>
          <w:i/>
          <w:iCs/>
          <w:sz w:val="24"/>
          <w:szCs w:val="24"/>
          <w:lang w:val="en-US"/>
        </w:rPr>
        <w:t>Xa xôi ai có biết tình chăng ai?</w:t>
      </w:r>
    </w:p>
    <w:p w14:paraId="7D3F8668" w14:textId="77777777" w:rsidR="0009768F" w:rsidRPr="001F7CD1" w:rsidRDefault="0009768F" w:rsidP="0009768F">
      <w:pPr>
        <w:spacing w:before="60" w:after="60"/>
        <w:ind w:firstLine="426"/>
        <w:rPr>
          <w:rFonts w:cs="Times New Roman"/>
          <w:bCs/>
          <w:i/>
          <w:iCs/>
          <w:sz w:val="24"/>
          <w:szCs w:val="24"/>
          <w:lang w:val="en-US"/>
        </w:rPr>
      </w:pPr>
      <w:r w:rsidRPr="001F7CD1">
        <w:rPr>
          <w:rFonts w:cs="Times New Roman"/>
          <w:bCs/>
          <w:i/>
          <w:iCs/>
          <w:sz w:val="24"/>
          <w:szCs w:val="24"/>
          <w:lang w:val="en-US"/>
        </w:rPr>
        <w:t>Khi về hỏi Liễu Chương Đài,</w:t>
      </w:r>
    </w:p>
    <w:p w14:paraId="091438E6" w14:textId="612F46AD" w:rsidR="0009768F" w:rsidRPr="001F7CD1" w:rsidRDefault="0009768F" w:rsidP="0009768F">
      <w:pPr>
        <w:spacing w:before="60" w:after="60"/>
        <w:ind w:firstLine="426"/>
        <w:rPr>
          <w:rFonts w:cs="Times New Roman"/>
          <w:bCs/>
          <w:i/>
          <w:iCs/>
          <w:sz w:val="24"/>
          <w:szCs w:val="24"/>
          <w:lang w:val="vi-VN"/>
        </w:rPr>
      </w:pPr>
      <w:r w:rsidRPr="001F7CD1">
        <w:rPr>
          <w:rFonts w:cs="Times New Roman"/>
          <w:bCs/>
          <w:i/>
          <w:iCs/>
          <w:sz w:val="24"/>
          <w:szCs w:val="24"/>
          <w:lang w:val="en-US"/>
        </w:rPr>
        <w:t>Cành xuân đã bẻ cho người chuyên tay!</w:t>
      </w:r>
      <w:r w:rsidR="00301397" w:rsidRPr="001F7CD1">
        <w:rPr>
          <w:rFonts w:cs="Times New Roman"/>
          <w:bCs/>
          <w:i/>
          <w:iCs/>
          <w:sz w:val="24"/>
          <w:szCs w:val="24"/>
          <w:lang w:val="vi-VN"/>
        </w:rPr>
        <w:t>”</w:t>
      </w:r>
    </w:p>
    <w:p w14:paraId="67D77F6F" w14:textId="77777777" w:rsidR="0009768F" w:rsidRPr="001F7CD1" w:rsidRDefault="0009768F" w:rsidP="0009768F">
      <w:pPr>
        <w:spacing w:before="60" w:after="60"/>
        <w:ind w:firstLine="426"/>
        <w:rPr>
          <w:rFonts w:cs="Times New Roman"/>
          <w:b/>
          <w:bCs/>
          <w:sz w:val="24"/>
          <w:szCs w:val="24"/>
          <w:lang w:val="vi-VN"/>
        </w:rPr>
      </w:pPr>
      <w:r w:rsidRPr="001F7CD1">
        <w:rPr>
          <w:rFonts w:cs="Times New Roman"/>
          <w:b/>
          <w:bCs/>
          <w:sz w:val="24"/>
          <w:szCs w:val="24"/>
          <w:lang w:val="vi-VN"/>
        </w:rPr>
        <w:t>GỢI Ý</w:t>
      </w:r>
    </w:p>
    <w:p w14:paraId="5140A1C9" w14:textId="51EECA27" w:rsidR="0009768F" w:rsidRPr="001F7CD1" w:rsidRDefault="0009768F" w:rsidP="0009768F">
      <w:pPr>
        <w:spacing w:before="60" w:after="60"/>
        <w:ind w:firstLine="426"/>
        <w:rPr>
          <w:rFonts w:cs="Times New Roman"/>
          <w:bCs/>
          <w:sz w:val="24"/>
          <w:szCs w:val="24"/>
          <w:lang w:val="en-US"/>
        </w:rPr>
      </w:pPr>
      <w:r w:rsidRPr="001F7CD1">
        <w:rPr>
          <w:rFonts w:cs="Times New Roman"/>
          <w:b/>
          <w:bCs/>
          <w:sz w:val="24"/>
          <w:szCs w:val="24"/>
          <w:lang w:val="vi-VN"/>
        </w:rPr>
        <w:t xml:space="preserve">* </w:t>
      </w:r>
      <w:r w:rsidRPr="001F7CD1">
        <w:rPr>
          <w:rFonts w:cs="Times New Roman"/>
          <w:b/>
          <w:bCs/>
          <w:sz w:val="24"/>
          <w:szCs w:val="24"/>
          <w:lang w:val="en-US"/>
        </w:rPr>
        <w:t>Điển</w:t>
      </w:r>
      <w:r w:rsidRPr="001F7CD1">
        <w:rPr>
          <w:rFonts w:cs="Times New Roman"/>
          <w:b/>
          <w:bCs/>
          <w:sz w:val="24"/>
          <w:szCs w:val="24"/>
          <w:lang w:val="vi-VN"/>
        </w:rPr>
        <w:t>:</w:t>
      </w:r>
      <w:r w:rsidRPr="001F7CD1">
        <w:rPr>
          <w:rFonts w:cs="Times New Roman"/>
          <w:bCs/>
          <w:sz w:val="24"/>
          <w:szCs w:val="24"/>
          <w:lang w:val="en-US"/>
        </w:rPr>
        <w:t xml:space="preserve"> </w:t>
      </w:r>
      <w:r w:rsidR="00301397" w:rsidRPr="001F7CD1">
        <w:rPr>
          <w:rFonts w:cs="Times New Roman"/>
          <w:bCs/>
          <w:sz w:val="24"/>
          <w:szCs w:val="24"/>
          <w:lang w:val="vi-VN"/>
        </w:rPr>
        <w:t>“</w:t>
      </w:r>
      <w:r w:rsidRPr="001F7CD1">
        <w:rPr>
          <w:rFonts w:cs="Times New Roman"/>
          <w:bCs/>
          <w:sz w:val="24"/>
          <w:szCs w:val="24"/>
          <w:lang w:val="en-US"/>
        </w:rPr>
        <w:t>Liễu Chương Đài</w:t>
      </w:r>
      <w:r w:rsidR="00301397" w:rsidRPr="001F7CD1">
        <w:rPr>
          <w:rFonts w:cs="Times New Roman"/>
          <w:bCs/>
          <w:sz w:val="24"/>
          <w:szCs w:val="24"/>
          <w:lang w:val="vi-VN"/>
        </w:rPr>
        <w:t>”</w:t>
      </w:r>
      <w:r w:rsidRPr="001F7CD1">
        <w:rPr>
          <w:rFonts w:cs="Times New Roman"/>
          <w:bCs/>
          <w:sz w:val="24"/>
          <w:szCs w:val="24"/>
          <w:lang w:val="en-US"/>
        </w:rPr>
        <w:t xml:space="preserve"> </w:t>
      </w:r>
    </w:p>
    <w:p w14:paraId="378B7B67" w14:textId="77777777" w:rsidR="0009768F" w:rsidRPr="001F7CD1" w:rsidRDefault="0009768F" w:rsidP="0009768F">
      <w:pPr>
        <w:spacing w:before="60" w:after="60"/>
        <w:ind w:firstLine="426"/>
        <w:rPr>
          <w:rFonts w:cs="Times New Roman"/>
          <w:b/>
          <w:bCs/>
          <w:sz w:val="24"/>
          <w:szCs w:val="24"/>
          <w:lang w:val="vi-VN"/>
        </w:rPr>
      </w:pPr>
      <w:r w:rsidRPr="001F7CD1">
        <w:rPr>
          <w:rFonts w:cs="Times New Roman"/>
          <w:b/>
          <w:bCs/>
          <w:sz w:val="24"/>
          <w:szCs w:val="24"/>
          <w:lang w:val="vi-VN"/>
        </w:rPr>
        <w:t xml:space="preserve">* </w:t>
      </w:r>
      <w:r w:rsidRPr="001F7CD1">
        <w:rPr>
          <w:rFonts w:cs="Times New Roman"/>
          <w:b/>
          <w:bCs/>
          <w:sz w:val="24"/>
          <w:szCs w:val="24"/>
          <w:lang w:val="en-US"/>
        </w:rPr>
        <w:t>Nguồn gố</w:t>
      </w:r>
      <w:r w:rsidRPr="001F7CD1">
        <w:rPr>
          <w:rFonts w:cs="Times New Roman"/>
          <w:b/>
          <w:bCs/>
          <w:sz w:val="24"/>
          <w:szCs w:val="24"/>
          <w:lang w:val="vi-VN"/>
        </w:rPr>
        <w:t xml:space="preserve">c: </w:t>
      </w:r>
    </w:p>
    <w:p w14:paraId="7D0A0105" w14:textId="31941A97" w:rsidR="0009768F" w:rsidRPr="001F7CD1" w:rsidRDefault="00301397" w:rsidP="0009768F">
      <w:pPr>
        <w:spacing w:before="60" w:after="60"/>
        <w:ind w:firstLine="426"/>
        <w:rPr>
          <w:rFonts w:cs="Times New Roman"/>
          <w:bCs/>
          <w:sz w:val="24"/>
          <w:szCs w:val="24"/>
          <w:lang w:val="en-US"/>
        </w:rPr>
      </w:pPr>
      <w:r w:rsidRPr="001F7CD1">
        <w:rPr>
          <w:rFonts w:cs="Times New Roman"/>
          <w:bCs/>
          <w:sz w:val="24"/>
          <w:szCs w:val="24"/>
          <w:lang w:val="vi-VN"/>
        </w:rPr>
        <w:t>“</w:t>
      </w:r>
      <w:r w:rsidR="0009768F" w:rsidRPr="001F7CD1">
        <w:rPr>
          <w:rFonts w:cs="Times New Roman"/>
          <w:bCs/>
          <w:sz w:val="24"/>
          <w:szCs w:val="24"/>
          <w:lang w:val="en-US"/>
        </w:rPr>
        <w:t>Chương Đà</w:t>
      </w:r>
      <w:r w:rsidR="0009768F" w:rsidRPr="001F7CD1">
        <w:rPr>
          <w:rFonts w:cs="Times New Roman"/>
          <w:bCs/>
          <w:sz w:val="24"/>
          <w:szCs w:val="24"/>
          <w:lang w:val="vi-VN"/>
        </w:rPr>
        <w:t>i</w:t>
      </w:r>
      <w:r w:rsidRPr="001F7CD1">
        <w:rPr>
          <w:rFonts w:cs="Times New Roman"/>
          <w:bCs/>
          <w:sz w:val="24"/>
          <w:szCs w:val="24"/>
          <w:lang w:val="vi-VN"/>
        </w:rPr>
        <w:t>”</w:t>
      </w:r>
      <w:r w:rsidR="0009768F" w:rsidRPr="001F7CD1">
        <w:rPr>
          <w:rFonts w:cs="Times New Roman"/>
          <w:bCs/>
          <w:sz w:val="24"/>
          <w:szCs w:val="24"/>
          <w:lang w:val="en-US"/>
        </w:rPr>
        <w:t xml:space="preserve"> là tên một con đường ở thành Trường An bên Tàu. </w:t>
      </w:r>
    </w:p>
    <w:p w14:paraId="03D61E85" w14:textId="3B52E96B" w:rsidR="0009768F" w:rsidRPr="001F7CD1" w:rsidRDefault="00301397" w:rsidP="0009768F">
      <w:pPr>
        <w:spacing w:before="60" w:after="60"/>
        <w:ind w:firstLine="426"/>
        <w:rPr>
          <w:rFonts w:cs="Times New Roman"/>
          <w:bCs/>
          <w:sz w:val="24"/>
          <w:szCs w:val="24"/>
          <w:lang w:val="vi-VN"/>
        </w:rPr>
      </w:pPr>
      <w:r w:rsidRPr="001F7CD1">
        <w:rPr>
          <w:rFonts w:cs="Times New Roman"/>
          <w:bCs/>
          <w:sz w:val="24"/>
          <w:szCs w:val="24"/>
          <w:lang w:val="vi-VN"/>
        </w:rPr>
        <w:t>“</w:t>
      </w:r>
      <w:r w:rsidR="0009768F" w:rsidRPr="001F7CD1">
        <w:rPr>
          <w:rFonts w:cs="Times New Roman"/>
          <w:bCs/>
          <w:sz w:val="24"/>
          <w:szCs w:val="24"/>
          <w:lang w:val="en-US"/>
        </w:rPr>
        <w:t>Hỏi Liễu Chương Đà</w:t>
      </w:r>
      <w:r w:rsidR="0009768F" w:rsidRPr="001F7CD1">
        <w:rPr>
          <w:rFonts w:cs="Times New Roman"/>
          <w:bCs/>
          <w:sz w:val="24"/>
          <w:szCs w:val="24"/>
          <w:lang w:val="vi-VN"/>
        </w:rPr>
        <w:t>i</w:t>
      </w:r>
      <w:r w:rsidRPr="001F7CD1">
        <w:rPr>
          <w:rFonts w:cs="Times New Roman"/>
          <w:bCs/>
          <w:sz w:val="24"/>
          <w:szCs w:val="24"/>
          <w:lang w:val="vi-VN"/>
        </w:rPr>
        <w:t>”</w:t>
      </w:r>
      <w:r w:rsidR="0009768F" w:rsidRPr="001F7CD1">
        <w:rPr>
          <w:rFonts w:cs="Times New Roman"/>
          <w:bCs/>
          <w:sz w:val="24"/>
          <w:szCs w:val="24"/>
          <w:lang w:val="en-US"/>
        </w:rPr>
        <w:t xml:space="preserve"> là hỏi thăm cây liễu ở đường Chương Đài. Đây có nghĩa là hỏi thăm người tình nhân cũ (tức là nàng Kiều).</w:t>
      </w:r>
    </w:p>
    <w:p w14:paraId="485D97FA" w14:textId="77777777" w:rsidR="0009768F" w:rsidRPr="001F7CD1" w:rsidRDefault="0009768F" w:rsidP="0009768F">
      <w:pPr>
        <w:spacing w:before="60" w:after="60"/>
        <w:ind w:firstLine="426"/>
        <w:rPr>
          <w:rFonts w:cs="Times New Roman"/>
          <w:bCs/>
          <w:sz w:val="24"/>
          <w:szCs w:val="24"/>
          <w:lang w:val="en-US"/>
        </w:rPr>
      </w:pPr>
      <w:r w:rsidRPr="001F7CD1">
        <w:rPr>
          <w:rFonts w:cs="Times New Roman"/>
          <w:bCs/>
          <w:sz w:val="24"/>
          <w:szCs w:val="24"/>
          <w:lang w:val="en-US"/>
        </w:rPr>
        <w:t>Sở dĩ có nghĩa ấy do điển tích ở tình sử:</w:t>
      </w:r>
    </w:p>
    <w:p w14:paraId="499C2C7C" w14:textId="77777777" w:rsidR="0009768F" w:rsidRPr="001F7CD1" w:rsidRDefault="0009768F" w:rsidP="0009768F">
      <w:pPr>
        <w:spacing w:before="60" w:after="60"/>
        <w:ind w:firstLine="426"/>
        <w:rPr>
          <w:rFonts w:cs="Times New Roman"/>
          <w:bCs/>
          <w:sz w:val="24"/>
          <w:szCs w:val="24"/>
          <w:lang w:val="en-US"/>
        </w:rPr>
      </w:pPr>
      <w:r w:rsidRPr="001F7CD1">
        <w:rPr>
          <w:rFonts w:cs="Times New Roman"/>
          <w:bCs/>
          <w:sz w:val="24"/>
          <w:szCs w:val="24"/>
          <w:lang w:val="en-US"/>
        </w:rPr>
        <w:t xml:space="preserve">Đời nhà Đường, Hàn Hoành tuổi trẻ nổi tiếng là một người tài danh. Nhà nghèo kiết, lấy một nàng </w:t>
      </w:r>
      <w:r w:rsidRPr="001F7CD1">
        <w:rPr>
          <w:rFonts w:cs="Times New Roman"/>
          <w:bCs/>
          <w:sz w:val="24"/>
          <w:szCs w:val="24"/>
          <w:lang w:val="vi-VN"/>
        </w:rPr>
        <w:t>kỹ</w:t>
      </w:r>
      <w:r w:rsidRPr="001F7CD1">
        <w:rPr>
          <w:rFonts w:cs="Times New Roman"/>
          <w:bCs/>
          <w:sz w:val="24"/>
          <w:szCs w:val="24"/>
          <w:lang w:val="en-US"/>
        </w:rPr>
        <w:t xml:space="preserve"> nữ họ Liễu ở Chương Đài.</w:t>
      </w:r>
    </w:p>
    <w:p w14:paraId="076362A6" w14:textId="77777777" w:rsidR="0009768F" w:rsidRPr="001F7CD1" w:rsidRDefault="0009768F" w:rsidP="0009768F">
      <w:pPr>
        <w:spacing w:before="60" w:after="60"/>
        <w:ind w:firstLine="426"/>
        <w:rPr>
          <w:rFonts w:cs="Times New Roman"/>
          <w:bCs/>
          <w:sz w:val="24"/>
          <w:szCs w:val="24"/>
          <w:lang w:val="en-US"/>
        </w:rPr>
      </w:pPr>
      <w:r w:rsidRPr="001F7CD1">
        <w:rPr>
          <w:rFonts w:cs="Times New Roman"/>
          <w:bCs/>
          <w:sz w:val="24"/>
          <w:szCs w:val="24"/>
          <w:lang w:val="en-US"/>
        </w:rPr>
        <w:t>Mấy năm sau, quan Tiết độ sứ ở châu Thanh là Hầu Hy Dật mến tài, tâu vua xin Hàn Hoành làm người giúp việc. Bấy giờ, đương lúc nhiễu loạn, Hàn không dám đem Liễu đi theo, để nàng ở lại kinh đô, định chờ dịp tiện sẽ về đón. Nhưng trải qua ba năm trời, Hàn vẫn không về đón được. Nhân lấy vàng đựng vào một cái túi gởi về cho Liễu, kèm theo một bài thơ:</w:t>
      </w:r>
    </w:p>
    <w:p w14:paraId="0ACC265E" w14:textId="5E982B10" w:rsidR="0009768F" w:rsidRPr="001F7CD1" w:rsidRDefault="00301397" w:rsidP="0009768F">
      <w:pPr>
        <w:spacing w:before="60" w:after="60"/>
        <w:ind w:firstLine="1843"/>
        <w:rPr>
          <w:rFonts w:cs="Times New Roman"/>
          <w:bCs/>
          <w:i/>
          <w:iCs/>
          <w:sz w:val="24"/>
          <w:szCs w:val="24"/>
          <w:lang w:val="en-US"/>
        </w:rPr>
      </w:pPr>
      <w:r w:rsidRPr="001F7CD1">
        <w:rPr>
          <w:rFonts w:cs="Times New Roman"/>
          <w:bCs/>
          <w:i/>
          <w:iCs/>
          <w:sz w:val="24"/>
          <w:szCs w:val="24"/>
          <w:lang w:val="vi-VN"/>
        </w:rPr>
        <w:t>“</w:t>
      </w:r>
      <w:r w:rsidR="0009768F" w:rsidRPr="001F7CD1">
        <w:rPr>
          <w:rFonts w:cs="Times New Roman"/>
          <w:bCs/>
          <w:i/>
          <w:iCs/>
          <w:sz w:val="24"/>
          <w:szCs w:val="24"/>
          <w:lang w:val="en-US"/>
        </w:rPr>
        <w:t>Liễu ơi, hỡi Liễu Chương Đài,</w:t>
      </w:r>
    </w:p>
    <w:p w14:paraId="54E89021" w14:textId="77777777" w:rsidR="0009768F" w:rsidRPr="001F7CD1" w:rsidRDefault="0009768F" w:rsidP="0009768F">
      <w:pPr>
        <w:spacing w:before="60" w:after="60"/>
        <w:ind w:firstLine="1843"/>
        <w:rPr>
          <w:rFonts w:cs="Times New Roman"/>
          <w:bCs/>
          <w:i/>
          <w:iCs/>
          <w:sz w:val="24"/>
          <w:szCs w:val="24"/>
          <w:lang w:val="en-US"/>
        </w:rPr>
      </w:pPr>
      <w:r w:rsidRPr="001F7CD1">
        <w:rPr>
          <w:rFonts w:cs="Times New Roman"/>
          <w:bCs/>
          <w:i/>
          <w:iCs/>
          <w:sz w:val="24"/>
          <w:szCs w:val="24"/>
          <w:lang w:val="en-US"/>
        </w:rPr>
        <w:t>Ngày xưa xanh biếc, hỏi nay có còn?</w:t>
      </w:r>
    </w:p>
    <w:p w14:paraId="78EE33BA" w14:textId="77777777" w:rsidR="0009768F" w:rsidRPr="001F7CD1" w:rsidRDefault="0009768F" w:rsidP="0009768F">
      <w:pPr>
        <w:spacing w:before="60" w:after="60"/>
        <w:ind w:firstLine="1843"/>
        <w:rPr>
          <w:rFonts w:cs="Times New Roman"/>
          <w:bCs/>
          <w:i/>
          <w:iCs/>
          <w:sz w:val="24"/>
          <w:szCs w:val="24"/>
          <w:lang w:val="en-US"/>
        </w:rPr>
      </w:pPr>
      <w:r w:rsidRPr="001F7CD1">
        <w:rPr>
          <w:rFonts w:cs="Times New Roman"/>
          <w:bCs/>
          <w:i/>
          <w:iCs/>
          <w:sz w:val="24"/>
          <w:szCs w:val="24"/>
          <w:lang w:val="en-US"/>
        </w:rPr>
        <w:t>Ví tơ buông vẫn xanh rờn,</w:t>
      </w:r>
    </w:p>
    <w:p w14:paraId="65435C6E" w14:textId="6A3EC4EB" w:rsidR="0009768F" w:rsidRPr="001F7CD1" w:rsidRDefault="0009768F" w:rsidP="0009768F">
      <w:pPr>
        <w:spacing w:before="60" w:after="60"/>
        <w:ind w:firstLine="1843"/>
        <w:rPr>
          <w:rFonts w:cs="Times New Roman"/>
          <w:bCs/>
          <w:i/>
          <w:iCs/>
          <w:sz w:val="24"/>
          <w:szCs w:val="24"/>
          <w:lang w:val="vi-VN"/>
        </w:rPr>
      </w:pPr>
      <w:r w:rsidRPr="001F7CD1">
        <w:rPr>
          <w:rFonts w:cs="Times New Roman"/>
          <w:bCs/>
          <w:i/>
          <w:iCs/>
          <w:sz w:val="24"/>
          <w:szCs w:val="24"/>
          <w:lang w:val="en-US"/>
        </w:rPr>
        <w:t>Hay vào tay khác, khó còn nguyên xưa!</w:t>
      </w:r>
      <w:r w:rsidR="00301397" w:rsidRPr="001F7CD1">
        <w:rPr>
          <w:rFonts w:cs="Times New Roman"/>
          <w:bCs/>
          <w:i/>
          <w:iCs/>
          <w:sz w:val="24"/>
          <w:szCs w:val="24"/>
          <w:lang w:val="vi-VN"/>
        </w:rPr>
        <w:t>”</w:t>
      </w:r>
    </w:p>
    <w:p w14:paraId="643DDD86" w14:textId="77777777" w:rsidR="0009768F" w:rsidRPr="001F7CD1" w:rsidRDefault="0009768F" w:rsidP="0009768F">
      <w:pPr>
        <w:spacing w:before="60" w:after="60"/>
        <w:ind w:firstLine="1843"/>
        <w:rPr>
          <w:rFonts w:cs="Times New Roman"/>
          <w:bCs/>
          <w:sz w:val="24"/>
          <w:szCs w:val="24"/>
          <w:lang w:val="en-US"/>
        </w:rPr>
      </w:pPr>
      <w:r w:rsidRPr="001F7CD1">
        <w:rPr>
          <w:rFonts w:cs="Times New Roman"/>
          <w:bCs/>
          <w:sz w:val="24"/>
          <w:szCs w:val="24"/>
          <w:lang w:val="en-US"/>
        </w:rPr>
        <w:t>Nguyên văn:</w:t>
      </w:r>
    </w:p>
    <w:p w14:paraId="3468374C" w14:textId="1DBC26E4" w:rsidR="0009768F" w:rsidRPr="001F7CD1" w:rsidRDefault="00301397" w:rsidP="0009768F">
      <w:pPr>
        <w:spacing w:before="60" w:after="60"/>
        <w:ind w:firstLine="1843"/>
        <w:rPr>
          <w:rFonts w:cs="Times New Roman"/>
          <w:bCs/>
          <w:i/>
          <w:iCs/>
          <w:sz w:val="24"/>
          <w:szCs w:val="24"/>
          <w:lang w:val="en-US"/>
        </w:rPr>
      </w:pPr>
      <w:r w:rsidRPr="001F7CD1">
        <w:rPr>
          <w:rFonts w:cs="Times New Roman"/>
          <w:bCs/>
          <w:i/>
          <w:iCs/>
          <w:sz w:val="24"/>
          <w:szCs w:val="24"/>
          <w:lang w:val="vi-VN"/>
        </w:rPr>
        <w:t>“</w:t>
      </w:r>
      <w:r w:rsidR="0009768F" w:rsidRPr="001F7CD1">
        <w:rPr>
          <w:rFonts w:cs="Times New Roman"/>
          <w:bCs/>
          <w:i/>
          <w:iCs/>
          <w:sz w:val="24"/>
          <w:szCs w:val="24"/>
          <w:lang w:val="en-US"/>
        </w:rPr>
        <w:t>Chương Đài Liễu! Chương Đài Liễu!</w:t>
      </w:r>
    </w:p>
    <w:p w14:paraId="1D1E1B61" w14:textId="77777777" w:rsidR="0009768F" w:rsidRPr="001F7CD1" w:rsidRDefault="0009768F" w:rsidP="0009768F">
      <w:pPr>
        <w:spacing w:before="60" w:after="60"/>
        <w:ind w:firstLine="1843"/>
        <w:rPr>
          <w:rFonts w:cs="Times New Roman"/>
          <w:bCs/>
          <w:i/>
          <w:iCs/>
          <w:sz w:val="24"/>
          <w:szCs w:val="24"/>
          <w:lang w:val="en-US"/>
        </w:rPr>
      </w:pPr>
      <w:r w:rsidRPr="001F7CD1">
        <w:rPr>
          <w:rFonts w:cs="Times New Roman"/>
          <w:bCs/>
          <w:i/>
          <w:iCs/>
          <w:sz w:val="24"/>
          <w:szCs w:val="24"/>
          <w:lang w:val="en-US"/>
        </w:rPr>
        <w:t>Tích nhật thanh thanh kim tại phủ?</w:t>
      </w:r>
    </w:p>
    <w:p w14:paraId="270D17A1" w14:textId="77777777" w:rsidR="0009768F" w:rsidRPr="001F7CD1" w:rsidRDefault="0009768F" w:rsidP="0009768F">
      <w:pPr>
        <w:spacing w:before="60" w:after="60"/>
        <w:ind w:firstLine="1843"/>
        <w:rPr>
          <w:rFonts w:cs="Times New Roman"/>
          <w:bCs/>
          <w:i/>
          <w:iCs/>
          <w:sz w:val="24"/>
          <w:szCs w:val="24"/>
          <w:lang w:val="en-US"/>
        </w:rPr>
      </w:pPr>
      <w:r w:rsidRPr="001F7CD1">
        <w:rPr>
          <w:rFonts w:cs="Times New Roman"/>
          <w:bCs/>
          <w:i/>
          <w:iCs/>
          <w:sz w:val="24"/>
          <w:szCs w:val="24"/>
          <w:lang w:val="en-US"/>
        </w:rPr>
        <w:t>Túng sử trường điều tự cựu thùy,</w:t>
      </w:r>
    </w:p>
    <w:p w14:paraId="3C504897" w14:textId="77777777" w:rsidR="0009768F" w:rsidRPr="001F7CD1" w:rsidRDefault="0009768F" w:rsidP="0009768F">
      <w:pPr>
        <w:spacing w:before="60" w:after="60"/>
        <w:ind w:firstLine="1843"/>
        <w:rPr>
          <w:rFonts w:cs="Times New Roman"/>
          <w:bCs/>
          <w:i/>
          <w:iCs/>
          <w:sz w:val="24"/>
          <w:szCs w:val="24"/>
          <w:lang w:val="en-US"/>
        </w:rPr>
      </w:pPr>
      <w:r w:rsidRPr="001F7CD1">
        <w:rPr>
          <w:rFonts w:cs="Times New Roman"/>
          <w:bCs/>
          <w:i/>
          <w:iCs/>
          <w:sz w:val="24"/>
          <w:szCs w:val="24"/>
          <w:lang w:val="en-US"/>
        </w:rPr>
        <w:t>Dã ưng phan chiết tha nhân thủ.</w:t>
      </w:r>
    </w:p>
    <w:p w14:paraId="6EFD9F2C" w14:textId="77777777" w:rsidR="0009768F" w:rsidRPr="001F7CD1" w:rsidRDefault="0009768F" w:rsidP="0009768F">
      <w:pPr>
        <w:spacing w:before="60" w:after="60"/>
        <w:ind w:firstLine="1843"/>
        <w:rPr>
          <w:rFonts w:cs="Times New Roman"/>
          <w:bCs/>
          <w:i/>
          <w:iCs/>
          <w:sz w:val="24"/>
          <w:szCs w:val="24"/>
          <w:lang w:val="en-US"/>
        </w:rPr>
      </w:pPr>
      <w:r w:rsidRPr="001F7CD1">
        <w:rPr>
          <w:rFonts w:cs="Times New Roman"/>
          <w:bCs/>
          <w:i/>
          <w:iCs/>
          <w:sz w:val="24"/>
          <w:szCs w:val="24"/>
          <w:lang w:val="en-US"/>
        </w:rPr>
        <w:t>Liễu được thơ cũng đáp lại:</w:t>
      </w:r>
    </w:p>
    <w:p w14:paraId="12D03E6B" w14:textId="77777777" w:rsidR="0009768F" w:rsidRPr="001F7CD1" w:rsidRDefault="0009768F" w:rsidP="0009768F">
      <w:pPr>
        <w:spacing w:before="60" w:after="60"/>
        <w:ind w:firstLine="1843"/>
        <w:rPr>
          <w:rFonts w:cs="Times New Roman"/>
          <w:bCs/>
          <w:i/>
          <w:iCs/>
          <w:sz w:val="24"/>
          <w:szCs w:val="24"/>
          <w:lang w:val="en-US"/>
        </w:rPr>
      </w:pPr>
      <w:r w:rsidRPr="001F7CD1">
        <w:rPr>
          <w:rFonts w:cs="Times New Roman"/>
          <w:bCs/>
          <w:i/>
          <w:iCs/>
          <w:sz w:val="24"/>
          <w:szCs w:val="24"/>
          <w:lang w:val="en-US"/>
        </w:rPr>
        <w:t>Xanh non cành liễu đương tươi,</w:t>
      </w:r>
    </w:p>
    <w:p w14:paraId="59F743D8" w14:textId="77777777" w:rsidR="0009768F" w:rsidRPr="001F7CD1" w:rsidRDefault="0009768F" w:rsidP="0009768F">
      <w:pPr>
        <w:spacing w:before="60" w:after="60"/>
        <w:ind w:firstLine="1843"/>
        <w:rPr>
          <w:rFonts w:cs="Times New Roman"/>
          <w:bCs/>
          <w:i/>
          <w:iCs/>
          <w:sz w:val="24"/>
          <w:szCs w:val="24"/>
          <w:lang w:val="en-US"/>
        </w:rPr>
      </w:pPr>
      <w:r w:rsidRPr="001F7CD1">
        <w:rPr>
          <w:rFonts w:cs="Times New Roman"/>
          <w:bCs/>
          <w:i/>
          <w:iCs/>
          <w:sz w:val="24"/>
          <w:szCs w:val="24"/>
          <w:lang w:val="en-US"/>
        </w:rPr>
        <w:t>Năm năm luống để tặng người biệt ly.</w:t>
      </w:r>
    </w:p>
    <w:p w14:paraId="7DF29F6A" w14:textId="77777777" w:rsidR="0009768F" w:rsidRPr="001F7CD1" w:rsidRDefault="0009768F" w:rsidP="0009768F">
      <w:pPr>
        <w:spacing w:before="60" w:after="60"/>
        <w:ind w:firstLine="1843"/>
        <w:rPr>
          <w:rFonts w:cs="Times New Roman"/>
          <w:bCs/>
          <w:i/>
          <w:iCs/>
          <w:sz w:val="24"/>
          <w:szCs w:val="24"/>
          <w:lang w:val="en-US"/>
        </w:rPr>
      </w:pPr>
      <w:r w:rsidRPr="001F7CD1">
        <w:rPr>
          <w:rFonts w:cs="Times New Roman"/>
          <w:bCs/>
          <w:i/>
          <w:iCs/>
          <w:sz w:val="24"/>
          <w:szCs w:val="24"/>
          <w:lang w:val="en-US"/>
        </w:rPr>
        <w:t>Thu sang quyện lá vàng đi,</w:t>
      </w:r>
    </w:p>
    <w:p w14:paraId="5FDA9F90" w14:textId="0FE2C413" w:rsidR="0009768F" w:rsidRPr="001F7CD1" w:rsidRDefault="0009768F" w:rsidP="0009768F">
      <w:pPr>
        <w:spacing w:before="60" w:after="60"/>
        <w:ind w:firstLine="1843"/>
        <w:rPr>
          <w:rFonts w:cs="Times New Roman"/>
          <w:bCs/>
          <w:i/>
          <w:iCs/>
          <w:sz w:val="24"/>
          <w:szCs w:val="24"/>
          <w:lang w:val="vi-VN"/>
        </w:rPr>
      </w:pPr>
      <w:r w:rsidRPr="001F7CD1">
        <w:rPr>
          <w:rFonts w:cs="Times New Roman"/>
          <w:bCs/>
          <w:i/>
          <w:iCs/>
          <w:sz w:val="24"/>
          <w:szCs w:val="24"/>
          <w:lang w:val="en-US"/>
        </w:rPr>
        <w:t>Chàng về biết có còn gì bẻ vin!</w:t>
      </w:r>
      <w:r w:rsidR="00301397" w:rsidRPr="001F7CD1">
        <w:rPr>
          <w:rFonts w:cs="Times New Roman"/>
          <w:bCs/>
          <w:i/>
          <w:iCs/>
          <w:sz w:val="24"/>
          <w:szCs w:val="24"/>
          <w:lang w:val="vi-VN"/>
        </w:rPr>
        <w:t>”</w:t>
      </w:r>
    </w:p>
    <w:p w14:paraId="61285378" w14:textId="77777777" w:rsidR="0009768F" w:rsidRPr="001F7CD1" w:rsidRDefault="0009768F" w:rsidP="0009768F">
      <w:pPr>
        <w:spacing w:before="60" w:after="60"/>
        <w:ind w:firstLine="4111"/>
        <w:rPr>
          <w:rFonts w:cs="Times New Roman"/>
          <w:bCs/>
          <w:sz w:val="24"/>
          <w:szCs w:val="24"/>
          <w:lang w:val="en-US"/>
        </w:rPr>
      </w:pPr>
      <w:r w:rsidRPr="001F7CD1">
        <w:rPr>
          <w:rFonts w:cs="Times New Roman"/>
          <w:bCs/>
          <w:sz w:val="24"/>
          <w:szCs w:val="24"/>
          <w:lang w:val="en-US"/>
        </w:rPr>
        <w:t>(Bản dịch của Trúc Khê)</w:t>
      </w:r>
    </w:p>
    <w:p w14:paraId="6316FB9B" w14:textId="77777777" w:rsidR="0009768F" w:rsidRPr="001F7CD1" w:rsidRDefault="0009768F" w:rsidP="0009768F">
      <w:pPr>
        <w:spacing w:before="60" w:after="60"/>
        <w:ind w:firstLine="1843"/>
        <w:rPr>
          <w:rFonts w:cs="Times New Roman"/>
          <w:bCs/>
          <w:sz w:val="24"/>
          <w:szCs w:val="24"/>
          <w:lang w:val="en-US"/>
        </w:rPr>
      </w:pPr>
      <w:r w:rsidRPr="001F7CD1">
        <w:rPr>
          <w:rFonts w:cs="Times New Roman"/>
          <w:bCs/>
          <w:sz w:val="24"/>
          <w:szCs w:val="24"/>
          <w:lang w:val="en-US"/>
        </w:rPr>
        <w:t>Nguyên văn:</w:t>
      </w:r>
    </w:p>
    <w:p w14:paraId="03BF616C" w14:textId="5D7FE3F6" w:rsidR="0009768F" w:rsidRPr="001F7CD1" w:rsidRDefault="00301397" w:rsidP="0009768F">
      <w:pPr>
        <w:spacing w:before="60" w:after="60"/>
        <w:ind w:firstLine="1843"/>
        <w:rPr>
          <w:rFonts w:cs="Times New Roman"/>
          <w:bCs/>
          <w:i/>
          <w:iCs/>
          <w:sz w:val="24"/>
          <w:szCs w:val="24"/>
          <w:lang w:val="en-US"/>
        </w:rPr>
      </w:pPr>
      <w:r w:rsidRPr="001F7CD1">
        <w:rPr>
          <w:rFonts w:cs="Times New Roman"/>
          <w:bCs/>
          <w:i/>
          <w:iCs/>
          <w:sz w:val="24"/>
          <w:szCs w:val="24"/>
          <w:lang w:val="vi-VN"/>
        </w:rPr>
        <w:t>“</w:t>
      </w:r>
      <w:r w:rsidR="0009768F" w:rsidRPr="001F7CD1">
        <w:rPr>
          <w:rFonts w:cs="Times New Roman"/>
          <w:bCs/>
          <w:i/>
          <w:iCs/>
          <w:sz w:val="24"/>
          <w:szCs w:val="24"/>
          <w:lang w:val="en-US"/>
        </w:rPr>
        <w:t>Dương liễu chi, phương chi tiết,</w:t>
      </w:r>
    </w:p>
    <w:p w14:paraId="6009263A" w14:textId="77777777" w:rsidR="0009768F" w:rsidRPr="001F7CD1" w:rsidRDefault="0009768F" w:rsidP="0009768F">
      <w:pPr>
        <w:spacing w:before="60" w:after="60"/>
        <w:ind w:firstLine="1843"/>
        <w:rPr>
          <w:rFonts w:cs="Times New Roman"/>
          <w:bCs/>
          <w:i/>
          <w:iCs/>
          <w:sz w:val="24"/>
          <w:szCs w:val="24"/>
          <w:lang w:val="en-US"/>
        </w:rPr>
      </w:pPr>
      <w:r w:rsidRPr="001F7CD1">
        <w:rPr>
          <w:rFonts w:cs="Times New Roman"/>
          <w:bCs/>
          <w:i/>
          <w:iCs/>
          <w:sz w:val="24"/>
          <w:szCs w:val="24"/>
          <w:lang w:val="en-US"/>
        </w:rPr>
        <w:t>Khả hận niên niên tặng ly biệt.</w:t>
      </w:r>
    </w:p>
    <w:p w14:paraId="5A0C6F89" w14:textId="77777777" w:rsidR="0009768F" w:rsidRPr="001F7CD1" w:rsidRDefault="0009768F" w:rsidP="0009768F">
      <w:pPr>
        <w:spacing w:before="60" w:after="60"/>
        <w:ind w:firstLine="1843"/>
        <w:rPr>
          <w:rFonts w:cs="Times New Roman"/>
          <w:bCs/>
          <w:i/>
          <w:iCs/>
          <w:sz w:val="24"/>
          <w:szCs w:val="24"/>
          <w:lang w:val="en-US"/>
        </w:rPr>
      </w:pPr>
      <w:r w:rsidRPr="001F7CD1">
        <w:rPr>
          <w:rFonts w:cs="Times New Roman"/>
          <w:bCs/>
          <w:i/>
          <w:iCs/>
          <w:sz w:val="24"/>
          <w:szCs w:val="24"/>
          <w:lang w:val="en-US"/>
        </w:rPr>
        <w:t>Nhất diệp tùy phong hốt báo thu,</w:t>
      </w:r>
    </w:p>
    <w:p w14:paraId="2A1FCD43" w14:textId="1139D74E" w:rsidR="0009768F" w:rsidRPr="001F7CD1" w:rsidRDefault="0009768F" w:rsidP="0009768F">
      <w:pPr>
        <w:spacing w:before="60" w:after="60"/>
        <w:ind w:firstLine="1843"/>
        <w:rPr>
          <w:rFonts w:cs="Times New Roman"/>
          <w:bCs/>
          <w:i/>
          <w:iCs/>
          <w:sz w:val="24"/>
          <w:szCs w:val="24"/>
          <w:lang w:val="vi-VN"/>
        </w:rPr>
      </w:pPr>
      <w:r w:rsidRPr="001F7CD1">
        <w:rPr>
          <w:rFonts w:cs="Times New Roman"/>
          <w:bCs/>
          <w:i/>
          <w:iCs/>
          <w:sz w:val="24"/>
          <w:szCs w:val="24"/>
          <w:lang w:val="en-US"/>
        </w:rPr>
        <w:t>Túng sử quân lai khởi kham chiết!</w:t>
      </w:r>
      <w:r w:rsidR="00301397" w:rsidRPr="001F7CD1">
        <w:rPr>
          <w:rFonts w:cs="Times New Roman"/>
          <w:bCs/>
          <w:i/>
          <w:iCs/>
          <w:sz w:val="24"/>
          <w:szCs w:val="24"/>
          <w:lang w:val="vi-VN"/>
        </w:rPr>
        <w:t>”</w:t>
      </w:r>
    </w:p>
    <w:p w14:paraId="21124BCC" w14:textId="77777777" w:rsidR="0009768F" w:rsidRPr="001F7CD1" w:rsidRDefault="0009768F" w:rsidP="0009768F">
      <w:pPr>
        <w:spacing w:before="60" w:after="60"/>
        <w:ind w:firstLine="426"/>
        <w:rPr>
          <w:rFonts w:cs="Times New Roman"/>
          <w:bCs/>
          <w:sz w:val="24"/>
          <w:szCs w:val="24"/>
          <w:lang w:val="en-US"/>
        </w:rPr>
      </w:pPr>
      <w:r w:rsidRPr="001F7CD1">
        <w:rPr>
          <w:rFonts w:cs="Times New Roman"/>
          <w:bCs/>
          <w:sz w:val="24"/>
          <w:szCs w:val="24"/>
          <w:lang w:val="en-US"/>
        </w:rPr>
        <w:t>Lời thơ trao đổi thành một điềm gở báo trước.</w:t>
      </w:r>
    </w:p>
    <w:p w14:paraId="55F29D63" w14:textId="77777777" w:rsidR="0009768F" w:rsidRPr="001F7CD1" w:rsidRDefault="0009768F" w:rsidP="0009768F">
      <w:pPr>
        <w:spacing w:before="60" w:after="60"/>
        <w:ind w:firstLine="426"/>
        <w:rPr>
          <w:rFonts w:cs="Times New Roman"/>
          <w:bCs/>
          <w:sz w:val="24"/>
          <w:szCs w:val="24"/>
          <w:lang w:val="en-US"/>
        </w:rPr>
      </w:pPr>
      <w:r w:rsidRPr="001F7CD1">
        <w:rPr>
          <w:rFonts w:cs="Times New Roman"/>
          <w:bCs/>
          <w:sz w:val="24"/>
          <w:szCs w:val="24"/>
          <w:lang w:val="en-US"/>
        </w:rPr>
        <w:t>Một thời gian, Hàn được trở về triều, tìm Liễu không thấy đâu cả. Dò hỏi tin tức, thì ra Liễu đã bị viên tướng Phiên rất có công trạng với triều đình tên Sa Tra Lợi thấy nàng có sắc đẹp nên cướp mất. Nàng bấy giờ được luyến ái hơn hết cả mọi phòng. Hàn buồn bã vô cùng, nỗi nhớ thương không sao khuây được.</w:t>
      </w:r>
    </w:p>
    <w:p w14:paraId="578CB55B" w14:textId="77777777" w:rsidR="0009768F" w:rsidRPr="001F7CD1" w:rsidRDefault="0009768F" w:rsidP="0009768F">
      <w:pPr>
        <w:spacing w:before="60" w:after="60"/>
        <w:ind w:firstLine="426"/>
        <w:rPr>
          <w:rFonts w:cs="Times New Roman"/>
          <w:bCs/>
          <w:sz w:val="24"/>
          <w:szCs w:val="24"/>
          <w:lang w:val="en-US"/>
        </w:rPr>
      </w:pPr>
      <w:r w:rsidRPr="001F7CD1">
        <w:rPr>
          <w:rFonts w:cs="Times New Roman"/>
          <w:bCs/>
          <w:sz w:val="24"/>
          <w:szCs w:val="24"/>
          <w:lang w:val="en-US"/>
        </w:rPr>
        <w:t xml:space="preserve">May có một tráng sĩ trẻ tuổi tên Hứa Tuấn thương xót tình cảnh của Hàn, tìm mẹo cứu được Liễu. Bấy giờ vợ chồng được </w:t>
      </w:r>
      <w:r w:rsidRPr="001F7CD1">
        <w:rPr>
          <w:rFonts w:cs="Times New Roman"/>
          <w:bCs/>
          <w:sz w:val="24"/>
          <w:szCs w:val="24"/>
          <w:lang w:val="vi-VN"/>
        </w:rPr>
        <w:t>s</w:t>
      </w:r>
      <w:r w:rsidRPr="001F7CD1">
        <w:rPr>
          <w:rFonts w:cs="Times New Roman"/>
          <w:bCs/>
          <w:sz w:val="24"/>
          <w:szCs w:val="24"/>
          <w:lang w:val="en-US"/>
        </w:rPr>
        <w:t>um họp đầm ấm như xưa.</w:t>
      </w:r>
    </w:p>
    <w:p w14:paraId="4C164E75" w14:textId="77777777" w:rsidR="0009768F" w:rsidRPr="001F7CD1" w:rsidRDefault="0009768F" w:rsidP="0009768F">
      <w:pPr>
        <w:spacing w:before="60" w:after="60"/>
        <w:ind w:firstLine="426"/>
        <w:rPr>
          <w:rFonts w:cs="Times New Roman"/>
          <w:b/>
          <w:bCs/>
          <w:spacing w:val="-4"/>
          <w:sz w:val="24"/>
          <w:szCs w:val="24"/>
          <w:lang w:val="vi-VN"/>
        </w:rPr>
      </w:pPr>
      <w:r w:rsidRPr="001F7CD1">
        <w:rPr>
          <w:rFonts w:cs="Times New Roman"/>
          <w:b/>
          <w:bCs/>
          <w:spacing w:val="-4"/>
          <w:sz w:val="24"/>
          <w:szCs w:val="24"/>
          <w:lang w:val="vi-VN"/>
        </w:rPr>
        <w:t xml:space="preserve">* </w:t>
      </w:r>
      <w:r w:rsidRPr="001F7CD1">
        <w:rPr>
          <w:rFonts w:cs="Times New Roman"/>
          <w:b/>
          <w:bCs/>
          <w:spacing w:val="-4"/>
          <w:sz w:val="24"/>
          <w:szCs w:val="24"/>
          <w:lang w:val="en-US"/>
        </w:rPr>
        <w:t xml:space="preserve">Ý </w:t>
      </w:r>
      <w:r w:rsidRPr="001F7CD1">
        <w:rPr>
          <w:rFonts w:cs="Times New Roman"/>
          <w:b/>
          <w:bCs/>
          <w:spacing w:val="-4"/>
          <w:sz w:val="24"/>
          <w:szCs w:val="24"/>
          <w:lang w:val="vi-VN"/>
        </w:rPr>
        <w:t>đoạn thơ</w:t>
      </w:r>
      <w:r w:rsidRPr="001F7CD1">
        <w:rPr>
          <w:rFonts w:cs="Times New Roman"/>
          <w:b/>
          <w:bCs/>
          <w:spacing w:val="-4"/>
          <w:sz w:val="24"/>
          <w:szCs w:val="24"/>
          <w:lang w:val="en-US"/>
        </w:rPr>
        <w:t>:</w:t>
      </w:r>
      <w:r w:rsidRPr="001F7CD1">
        <w:rPr>
          <w:rFonts w:cs="Times New Roman"/>
          <w:bCs/>
          <w:spacing w:val="-4"/>
          <w:sz w:val="24"/>
          <w:szCs w:val="24"/>
          <w:lang w:val="en-US"/>
        </w:rPr>
        <w:t xml:space="preserve"> diễn tả nỗi lòng nhớ thương quê hương và </w:t>
      </w:r>
      <w:r w:rsidRPr="001F7CD1">
        <w:rPr>
          <w:rFonts w:cs="Times New Roman"/>
          <w:bCs/>
          <w:spacing w:val="-4"/>
          <w:sz w:val="24"/>
          <w:szCs w:val="24"/>
          <w:lang w:val="vi-VN"/>
        </w:rPr>
        <w:t xml:space="preserve">Kim Trọng </w:t>
      </w:r>
      <w:r w:rsidRPr="001F7CD1">
        <w:rPr>
          <w:rFonts w:cs="Times New Roman"/>
          <w:bCs/>
          <w:spacing w:val="-4"/>
          <w:sz w:val="24"/>
          <w:szCs w:val="24"/>
          <w:lang w:val="en-US"/>
        </w:rPr>
        <w:t xml:space="preserve">của nàng Kiều lúc ở lầu </w:t>
      </w:r>
      <w:r w:rsidRPr="001F7CD1">
        <w:rPr>
          <w:rFonts w:cs="Times New Roman"/>
          <w:bCs/>
          <w:spacing w:val="-4"/>
          <w:sz w:val="24"/>
          <w:szCs w:val="24"/>
          <w:lang w:val="vi-VN"/>
        </w:rPr>
        <w:t>xanh.</w:t>
      </w:r>
    </w:p>
    <w:p w14:paraId="0ECCB5A6" w14:textId="77777777" w:rsidR="0009768F" w:rsidRPr="001F7CD1" w:rsidRDefault="0009768F" w:rsidP="0009768F">
      <w:pPr>
        <w:spacing w:before="60" w:after="60"/>
        <w:ind w:firstLine="426"/>
        <w:rPr>
          <w:rFonts w:cs="Times New Roman"/>
          <w:b/>
          <w:bCs/>
          <w:sz w:val="24"/>
          <w:szCs w:val="24"/>
          <w:lang w:val="en-US"/>
        </w:rPr>
      </w:pPr>
      <w:r w:rsidRPr="001F7CD1">
        <w:rPr>
          <w:rFonts w:cs="Times New Roman"/>
          <w:b/>
          <w:bCs/>
          <w:sz w:val="24"/>
          <w:szCs w:val="24"/>
          <w:lang w:val="en-US"/>
        </w:rPr>
        <w:lastRenderedPageBreak/>
        <w:t xml:space="preserve">Bài </w:t>
      </w:r>
      <w:r w:rsidRPr="001F7CD1">
        <w:rPr>
          <w:rFonts w:cs="Times New Roman"/>
          <w:b/>
          <w:bCs/>
          <w:sz w:val="24"/>
          <w:szCs w:val="24"/>
          <w:lang w:val="vi-VN"/>
        </w:rPr>
        <w:t>2.</w:t>
      </w:r>
      <w:r w:rsidRPr="001F7CD1">
        <w:rPr>
          <w:rFonts w:cs="Times New Roman"/>
          <w:b/>
          <w:bCs/>
          <w:sz w:val="24"/>
          <w:szCs w:val="24"/>
          <w:lang w:val="en-US"/>
        </w:rPr>
        <w:t xml:space="preserve"> Tìm và </w:t>
      </w:r>
      <w:r w:rsidRPr="001F7CD1">
        <w:rPr>
          <w:rFonts w:cs="Times New Roman"/>
          <w:b/>
          <w:bCs/>
          <w:sz w:val="24"/>
          <w:szCs w:val="24"/>
          <w:lang w:val="vi-VN"/>
        </w:rPr>
        <w:t xml:space="preserve">nêu </w:t>
      </w:r>
      <w:r w:rsidRPr="001F7CD1">
        <w:rPr>
          <w:rFonts w:cs="Times New Roman"/>
          <w:b/>
          <w:bCs/>
          <w:sz w:val="24"/>
          <w:szCs w:val="24"/>
          <w:lang w:val="en-US"/>
        </w:rPr>
        <w:t xml:space="preserve">tác dụng của hai điển </w:t>
      </w:r>
      <w:r w:rsidRPr="001F7CD1">
        <w:rPr>
          <w:rFonts w:cs="Times New Roman"/>
          <w:b/>
          <w:bCs/>
          <w:sz w:val="24"/>
          <w:szCs w:val="24"/>
          <w:lang w:val="vi-VN"/>
        </w:rPr>
        <w:t>tích,</w:t>
      </w:r>
      <w:r w:rsidRPr="001F7CD1">
        <w:rPr>
          <w:rFonts w:cs="Times New Roman"/>
          <w:b/>
          <w:bCs/>
          <w:sz w:val="24"/>
          <w:szCs w:val="24"/>
          <w:lang w:val="en-US"/>
        </w:rPr>
        <w:t xml:space="preserve"> điển cố được sử dụng trong đoạn thơ sau:</w:t>
      </w:r>
    </w:p>
    <w:p w14:paraId="5E615E4B" w14:textId="77777777" w:rsidR="0009768F" w:rsidRPr="001F7CD1" w:rsidRDefault="0009768F" w:rsidP="003F1191">
      <w:pPr>
        <w:spacing w:before="60" w:after="60"/>
        <w:ind w:firstLine="426"/>
        <w:jc w:val="center"/>
        <w:rPr>
          <w:rFonts w:cs="Times New Roman"/>
          <w:bCs/>
          <w:i/>
          <w:sz w:val="24"/>
          <w:szCs w:val="24"/>
          <w:lang w:val="en-US"/>
        </w:rPr>
      </w:pPr>
      <w:r w:rsidRPr="001F7CD1">
        <w:rPr>
          <w:rFonts w:cs="Times New Roman"/>
          <w:bCs/>
          <w:i/>
          <w:sz w:val="24"/>
          <w:szCs w:val="24"/>
          <w:lang w:val="en-US"/>
        </w:rPr>
        <w:t>Tưởng người dưới nguyệt chén đồng,</w:t>
      </w:r>
    </w:p>
    <w:p w14:paraId="586B5DE7" w14:textId="77777777" w:rsidR="0009768F" w:rsidRPr="001F7CD1" w:rsidRDefault="0009768F" w:rsidP="003F1191">
      <w:pPr>
        <w:spacing w:before="60" w:after="60"/>
        <w:ind w:firstLine="426"/>
        <w:jc w:val="center"/>
        <w:rPr>
          <w:rFonts w:cs="Times New Roman"/>
          <w:bCs/>
          <w:i/>
          <w:sz w:val="24"/>
          <w:szCs w:val="24"/>
          <w:lang w:val="en-US"/>
        </w:rPr>
      </w:pPr>
      <w:r w:rsidRPr="001F7CD1">
        <w:rPr>
          <w:rFonts w:cs="Times New Roman"/>
          <w:bCs/>
          <w:i/>
          <w:sz w:val="24"/>
          <w:szCs w:val="24"/>
          <w:lang w:val="en-US"/>
        </w:rPr>
        <w:t>Tin sương luống những rày trông mai chờ.</w:t>
      </w:r>
    </w:p>
    <w:p w14:paraId="29FE4E05" w14:textId="77777777" w:rsidR="0009768F" w:rsidRPr="001F7CD1" w:rsidRDefault="0009768F" w:rsidP="003F1191">
      <w:pPr>
        <w:spacing w:before="60" w:after="60"/>
        <w:ind w:firstLine="426"/>
        <w:jc w:val="center"/>
        <w:rPr>
          <w:rFonts w:cs="Times New Roman"/>
          <w:bCs/>
          <w:i/>
          <w:sz w:val="24"/>
          <w:szCs w:val="24"/>
          <w:lang w:val="en-US"/>
        </w:rPr>
      </w:pPr>
      <w:r w:rsidRPr="001F7CD1">
        <w:rPr>
          <w:rFonts w:cs="Times New Roman"/>
          <w:bCs/>
          <w:i/>
          <w:sz w:val="24"/>
          <w:szCs w:val="24"/>
          <w:lang w:val="en-US"/>
        </w:rPr>
        <w:t>Bên trời góc bể bơ vơ,</w:t>
      </w:r>
    </w:p>
    <w:p w14:paraId="1C03ED43" w14:textId="77777777" w:rsidR="0009768F" w:rsidRPr="001F7CD1" w:rsidRDefault="0009768F" w:rsidP="003F1191">
      <w:pPr>
        <w:spacing w:before="60" w:after="60"/>
        <w:ind w:firstLine="426"/>
        <w:jc w:val="center"/>
        <w:rPr>
          <w:rFonts w:cs="Times New Roman"/>
          <w:bCs/>
          <w:i/>
          <w:sz w:val="24"/>
          <w:szCs w:val="24"/>
          <w:lang w:val="en-US"/>
        </w:rPr>
      </w:pPr>
      <w:r w:rsidRPr="001F7CD1">
        <w:rPr>
          <w:rFonts w:cs="Times New Roman"/>
          <w:bCs/>
          <w:i/>
          <w:sz w:val="24"/>
          <w:szCs w:val="24"/>
          <w:lang w:val="en-US"/>
        </w:rPr>
        <w:t>Tấm son gột rửa bao giờ cho phai.</w:t>
      </w:r>
    </w:p>
    <w:p w14:paraId="5DB1D5D7" w14:textId="77777777" w:rsidR="0009768F" w:rsidRPr="001F7CD1" w:rsidRDefault="0009768F" w:rsidP="003F1191">
      <w:pPr>
        <w:spacing w:before="60" w:after="60"/>
        <w:ind w:firstLine="426"/>
        <w:jc w:val="center"/>
        <w:rPr>
          <w:rFonts w:cs="Times New Roman"/>
          <w:bCs/>
          <w:i/>
          <w:sz w:val="24"/>
          <w:szCs w:val="24"/>
          <w:lang w:val="en-US"/>
        </w:rPr>
      </w:pPr>
      <w:r w:rsidRPr="001F7CD1">
        <w:rPr>
          <w:rFonts w:cs="Times New Roman"/>
          <w:bCs/>
          <w:i/>
          <w:sz w:val="24"/>
          <w:szCs w:val="24"/>
          <w:lang w:val="en-US"/>
        </w:rPr>
        <w:t>Xót người tựa cửa hôm mai,</w:t>
      </w:r>
    </w:p>
    <w:p w14:paraId="0A658348" w14:textId="77777777" w:rsidR="0009768F" w:rsidRPr="001F7CD1" w:rsidRDefault="0009768F" w:rsidP="003F1191">
      <w:pPr>
        <w:spacing w:before="60" w:after="60"/>
        <w:ind w:firstLine="426"/>
        <w:jc w:val="center"/>
        <w:rPr>
          <w:rFonts w:cs="Times New Roman"/>
          <w:bCs/>
          <w:i/>
          <w:sz w:val="24"/>
          <w:szCs w:val="24"/>
          <w:lang w:val="en-US"/>
        </w:rPr>
      </w:pPr>
      <w:r w:rsidRPr="001F7CD1">
        <w:rPr>
          <w:rFonts w:cs="Times New Roman"/>
          <w:bCs/>
          <w:i/>
          <w:sz w:val="24"/>
          <w:szCs w:val="24"/>
          <w:lang w:val="en-US"/>
        </w:rPr>
        <w:t>Quạt nồng ấp lạnh những ai đó giờ?</w:t>
      </w:r>
    </w:p>
    <w:p w14:paraId="736A2364" w14:textId="77777777" w:rsidR="0009768F" w:rsidRPr="001F7CD1" w:rsidRDefault="0009768F" w:rsidP="003F1191">
      <w:pPr>
        <w:spacing w:before="60" w:after="60"/>
        <w:ind w:firstLine="426"/>
        <w:jc w:val="center"/>
        <w:rPr>
          <w:rFonts w:cs="Times New Roman"/>
          <w:bCs/>
          <w:i/>
          <w:sz w:val="24"/>
          <w:szCs w:val="24"/>
          <w:lang w:val="en-US"/>
        </w:rPr>
      </w:pPr>
      <w:r w:rsidRPr="001F7CD1">
        <w:rPr>
          <w:rFonts w:cs="Times New Roman"/>
          <w:bCs/>
          <w:i/>
          <w:sz w:val="24"/>
          <w:szCs w:val="24"/>
          <w:lang w:val="en-US"/>
        </w:rPr>
        <w:t>Sân Lai cách mấy nắng mưa,</w:t>
      </w:r>
    </w:p>
    <w:p w14:paraId="49DCA30C" w14:textId="77777777" w:rsidR="0009768F" w:rsidRPr="001F7CD1" w:rsidRDefault="0009768F" w:rsidP="003F1191">
      <w:pPr>
        <w:spacing w:before="60" w:after="60"/>
        <w:ind w:firstLine="426"/>
        <w:jc w:val="center"/>
        <w:rPr>
          <w:rFonts w:cs="Times New Roman"/>
          <w:bCs/>
          <w:i/>
          <w:sz w:val="24"/>
          <w:szCs w:val="24"/>
          <w:lang w:val="en-US"/>
        </w:rPr>
      </w:pPr>
      <w:r w:rsidRPr="001F7CD1">
        <w:rPr>
          <w:rFonts w:cs="Times New Roman"/>
          <w:bCs/>
          <w:i/>
          <w:sz w:val="24"/>
          <w:szCs w:val="24"/>
          <w:lang w:val="en-US"/>
        </w:rPr>
        <w:t>Có khi gốc tử đã vừa người ôm.</w:t>
      </w:r>
    </w:p>
    <w:p w14:paraId="3067D69B" w14:textId="77777777" w:rsidR="0009768F" w:rsidRPr="001F7CD1" w:rsidRDefault="0009768F" w:rsidP="0009768F">
      <w:pPr>
        <w:spacing w:before="60" w:after="60"/>
        <w:ind w:firstLine="426"/>
        <w:rPr>
          <w:rFonts w:cs="Times New Roman"/>
          <w:b/>
          <w:bCs/>
          <w:sz w:val="24"/>
          <w:szCs w:val="24"/>
          <w:lang w:val="vi-VN"/>
        </w:rPr>
      </w:pPr>
      <w:r w:rsidRPr="001F7CD1">
        <w:rPr>
          <w:rFonts w:cs="Times New Roman"/>
          <w:b/>
          <w:bCs/>
          <w:sz w:val="24"/>
          <w:szCs w:val="24"/>
          <w:lang w:val="vi-VN"/>
        </w:rPr>
        <w:t>GỢI Ý</w:t>
      </w:r>
    </w:p>
    <w:p w14:paraId="1AA0CA95" w14:textId="77777777" w:rsidR="0009768F" w:rsidRPr="001F7CD1" w:rsidRDefault="0009768F" w:rsidP="0009768F">
      <w:pPr>
        <w:spacing w:before="60" w:after="60"/>
        <w:ind w:firstLine="426"/>
        <w:rPr>
          <w:rFonts w:cs="Times New Roman"/>
          <w:b/>
          <w:bCs/>
          <w:sz w:val="24"/>
          <w:szCs w:val="24"/>
          <w:lang w:val="en-US"/>
        </w:rPr>
      </w:pPr>
      <w:r w:rsidRPr="001F7CD1">
        <w:rPr>
          <w:rFonts w:cs="Times New Roman"/>
          <w:b/>
          <w:bCs/>
          <w:sz w:val="24"/>
          <w:szCs w:val="24"/>
          <w:lang w:val="vi-VN"/>
        </w:rPr>
        <w:t xml:space="preserve">- </w:t>
      </w:r>
      <w:r w:rsidRPr="001F7CD1">
        <w:rPr>
          <w:rFonts w:cs="Times New Roman"/>
          <w:b/>
          <w:bCs/>
          <w:sz w:val="24"/>
          <w:szCs w:val="24"/>
          <w:lang w:val="en-US"/>
        </w:rPr>
        <w:t xml:space="preserve">Hai điển </w:t>
      </w:r>
      <w:r w:rsidRPr="001F7CD1">
        <w:rPr>
          <w:rFonts w:cs="Times New Roman"/>
          <w:b/>
          <w:bCs/>
          <w:sz w:val="24"/>
          <w:szCs w:val="24"/>
          <w:lang w:val="vi-VN"/>
        </w:rPr>
        <w:t>tích,</w:t>
      </w:r>
      <w:r w:rsidRPr="001F7CD1">
        <w:rPr>
          <w:rFonts w:cs="Times New Roman"/>
          <w:b/>
          <w:bCs/>
          <w:sz w:val="24"/>
          <w:szCs w:val="24"/>
          <w:lang w:val="en-US"/>
        </w:rPr>
        <w:t xml:space="preserve"> điển cố được sử dụng:</w:t>
      </w:r>
    </w:p>
    <w:p w14:paraId="25887A8A" w14:textId="08BC9BC0" w:rsidR="0009768F" w:rsidRPr="001F7CD1" w:rsidRDefault="0009768F" w:rsidP="0009768F">
      <w:pPr>
        <w:spacing w:before="60" w:after="60"/>
        <w:ind w:firstLine="426"/>
        <w:rPr>
          <w:rFonts w:cs="Times New Roman"/>
          <w:bCs/>
          <w:sz w:val="24"/>
          <w:szCs w:val="24"/>
          <w:lang w:val="vi-VN"/>
        </w:rPr>
      </w:pP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en-US"/>
        </w:rPr>
        <w:t xml:space="preserve">Quạt nồng ấp </w:t>
      </w:r>
      <w:r w:rsidRPr="001F7CD1">
        <w:rPr>
          <w:rFonts w:cs="Times New Roman"/>
          <w:bCs/>
          <w:sz w:val="24"/>
          <w:szCs w:val="24"/>
          <w:lang w:val="vi-VN"/>
        </w:rPr>
        <w:t>lạnh</w:t>
      </w:r>
      <w:r w:rsidR="00301397" w:rsidRPr="001F7CD1">
        <w:rPr>
          <w:rFonts w:cs="Times New Roman"/>
          <w:bCs/>
          <w:sz w:val="24"/>
          <w:szCs w:val="24"/>
          <w:lang w:val="vi-VN"/>
        </w:rPr>
        <w:t>”</w:t>
      </w:r>
      <w:r w:rsidRPr="001F7CD1">
        <w:rPr>
          <w:rFonts w:cs="Times New Roman"/>
          <w:bCs/>
          <w:sz w:val="24"/>
          <w:szCs w:val="24"/>
          <w:lang w:val="en-US"/>
        </w:rPr>
        <w:t xml:space="preserve">: nói về người con có hiếu, phụng dưỡng cha mẹ, mùa hè trời nóng nực thì quạt cho cha mẹ ngủ, mùa đông trời giá lạnh thì vào nằm trong giường trước cho </w:t>
      </w:r>
      <w:r w:rsidRPr="001F7CD1">
        <w:rPr>
          <w:rFonts w:cs="Times New Roman"/>
          <w:bCs/>
          <w:sz w:val="24"/>
          <w:szCs w:val="24"/>
          <w:lang w:val="vi-VN"/>
        </w:rPr>
        <w:t>ấm.</w:t>
      </w:r>
    </w:p>
    <w:p w14:paraId="7FD1D3C0" w14:textId="7F5C0828" w:rsidR="0009768F" w:rsidRPr="001F7CD1" w:rsidRDefault="0009768F" w:rsidP="0009768F">
      <w:pPr>
        <w:spacing w:before="60" w:after="60"/>
        <w:ind w:firstLine="426"/>
        <w:rPr>
          <w:rFonts w:cs="Times New Roman"/>
          <w:bCs/>
          <w:sz w:val="24"/>
          <w:szCs w:val="24"/>
          <w:lang w:val="en-US"/>
        </w:rPr>
      </w:pP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en-US"/>
        </w:rPr>
        <w:t xml:space="preserve">Sân </w:t>
      </w:r>
      <w:r w:rsidRPr="001F7CD1">
        <w:rPr>
          <w:rFonts w:cs="Times New Roman"/>
          <w:bCs/>
          <w:sz w:val="24"/>
          <w:szCs w:val="24"/>
          <w:lang w:val="vi-VN"/>
        </w:rPr>
        <w:t>Lai</w:t>
      </w:r>
      <w:r w:rsidR="00301397" w:rsidRPr="001F7CD1">
        <w:rPr>
          <w:rFonts w:cs="Times New Roman"/>
          <w:bCs/>
          <w:sz w:val="24"/>
          <w:szCs w:val="24"/>
          <w:lang w:val="vi-VN"/>
        </w:rPr>
        <w:t>”</w:t>
      </w:r>
      <w:r w:rsidRPr="001F7CD1">
        <w:rPr>
          <w:rFonts w:cs="Times New Roman"/>
          <w:bCs/>
          <w:sz w:val="24"/>
          <w:szCs w:val="24"/>
          <w:lang w:val="en-US"/>
        </w:rPr>
        <w:t xml:space="preserve">: sân nhà Lão Tử người nước Sở thời Xuân Thu rất có hiếu với cha mẹ, tuy đã già mà còn nhảy múa ngoài sân cho cha mẹ xem để mua vui cho cha mẹ. </w:t>
      </w:r>
    </w:p>
    <w:p w14:paraId="2FB561DD" w14:textId="77777777" w:rsidR="0009768F" w:rsidRPr="001F7CD1" w:rsidRDefault="0009768F" w:rsidP="0009768F">
      <w:pPr>
        <w:spacing w:before="60" w:after="60"/>
        <w:ind w:firstLine="426"/>
        <w:rPr>
          <w:rFonts w:cs="Times New Roman"/>
          <w:bCs/>
          <w:sz w:val="24"/>
          <w:szCs w:val="24"/>
          <w:lang w:val="en-US"/>
        </w:rPr>
      </w:pPr>
      <w:r w:rsidRPr="001F7CD1">
        <w:rPr>
          <w:rFonts w:cs="Times New Roman"/>
          <w:b/>
          <w:bCs/>
          <w:sz w:val="24"/>
          <w:szCs w:val="24"/>
          <w:lang w:val="en-US"/>
        </w:rPr>
        <w:t xml:space="preserve">- </w:t>
      </w:r>
      <w:r w:rsidRPr="001F7CD1">
        <w:rPr>
          <w:rFonts w:cs="Times New Roman"/>
          <w:b/>
          <w:bCs/>
          <w:sz w:val="24"/>
          <w:szCs w:val="24"/>
          <w:lang w:val="vi-VN"/>
        </w:rPr>
        <w:t>Tác dụng:</w:t>
      </w:r>
      <w:r w:rsidRPr="001F7CD1">
        <w:rPr>
          <w:rFonts w:cs="Times New Roman"/>
          <w:bCs/>
          <w:sz w:val="24"/>
          <w:szCs w:val="24"/>
          <w:lang w:val="vi-VN"/>
        </w:rPr>
        <w:t xml:space="preserve"> </w:t>
      </w:r>
      <w:r w:rsidRPr="001F7CD1">
        <w:rPr>
          <w:rFonts w:cs="Times New Roman"/>
          <w:bCs/>
          <w:sz w:val="24"/>
          <w:szCs w:val="24"/>
          <w:lang w:val="en-US"/>
        </w:rPr>
        <w:t xml:space="preserve">Sử dụng điển </w:t>
      </w:r>
      <w:r w:rsidRPr="001F7CD1">
        <w:rPr>
          <w:rFonts w:cs="Times New Roman"/>
          <w:bCs/>
          <w:sz w:val="24"/>
          <w:szCs w:val="24"/>
          <w:lang w:val="vi-VN"/>
        </w:rPr>
        <w:t>tích,</w:t>
      </w:r>
      <w:r w:rsidRPr="001F7CD1">
        <w:rPr>
          <w:rFonts w:cs="Times New Roman"/>
          <w:bCs/>
          <w:sz w:val="24"/>
          <w:szCs w:val="24"/>
          <w:lang w:val="en-US"/>
        </w:rPr>
        <w:t xml:space="preserve"> điển cố nhằm thể hiện, nhấn mạnh nỗi nhớ nhà, nhớ mong, lo lắng cho cha mẹ của Thúy </w:t>
      </w:r>
      <w:r w:rsidRPr="001F7CD1">
        <w:rPr>
          <w:rFonts w:cs="Times New Roman"/>
          <w:bCs/>
          <w:sz w:val="24"/>
          <w:szCs w:val="24"/>
          <w:lang w:val="vi-VN"/>
        </w:rPr>
        <w:t>Kiều.</w:t>
      </w:r>
      <w:r w:rsidRPr="001F7CD1">
        <w:rPr>
          <w:rFonts w:cs="Times New Roman"/>
          <w:bCs/>
          <w:sz w:val="24"/>
          <w:szCs w:val="24"/>
          <w:lang w:val="en-US"/>
        </w:rPr>
        <w:t xml:space="preserve"> </w:t>
      </w:r>
    </w:p>
    <w:p w14:paraId="5C783187" w14:textId="77777777" w:rsidR="0009768F" w:rsidRPr="001F7CD1" w:rsidRDefault="0009768F" w:rsidP="0009768F">
      <w:pPr>
        <w:spacing w:before="60" w:after="60"/>
        <w:ind w:firstLine="426"/>
        <w:rPr>
          <w:rFonts w:cs="Times New Roman"/>
          <w:b/>
          <w:bCs/>
          <w:sz w:val="24"/>
          <w:szCs w:val="24"/>
          <w:lang w:val="vi-VN"/>
        </w:rPr>
      </w:pPr>
      <w:r w:rsidRPr="001F7CD1">
        <w:rPr>
          <w:rFonts w:cs="Times New Roman"/>
          <w:b/>
          <w:bCs/>
          <w:sz w:val="24"/>
          <w:szCs w:val="24"/>
          <w:lang w:val="en-US"/>
        </w:rPr>
        <w:t xml:space="preserve">Bài </w:t>
      </w:r>
      <w:r w:rsidRPr="001F7CD1">
        <w:rPr>
          <w:rFonts w:cs="Times New Roman"/>
          <w:b/>
          <w:bCs/>
          <w:sz w:val="24"/>
          <w:szCs w:val="24"/>
          <w:lang w:val="vi-VN"/>
        </w:rPr>
        <w:t>3.</w:t>
      </w:r>
      <w:r w:rsidRPr="001F7CD1">
        <w:rPr>
          <w:rFonts w:cs="Times New Roman"/>
          <w:bCs/>
          <w:sz w:val="24"/>
          <w:szCs w:val="24"/>
          <w:lang w:val="en-US"/>
        </w:rPr>
        <w:t xml:space="preserve"> </w:t>
      </w:r>
      <w:r w:rsidRPr="001F7CD1">
        <w:rPr>
          <w:rFonts w:cs="Times New Roman"/>
          <w:b/>
          <w:bCs/>
          <w:sz w:val="24"/>
          <w:szCs w:val="24"/>
          <w:lang w:val="vi-VN"/>
        </w:rPr>
        <w:t>Tìm hiểu vẻ đẹp của điển tích, điển cố trong những đoạn thơ sau:</w:t>
      </w:r>
    </w:p>
    <w:p w14:paraId="0A10E482" w14:textId="77777777" w:rsidR="0009768F" w:rsidRPr="001F7CD1" w:rsidRDefault="0009768F" w:rsidP="0009768F">
      <w:pPr>
        <w:spacing w:before="60" w:after="60"/>
        <w:ind w:firstLine="426"/>
        <w:rPr>
          <w:rFonts w:cs="Times New Roman"/>
          <w:bCs/>
          <w:i/>
          <w:sz w:val="24"/>
          <w:szCs w:val="24"/>
          <w:lang w:val="vi-VN"/>
        </w:rPr>
      </w:pPr>
      <w:r w:rsidRPr="001F7CD1">
        <w:rPr>
          <w:rFonts w:cs="Times New Roman"/>
          <w:bCs/>
          <w:sz w:val="24"/>
          <w:szCs w:val="24"/>
          <w:lang w:val="vi-VN"/>
        </w:rPr>
        <w:t xml:space="preserve">a. </w:t>
      </w:r>
      <w:r w:rsidRPr="001F7CD1">
        <w:rPr>
          <w:rFonts w:cs="Times New Roman"/>
          <w:bCs/>
          <w:i/>
          <w:sz w:val="24"/>
          <w:szCs w:val="24"/>
          <w:lang w:val="vi-VN"/>
        </w:rPr>
        <w:t>Tôi thấy nàng Tây Thi</w:t>
      </w:r>
    </w:p>
    <w:p w14:paraId="451B083F" w14:textId="77777777" w:rsidR="0009768F" w:rsidRPr="001F7CD1" w:rsidRDefault="0009768F" w:rsidP="0009768F">
      <w:pPr>
        <w:spacing w:before="60" w:after="60"/>
        <w:ind w:firstLine="426"/>
        <w:rPr>
          <w:rFonts w:cs="Times New Roman"/>
          <w:bCs/>
          <w:i/>
          <w:sz w:val="24"/>
          <w:szCs w:val="24"/>
          <w:lang w:val="vi-VN"/>
        </w:rPr>
      </w:pPr>
      <w:r w:rsidRPr="001F7CD1">
        <w:rPr>
          <w:rFonts w:cs="Times New Roman"/>
          <w:bCs/>
          <w:i/>
          <w:sz w:val="24"/>
          <w:szCs w:val="24"/>
          <w:lang w:val="vi-VN"/>
        </w:rPr>
        <w:t>Giặt sa trên bàn thạch</w:t>
      </w:r>
    </w:p>
    <w:p w14:paraId="39183B7E" w14:textId="77777777" w:rsidR="0009768F" w:rsidRPr="001F7CD1" w:rsidRDefault="0009768F" w:rsidP="0009768F">
      <w:pPr>
        <w:spacing w:before="60" w:after="60"/>
        <w:ind w:firstLine="426"/>
        <w:rPr>
          <w:rFonts w:cs="Times New Roman"/>
          <w:bCs/>
          <w:i/>
          <w:sz w:val="24"/>
          <w:szCs w:val="24"/>
          <w:lang w:val="vi-VN"/>
        </w:rPr>
      </w:pPr>
      <w:r w:rsidRPr="001F7CD1">
        <w:rPr>
          <w:rFonts w:cs="Times New Roman"/>
          <w:bCs/>
          <w:i/>
          <w:sz w:val="24"/>
          <w:szCs w:val="24"/>
          <w:lang w:val="vi-VN"/>
        </w:rPr>
        <w:t>Tôi ưng ả thuyền quyên</w:t>
      </w:r>
    </w:p>
    <w:p w14:paraId="71AF2C1C" w14:textId="77777777" w:rsidR="0009768F" w:rsidRPr="001F7CD1" w:rsidRDefault="0009768F" w:rsidP="0009768F">
      <w:pPr>
        <w:spacing w:before="60" w:after="60"/>
        <w:ind w:firstLine="426"/>
        <w:rPr>
          <w:rFonts w:cs="Times New Roman"/>
          <w:bCs/>
          <w:i/>
          <w:sz w:val="24"/>
          <w:szCs w:val="24"/>
          <w:lang w:val="vi-VN"/>
        </w:rPr>
      </w:pPr>
      <w:r w:rsidRPr="001F7CD1">
        <w:rPr>
          <w:rFonts w:cs="Times New Roman"/>
          <w:bCs/>
          <w:i/>
          <w:sz w:val="24"/>
          <w:szCs w:val="24"/>
          <w:lang w:val="vi-VN"/>
        </w:rPr>
        <w:t xml:space="preserve">Ở trong pho tình sử </w:t>
      </w:r>
    </w:p>
    <w:p w14:paraId="683C181E" w14:textId="77777777" w:rsidR="0009768F" w:rsidRPr="001F7CD1" w:rsidRDefault="0009768F" w:rsidP="00833D56">
      <w:pPr>
        <w:spacing w:before="60" w:after="60"/>
        <w:ind w:firstLine="426"/>
        <w:jc w:val="center"/>
        <w:rPr>
          <w:rFonts w:cs="Times New Roman"/>
          <w:bCs/>
          <w:sz w:val="24"/>
          <w:szCs w:val="24"/>
          <w:lang w:val="vi-VN"/>
        </w:rPr>
      </w:pPr>
      <w:r w:rsidRPr="001F7CD1">
        <w:rPr>
          <w:rFonts w:cs="Times New Roman"/>
          <w:bCs/>
          <w:sz w:val="24"/>
          <w:szCs w:val="24"/>
          <w:lang w:val="vi-VN"/>
        </w:rPr>
        <w:t>(</w:t>
      </w:r>
      <w:r w:rsidRPr="001F7CD1">
        <w:rPr>
          <w:rFonts w:cs="Times New Roman"/>
          <w:bCs/>
          <w:i/>
          <w:sz w:val="24"/>
          <w:szCs w:val="24"/>
          <w:lang w:val="vi-VN"/>
        </w:rPr>
        <w:t>Cao hứng</w:t>
      </w:r>
      <w:r w:rsidRPr="001F7CD1">
        <w:rPr>
          <w:rFonts w:cs="Times New Roman"/>
          <w:bCs/>
          <w:sz w:val="24"/>
          <w:szCs w:val="24"/>
          <w:lang w:val="vi-VN"/>
        </w:rPr>
        <w:t>, Hàn Mặc Tử)</w:t>
      </w:r>
    </w:p>
    <w:p w14:paraId="6476311B" w14:textId="77777777" w:rsidR="0009768F" w:rsidRPr="001F7CD1" w:rsidRDefault="0009768F" w:rsidP="0009768F">
      <w:pPr>
        <w:spacing w:before="60" w:after="60"/>
        <w:ind w:firstLine="426"/>
        <w:rPr>
          <w:rFonts w:cs="Times New Roman"/>
          <w:b/>
          <w:bCs/>
          <w:sz w:val="24"/>
          <w:szCs w:val="24"/>
          <w:lang w:val="vi-VN"/>
        </w:rPr>
      </w:pPr>
      <w:r w:rsidRPr="001F7CD1">
        <w:rPr>
          <w:rFonts w:cs="Times New Roman"/>
          <w:b/>
          <w:bCs/>
          <w:sz w:val="24"/>
          <w:szCs w:val="24"/>
          <w:lang w:val="vi-VN"/>
        </w:rPr>
        <w:t>GỢI Ý</w:t>
      </w:r>
    </w:p>
    <w:p w14:paraId="2546BC77" w14:textId="77777777" w:rsidR="0009768F" w:rsidRPr="001F7CD1" w:rsidRDefault="0009768F" w:rsidP="0009768F">
      <w:pPr>
        <w:spacing w:before="60" w:after="60"/>
        <w:ind w:firstLine="426"/>
        <w:rPr>
          <w:rFonts w:cs="Times New Roman"/>
          <w:bCs/>
          <w:sz w:val="24"/>
          <w:szCs w:val="24"/>
          <w:lang w:val="vi-VN"/>
        </w:rPr>
      </w:pPr>
      <w:r w:rsidRPr="001F7CD1">
        <w:rPr>
          <w:rFonts w:cs="Times New Roman"/>
          <w:bCs/>
          <w:sz w:val="24"/>
          <w:szCs w:val="24"/>
          <w:lang w:val="vi-VN"/>
        </w:rPr>
        <w:t>- Điển: Tây Thi</w:t>
      </w:r>
    </w:p>
    <w:p w14:paraId="25B8EB09" w14:textId="77777777" w:rsidR="0009768F" w:rsidRPr="001F7CD1" w:rsidRDefault="0009768F" w:rsidP="0009768F">
      <w:pPr>
        <w:spacing w:before="60" w:after="60"/>
        <w:ind w:firstLine="426"/>
        <w:rPr>
          <w:rFonts w:cs="Times New Roman"/>
          <w:bCs/>
          <w:sz w:val="24"/>
          <w:szCs w:val="24"/>
          <w:lang w:val="vi-VN"/>
        </w:rPr>
      </w:pPr>
      <w:r w:rsidRPr="001F7CD1">
        <w:rPr>
          <w:rFonts w:cs="Times New Roman"/>
          <w:bCs/>
          <w:sz w:val="24"/>
          <w:szCs w:val="24"/>
          <w:lang w:val="vi-VN"/>
        </w:rPr>
        <w:t xml:space="preserve">- Hình ảnh Tây Thi hay Quý Phi, Điêu Thuyền, người lụa sông Tần, người lụa bến Tầm Dương... là hình ảnh những người đẹp được ghi trong truyện xưa, sách cũ.  Nhà thơ qua đó muốn gửi gắm mơ ước: những vẻ đẹp của thực tại đừng hư hoại trong dòng chảy vô tình của thời gian. </w:t>
      </w:r>
    </w:p>
    <w:p w14:paraId="421D8EE3" w14:textId="77777777" w:rsidR="0009768F" w:rsidRPr="001F7CD1" w:rsidRDefault="0009768F" w:rsidP="0009768F">
      <w:pPr>
        <w:spacing w:before="60" w:after="60"/>
        <w:ind w:firstLine="426"/>
        <w:rPr>
          <w:rFonts w:cs="Times New Roman"/>
          <w:bCs/>
          <w:sz w:val="24"/>
          <w:szCs w:val="24"/>
          <w:lang w:val="vi-VN"/>
        </w:rPr>
      </w:pPr>
      <w:r w:rsidRPr="001F7CD1">
        <w:rPr>
          <w:rFonts w:cs="Times New Roman"/>
          <w:bCs/>
          <w:sz w:val="24"/>
          <w:szCs w:val="24"/>
          <w:lang w:val="vi-VN"/>
        </w:rPr>
        <w:t xml:space="preserve">b. </w:t>
      </w:r>
      <w:r w:rsidRPr="001F7CD1">
        <w:rPr>
          <w:rFonts w:cs="Times New Roman"/>
          <w:bCs/>
          <w:i/>
          <w:sz w:val="24"/>
          <w:szCs w:val="24"/>
          <w:lang w:val="vi-VN"/>
        </w:rPr>
        <w:t>Khắc khoải năm canh quyên nhớ nước</w:t>
      </w:r>
      <w:r w:rsidRPr="001F7CD1">
        <w:rPr>
          <w:rFonts w:cs="Times New Roman"/>
          <w:bCs/>
          <w:sz w:val="24"/>
          <w:szCs w:val="24"/>
          <w:lang w:val="vi-VN"/>
        </w:rPr>
        <w:t xml:space="preserve"> </w:t>
      </w:r>
    </w:p>
    <w:p w14:paraId="02FF7369" w14:textId="77777777" w:rsidR="0009768F" w:rsidRPr="001F7CD1" w:rsidRDefault="0009768F" w:rsidP="00833D56">
      <w:pPr>
        <w:spacing w:before="60" w:after="60"/>
        <w:ind w:firstLine="426"/>
        <w:jc w:val="center"/>
        <w:rPr>
          <w:rFonts w:cs="Times New Roman"/>
          <w:bCs/>
          <w:sz w:val="24"/>
          <w:szCs w:val="24"/>
          <w:lang w:val="vi-VN"/>
        </w:rPr>
      </w:pPr>
      <w:r w:rsidRPr="001F7CD1">
        <w:rPr>
          <w:rFonts w:cs="Times New Roman"/>
          <w:bCs/>
          <w:sz w:val="24"/>
          <w:szCs w:val="24"/>
          <w:lang w:val="vi-VN"/>
        </w:rPr>
        <w:t>(</w:t>
      </w:r>
      <w:r w:rsidRPr="001F7CD1">
        <w:rPr>
          <w:rFonts w:cs="Times New Roman"/>
          <w:bCs/>
          <w:i/>
          <w:sz w:val="24"/>
          <w:szCs w:val="24"/>
          <w:lang w:val="vi-VN"/>
        </w:rPr>
        <w:t>Canh khuya cảm tác</w:t>
      </w:r>
      <w:r w:rsidRPr="001F7CD1">
        <w:rPr>
          <w:rFonts w:cs="Times New Roman"/>
          <w:bCs/>
          <w:sz w:val="24"/>
          <w:szCs w:val="24"/>
          <w:lang w:val="vi-VN"/>
        </w:rPr>
        <w:t>, Hàn Mặc Tử)</w:t>
      </w:r>
    </w:p>
    <w:p w14:paraId="1CFB2790" w14:textId="77777777" w:rsidR="0009768F" w:rsidRPr="001F7CD1" w:rsidRDefault="0009768F" w:rsidP="0009768F">
      <w:pPr>
        <w:spacing w:before="60" w:after="60"/>
        <w:ind w:firstLine="426"/>
        <w:rPr>
          <w:rFonts w:cs="Times New Roman"/>
          <w:b/>
          <w:bCs/>
          <w:sz w:val="24"/>
          <w:szCs w:val="24"/>
          <w:lang w:val="vi-VN"/>
        </w:rPr>
      </w:pPr>
      <w:r w:rsidRPr="001F7CD1">
        <w:rPr>
          <w:rFonts w:cs="Times New Roman"/>
          <w:b/>
          <w:bCs/>
          <w:sz w:val="24"/>
          <w:szCs w:val="24"/>
          <w:lang w:val="vi-VN"/>
        </w:rPr>
        <w:t>GỢI Ý</w:t>
      </w:r>
    </w:p>
    <w:p w14:paraId="6A297D6E" w14:textId="77777777" w:rsidR="0009768F" w:rsidRPr="001F7CD1" w:rsidRDefault="0009768F" w:rsidP="0009768F">
      <w:pPr>
        <w:spacing w:before="60" w:after="60"/>
        <w:ind w:firstLine="426"/>
        <w:rPr>
          <w:rFonts w:cs="Times New Roman"/>
          <w:bCs/>
          <w:sz w:val="24"/>
          <w:szCs w:val="24"/>
          <w:lang w:val="vi-VN"/>
        </w:rPr>
      </w:pPr>
      <w:r w:rsidRPr="001F7CD1">
        <w:rPr>
          <w:rFonts w:cs="Times New Roman"/>
          <w:bCs/>
          <w:sz w:val="24"/>
          <w:szCs w:val="24"/>
          <w:lang w:val="vi-VN"/>
        </w:rPr>
        <w:t xml:space="preserve">- Điển: </w:t>
      </w:r>
      <w:r w:rsidRPr="001F7CD1">
        <w:rPr>
          <w:rFonts w:cs="Times New Roman"/>
          <w:bCs/>
          <w:i/>
          <w:sz w:val="24"/>
          <w:szCs w:val="24"/>
          <w:lang w:val="vi-VN"/>
        </w:rPr>
        <w:t>Khắc khoải năm canh quyên nhớ nước</w:t>
      </w:r>
    </w:p>
    <w:p w14:paraId="54BDC5B1" w14:textId="77777777" w:rsidR="0009768F" w:rsidRPr="001F7CD1" w:rsidRDefault="0009768F" w:rsidP="0009768F">
      <w:pPr>
        <w:spacing w:before="60" w:after="60"/>
        <w:ind w:firstLine="426"/>
        <w:rPr>
          <w:rFonts w:cs="Times New Roman"/>
          <w:bCs/>
          <w:sz w:val="24"/>
          <w:szCs w:val="24"/>
          <w:lang w:val="vi-VN"/>
        </w:rPr>
      </w:pPr>
      <w:r w:rsidRPr="001F7CD1">
        <w:rPr>
          <w:rFonts w:cs="Times New Roman"/>
          <w:bCs/>
          <w:sz w:val="24"/>
          <w:szCs w:val="24"/>
          <w:lang w:val="vi-VN"/>
        </w:rPr>
        <w:t xml:space="preserve">- Câu thơ gợi liên tưởng đến câu chuyện Thục Đế mất nước, linh hồn hoá thành chim Đỗ Quyên mải miết gọi tự ngàn xưa. Thế nhưng Hàn Mặc Tử không dùng nguyên điển mà chỉ nhắc tên loài chim nhớ nước. Liên tưởng vì thế mà càng trở nên đa tầng bởi hiệu ứng của hội ý và hồi cố trước một điển tích đã được đào luyện một cách tài tình. </w:t>
      </w:r>
    </w:p>
    <w:p w14:paraId="0F560440" w14:textId="77777777" w:rsidR="0009768F" w:rsidRPr="001F7CD1" w:rsidRDefault="0009768F" w:rsidP="0009768F">
      <w:pPr>
        <w:spacing w:before="60" w:after="60"/>
        <w:ind w:firstLine="426"/>
        <w:rPr>
          <w:rFonts w:cs="Times New Roman"/>
          <w:bCs/>
          <w:i/>
          <w:sz w:val="24"/>
          <w:szCs w:val="24"/>
          <w:lang w:val="vi-VN"/>
        </w:rPr>
      </w:pPr>
      <w:r w:rsidRPr="001F7CD1">
        <w:rPr>
          <w:rFonts w:cs="Times New Roman"/>
          <w:bCs/>
          <w:sz w:val="24"/>
          <w:szCs w:val="24"/>
          <w:lang w:val="vi-VN"/>
        </w:rPr>
        <w:t xml:space="preserve">c. </w:t>
      </w:r>
      <w:r w:rsidRPr="001F7CD1">
        <w:rPr>
          <w:rFonts w:cs="Times New Roman"/>
          <w:bCs/>
          <w:i/>
          <w:sz w:val="24"/>
          <w:szCs w:val="24"/>
          <w:lang w:val="vi-VN"/>
        </w:rPr>
        <w:t>Gối điệp mơ màng vùng trỗi dậy</w:t>
      </w:r>
    </w:p>
    <w:p w14:paraId="71EDC2C5" w14:textId="77777777" w:rsidR="0009768F" w:rsidRPr="001F7CD1" w:rsidRDefault="0009768F" w:rsidP="0009768F">
      <w:pPr>
        <w:spacing w:before="60" w:after="60"/>
        <w:ind w:firstLine="426"/>
        <w:rPr>
          <w:rFonts w:cs="Times New Roman"/>
          <w:bCs/>
          <w:i/>
          <w:sz w:val="24"/>
          <w:szCs w:val="24"/>
          <w:lang w:val="vi-VN"/>
        </w:rPr>
      </w:pPr>
      <w:r w:rsidRPr="001F7CD1">
        <w:rPr>
          <w:rFonts w:cs="Times New Roman"/>
          <w:bCs/>
          <w:i/>
          <w:sz w:val="24"/>
          <w:szCs w:val="24"/>
          <w:lang w:val="vi-VN"/>
        </w:rPr>
        <w:t>Vừa toan tính đó có ai hay</w:t>
      </w:r>
    </w:p>
    <w:p w14:paraId="4955F042" w14:textId="77777777" w:rsidR="0009768F" w:rsidRPr="001F7CD1" w:rsidRDefault="0009768F" w:rsidP="00833D56">
      <w:pPr>
        <w:spacing w:before="60" w:after="60"/>
        <w:ind w:firstLine="426"/>
        <w:jc w:val="center"/>
        <w:rPr>
          <w:rFonts w:cs="Times New Roman"/>
          <w:bCs/>
          <w:sz w:val="24"/>
          <w:szCs w:val="24"/>
          <w:lang w:val="vi-VN"/>
        </w:rPr>
      </w:pPr>
      <w:r w:rsidRPr="001F7CD1">
        <w:rPr>
          <w:rFonts w:cs="Times New Roman"/>
          <w:bCs/>
          <w:sz w:val="24"/>
          <w:szCs w:val="24"/>
          <w:lang w:val="vi-VN"/>
        </w:rPr>
        <w:t>(</w:t>
      </w:r>
      <w:r w:rsidRPr="001F7CD1">
        <w:rPr>
          <w:rFonts w:cs="Times New Roman"/>
          <w:bCs/>
          <w:i/>
          <w:sz w:val="24"/>
          <w:szCs w:val="24"/>
          <w:lang w:val="vi-VN"/>
        </w:rPr>
        <w:t>Canh khuya cảm tác</w:t>
      </w:r>
      <w:r w:rsidRPr="001F7CD1">
        <w:rPr>
          <w:rFonts w:cs="Times New Roman"/>
          <w:bCs/>
          <w:sz w:val="24"/>
          <w:szCs w:val="24"/>
          <w:lang w:val="vi-VN"/>
        </w:rPr>
        <w:t>, Hàn Mặc Tử)</w:t>
      </w:r>
    </w:p>
    <w:p w14:paraId="00EEF503" w14:textId="77777777" w:rsidR="0009768F" w:rsidRPr="001F7CD1" w:rsidRDefault="0009768F" w:rsidP="0009768F">
      <w:pPr>
        <w:spacing w:before="60" w:after="60"/>
        <w:ind w:firstLine="426"/>
        <w:rPr>
          <w:rFonts w:cs="Times New Roman"/>
          <w:b/>
          <w:bCs/>
          <w:sz w:val="24"/>
          <w:szCs w:val="24"/>
          <w:lang w:val="vi-VN"/>
        </w:rPr>
      </w:pPr>
      <w:r w:rsidRPr="001F7CD1">
        <w:rPr>
          <w:rFonts w:cs="Times New Roman"/>
          <w:b/>
          <w:bCs/>
          <w:sz w:val="24"/>
          <w:szCs w:val="24"/>
          <w:lang w:val="vi-VN"/>
        </w:rPr>
        <w:t>GỢI Ý</w:t>
      </w:r>
    </w:p>
    <w:p w14:paraId="6A3A302E" w14:textId="2DD07651" w:rsidR="0009768F" w:rsidRPr="001F7CD1" w:rsidRDefault="0009768F" w:rsidP="0009768F">
      <w:pPr>
        <w:spacing w:before="60" w:after="60"/>
        <w:ind w:firstLine="426"/>
        <w:rPr>
          <w:rFonts w:cs="Times New Roman"/>
          <w:bCs/>
          <w:sz w:val="24"/>
          <w:szCs w:val="24"/>
          <w:lang w:val="vi-VN"/>
        </w:rPr>
      </w:pPr>
      <w:r w:rsidRPr="001F7CD1">
        <w:rPr>
          <w:rFonts w:cs="Times New Roman"/>
          <w:bCs/>
          <w:sz w:val="24"/>
          <w:szCs w:val="24"/>
          <w:lang w:val="vi-VN"/>
        </w:rPr>
        <w:t xml:space="preserve">- Hàn Mặc Tử liên tưởng đến câu chuyện Trang Chu đời xưa. </w:t>
      </w:r>
      <w:r w:rsidR="00301397" w:rsidRPr="001F7CD1">
        <w:rPr>
          <w:rFonts w:cs="Times New Roman"/>
          <w:bCs/>
          <w:sz w:val="24"/>
          <w:szCs w:val="24"/>
          <w:lang w:val="vi-VN"/>
        </w:rPr>
        <w:t>“</w:t>
      </w:r>
      <w:r w:rsidRPr="001F7CD1">
        <w:rPr>
          <w:rFonts w:cs="Times New Roman"/>
          <w:bCs/>
          <w:sz w:val="24"/>
          <w:szCs w:val="24"/>
          <w:lang w:val="vi-VN"/>
        </w:rPr>
        <w:t>Trang Chu nằm mộng thấy mình hoá thành bướm, bay nhởn nhơ như con bướm. Đột nhiên tỉnh dậy, chợt thấy mình lại là Trang Chu. Không biết có phải là Trang Chu nằm mộng thấy mình hoá bướm hay là bướm nằm mộng thấy mình biến thành Trang Chu?</w:t>
      </w:r>
    </w:p>
    <w:p w14:paraId="5557487A" w14:textId="290560B4" w:rsidR="0009768F" w:rsidRPr="001F7CD1" w:rsidRDefault="0009768F" w:rsidP="0009768F">
      <w:pPr>
        <w:spacing w:before="60" w:after="60"/>
        <w:ind w:firstLine="426"/>
        <w:rPr>
          <w:rFonts w:cs="Times New Roman"/>
          <w:bCs/>
          <w:sz w:val="24"/>
          <w:szCs w:val="24"/>
          <w:lang w:val="en-US"/>
        </w:rPr>
      </w:pPr>
      <w:r w:rsidRPr="001F7CD1">
        <w:rPr>
          <w:rFonts w:cs="Times New Roman"/>
          <w:bCs/>
          <w:sz w:val="24"/>
          <w:szCs w:val="24"/>
          <w:lang w:val="vi-VN"/>
        </w:rPr>
        <w:t xml:space="preserve">- Điển cố biểu đạt trạng thái mơ hồ, hư thực của nhân vật trữ tình khi bàng hoàng </w:t>
      </w:r>
      <w:r w:rsidR="00301397" w:rsidRPr="001F7CD1">
        <w:rPr>
          <w:rFonts w:cs="Times New Roman"/>
          <w:bCs/>
          <w:sz w:val="24"/>
          <w:szCs w:val="24"/>
          <w:lang w:val="vi-VN"/>
        </w:rPr>
        <w:t>“</w:t>
      </w:r>
      <w:r w:rsidRPr="001F7CD1">
        <w:rPr>
          <w:rFonts w:cs="Times New Roman"/>
          <w:bCs/>
          <w:sz w:val="24"/>
          <w:szCs w:val="24"/>
          <w:lang w:val="vi-VN"/>
        </w:rPr>
        <w:t>trỗi dậy</w:t>
      </w:r>
      <w:r w:rsidR="00301397" w:rsidRPr="001F7CD1">
        <w:rPr>
          <w:rFonts w:cs="Times New Roman"/>
          <w:bCs/>
          <w:sz w:val="24"/>
          <w:szCs w:val="24"/>
          <w:lang w:val="vi-VN"/>
        </w:rPr>
        <w:t>”</w:t>
      </w:r>
      <w:r w:rsidRPr="001F7CD1">
        <w:rPr>
          <w:rFonts w:cs="Times New Roman"/>
          <w:bCs/>
          <w:sz w:val="24"/>
          <w:szCs w:val="24"/>
          <w:lang w:val="vi-VN"/>
        </w:rPr>
        <w:t>.</w:t>
      </w:r>
    </w:p>
    <w:p w14:paraId="2A729E5E" w14:textId="77777777" w:rsidR="00932522" w:rsidRPr="001F7CD1" w:rsidRDefault="00932522" w:rsidP="0009768F">
      <w:pPr>
        <w:spacing w:before="60" w:after="60"/>
        <w:ind w:firstLine="426"/>
        <w:rPr>
          <w:rFonts w:cs="Times New Roman"/>
          <w:bCs/>
          <w:sz w:val="24"/>
          <w:szCs w:val="24"/>
          <w:lang w:val="en-US"/>
        </w:rPr>
      </w:pPr>
    </w:p>
    <w:p w14:paraId="6EE88530" w14:textId="407C8803" w:rsidR="00404D01" w:rsidRPr="001F7CD1" w:rsidRDefault="002C07F5" w:rsidP="00DE69EF">
      <w:pPr>
        <w:spacing w:before="60" w:after="60"/>
        <w:ind w:firstLine="0"/>
        <w:jc w:val="center"/>
        <w:rPr>
          <w:rFonts w:cs="Times New Roman"/>
          <w:b/>
          <w:bCs/>
          <w:sz w:val="24"/>
          <w:szCs w:val="24"/>
          <w:lang w:val="da-DK"/>
        </w:rPr>
      </w:pPr>
      <w:r w:rsidRPr="001F7CD1">
        <w:rPr>
          <w:rFonts w:cs="Times New Roman"/>
          <w:b/>
          <w:sz w:val="24"/>
          <w:szCs w:val="24"/>
          <w:u w:val="single"/>
          <w:lang w:val="pt-BR"/>
        </w:rPr>
        <w:lastRenderedPageBreak/>
        <w:t xml:space="preserve">Bài </w:t>
      </w:r>
      <w:r w:rsidR="003254ED" w:rsidRPr="001F7CD1">
        <w:rPr>
          <w:rFonts w:cs="Times New Roman"/>
          <w:b/>
          <w:sz w:val="24"/>
          <w:szCs w:val="24"/>
          <w:u w:val="single"/>
          <w:lang w:val="pt-BR"/>
        </w:rPr>
        <w:t>5</w:t>
      </w:r>
      <w:r w:rsidRPr="001F7CD1">
        <w:rPr>
          <w:rFonts w:cs="Times New Roman"/>
          <w:b/>
          <w:sz w:val="24"/>
          <w:szCs w:val="24"/>
          <w:u w:val="single"/>
          <w:lang w:val="pt-BR"/>
        </w:rPr>
        <w:t>:</w:t>
      </w:r>
      <w:r w:rsidRPr="001F7CD1">
        <w:rPr>
          <w:rFonts w:cs="Times New Roman"/>
          <w:bCs/>
          <w:sz w:val="24"/>
          <w:szCs w:val="24"/>
          <w:lang w:val="pt-BR"/>
        </w:rPr>
        <w:t xml:space="preserve"> </w:t>
      </w:r>
      <w:r w:rsidRPr="001F7CD1">
        <w:rPr>
          <w:rFonts w:cs="Times New Roman"/>
          <w:b/>
          <w:bCs/>
          <w:sz w:val="24"/>
          <w:szCs w:val="24"/>
          <w:lang w:val="da-DK"/>
        </w:rPr>
        <w:t>MỘT SỐ BIỆN PHÁP</w:t>
      </w:r>
    </w:p>
    <w:p w14:paraId="4CB439B7" w14:textId="66052850" w:rsidR="002C07F5" w:rsidRPr="001F7CD1" w:rsidRDefault="002C07F5" w:rsidP="00DE69EF">
      <w:pPr>
        <w:spacing w:before="60" w:after="60"/>
        <w:ind w:firstLine="0"/>
        <w:jc w:val="center"/>
        <w:rPr>
          <w:rFonts w:cs="Times New Roman"/>
          <w:b/>
          <w:bCs/>
          <w:sz w:val="24"/>
          <w:szCs w:val="24"/>
          <w:lang w:val="da-DK"/>
        </w:rPr>
      </w:pPr>
      <w:r w:rsidRPr="001F7CD1">
        <w:rPr>
          <w:rFonts w:cs="Times New Roman"/>
          <w:b/>
          <w:bCs/>
          <w:sz w:val="24"/>
          <w:szCs w:val="24"/>
          <w:lang w:val="da-DK"/>
        </w:rPr>
        <w:t>LÀM TĂNG TÍNH KHẲNG ĐỊNH, PHỦ ĐỊNH TRONG VĂN BẢN NGHỊ LUẬN</w:t>
      </w:r>
    </w:p>
    <w:p w14:paraId="164A7135" w14:textId="77777777" w:rsidR="00BD0C49" w:rsidRPr="001F7CD1" w:rsidRDefault="00BD0C49" w:rsidP="00DE69EF">
      <w:pPr>
        <w:spacing w:before="60" w:after="60"/>
        <w:ind w:firstLine="0"/>
        <w:jc w:val="center"/>
        <w:rPr>
          <w:rFonts w:cs="Times New Roman"/>
          <w:b/>
          <w:bCs/>
          <w:sz w:val="24"/>
          <w:szCs w:val="24"/>
          <w:lang w:val="da-DK"/>
        </w:rPr>
      </w:pPr>
    </w:p>
    <w:p w14:paraId="04677FCB" w14:textId="31B60206" w:rsidR="00692DD5" w:rsidRPr="001F7CD1" w:rsidRDefault="00692DD5" w:rsidP="00692DD5">
      <w:pPr>
        <w:spacing w:before="60" w:after="60"/>
        <w:ind w:firstLine="426"/>
        <w:rPr>
          <w:rFonts w:cs="Times New Roman"/>
          <w:b/>
          <w:bCs/>
          <w:sz w:val="24"/>
          <w:szCs w:val="24"/>
          <w:lang w:val="en-US"/>
        </w:rPr>
      </w:pPr>
      <w:r w:rsidRPr="001F7CD1">
        <w:rPr>
          <w:rFonts w:cs="Times New Roman"/>
          <w:b/>
          <w:bCs/>
          <w:sz w:val="24"/>
          <w:szCs w:val="24"/>
          <w:lang w:val="en-US"/>
        </w:rPr>
        <w:t>I. Một số biện pháp làm tăng tính khẳng định, phủ định trong VB nghị luận</w:t>
      </w:r>
    </w:p>
    <w:p w14:paraId="119E3989" w14:textId="316A4FB8" w:rsidR="00692DD5" w:rsidRPr="001F7CD1" w:rsidRDefault="00692DD5" w:rsidP="00692DD5">
      <w:pPr>
        <w:spacing w:before="60" w:after="60"/>
        <w:ind w:firstLine="426"/>
        <w:rPr>
          <w:rFonts w:cs="Times New Roman"/>
          <w:b/>
          <w:bCs/>
          <w:sz w:val="24"/>
          <w:szCs w:val="24"/>
          <w:lang w:val="en-US"/>
        </w:rPr>
      </w:pPr>
      <w:r w:rsidRPr="001F7CD1">
        <w:rPr>
          <w:rFonts w:cs="Times New Roman"/>
          <w:b/>
          <w:bCs/>
          <w:sz w:val="24"/>
          <w:szCs w:val="24"/>
          <w:lang w:val="en-US"/>
        </w:rPr>
        <w:t>- Biện pháp làm tăng tính khẳng định:</w:t>
      </w:r>
    </w:p>
    <w:p w14:paraId="7E11E561" w14:textId="77777777" w:rsidR="00692DD5" w:rsidRPr="001F7CD1" w:rsidRDefault="00692DD5" w:rsidP="00692DD5">
      <w:pPr>
        <w:spacing w:before="60" w:after="60"/>
        <w:ind w:firstLine="426"/>
        <w:rPr>
          <w:rFonts w:cs="Times New Roman"/>
          <w:bCs/>
          <w:i/>
          <w:iCs/>
          <w:sz w:val="24"/>
          <w:szCs w:val="24"/>
          <w:lang w:val="en-US"/>
        </w:rPr>
      </w:pPr>
      <w:r w:rsidRPr="001F7CD1">
        <w:rPr>
          <w:rFonts w:cs="Times New Roman"/>
          <w:bCs/>
          <w:sz w:val="24"/>
          <w:szCs w:val="24"/>
          <w:lang w:val="en-US"/>
        </w:rPr>
        <w:t xml:space="preserve">+ Sử dụng các từ ngữ mang nghĩa khẳng định: </w:t>
      </w:r>
      <w:r w:rsidRPr="001F7CD1">
        <w:rPr>
          <w:rFonts w:cs="Times New Roman"/>
          <w:bCs/>
          <w:i/>
          <w:iCs/>
          <w:sz w:val="24"/>
          <w:szCs w:val="24"/>
          <w:lang w:val="en-US"/>
        </w:rPr>
        <w:t>chắc chắn, tất nhiên, rõ ràng, chỉ có thể, không thể chối cãi,…</w:t>
      </w:r>
    </w:p>
    <w:p w14:paraId="0F99A550" w14:textId="77777777" w:rsidR="00692DD5" w:rsidRPr="001F7CD1" w:rsidRDefault="00692DD5" w:rsidP="00692DD5">
      <w:pPr>
        <w:spacing w:before="60" w:after="60"/>
        <w:ind w:firstLine="426"/>
        <w:rPr>
          <w:rFonts w:cs="Times New Roman"/>
          <w:bCs/>
          <w:i/>
          <w:iCs/>
          <w:sz w:val="24"/>
          <w:szCs w:val="24"/>
          <w:lang w:val="en-US"/>
        </w:rPr>
      </w:pPr>
      <w:r w:rsidRPr="001F7CD1">
        <w:rPr>
          <w:rFonts w:cs="Times New Roman"/>
          <w:bCs/>
          <w:sz w:val="24"/>
          <w:szCs w:val="24"/>
          <w:lang w:val="en-US"/>
        </w:rPr>
        <w:t xml:space="preserve">+ Sử dụng những từ ngữ thể hiện quy mô áp đảo, phạm vi khái quát (không trừ cá thể nào) hoặc trạng thái ổn định: </w:t>
      </w:r>
      <w:r w:rsidRPr="001F7CD1">
        <w:rPr>
          <w:rFonts w:cs="Times New Roman"/>
          <w:bCs/>
          <w:i/>
          <w:iCs/>
          <w:sz w:val="24"/>
          <w:szCs w:val="24"/>
          <w:lang w:val="en-US"/>
        </w:rPr>
        <w:t>tất cả, mọi, toàn thể, luôn luôn, thường xuyên,…</w:t>
      </w:r>
    </w:p>
    <w:p w14:paraId="1467B745" w14:textId="77777777" w:rsidR="00692DD5" w:rsidRPr="001F7CD1" w:rsidRDefault="00692DD5" w:rsidP="00692DD5">
      <w:pPr>
        <w:spacing w:before="60" w:after="60"/>
        <w:ind w:firstLine="426"/>
        <w:rPr>
          <w:rFonts w:cs="Times New Roman"/>
          <w:bCs/>
          <w:sz w:val="24"/>
          <w:szCs w:val="24"/>
          <w:lang w:val="en-US"/>
        </w:rPr>
      </w:pPr>
      <w:r w:rsidRPr="001F7CD1">
        <w:rPr>
          <w:rFonts w:cs="Times New Roman"/>
          <w:bCs/>
          <w:sz w:val="24"/>
          <w:szCs w:val="24"/>
          <w:lang w:val="en-US"/>
        </w:rPr>
        <w:t>+ Sử dụng kiểu câu phổ biến câu khiến, thể hiện ý khẳng định.</w:t>
      </w:r>
    </w:p>
    <w:p w14:paraId="69EE974C" w14:textId="77777777" w:rsidR="00692DD5" w:rsidRPr="001F7CD1" w:rsidRDefault="00692DD5" w:rsidP="00692DD5">
      <w:pPr>
        <w:spacing w:before="60" w:after="60"/>
        <w:ind w:firstLine="426"/>
        <w:rPr>
          <w:rFonts w:cs="Times New Roman"/>
          <w:bCs/>
          <w:sz w:val="24"/>
          <w:szCs w:val="24"/>
          <w:lang w:val="en-US"/>
        </w:rPr>
      </w:pPr>
      <w:r w:rsidRPr="001F7CD1">
        <w:rPr>
          <w:rFonts w:cs="Times New Roman"/>
          <w:bCs/>
          <w:sz w:val="24"/>
          <w:szCs w:val="24"/>
          <w:lang w:val="en-US"/>
        </w:rPr>
        <w:t>+ Sử dụng biện pháp tu từ điệp ngữ nhấn mạnh ý được khẳng định.</w:t>
      </w:r>
    </w:p>
    <w:p w14:paraId="012F3886" w14:textId="77777777" w:rsidR="00692DD5" w:rsidRPr="001F7CD1" w:rsidRDefault="00692DD5" w:rsidP="00692DD5">
      <w:pPr>
        <w:spacing w:before="60" w:after="60"/>
        <w:ind w:firstLine="426"/>
        <w:rPr>
          <w:rFonts w:cs="Times New Roman"/>
          <w:b/>
          <w:bCs/>
          <w:sz w:val="24"/>
          <w:szCs w:val="24"/>
          <w:lang w:val="en-US"/>
        </w:rPr>
      </w:pPr>
      <w:r w:rsidRPr="001F7CD1">
        <w:rPr>
          <w:rFonts w:cs="Times New Roman"/>
          <w:b/>
          <w:bCs/>
          <w:sz w:val="24"/>
          <w:szCs w:val="24"/>
          <w:lang w:val="en-US"/>
        </w:rPr>
        <w:t>- Biện pháp làm tăng tính phủ định:</w:t>
      </w:r>
    </w:p>
    <w:p w14:paraId="0B980E1A" w14:textId="77777777" w:rsidR="00692DD5" w:rsidRPr="001F7CD1" w:rsidRDefault="00692DD5" w:rsidP="00692DD5">
      <w:pPr>
        <w:spacing w:before="60" w:after="60"/>
        <w:ind w:firstLine="426"/>
        <w:rPr>
          <w:rFonts w:cs="Times New Roman"/>
          <w:bCs/>
          <w:i/>
          <w:iCs/>
          <w:spacing w:val="-4"/>
          <w:sz w:val="24"/>
          <w:szCs w:val="24"/>
          <w:lang w:val="en-US"/>
        </w:rPr>
      </w:pPr>
      <w:r w:rsidRPr="001F7CD1">
        <w:rPr>
          <w:rFonts w:cs="Times New Roman"/>
          <w:bCs/>
          <w:spacing w:val="-4"/>
          <w:sz w:val="24"/>
          <w:szCs w:val="24"/>
          <w:lang w:val="en-US"/>
        </w:rPr>
        <w:t xml:space="preserve">+ Sử dụng các từ ngữ mang nghĩa phủ định: </w:t>
      </w:r>
      <w:r w:rsidRPr="001F7CD1">
        <w:rPr>
          <w:rFonts w:cs="Times New Roman"/>
          <w:bCs/>
          <w:i/>
          <w:iCs/>
          <w:spacing w:val="-4"/>
          <w:sz w:val="24"/>
          <w:szCs w:val="24"/>
          <w:lang w:val="en-US"/>
        </w:rPr>
        <w:t>chưa từng, không, không hề, chẳng, chẳng bao giờ,…</w:t>
      </w:r>
    </w:p>
    <w:p w14:paraId="6361AF5F" w14:textId="77777777" w:rsidR="00692DD5" w:rsidRPr="001F7CD1" w:rsidRDefault="00692DD5" w:rsidP="00692DD5">
      <w:pPr>
        <w:spacing w:before="60" w:after="60"/>
        <w:ind w:firstLine="426"/>
        <w:rPr>
          <w:rFonts w:cs="Times New Roman"/>
          <w:bCs/>
          <w:i/>
          <w:iCs/>
          <w:sz w:val="24"/>
          <w:szCs w:val="24"/>
          <w:lang w:val="en-US"/>
        </w:rPr>
      </w:pPr>
      <w:r w:rsidRPr="001F7CD1">
        <w:rPr>
          <w:rFonts w:cs="Times New Roman"/>
          <w:bCs/>
          <w:i/>
          <w:iCs/>
          <w:sz w:val="24"/>
          <w:szCs w:val="24"/>
          <w:lang w:val="en-US"/>
        </w:rPr>
        <w:t xml:space="preserve">+ </w:t>
      </w:r>
      <w:r w:rsidRPr="001F7CD1">
        <w:rPr>
          <w:rFonts w:cs="Times New Roman"/>
          <w:bCs/>
          <w:sz w:val="24"/>
          <w:szCs w:val="24"/>
          <w:lang w:val="en-US"/>
        </w:rPr>
        <w:t xml:space="preserve">Sử dụng những từ ngữ biểu thị ý nghĩa hạn chế: </w:t>
      </w:r>
      <w:r w:rsidRPr="001F7CD1">
        <w:rPr>
          <w:rFonts w:cs="Times New Roman"/>
          <w:bCs/>
          <w:i/>
          <w:iCs/>
          <w:sz w:val="24"/>
          <w:szCs w:val="24"/>
          <w:lang w:val="en-US"/>
        </w:rPr>
        <w:t>không mấy, chẳng bao nhiêu, ít khi,…</w:t>
      </w:r>
    </w:p>
    <w:p w14:paraId="3591B022" w14:textId="77777777" w:rsidR="00692DD5" w:rsidRPr="001F7CD1" w:rsidRDefault="00692DD5" w:rsidP="00692DD5">
      <w:pPr>
        <w:spacing w:before="60" w:after="60"/>
        <w:ind w:firstLine="426"/>
        <w:rPr>
          <w:rFonts w:cs="Times New Roman"/>
          <w:bCs/>
          <w:sz w:val="24"/>
          <w:szCs w:val="24"/>
          <w:lang w:val="en-US"/>
        </w:rPr>
      </w:pPr>
      <w:r w:rsidRPr="001F7CD1">
        <w:rPr>
          <w:rFonts w:cs="Times New Roman"/>
          <w:bCs/>
          <w:i/>
          <w:iCs/>
          <w:sz w:val="24"/>
          <w:szCs w:val="24"/>
          <w:lang w:val="en-US"/>
        </w:rPr>
        <w:t xml:space="preserve">+ </w:t>
      </w:r>
      <w:r w:rsidRPr="001F7CD1">
        <w:rPr>
          <w:rFonts w:cs="Times New Roman"/>
          <w:bCs/>
          <w:sz w:val="24"/>
          <w:szCs w:val="24"/>
          <w:lang w:val="en-US"/>
        </w:rPr>
        <w:t>Sử dụng phổ biến kiểu câu hỏi thể hiện ý nghĩa nghi ngờ, chất vấn.</w:t>
      </w:r>
    </w:p>
    <w:p w14:paraId="311ED7A0" w14:textId="568107EE" w:rsidR="00692DD5" w:rsidRPr="001F7CD1" w:rsidRDefault="00692DD5" w:rsidP="00692DD5">
      <w:pPr>
        <w:spacing w:before="60" w:after="60"/>
        <w:ind w:firstLine="426"/>
        <w:rPr>
          <w:rFonts w:cs="Times New Roman"/>
          <w:b/>
          <w:bCs/>
          <w:sz w:val="24"/>
          <w:szCs w:val="24"/>
          <w:lang w:val="vi-VN"/>
        </w:rPr>
      </w:pPr>
      <w:r w:rsidRPr="001F7CD1">
        <w:rPr>
          <w:rFonts w:cs="Times New Roman"/>
          <w:bCs/>
          <w:sz w:val="24"/>
          <w:szCs w:val="24"/>
          <w:lang w:val="en-US"/>
        </w:rPr>
        <w:t>+ Sử dụng các danh từ, đại từ thể hiện thái độ đánh giá tiêu cực (coi thường, khinh bỉ, căm ghét,…) để chỉ đối tượng bị đả kích.</w:t>
      </w:r>
    </w:p>
    <w:p w14:paraId="0742F5B6" w14:textId="11E24B2A" w:rsidR="00692DD5" w:rsidRPr="001F7CD1" w:rsidRDefault="00692DD5" w:rsidP="00692DD5">
      <w:pPr>
        <w:spacing w:before="60" w:after="60"/>
        <w:ind w:firstLine="426"/>
        <w:rPr>
          <w:rFonts w:cs="Times New Roman"/>
          <w:b/>
          <w:bCs/>
          <w:sz w:val="24"/>
          <w:szCs w:val="24"/>
          <w:lang w:val="vi-VN"/>
        </w:rPr>
      </w:pPr>
      <w:r w:rsidRPr="001F7CD1">
        <w:rPr>
          <w:rFonts w:cs="Times New Roman"/>
          <w:b/>
          <w:bCs/>
          <w:sz w:val="24"/>
          <w:szCs w:val="24"/>
          <w:lang w:val="vi-VN"/>
        </w:rPr>
        <w:t xml:space="preserve">II. Luyện tập </w:t>
      </w:r>
    </w:p>
    <w:p w14:paraId="2ED8FFC4" w14:textId="77777777" w:rsidR="00692DD5" w:rsidRPr="001F7CD1" w:rsidRDefault="00692DD5" w:rsidP="00692DD5">
      <w:pPr>
        <w:spacing w:before="60" w:after="60"/>
        <w:ind w:firstLine="426"/>
        <w:rPr>
          <w:rFonts w:cs="Times New Roman"/>
          <w:b/>
          <w:bCs/>
          <w:sz w:val="24"/>
          <w:szCs w:val="24"/>
          <w:lang w:val="en-US"/>
        </w:rPr>
      </w:pPr>
      <w:r w:rsidRPr="001F7CD1">
        <w:rPr>
          <w:rFonts w:cs="Times New Roman"/>
          <w:b/>
          <w:bCs/>
          <w:sz w:val="24"/>
          <w:szCs w:val="24"/>
          <w:lang w:val="vi-VN"/>
        </w:rPr>
        <w:t>1.</w:t>
      </w:r>
      <w:r w:rsidRPr="001F7CD1">
        <w:rPr>
          <w:rFonts w:cs="Times New Roman"/>
          <w:b/>
          <w:bCs/>
          <w:sz w:val="24"/>
          <w:szCs w:val="24"/>
          <w:lang w:val="en-US"/>
        </w:rPr>
        <w:t xml:space="preserve"> Bài tập 1: Phân tích cách tác giả làm tăng tính khẳng định của những câu văn/đoạn văn sau đây? Cho biết tác giả muốn khẳng định điều gì qua các câu văn?</w:t>
      </w:r>
    </w:p>
    <w:p w14:paraId="55D8C1F7" w14:textId="77777777" w:rsidR="00692DD5" w:rsidRPr="001F7CD1" w:rsidRDefault="00692DD5" w:rsidP="00692DD5">
      <w:pPr>
        <w:spacing w:before="60" w:after="60"/>
        <w:ind w:firstLine="426"/>
        <w:rPr>
          <w:rFonts w:cs="Times New Roman"/>
          <w:bCs/>
          <w:i/>
          <w:sz w:val="24"/>
          <w:szCs w:val="24"/>
          <w:lang w:val="vi-VN"/>
        </w:rPr>
      </w:pPr>
      <w:r w:rsidRPr="001F7CD1">
        <w:rPr>
          <w:rFonts w:cs="Times New Roman"/>
          <w:bCs/>
          <w:sz w:val="24"/>
          <w:szCs w:val="24"/>
          <w:lang w:val="en-US"/>
        </w:rPr>
        <w:t xml:space="preserve">a. </w:t>
      </w:r>
      <w:r w:rsidRPr="001F7CD1">
        <w:rPr>
          <w:rFonts w:cs="Times New Roman"/>
          <w:bCs/>
          <w:i/>
          <w:sz w:val="24"/>
          <w:szCs w:val="24"/>
          <w:lang w:val="vi-VN"/>
        </w:rPr>
        <w:t>Ai có súng dùng súng. Ai có gươm dùng gươm, không có gươm thì dùng cuốc, thuổng, gậy gộc. Ai cũng phải ra sức chống thực dân Pháp cứu nước.</w:t>
      </w:r>
    </w:p>
    <w:p w14:paraId="779610AC" w14:textId="77777777" w:rsidR="00692DD5" w:rsidRPr="001F7CD1" w:rsidRDefault="00692DD5" w:rsidP="00692DD5">
      <w:pPr>
        <w:spacing w:before="60" w:after="60"/>
        <w:ind w:firstLine="426"/>
        <w:jc w:val="right"/>
        <w:rPr>
          <w:rFonts w:cs="Times New Roman"/>
          <w:bCs/>
          <w:sz w:val="24"/>
          <w:szCs w:val="24"/>
          <w:lang w:val="en-US"/>
        </w:rPr>
      </w:pPr>
      <w:r w:rsidRPr="001F7CD1">
        <w:rPr>
          <w:rFonts w:cs="Times New Roman"/>
          <w:bCs/>
          <w:sz w:val="24"/>
          <w:szCs w:val="24"/>
          <w:lang w:val="en-US"/>
        </w:rPr>
        <w:t xml:space="preserve">                       (Hồ Chí Minh, </w:t>
      </w:r>
      <w:r w:rsidRPr="001F7CD1">
        <w:rPr>
          <w:rFonts w:cs="Times New Roman"/>
          <w:bCs/>
          <w:i/>
          <w:iCs/>
          <w:sz w:val="24"/>
          <w:szCs w:val="24"/>
          <w:lang w:val="en-US"/>
        </w:rPr>
        <w:t>Lời kêu gọi toàn quốc kháng chiến</w:t>
      </w:r>
      <w:r w:rsidRPr="001F7CD1">
        <w:rPr>
          <w:rFonts w:cs="Times New Roman"/>
          <w:bCs/>
          <w:sz w:val="24"/>
          <w:szCs w:val="24"/>
          <w:lang w:val="en-US"/>
        </w:rPr>
        <w:t>)</w:t>
      </w:r>
    </w:p>
    <w:p w14:paraId="530A7E8F" w14:textId="77777777" w:rsidR="00692DD5" w:rsidRPr="001F7CD1" w:rsidRDefault="00692DD5" w:rsidP="00692DD5">
      <w:pPr>
        <w:spacing w:before="60" w:after="60"/>
        <w:ind w:firstLine="426"/>
        <w:rPr>
          <w:rFonts w:cs="Times New Roman"/>
          <w:bCs/>
          <w:i/>
          <w:iCs/>
          <w:sz w:val="24"/>
          <w:szCs w:val="24"/>
          <w:lang w:val="en-US"/>
        </w:rPr>
      </w:pPr>
      <w:r w:rsidRPr="001F7CD1">
        <w:rPr>
          <w:rFonts w:cs="Times New Roman"/>
          <w:bCs/>
          <w:sz w:val="24"/>
          <w:szCs w:val="24"/>
          <w:lang w:val="en-US"/>
        </w:rPr>
        <w:t>b</w:t>
      </w:r>
      <w:r w:rsidRPr="001F7CD1">
        <w:rPr>
          <w:rFonts w:cs="Times New Roman"/>
          <w:b/>
          <w:bCs/>
          <w:sz w:val="24"/>
          <w:szCs w:val="24"/>
          <w:lang w:val="en-US"/>
        </w:rPr>
        <w:t xml:space="preserve">. </w:t>
      </w:r>
      <w:r w:rsidRPr="001F7CD1">
        <w:rPr>
          <w:rFonts w:cs="Times New Roman"/>
          <w:bCs/>
          <w:i/>
          <w:iCs/>
          <w:sz w:val="24"/>
          <w:szCs w:val="24"/>
          <w:lang w:val="en-US"/>
        </w:rPr>
        <w:t>Nhưng một trăm năm sau, người da đen vẫn chưa được tự do. Một trăm năm sau, cuộc sống của người da đen vẫn bị trói trong gông cùm, xiềng xích của sự phân biệt chủng tộc và kì thị một cách đáng buồn. Một trăm năm sau, người da đen vẫn phải sống cô đơn trên hòn đảo nghèo đói giữa một đại dương mênh mông thịnh vượng về vật chất.</w:t>
      </w:r>
    </w:p>
    <w:p w14:paraId="54A61954" w14:textId="77777777" w:rsidR="00692DD5" w:rsidRPr="001F7CD1" w:rsidRDefault="00692DD5" w:rsidP="00692DD5">
      <w:pPr>
        <w:spacing w:before="60" w:after="60"/>
        <w:ind w:firstLine="426"/>
        <w:jc w:val="right"/>
        <w:rPr>
          <w:rFonts w:cs="Times New Roman"/>
          <w:bCs/>
          <w:i/>
          <w:iCs/>
          <w:sz w:val="24"/>
          <w:szCs w:val="24"/>
          <w:lang w:val="en-US"/>
        </w:rPr>
      </w:pPr>
      <w:r w:rsidRPr="001F7CD1">
        <w:rPr>
          <w:rFonts w:cs="Times New Roman"/>
          <w:bCs/>
          <w:sz w:val="24"/>
          <w:szCs w:val="24"/>
          <w:lang w:val="en-US"/>
        </w:rPr>
        <w:t xml:space="preserve">                        (Mác-tin Lu-thơ Kinh, </w:t>
      </w:r>
      <w:r w:rsidRPr="001F7CD1">
        <w:rPr>
          <w:rFonts w:cs="Times New Roman"/>
          <w:bCs/>
          <w:i/>
          <w:iCs/>
          <w:sz w:val="24"/>
          <w:szCs w:val="24"/>
          <w:lang w:val="en-US"/>
        </w:rPr>
        <w:t xml:space="preserve">Tôi có một ước mơ) </w:t>
      </w:r>
    </w:p>
    <w:p w14:paraId="03267C24" w14:textId="77777777" w:rsidR="00692DD5" w:rsidRPr="001F7CD1" w:rsidRDefault="00692DD5" w:rsidP="00692DD5">
      <w:pPr>
        <w:spacing w:before="60" w:after="60"/>
        <w:ind w:firstLine="426"/>
        <w:rPr>
          <w:rFonts w:cs="Times New Roman"/>
          <w:bCs/>
          <w:i/>
          <w:iCs/>
          <w:sz w:val="24"/>
          <w:szCs w:val="24"/>
          <w:lang w:val="en-US"/>
        </w:rPr>
      </w:pPr>
      <w:r w:rsidRPr="001F7CD1">
        <w:rPr>
          <w:rFonts w:cs="Times New Roman"/>
          <w:bCs/>
          <w:sz w:val="24"/>
          <w:szCs w:val="24"/>
          <w:lang w:val="en-US"/>
        </w:rPr>
        <w:t xml:space="preserve">c. </w:t>
      </w:r>
      <w:r w:rsidRPr="001F7CD1">
        <w:rPr>
          <w:rFonts w:cs="Times New Roman"/>
          <w:bCs/>
          <w:i/>
          <w:iCs/>
          <w:sz w:val="24"/>
          <w:szCs w:val="24"/>
          <w:lang w:val="en-US"/>
        </w:rPr>
        <w:t>Chúng ta phải luôn luôn tranh đấu với nguyên tắc và lòng tự trọng cao.</w:t>
      </w:r>
    </w:p>
    <w:p w14:paraId="767535A2" w14:textId="77777777" w:rsidR="00692DD5" w:rsidRPr="001F7CD1" w:rsidRDefault="00692DD5" w:rsidP="00692DD5">
      <w:pPr>
        <w:spacing w:before="60" w:after="60"/>
        <w:ind w:firstLine="426"/>
        <w:jc w:val="right"/>
        <w:rPr>
          <w:rFonts w:cs="Times New Roman"/>
          <w:bCs/>
          <w:i/>
          <w:iCs/>
          <w:sz w:val="24"/>
          <w:szCs w:val="24"/>
          <w:lang w:val="en-US"/>
        </w:rPr>
      </w:pPr>
      <w:r w:rsidRPr="001F7CD1">
        <w:rPr>
          <w:rFonts w:cs="Times New Roman"/>
          <w:bCs/>
          <w:sz w:val="24"/>
          <w:szCs w:val="24"/>
          <w:lang w:val="en-US"/>
        </w:rPr>
        <w:t xml:space="preserve">                          (Mác-tin Lu-thơ Kinh, </w:t>
      </w:r>
      <w:r w:rsidRPr="001F7CD1">
        <w:rPr>
          <w:rFonts w:cs="Times New Roman"/>
          <w:bCs/>
          <w:i/>
          <w:iCs/>
          <w:sz w:val="24"/>
          <w:szCs w:val="24"/>
          <w:lang w:val="en-US"/>
        </w:rPr>
        <w:t xml:space="preserve">Tôi có một ước mơ) </w:t>
      </w:r>
    </w:p>
    <w:p w14:paraId="09978FC7" w14:textId="77777777" w:rsidR="00692DD5" w:rsidRPr="001F7CD1" w:rsidRDefault="00692DD5" w:rsidP="00692DD5">
      <w:pPr>
        <w:spacing w:before="60" w:after="60"/>
        <w:ind w:firstLine="426"/>
        <w:rPr>
          <w:rFonts w:cs="Times New Roman"/>
          <w:bCs/>
          <w:sz w:val="24"/>
          <w:szCs w:val="24"/>
          <w:lang w:val="en-US"/>
        </w:rPr>
      </w:pPr>
      <w:r w:rsidRPr="001F7CD1">
        <w:rPr>
          <w:rFonts w:cs="Times New Roman"/>
          <w:bCs/>
          <w:sz w:val="24"/>
          <w:szCs w:val="24"/>
          <w:lang w:val="en-US"/>
        </w:rPr>
        <w:t xml:space="preserve">d. </w:t>
      </w:r>
      <w:r w:rsidRPr="001F7CD1">
        <w:rPr>
          <w:rFonts w:cs="Times New Roman"/>
          <w:bCs/>
          <w:i/>
          <w:iCs/>
          <w:sz w:val="24"/>
          <w:szCs w:val="24"/>
          <w:lang w:val="en-US"/>
        </w:rPr>
        <w:t>Mọi vật trên đời đều có nhiều mặt, mỗi người chúng ta chỉ thấy được một mặt mà thôi.</w:t>
      </w:r>
      <w:r w:rsidRPr="001F7CD1">
        <w:rPr>
          <w:rFonts w:cs="Times New Roman"/>
          <w:bCs/>
          <w:sz w:val="24"/>
          <w:szCs w:val="24"/>
          <w:lang w:val="en-US"/>
        </w:rPr>
        <w:t xml:space="preserve"> </w:t>
      </w:r>
    </w:p>
    <w:p w14:paraId="16737C85" w14:textId="77777777" w:rsidR="00692DD5" w:rsidRPr="001F7CD1" w:rsidRDefault="00692DD5" w:rsidP="00692DD5">
      <w:pPr>
        <w:spacing w:before="60" w:after="60"/>
        <w:ind w:firstLine="426"/>
        <w:jc w:val="right"/>
        <w:rPr>
          <w:rFonts w:cs="Times New Roman"/>
          <w:bCs/>
          <w:i/>
          <w:iCs/>
          <w:sz w:val="24"/>
          <w:szCs w:val="24"/>
          <w:lang w:val="en-US"/>
        </w:rPr>
      </w:pPr>
      <w:r w:rsidRPr="001F7CD1">
        <w:rPr>
          <w:rFonts w:cs="Times New Roman"/>
          <w:bCs/>
          <w:sz w:val="24"/>
          <w:szCs w:val="24"/>
          <w:lang w:val="en-US"/>
        </w:rPr>
        <w:t xml:space="preserve">                          (Phong Tử Khải, </w:t>
      </w:r>
      <w:r w:rsidRPr="001F7CD1">
        <w:rPr>
          <w:rFonts w:cs="Times New Roman"/>
          <w:bCs/>
          <w:i/>
          <w:iCs/>
          <w:sz w:val="24"/>
          <w:szCs w:val="24"/>
          <w:lang w:val="en-US"/>
        </w:rPr>
        <w:t>Yêu và đồng cảm)</w:t>
      </w:r>
    </w:p>
    <w:p w14:paraId="677CA8C5" w14:textId="77777777" w:rsidR="00692DD5" w:rsidRPr="001F7CD1" w:rsidRDefault="00692DD5" w:rsidP="00692DD5">
      <w:pPr>
        <w:spacing w:before="60" w:after="60"/>
        <w:ind w:firstLine="426"/>
        <w:rPr>
          <w:rFonts w:cs="Times New Roman"/>
          <w:bCs/>
          <w:i/>
          <w:iCs/>
          <w:sz w:val="24"/>
          <w:szCs w:val="24"/>
          <w:lang w:val="en-US"/>
        </w:rPr>
      </w:pPr>
      <w:r w:rsidRPr="001F7CD1">
        <w:rPr>
          <w:rFonts w:cs="Times New Roman"/>
          <w:bCs/>
          <w:sz w:val="24"/>
          <w:szCs w:val="24"/>
          <w:lang w:val="en-US"/>
        </w:rPr>
        <w:t xml:space="preserve">e. </w:t>
      </w:r>
      <w:r w:rsidRPr="001F7CD1">
        <w:rPr>
          <w:rFonts w:cs="Times New Roman"/>
          <w:bCs/>
          <w:i/>
          <w:iCs/>
          <w:sz w:val="24"/>
          <w:szCs w:val="24"/>
          <w:lang w:val="en-US"/>
        </w:rPr>
        <w:t>Về mặt này, chúng ta không thể không ca tụng các em bé.</w:t>
      </w:r>
    </w:p>
    <w:p w14:paraId="34637F15" w14:textId="77777777" w:rsidR="00692DD5" w:rsidRPr="001F7CD1" w:rsidRDefault="00692DD5" w:rsidP="00692DD5">
      <w:pPr>
        <w:spacing w:before="60" w:after="60"/>
        <w:ind w:firstLine="426"/>
        <w:jc w:val="right"/>
        <w:rPr>
          <w:rFonts w:cs="Times New Roman"/>
          <w:bCs/>
          <w:i/>
          <w:iCs/>
          <w:sz w:val="24"/>
          <w:szCs w:val="24"/>
          <w:lang w:val="en-US"/>
        </w:rPr>
      </w:pPr>
      <w:r w:rsidRPr="001F7CD1">
        <w:rPr>
          <w:rFonts w:cs="Times New Roman"/>
          <w:bCs/>
          <w:i/>
          <w:iCs/>
          <w:sz w:val="24"/>
          <w:szCs w:val="24"/>
          <w:lang w:val="en-US"/>
        </w:rPr>
        <w:t xml:space="preserve">                           </w:t>
      </w:r>
      <w:r w:rsidRPr="001F7CD1">
        <w:rPr>
          <w:rFonts w:cs="Times New Roman"/>
          <w:bCs/>
          <w:sz w:val="24"/>
          <w:szCs w:val="24"/>
          <w:lang w:val="en-US"/>
        </w:rPr>
        <w:t xml:space="preserve">(Phong Tử Khải, </w:t>
      </w:r>
      <w:r w:rsidRPr="001F7CD1">
        <w:rPr>
          <w:rFonts w:cs="Times New Roman"/>
          <w:bCs/>
          <w:i/>
          <w:iCs/>
          <w:sz w:val="24"/>
          <w:szCs w:val="24"/>
          <w:lang w:val="en-US"/>
        </w:rPr>
        <w:t>Yêu và đồng cảm)</w:t>
      </w:r>
    </w:p>
    <w:p w14:paraId="16FA80F0" w14:textId="51C9CB92" w:rsidR="00692DD5" w:rsidRPr="001F7CD1" w:rsidRDefault="00692DD5" w:rsidP="00692DD5">
      <w:pPr>
        <w:spacing w:before="60" w:after="60"/>
        <w:ind w:firstLine="426"/>
        <w:rPr>
          <w:rFonts w:cs="Times New Roman"/>
          <w:b/>
          <w:sz w:val="24"/>
          <w:szCs w:val="24"/>
          <w:u w:val="single"/>
          <w:lang w:val="en-US"/>
        </w:rPr>
      </w:pPr>
      <w:r w:rsidRPr="001F7CD1">
        <w:rPr>
          <w:rFonts w:cs="Times New Roman"/>
          <w:b/>
          <w:sz w:val="24"/>
          <w:szCs w:val="24"/>
          <w:u w:val="single"/>
          <w:lang w:val="en-US"/>
        </w:rPr>
        <w:t xml:space="preserve">GỢI Ý: </w:t>
      </w:r>
    </w:p>
    <w:p w14:paraId="680F2996" w14:textId="2F1A173E" w:rsidR="00692DD5" w:rsidRPr="001F7CD1" w:rsidRDefault="00692DD5" w:rsidP="00692DD5">
      <w:pPr>
        <w:spacing w:before="60" w:after="60"/>
        <w:ind w:firstLine="426"/>
        <w:rPr>
          <w:rFonts w:cs="Times New Roman"/>
          <w:bCs/>
          <w:sz w:val="24"/>
          <w:szCs w:val="24"/>
          <w:lang w:val="en-US"/>
        </w:rPr>
      </w:pPr>
      <w:r w:rsidRPr="001F7CD1">
        <w:rPr>
          <w:rFonts w:cs="Times New Roman"/>
          <w:bCs/>
          <w:sz w:val="24"/>
          <w:szCs w:val="24"/>
          <w:lang w:val="en-US"/>
        </w:rPr>
        <w:t>Các biện pháp làm tăng tính khẳng định:</w:t>
      </w:r>
    </w:p>
    <w:p w14:paraId="28BB3AFB" w14:textId="77777777" w:rsidR="00692DD5" w:rsidRPr="001F7CD1" w:rsidRDefault="00692DD5" w:rsidP="00692DD5">
      <w:pPr>
        <w:spacing w:before="60" w:after="60"/>
        <w:ind w:firstLine="426"/>
        <w:rPr>
          <w:rFonts w:cs="Times New Roman"/>
          <w:bCs/>
          <w:sz w:val="24"/>
          <w:szCs w:val="24"/>
          <w:lang w:val="en-US"/>
        </w:rPr>
      </w:pPr>
      <w:r w:rsidRPr="001F7CD1">
        <w:rPr>
          <w:rFonts w:cs="Times New Roman"/>
          <w:bCs/>
          <w:sz w:val="24"/>
          <w:szCs w:val="24"/>
          <w:lang w:val="en-US"/>
        </w:rPr>
        <w:t xml:space="preserve">a. - Sử dụng phép điệp: </w:t>
      </w:r>
      <w:r w:rsidRPr="001F7CD1">
        <w:rPr>
          <w:rFonts w:cs="Times New Roman"/>
          <w:bCs/>
          <w:i/>
          <w:iCs/>
          <w:sz w:val="24"/>
          <w:szCs w:val="24"/>
          <w:lang w:val="en-US"/>
        </w:rPr>
        <w:t>Ai…</w:t>
      </w:r>
    </w:p>
    <w:p w14:paraId="31D280B5" w14:textId="77777777" w:rsidR="00692DD5" w:rsidRPr="001F7CD1" w:rsidRDefault="00692DD5" w:rsidP="00692DD5">
      <w:pPr>
        <w:spacing w:before="60" w:after="60"/>
        <w:ind w:firstLine="426"/>
        <w:rPr>
          <w:rFonts w:cs="Times New Roman"/>
          <w:bCs/>
          <w:i/>
          <w:iCs/>
          <w:sz w:val="24"/>
          <w:szCs w:val="24"/>
          <w:lang w:val="en-US"/>
        </w:rPr>
      </w:pPr>
      <w:r w:rsidRPr="001F7CD1">
        <w:rPr>
          <w:rFonts w:cs="Times New Roman"/>
          <w:bCs/>
          <w:sz w:val="24"/>
          <w:szCs w:val="24"/>
          <w:lang w:val="en-US"/>
        </w:rPr>
        <w:t xml:space="preserve">    - Sử dụng câu cầu khiến: </w:t>
      </w:r>
      <w:r w:rsidRPr="001F7CD1">
        <w:rPr>
          <w:rFonts w:cs="Times New Roman"/>
          <w:bCs/>
          <w:i/>
          <w:iCs/>
          <w:sz w:val="24"/>
          <w:szCs w:val="24"/>
          <w:lang w:val="en-US"/>
        </w:rPr>
        <w:t>Ai cũng phải…</w:t>
      </w:r>
    </w:p>
    <w:p w14:paraId="73A06B34" w14:textId="77777777" w:rsidR="00692DD5" w:rsidRPr="001F7CD1" w:rsidRDefault="00692DD5" w:rsidP="00692DD5">
      <w:pPr>
        <w:spacing w:before="60" w:after="60"/>
        <w:ind w:firstLine="426"/>
        <w:rPr>
          <w:rFonts w:cs="Times New Roman"/>
          <w:bCs/>
          <w:sz w:val="24"/>
          <w:szCs w:val="24"/>
          <w:lang w:val="en-US"/>
        </w:rPr>
      </w:pPr>
      <w:r w:rsidRPr="001F7CD1">
        <w:rPr>
          <w:rFonts w:cs="Times New Roman"/>
          <w:bCs/>
          <w:sz w:val="24"/>
          <w:szCs w:val="24"/>
          <w:lang w:val="en-US"/>
        </w:rPr>
        <w:t>=&gt; Khẳng định mọi người trong đất nước đều phải đứng lên kháng chiến.</w:t>
      </w:r>
    </w:p>
    <w:p w14:paraId="6C3DA6B8" w14:textId="77777777" w:rsidR="00692DD5" w:rsidRPr="001F7CD1" w:rsidRDefault="00692DD5" w:rsidP="00692DD5">
      <w:pPr>
        <w:spacing w:before="60" w:after="60"/>
        <w:ind w:firstLine="426"/>
        <w:rPr>
          <w:rFonts w:cs="Times New Roman"/>
          <w:bCs/>
          <w:i/>
          <w:iCs/>
          <w:sz w:val="24"/>
          <w:szCs w:val="24"/>
          <w:lang w:val="en-US"/>
        </w:rPr>
      </w:pPr>
      <w:r w:rsidRPr="001F7CD1">
        <w:rPr>
          <w:rFonts w:cs="Times New Roman"/>
          <w:bCs/>
          <w:sz w:val="24"/>
          <w:szCs w:val="24"/>
          <w:lang w:val="en-US"/>
        </w:rPr>
        <w:t xml:space="preserve">b. Sử dụng phép điệp: </w:t>
      </w:r>
      <w:r w:rsidRPr="001F7CD1">
        <w:rPr>
          <w:rFonts w:cs="Times New Roman"/>
          <w:bCs/>
          <w:i/>
          <w:iCs/>
          <w:sz w:val="24"/>
          <w:szCs w:val="24"/>
          <w:lang w:val="en-US"/>
        </w:rPr>
        <w:t>Một trăm năm sau…</w:t>
      </w:r>
    </w:p>
    <w:p w14:paraId="1431D25D" w14:textId="77777777" w:rsidR="00692DD5" w:rsidRPr="001F7CD1" w:rsidRDefault="00692DD5" w:rsidP="00692DD5">
      <w:pPr>
        <w:spacing w:before="60" w:after="60"/>
        <w:ind w:firstLine="426"/>
        <w:rPr>
          <w:rFonts w:cs="Times New Roman"/>
          <w:bCs/>
          <w:sz w:val="24"/>
          <w:szCs w:val="24"/>
          <w:lang w:val="en-US"/>
        </w:rPr>
      </w:pPr>
      <w:r w:rsidRPr="001F7CD1">
        <w:rPr>
          <w:rFonts w:cs="Times New Roman"/>
          <w:bCs/>
          <w:sz w:val="24"/>
          <w:szCs w:val="24"/>
          <w:lang w:val="en-US"/>
        </w:rPr>
        <w:t>=&gt; Khẳng định sự bất công vô lí của người da đen khi bị phân biệt chủng tộc.</w:t>
      </w:r>
    </w:p>
    <w:p w14:paraId="565FF474" w14:textId="77777777" w:rsidR="00692DD5" w:rsidRPr="001F7CD1" w:rsidRDefault="00692DD5" w:rsidP="00692DD5">
      <w:pPr>
        <w:spacing w:before="60" w:after="60"/>
        <w:ind w:firstLine="426"/>
        <w:rPr>
          <w:rFonts w:cs="Times New Roman"/>
          <w:bCs/>
          <w:i/>
          <w:iCs/>
          <w:sz w:val="24"/>
          <w:szCs w:val="24"/>
          <w:lang w:val="en-US"/>
        </w:rPr>
      </w:pPr>
      <w:r w:rsidRPr="001F7CD1">
        <w:rPr>
          <w:rFonts w:cs="Times New Roman"/>
          <w:bCs/>
          <w:sz w:val="24"/>
          <w:szCs w:val="24"/>
          <w:lang w:val="en-US"/>
        </w:rPr>
        <w:t xml:space="preserve">c.  Sử dụng câu cầu khiến: </w:t>
      </w:r>
      <w:r w:rsidRPr="001F7CD1">
        <w:rPr>
          <w:rFonts w:cs="Times New Roman"/>
          <w:bCs/>
          <w:i/>
          <w:iCs/>
          <w:sz w:val="24"/>
          <w:szCs w:val="24"/>
          <w:lang w:val="en-US"/>
        </w:rPr>
        <w:t>Chúng ta phải…</w:t>
      </w:r>
    </w:p>
    <w:p w14:paraId="3A31E899" w14:textId="77777777" w:rsidR="00692DD5" w:rsidRPr="001F7CD1" w:rsidRDefault="00692DD5" w:rsidP="00692DD5">
      <w:pPr>
        <w:spacing w:before="60" w:after="60"/>
        <w:ind w:firstLine="426"/>
        <w:rPr>
          <w:rFonts w:cs="Times New Roman"/>
          <w:bCs/>
          <w:sz w:val="24"/>
          <w:szCs w:val="24"/>
          <w:lang w:val="en-US"/>
        </w:rPr>
      </w:pPr>
      <w:r w:rsidRPr="001F7CD1">
        <w:rPr>
          <w:rFonts w:cs="Times New Roman"/>
          <w:bCs/>
          <w:sz w:val="24"/>
          <w:szCs w:val="24"/>
          <w:lang w:val="en-US"/>
        </w:rPr>
        <w:t>=&gt; Khẳng định chúng ta phải luôn đấu tranh với nguyên tắc và lòng tự trọng cao.</w:t>
      </w:r>
    </w:p>
    <w:p w14:paraId="27B502FC" w14:textId="77777777" w:rsidR="00692DD5" w:rsidRPr="001F7CD1" w:rsidRDefault="00692DD5" w:rsidP="00692DD5">
      <w:pPr>
        <w:spacing w:before="60" w:after="60"/>
        <w:ind w:firstLine="426"/>
        <w:rPr>
          <w:rFonts w:cs="Times New Roman"/>
          <w:bCs/>
          <w:i/>
          <w:iCs/>
          <w:sz w:val="24"/>
          <w:szCs w:val="24"/>
          <w:lang w:val="en-US"/>
        </w:rPr>
      </w:pPr>
      <w:r w:rsidRPr="001F7CD1">
        <w:rPr>
          <w:rFonts w:cs="Times New Roman"/>
          <w:bCs/>
          <w:sz w:val="24"/>
          <w:szCs w:val="24"/>
          <w:lang w:val="en-US"/>
        </w:rPr>
        <w:t xml:space="preserve">d. Sử dụng từ ngữ thể hiện quy mô áp đảo: </w:t>
      </w:r>
      <w:r w:rsidRPr="001F7CD1">
        <w:rPr>
          <w:rFonts w:cs="Times New Roman"/>
          <w:bCs/>
          <w:i/>
          <w:iCs/>
          <w:sz w:val="24"/>
          <w:szCs w:val="24"/>
          <w:lang w:val="en-US"/>
        </w:rPr>
        <w:t>mọi vật…</w:t>
      </w:r>
    </w:p>
    <w:p w14:paraId="6640495F" w14:textId="77777777" w:rsidR="00692DD5" w:rsidRPr="001F7CD1" w:rsidRDefault="00692DD5" w:rsidP="00692DD5">
      <w:pPr>
        <w:spacing w:before="60" w:after="60"/>
        <w:ind w:firstLine="426"/>
        <w:rPr>
          <w:rFonts w:cs="Times New Roman"/>
          <w:bCs/>
          <w:sz w:val="24"/>
          <w:szCs w:val="24"/>
          <w:lang w:val="en-US"/>
        </w:rPr>
      </w:pPr>
      <w:r w:rsidRPr="001F7CD1">
        <w:rPr>
          <w:rFonts w:cs="Times New Roman"/>
          <w:bCs/>
          <w:sz w:val="24"/>
          <w:szCs w:val="24"/>
          <w:lang w:val="en-US"/>
        </w:rPr>
        <w:t>=&gt; Khẳng định mọi vật trên đời đều có nhiều mặt.</w:t>
      </w:r>
    </w:p>
    <w:p w14:paraId="4B4BBAD2" w14:textId="77777777" w:rsidR="00692DD5" w:rsidRPr="001F7CD1" w:rsidRDefault="00692DD5" w:rsidP="00692DD5">
      <w:pPr>
        <w:spacing w:before="60" w:after="60"/>
        <w:ind w:firstLine="426"/>
        <w:rPr>
          <w:rFonts w:cs="Times New Roman"/>
          <w:bCs/>
          <w:i/>
          <w:iCs/>
          <w:sz w:val="24"/>
          <w:szCs w:val="24"/>
          <w:lang w:val="en-US"/>
        </w:rPr>
      </w:pPr>
      <w:r w:rsidRPr="001F7CD1">
        <w:rPr>
          <w:rFonts w:cs="Times New Roman"/>
          <w:bCs/>
          <w:sz w:val="24"/>
          <w:szCs w:val="24"/>
          <w:lang w:val="en-US"/>
        </w:rPr>
        <w:lastRenderedPageBreak/>
        <w:t xml:space="preserve">e. Sử dụng từ mang nghĩa khẳng định: </w:t>
      </w:r>
      <w:r w:rsidRPr="001F7CD1">
        <w:rPr>
          <w:rFonts w:cs="Times New Roman"/>
          <w:bCs/>
          <w:i/>
          <w:iCs/>
          <w:sz w:val="24"/>
          <w:szCs w:val="24"/>
          <w:lang w:val="en-US"/>
        </w:rPr>
        <w:t>không thể không.</w:t>
      </w:r>
    </w:p>
    <w:p w14:paraId="334AE70D" w14:textId="77777777" w:rsidR="00692DD5" w:rsidRPr="001F7CD1" w:rsidRDefault="00692DD5" w:rsidP="00692DD5">
      <w:pPr>
        <w:spacing w:before="60" w:after="60"/>
        <w:ind w:firstLine="426"/>
        <w:rPr>
          <w:rFonts w:cs="Times New Roman"/>
          <w:bCs/>
          <w:sz w:val="24"/>
          <w:szCs w:val="24"/>
          <w:lang w:val="en-US"/>
        </w:rPr>
      </w:pPr>
      <w:r w:rsidRPr="001F7CD1">
        <w:rPr>
          <w:rFonts w:cs="Times New Roman"/>
          <w:bCs/>
          <w:sz w:val="24"/>
          <w:szCs w:val="24"/>
          <w:lang w:val="en-US"/>
        </w:rPr>
        <w:t>=&gt; Khẳng định chúng ta cần phải ca tụng những em bé</w:t>
      </w:r>
    </w:p>
    <w:p w14:paraId="0C672986" w14:textId="77777777" w:rsidR="00692DD5" w:rsidRPr="001F7CD1" w:rsidRDefault="00692DD5" w:rsidP="00692DD5">
      <w:pPr>
        <w:spacing w:before="60" w:after="60"/>
        <w:ind w:firstLine="426"/>
        <w:rPr>
          <w:rFonts w:cs="Times New Roman"/>
          <w:b/>
          <w:bCs/>
          <w:sz w:val="24"/>
          <w:szCs w:val="24"/>
          <w:lang w:val="en-US"/>
        </w:rPr>
      </w:pPr>
      <w:r w:rsidRPr="001F7CD1">
        <w:rPr>
          <w:rFonts w:cs="Times New Roman"/>
          <w:b/>
          <w:bCs/>
          <w:sz w:val="24"/>
          <w:szCs w:val="24"/>
          <w:lang w:val="en-US"/>
        </w:rPr>
        <w:t>2. Bài tập 2: Phân tích cách tác giả làm tăng tính phủ định của các câu văn/đoạn văn sau?</w:t>
      </w:r>
    </w:p>
    <w:p w14:paraId="5162A408" w14:textId="77777777" w:rsidR="00692DD5" w:rsidRPr="001F7CD1" w:rsidRDefault="00692DD5" w:rsidP="00692DD5">
      <w:pPr>
        <w:spacing w:before="60" w:after="60"/>
        <w:ind w:firstLine="426"/>
        <w:rPr>
          <w:rFonts w:cs="Times New Roman"/>
          <w:bCs/>
          <w:i/>
          <w:sz w:val="24"/>
          <w:szCs w:val="24"/>
          <w:lang w:val="en-US"/>
        </w:rPr>
      </w:pPr>
      <w:r w:rsidRPr="001F7CD1">
        <w:rPr>
          <w:rFonts w:cs="Times New Roman"/>
          <w:bCs/>
          <w:iCs/>
          <w:sz w:val="24"/>
          <w:szCs w:val="24"/>
          <w:lang w:val="en-US"/>
        </w:rPr>
        <w:t>a.</w:t>
      </w:r>
      <w:r w:rsidRPr="001F7CD1">
        <w:rPr>
          <w:rFonts w:cs="Times New Roman"/>
          <w:b/>
          <w:bCs/>
          <w:iCs/>
          <w:sz w:val="24"/>
          <w:szCs w:val="24"/>
          <w:lang w:val="en-US"/>
        </w:rPr>
        <w:t xml:space="preserve"> </w:t>
      </w:r>
      <w:r w:rsidRPr="001F7CD1">
        <w:rPr>
          <w:rFonts w:cs="Times New Roman"/>
          <w:bCs/>
          <w:i/>
          <w:sz w:val="24"/>
          <w:szCs w:val="24"/>
          <w:lang w:val="en-US"/>
        </w:rPr>
        <w:t>Và sẽ không có sự bình yên hay ngơi nghỉ ở nước Mỹ cho đến khi người da den được công nhận quyền công dân của mình.</w:t>
      </w:r>
    </w:p>
    <w:p w14:paraId="503B950E" w14:textId="77777777" w:rsidR="00692DD5" w:rsidRPr="001F7CD1" w:rsidRDefault="00692DD5" w:rsidP="00692DD5">
      <w:pPr>
        <w:spacing w:before="60" w:after="60"/>
        <w:ind w:firstLine="426"/>
        <w:jc w:val="right"/>
        <w:rPr>
          <w:rFonts w:cs="Times New Roman"/>
          <w:bCs/>
          <w:i/>
          <w:iCs/>
          <w:sz w:val="24"/>
          <w:szCs w:val="24"/>
          <w:lang w:val="en-US"/>
        </w:rPr>
      </w:pPr>
      <w:r w:rsidRPr="001F7CD1">
        <w:rPr>
          <w:rFonts w:cs="Times New Roman"/>
          <w:bCs/>
          <w:sz w:val="24"/>
          <w:szCs w:val="24"/>
          <w:lang w:val="en-US"/>
        </w:rPr>
        <w:t xml:space="preserve">                        (Mác-tin Lu-thơ Kinh, </w:t>
      </w:r>
      <w:r w:rsidRPr="001F7CD1">
        <w:rPr>
          <w:rFonts w:cs="Times New Roman"/>
          <w:bCs/>
          <w:i/>
          <w:iCs/>
          <w:sz w:val="24"/>
          <w:szCs w:val="24"/>
          <w:lang w:val="en-US"/>
        </w:rPr>
        <w:t xml:space="preserve">Tôi có một ước mơ) </w:t>
      </w:r>
    </w:p>
    <w:p w14:paraId="18D2253C" w14:textId="77777777" w:rsidR="00692DD5" w:rsidRPr="001F7CD1" w:rsidRDefault="00692DD5" w:rsidP="00692DD5">
      <w:pPr>
        <w:spacing w:before="60" w:after="60"/>
        <w:ind w:firstLine="426"/>
        <w:rPr>
          <w:rFonts w:cs="Times New Roman"/>
          <w:bCs/>
          <w:i/>
          <w:sz w:val="24"/>
          <w:szCs w:val="24"/>
          <w:lang w:val="en-US"/>
        </w:rPr>
      </w:pPr>
      <w:r w:rsidRPr="001F7CD1">
        <w:rPr>
          <w:rFonts w:cs="Times New Roman"/>
          <w:bCs/>
          <w:i/>
          <w:sz w:val="24"/>
          <w:szCs w:val="24"/>
          <w:lang w:val="en-US"/>
        </w:rPr>
        <w:t>b. Thực chưa bao giờ thơ Việt Nam buồn và nhất là xôn xao như thế.</w:t>
      </w:r>
    </w:p>
    <w:p w14:paraId="50EB3EE5" w14:textId="77777777" w:rsidR="00692DD5" w:rsidRPr="001F7CD1" w:rsidRDefault="00692DD5" w:rsidP="00692DD5">
      <w:pPr>
        <w:spacing w:before="60" w:after="60"/>
        <w:ind w:firstLine="426"/>
        <w:jc w:val="right"/>
        <w:rPr>
          <w:rFonts w:cs="Times New Roman"/>
          <w:bCs/>
          <w:i/>
          <w:sz w:val="24"/>
          <w:szCs w:val="24"/>
          <w:lang w:val="en-US"/>
        </w:rPr>
      </w:pPr>
      <w:r w:rsidRPr="001F7CD1">
        <w:rPr>
          <w:rFonts w:cs="Times New Roman"/>
          <w:bCs/>
          <w:i/>
          <w:sz w:val="24"/>
          <w:szCs w:val="24"/>
          <w:lang w:val="en-US"/>
        </w:rPr>
        <w:t xml:space="preserve">                         (</w:t>
      </w:r>
      <w:r w:rsidRPr="001F7CD1">
        <w:rPr>
          <w:rFonts w:cs="Times New Roman"/>
          <w:bCs/>
          <w:iCs/>
          <w:sz w:val="24"/>
          <w:szCs w:val="24"/>
          <w:lang w:val="en-US"/>
        </w:rPr>
        <w:t xml:space="preserve">Hoài Thanh, </w:t>
      </w:r>
      <w:r w:rsidRPr="001F7CD1">
        <w:rPr>
          <w:rFonts w:cs="Times New Roman"/>
          <w:bCs/>
          <w:i/>
          <w:sz w:val="24"/>
          <w:szCs w:val="24"/>
          <w:lang w:val="en-US"/>
        </w:rPr>
        <w:t>Một thời đại trong thi ca)</w:t>
      </w:r>
    </w:p>
    <w:p w14:paraId="6BD8B7B2" w14:textId="77777777" w:rsidR="00692DD5" w:rsidRPr="001F7CD1" w:rsidRDefault="00692DD5" w:rsidP="00692DD5">
      <w:pPr>
        <w:spacing w:before="60" w:after="60"/>
        <w:ind w:firstLine="426"/>
        <w:rPr>
          <w:rFonts w:cs="Times New Roman"/>
          <w:bCs/>
          <w:i/>
          <w:sz w:val="24"/>
          <w:szCs w:val="24"/>
          <w:lang w:val="en-US"/>
        </w:rPr>
      </w:pPr>
      <w:r w:rsidRPr="001F7CD1">
        <w:rPr>
          <w:rFonts w:cs="Times New Roman"/>
          <w:bCs/>
          <w:i/>
          <w:sz w:val="24"/>
          <w:szCs w:val="24"/>
          <w:lang w:val="en-US"/>
        </w:rPr>
        <w:t>c. Hay trẫm ít đức không đáng để phò tá chăng? Hay đang thời đổ nát chưa thể ra phụng sự vương hầu chăng?</w:t>
      </w:r>
    </w:p>
    <w:p w14:paraId="740C2611" w14:textId="77777777" w:rsidR="00692DD5" w:rsidRPr="001F7CD1" w:rsidRDefault="00692DD5" w:rsidP="00692DD5">
      <w:pPr>
        <w:spacing w:before="60" w:after="60"/>
        <w:ind w:firstLine="426"/>
        <w:jc w:val="right"/>
        <w:rPr>
          <w:rFonts w:cs="Times New Roman"/>
          <w:bCs/>
          <w:i/>
          <w:sz w:val="24"/>
          <w:szCs w:val="24"/>
          <w:lang w:val="en-US"/>
        </w:rPr>
      </w:pPr>
      <w:r w:rsidRPr="001F7CD1">
        <w:rPr>
          <w:rFonts w:cs="Times New Roman"/>
          <w:bCs/>
          <w:i/>
          <w:sz w:val="24"/>
          <w:szCs w:val="24"/>
          <w:lang w:val="en-US"/>
        </w:rPr>
        <w:t xml:space="preserve">                          (</w:t>
      </w:r>
      <w:r w:rsidRPr="001F7CD1">
        <w:rPr>
          <w:rFonts w:cs="Times New Roman"/>
          <w:bCs/>
          <w:iCs/>
          <w:sz w:val="24"/>
          <w:szCs w:val="24"/>
          <w:lang w:val="en-US"/>
        </w:rPr>
        <w:t xml:space="preserve">Ngô Thì Nhậm, </w:t>
      </w:r>
      <w:r w:rsidRPr="001F7CD1">
        <w:rPr>
          <w:rFonts w:cs="Times New Roman"/>
          <w:bCs/>
          <w:i/>
          <w:sz w:val="24"/>
          <w:szCs w:val="24"/>
          <w:lang w:val="en-US"/>
        </w:rPr>
        <w:t>Cầu hiền chiếu)</w:t>
      </w:r>
    </w:p>
    <w:p w14:paraId="111D4481" w14:textId="77777777" w:rsidR="00692DD5" w:rsidRPr="001F7CD1" w:rsidRDefault="00692DD5" w:rsidP="00692DD5">
      <w:pPr>
        <w:spacing w:before="60" w:after="60"/>
        <w:ind w:firstLine="426"/>
        <w:rPr>
          <w:rFonts w:cs="Times New Roman"/>
          <w:bCs/>
          <w:i/>
          <w:sz w:val="24"/>
          <w:szCs w:val="24"/>
          <w:lang w:val="en-US"/>
        </w:rPr>
      </w:pPr>
      <w:r w:rsidRPr="001F7CD1">
        <w:rPr>
          <w:rFonts w:cs="Times New Roman"/>
          <w:bCs/>
          <w:i/>
          <w:sz w:val="24"/>
          <w:szCs w:val="24"/>
          <w:lang w:val="en-US"/>
        </w:rPr>
        <w:t>d. Con đường thơ gồm nhiều con đường riêng rất khác nhau của từng người. Không có đại lộ chung một chiều cho tất cả.</w:t>
      </w:r>
    </w:p>
    <w:p w14:paraId="2AD9B2C0" w14:textId="77777777" w:rsidR="00692DD5" w:rsidRPr="001F7CD1" w:rsidRDefault="00692DD5" w:rsidP="00692DD5">
      <w:pPr>
        <w:spacing w:before="60" w:after="60"/>
        <w:ind w:firstLine="426"/>
        <w:jc w:val="right"/>
        <w:rPr>
          <w:rFonts w:cs="Times New Roman"/>
          <w:bCs/>
          <w:i/>
          <w:sz w:val="24"/>
          <w:szCs w:val="24"/>
          <w:lang w:val="vi-VN"/>
        </w:rPr>
      </w:pPr>
      <w:r w:rsidRPr="001F7CD1">
        <w:rPr>
          <w:rFonts w:cs="Times New Roman"/>
          <w:bCs/>
          <w:i/>
          <w:sz w:val="24"/>
          <w:szCs w:val="24"/>
          <w:lang w:val="en-US"/>
        </w:rPr>
        <w:t xml:space="preserve">                        (</w:t>
      </w:r>
      <w:r w:rsidRPr="001F7CD1">
        <w:rPr>
          <w:rFonts w:cs="Times New Roman"/>
          <w:bCs/>
          <w:iCs/>
          <w:sz w:val="24"/>
          <w:szCs w:val="24"/>
          <w:lang w:val="en-US"/>
        </w:rPr>
        <w:t xml:space="preserve">Lê Đạt, </w:t>
      </w:r>
      <w:r w:rsidRPr="001F7CD1">
        <w:rPr>
          <w:rFonts w:cs="Times New Roman"/>
          <w:bCs/>
          <w:i/>
          <w:sz w:val="24"/>
          <w:szCs w:val="24"/>
          <w:lang w:val="en-US"/>
        </w:rPr>
        <w:t>Chữ bầu lên nhà thơ)</w:t>
      </w:r>
    </w:p>
    <w:p w14:paraId="7CAB37D4" w14:textId="77777777" w:rsidR="00692DD5" w:rsidRPr="001F7CD1" w:rsidRDefault="00692DD5" w:rsidP="00692DD5">
      <w:pPr>
        <w:spacing w:before="60" w:after="60"/>
        <w:ind w:firstLine="426"/>
        <w:rPr>
          <w:rFonts w:cs="Times New Roman"/>
          <w:b/>
          <w:bCs/>
          <w:sz w:val="24"/>
          <w:szCs w:val="24"/>
          <w:u w:val="single"/>
          <w:lang w:val="vi-VN"/>
        </w:rPr>
      </w:pPr>
      <w:r w:rsidRPr="001F7CD1">
        <w:rPr>
          <w:rFonts w:cs="Times New Roman"/>
          <w:b/>
          <w:bCs/>
          <w:sz w:val="24"/>
          <w:szCs w:val="24"/>
          <w:u w:val="single"/>
          <w:lang w:val="vi-VN"/>
        </w:rPr>
        <w:t>GỢI Ý</w:t>
      </w:r>
    </w:p>
    <w:p w14:paraId="4F89B62D" w14:textId="77777777" w:rsidR="00692DD5" w:rsidRPr="001F7CD1" w:rsidRDefault="00692DD5" w:rsidP="00692DD5">
      <w:pPr>
        <w:spacing w:before="60" w:after="60"/>
        <w:ind w:firstLine="426"/>
        <w:rPr>
          <w:rFonts w:cs="Times New Roman"/>
          <w:bCs/>
          <w:i/>
          <w:iCs/>
          <w:sz w:val="24"/>
          <w:szCs w:val="24"/>
          <w:lang w:val="en-US"/>
        </w:rPr>
      </w:pPr>
      <w:r w:rsidRPr="001F7CD1">
        <w:rPr>
          <w:rFonts w:cs="Times New Roman"/>
          <w:bCs/>
          <w:sz w:val="24"/>
          <w:szCs w:val="24"/>
          <w:lang w:val="vi-VN"/>
        </w:rPr>
        <w:t xml:space="preserve">a. </w:t>
      </w:r>
      <w:r w:rsidRPr="001F7CD1">
        <w:rPr>
          <w:rFonts w:cs="Times New Roman"/>
          <w:bCs/>
          <w:sz w:val="24"/>
          <w:szCs w:val="24"/>
          <w:lang w:val="en-US"/>
        </w:rPr>
        <w:t xml:space="preserve">Sử dụng từ ngữ mang nghĩa phủ định: </w:t>
      </w:r>
      <w:r w:rsidRPr="001F7CD1">
        <w:rPr>
          <w:rFonts w:cs="Times New Roman"/>
          <w:bCs/>
          <w:i/>
          <w:iCs/>
          <w:sz w:val="24"/>
          <w:szCs w:val="24"/>
          <w:lang w:val="en-US"/>
        </w:rPr>
        <w:t>Không</w:t>
      </w:r>
    </w:p>
    <w:p w14:paraId="711EC76B" w14:textId="77777777" w:rsidR="00692DD5" w:rsidRPr="001F7CD1" w:rsidRDefault="00692DD5" w:rsidP="00692DD5">
      <w:pPr>
        <w:spacing w:before="60" w:after="60"/>
        <w:ind w:firstLine="426"/>
        <w:rPr>
          <w:rFonts w:cs="Times New Roman"/>
          <w:bCs/>
          <w:i/>
          <w:iCs/>
          <w:sz w:val="24"/>
          <w:szCs w:val="24"/>
          <w:lang w:val="en-US"/>
        </w:rPr>
      </w:pPr>
      <w:r w:rsidRPr="001F7CD1">
        <w:rPr>
          <w:rFonts w:cs="Times New Roman"/>
          <w:bCs/>
          <w:sz w:val="24"/>
          <w:szCs w:val="24"/>
          <w:lang w:val="vi-VN"/>
        </w:rPr>
        <w:t xml:space="preserve">b. </w:t>
      </w:r>
      <w:r w:rsidRPr="001F7CD1">
        <w:rPr>
          <w:rFonts w:cs="Times New Roman"/>
          <w:bCs/>
          <w:sz w:val="24"/>
          <w:szCs w:val="24"/>
          <w:lang w:val="en-US"/>
        </w:rPr>
        <w:t xml:space="preserve">Sử dụng từ ngữ mang nghĩa phủ định: </w:t>
      </w:r>
      <w:r w:rsidRPr="001F7CD1">
        <w:rPr>
          <w:rFonts w:cs="Times New Roman"/>
          <w:bCs/>
          <w:i/>
          <w:iCs/>
          <w:sz w:val="24"/>
          <w:szCs w:val="24"/>
          <w:lang w:val="en-US"/>
        </w:rPr>
        <w:t>Chưa bao giờ.</w:t>
      </w:r>
    </w:p>
    <w:p w14:paraId="44D5435D" w14:textId="77777777" w:rsidR="00692DD5" w:rsidRPr="001F7CD1" w:rsidRDefault="00692DD5" w:rsidP="00692DD5">
      <w:pPr>
        <w:spacing w:before="60" w:after="60"/>
        <w:ind w:firstLine="426"/>
        <w:rPr>
          <w:rFonts w:cs="Times New Roman"/>
          <w:bCs/>
          <w:sz w:val="24"/>
          <w:szCs w:val="24"/>
          <w:lang w:val="en-US"/>
        </w:rPr>
      </w:pPr>
      <w:r w:rsidRPr="001F7CD1">
        <w:rPr>
          <w:rFonts w:cs="Times New Roman"/>
          <w:bCs/>
          <w:sz w:val="24"/>
          <w:szCs w:val="24"/>
          <w:lang w:val="en-US"/>
        </w:rPr>
        <w:t>c. Sử dụng câu hỏi thể hiện ye nghi ngờ, chất vấn</w:t>
      </w:r>
    </w:p>
    <w:p w14:paraId="44862B6A" w14:textId="77777777" w:rsidR="00692DD5" w:rsidRPr="001F7CD1" w:rsidRDefault="00692DD5" w:rsidP="00692DD5">
      <w:pPr>
        <w:spacing w:before="60" w:after="60"/>
        <w:ind w:firstLine="426"/>
        <w:rPr>
          <w:rFonts w:cs="Times New Roman"/>
          <w:bCs/>
          <w:sz w:val="24"/>
          <w:szCs w:val="24"/>
          <w:lang w:val="vi-VN"/>
        </w:rPr>
      </w:pPr>
      <w:r w:rsidRPr="001F7CD1">
        <w:rPr>
          <w:rFonts w:cs="Times New Roman"/>
          <w:bCs/>
          <w:sz w:val="24"/>
          <w:szCs w:val="24"/>
          <w:lang w:val="en-US"/>
        </w:rPr>
        <w:t xml:space="preserve">d. Sử dụng từ ngữ mang nghĩa phủ định: </w:t>
      </w:r>
      <w:r w:rsidRPr="001F7CD1">
        <w:rPr>
          <w:rFonts w:cs="Times New Roman"/>
          <w:bCs/>
          <w:i/>
          <w:iCs/>
          <w:sz w:val="24"/>
          <w:szCs w:val="24"/>
          <w:lang w:val="en-US"/>
        </w:rPr>
        <w:t>Không</w:t>
      </w:r>
    </w:p>
    <w:p w14:paraId="730E68FB" w14:textId="77777777" w:rsidR="00CE56CD" w:rsidRPr="001F7CD1" w:rsidRDefault="00CE56CD" w:rsidP="00882AA5">
      <w:pPr>
        <w:spacing w:before="60" w:after="60"/>
        <w:ind w:firstLine="426"/>
        <w:rPr>
          <w:rFonts w:cs="Times New Roman"/>
          <w:bCs/>
          <w:sz w:val="24"/>
          <w:szCs w:val="24"/>
          <w:lang w:val="pt-BR"/>
        </w:rPr>
      </w:pPr>
    </w:p>
    <w:p w14:paraId="209C3E82" w14:textId="74C645BF" w:rsidR="002505CE" w:rsidRPr="001F7CD1" w:rsidRDefault="00D774B3" w:rsidP="00D75917">
      <w:pPr>
        <w:spacing w:before="60" w:after="60"/>
        <w:ind w:firstLine="0"/>
        <w:jc w:val="center"/>
        <w:rPr>
          <w:rFonts w:cs="Times New Roman"/>
          <w:b/>
          <w:sz w:val="24"/>
          <w:szCs w:val="24"/>
          <w:lang w:val="pt-BR"/>
        </w:rPr>
      </w:pPr>
      <w:r w:rsidRPr="001F7CD1">
        <w:rPr>
          <w:rFonts w:cs="Times New Roman"/>
          <w:b/>
          <w:sz w:val="24"/>
          <w:szCs w:val="24"/>
          <w:u w:val="single"/>
          <w:lang w:val="pt-BR"/>
        </w:rPr>
        <w:t xml:space="preserve">Bài </w:t>
      </w:r>
      <w:r w:rsidR="003254ED" w:rsidRPr="001F7CD1">
        <w:rPr>
          <w:rFonts w:cs="Times New Roman"/>
          <w:b/>
          <w:sz w:val="24"/>
          <w:szCs w:val="24"/>
          <w:u w:val="single"/>
          <w:lang w:val="pt-BR"/>
        </w:rPr>
        <w:t>6</w:t>
      </w:r>
      <w:r w:rsidRPr="001F7CD1">
        <w:rPr>
          <w:rFonts w:cs="Times New Roman"/>
          <w:b/>
          <w:sz w:val="24"/>
          <w:szCs w:val="24"/>
          <w:u w:val="single"/>
          <w:lang w:val="pt-BR"/>
        </w:rPr>
        <w:t>:</w:t>
      </w:r>
      <w:r w:rsidR="002505CE" w:rsidRPr="001F7CD1">
        <w:rPr>
          <w:rFonts w:cs="Times New Roman"/>
          <w:b/>
          <w:sz w:val="24"/>
          <w:szCs w:val="24"/>
          <w:lang w:val="pt-BR"/>
        </w:rPr>
        <w:t xml:space="preserve"> NGÔN NGỮ TRANG TRỌNG, NGÔN NGỮ THÂN MẬT</w:t>
      </w:r>
    </w:p>
    <w:p w14:paraId="1BAA3386" w14:textId="3C8A8825" w:rsidR="00D774B3" w:rsidRPr="001F7CD1" w:rsidRDefault="00D774B3" w:rsidP="002505CE">
      <w:pPr>
        <w:spacing w:before="60" w:after="60"/>
        <w:ind w:firstLine="0"/>
        <w:rPr>
          <w:rFonts w:cs="Times New Roman"/>
          <w:b/>
          <w:sz w:val="24"/>
          <w:szCs w:val="24"/>
          <w:lang w:val="pt-BR"/>
        </w:rPr>
      </w:pPr>
      <w:r w:rsidRPr="001F7CD1">
        <w:rPr>
          <w:rFonts w:cs="Times New Roman"/>
          <w:b/>
          <w:sz w:val="24"/>
          <w:szCs w:val="24"/>
          <w:lang w:val="pt-BR"/>
        </w:rPr>
        <w:t>I. Lý thuyết chung</w:t>
      </w:r>
    </w:p>
    <w:p w14:paraId="41978E1D" w14:textId="77777777" w:rsidR="002505CE" w:rsidRPr="001F7CD1" w:rsidRDefault="002505CE" w:rsidP="002505CE">
      <w:pPr>
        <w:spacing w:before="60" w:after="60"/>
        <w:ind w:firstLine="0"/>
        <w:rPr>
          <w:rFonts w:cs="Times New Roman"/>
          <w:b/>
          <w:bCs/>
          <w:sz w:val="24"/>
          <w:szCs w:val="24"/>
          <w:lang w:val="sv-SE"/>
        </w:rPr>
      </w:pPr>
      <w:r w:rsidRPr="001F7CD1">
        <w:rPr>
          <w:rFonts w:cs="Times New Roman"/>
          <w:b/>
          <w:bCs/>
          <w:sz w:val="24"/>
          <w:szCs w:val="24"/>
          <w:lang w:val="sv-SE"/>
        </w:rPr>
        <w:t>1. Đặc điểm của ngôn ngữ trang trọng và ngôn ngữ thân mật</w:t>
      </w:r>
    </w:p>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3703"/>
        <w:gridCol w:w="3969"/>
      </w:tblGrid>
      <w:tr w:rsidR="002505CE" w:rsidRPr="001F7CD1" w14:paraId="61449103" w14:textId="77777777" w:rsidTr="002505CE">
        <w:tc>
          <w:tcPr>
            <w:tcW w:w="2122" w:type="dxa"/>
          </w:tcPr>
          <w:p w14:paraId="6E33D88E" w14:textId="77777777" w:rsidR="002505CE" w:rsidRPr="001F7CD1" w:rsidRDefault="002505CE" w:rsidP="002505CE">
            <w:pPr>
              <w:spacing w:before="60" w:after="60"/>
              <w:ind w:firstLine="0"/>
              <w:jc w:val="center"/>
              <w:rPr>
                <w:rFonts w:cs="Times New Roman"/>
                <w:b/>
                <w:bCs/>
                <w:sz w:val="24"/>
                <w:szCs w:val="24"/>
                <w:lang w:val="en-US"/>
              </w:rPr>
            </w:pPr>
            <w:r w:rsidRPr="001F7CD1">
              <w:rPr>
                <w:rFonts w:cs="Times New Roman"/>
                <w:b/>
                <w:bCs/>
                <w:sz w:val="24"/>
                <w:szCs w:val="24"/>
                <w:lang w:val="en-US"/>
              </w:rPr>
              <w:t>Đặc điểm</w:t>
            </w:r>
          </w:p>
        </w:tc>
        <w:tc>
          <w:tcPr>
            <w:tcW w:w="3703" w:type="dxa"/>
          </w:tcPr>
          <w:p w14:paraId="5607C09D" w14:textId="77777777" w:rsidR="002505CE" w:rsidRPr="001F7CD1" w:rsidRDefault="002505CE" w:rsidP="002505CE">
            <w:pPr>
              <w:spacing w:before="60" w:after="60"/>
              <w:ind w:firstLine="0"/>
              <w:jc w:val="center"/>
              <w:rPr>
                <w:rFonts w:cs="Times New Roman"/>
                <w:b/>
                <w:bCs/>
                <w:sz w:val="24"/>
                <w:szCs w:val="24"/>
                <w:lang w:val="en-US"/>
              </w:rPr>
            </w:pPr>
            <w:r w:rsidRPr="001F7CD1">
              <w:rPr>
                <w:rFonts w:cs="Times New Roman"/>
                <w:b/>
                <w:bCs/>
                <w:sz w:val="24"/>
                <w:szCs w:val="24"/>
                <w:lang w:val="en-US"/>
              </w:rPr>
              <w:t>Ngôn ngữ trang trọng</w:t>
            </w:r>
          </w:p>
        </w:tc>
        <w:tc>
          <w:tcPr>
            <w:tcW w:w="3969" w:type="dxa"/>
          </w:tcPr>
          <w:p w14:paraId="027518C9" w14:textId="77777777" w:rsidR="002505CE" w:rsidRPr="001F7CD1" w:rsidRDefault="002505CE" w:rsidP="002505CE">
            <w:pPr>
              <w:spacing w:before="60" w:after="60"/>
              <w:ind w:firstLine="0"/>
              <w:jc w:val="center"/>
              <w:rPr>
                <w:rFonts w:cs="Times New Roman"/>
                <w:b/>
                <w:bCs/>
                <w:sz w:val="24"/>
                <w:szCs w:val="24"/>
                <w:lang w:val="en-US"/>
              </w:rPr>
            </w:pPr>
            <w:r w:rsidRPr="001F7CD1">
              <w:rPr>
                <w:rFonts w:cs="Times New Roman"/>
                <w:b/>
                <w:bCs/>
                <w:sz w:val="24"/>
                <w:szCs w:val="24"/>
                <w:lang w:val="en-US"/>
              </w:rPr>
              <w:t>Ngôn ngữ thân mật</w:t>
            </w:r>
          </w:p>
        </w:tc>
      </w:tr>
      <w:tr w:rsidR="002505CE" w:rsidRPr="001F7CD1" w14:paraId="137CA6EC" w14:textId="77777777" w:rsidTr="002505CE">
        <w:tc>
          <w:tcPr>
            <w:tcW w:w="2122" w:type="dxa"/>
          </w:tcPr>
          <w:p w14:paraId="1E7C1090" w14:textId="77777777" w:rsidR="002505CE" w:rsidRPr="001F7CD1" w:rsidRDefault="002505CE" w:rsidP="002505CE">
            <w:pPr>
              <w:spacing w:before="60" w:after="60"/>
              <w:ind w:firstLine="0"/>
              <w:rPr>
                <w:rFonts w:cs="Times New Roman"/>
                <w:bCs/>
                <w:sz w:val="24"/>
                <w:szCs w:val="24"/>
                <w:lang w:val="en-US"/>
              </w:rPr>
            </w:pPr>
            <w:r w:rsidRPr="001F7CD1">
              <w:rPr>
                <w:rFonts w:cs="Times New Roman"/>
                <w:bCs/>
                <w:sz w:val="24"/>
                <w:szCs w:val="24"/>
                <w:lang w:val="en-US"/>
              </w:rPr>
              <w:t>Ngữ cảnh giao tiếp</w:t>
            </w:r>
          </w:p>
        </w:tc>
        <w:tc>
          <w:tcPr>
            <w:tcW w:w="3703" w:type="dxa"/>
          </w:tcPr>
          <w:p w14:paraId="18942115" w14:textId="77777777" w:rsidR="002505CE" w:rsidRPr="001F7CD1" w:rsidRDefault="002505CE" w:rsidP="002505CE">
            <w:pPr>
              <w:spacing w:before="60" w:after="60"/>
              <w:ind w:firstLine="0"/>
              <w:rPr>
                <w:rFonts w:cs="Times New Roman"/>
                <w:bCs/>
                <w:sz w:val="24"/>
                <w:szCs w:val="24"/>
                <w:lang w:val="en-US"/>
              </w:rPr>
            </w:pPr>
            <w:r w:rsidRPr="001F7CD1">
              <w:rPr>
                <w:rFonts w:cs="Times New Roman"/>
                <w:bCs/>
                <w:sz w:val="24"/>
                <w:szCs w:val="24"/>
                <w:lang w:val="en-US"/>
              </w:rPr>
              <w:t>Có tính nghi thức</w:t>
            </w:r>
          </w:p>
        </w:tc>
        <w:tc>
          <w:tcPr>
            <w:tcW w:w="3969" w:type="dxa"/>
          </w:tcPr>
          <w:p w14:paraId="05C5E206" w14:textId="77777777" w:rsidR="002505CE" w:rsidRPr="001F7CD1" w:rsidRDefault="002505CE" w:rsidP="002505CE">
            <w:pPr>
              <w:spacing w:before="60" w:after="60"/>
              <w:ind w:firstLine="0"/>
              <w:rPr>
                <w:rFonts w:cs="Times New Roman"/>
                <w:bCs/>
                <w:sz w:val="24"/>
                <w:szCs w:val="24"/>
                <w:lang w:val="en-US"/>
              </w:rPr>
            </w:pPr>
            <w:r w:rsidRPr="001F7CD1">
              <w:rPr>
                <w:rFonts w:cs="Times New Roman"/>
                <w:bCs/>
                <w:sz w:val="24"/>
                <w:szCs w:val="24"/>
                <w:lang w:val="en-US"/>
              </w:rPr>
              <w:t>Thường ngày</w:t>
            </w:r>
          </w:p>
        </w:tc>
      </w:tr>
      <w:tr w:rsidR="002505CE" w:rsidRPr="001F7CD1" w14:paraId="579C8E20" w14:textId="77777777" w:rsidTr="002505CE">
        <w:trPr>
          <w:trHeight w:val="647"/>
        </w:trPr>
        <w:tc>
          <w:tcPr>
            <w:tcW w:w="2122" w:type="dxa"/>
          </w:tcPr>
          <w:p w14:paraId="301C5BB1" w14:textId="77777777" w:rsidR="002505CE" w:rsidRPr="001F7CD1" w:rsidRDefault="002505CE" w:rsidP="002505CE">
            <w:pPr>
              <w:spacing w:before="60" w:after="60"/>
              <w:ind w:firstLine="0"/>
              <w:rPr>
                <w:rFonts w:cs="Times New Roman"/>
                <w:bCs/>
                <w:sz w:val="24"/>
                <w:szCs w:val="24"/>
                <w:lang w:val="en-US"/>
              </w:rPr>
            </w:pPr>
            <w:r w:rsidRPr="001F7CD1">
              <w:rPr>
                <w:rFonts w:cs="Times New Roman"/>
                <w:bCs/>
                <w:sz w:val="24"/>
                <w:szCs w:val="24"/>
                <w:lang w:val="en-US"/>
              </w:rPr>
              <w:t>Thái độ chủ thể; đặc điểm từ ngữ, câu được sử dụng</w:t>
            </w:r>
          </w:p>
        </w:tc>
        <w:tc>
          <w:tcPr>
            <w:tcW w:w="3703" w:type="dxa"/>
          </w:tcPr>
          <w:p w14:paraId="4AF6525E" w14:textId="77777777" w:rsidR="002505CE" w:rsidRPr="001F7CD1" w:rsidRDefault="002505CE" w:rsidP="002505CE">
            <w:pPr>
              <w:spacing w:before="60" w:after="60"/>
              <w:ind w:firstLine="0"/>
              <w:rPr>
                <w:rFonts w:cs="Times New Roman"/>
                <w:bCs/>
                <w:sz w:val="24"/>
                <w:szCs w:val="24"/>
                <w:lang w:val="en-US"/>
              </w:rPr>
            </w:pPr>
            <w:r w:rsidRPr="001F7CD1">
              <w:rPr>
                <w:rFonts w:cs="Times New Roman"/>
                <w:bCs/>
                <w:sz w:val="24"/>
                <w:szCs w:val="24"/>
                <w:lang w:val="en-US"/>
              </w:rPr>
              <w:t>Thái độ lịch sự, tôn trọng đối với người tiếp nhận; những từ ngữ, câu thể hiện các ý tưởng, thông tin khách quan.</w:t>
            </w:r>
          </w:p>
        </w:tc>
        <w:tc>
          <w:tcPr>
            <w:tcW w:w="3969" w:type="dxa"/>
          </w:tcPr>
          <w:p w14:paraId="66C2BB69" w14:textId="7425149B" w:rsidR="002505CE" w:rsidRPr="001F7CD1" w:rsidRDefault="002505CE" w:rsidP="002505CE">
            <w:pPr>
              <w:spacing w:before="60" w:after="60"/>
              <w:ind w:firstLine="0"/>
              <w:rPr>
                <w:rFonts w:cs="Times New Roman"/>
                <w:bCs/>
                <w:sz w:val="24"/>
                <w:szCs w:val="24"/>
                <w:lang w:val="en-US"/>
              </w:rPr>
            </w:pPr>
            <w:r w:rsidRPr="001F7CD1">
              <w:rPr>
                <w:rFonts w:cs="Times New Roman"/>
                <w:bCs/>
                <w:sz w:val="24"/>
                <w:szCs w:val="24"/>
                <w:lang w:val="en-US"/>
              </w:rPr>
              <w:t>Những từ ngữ, câu thể hiện thái độ thân thiện, gần gũi với người tiếp nhận. Ở một số trường hợp đặc biệt, có thể dùng tiếng lóng, biệt ngữ xã hội, từ ngữ địa phương,...</w:t>
            </w:r>
          </w:p>
        </w:tc>
      </w:tr>
      <w:tr w:rsidR="002505CE" w:rsidRPr="001F7CD1" w14:paraId="06C4E774" w14:textId="77777777" w:rsidTr="002505CE">
        <w:trPr>
          <w:trHeight w:val="647"/>
        </w:trPr>
        <w:tc>
          <w:tcPr>
            <w:tcW w:w="2122" w:type="dxa"/>
          </w:tcPr>
          <w:p w14:paraId="2C053971" w14:textId="77777777" w:rsidR="002505CE" w:rsidRPr="001F7CD1" w:rsidRDefault="002505CE" w:rsidP="002505CE">
            <w:pPr>
              <w:spacing w:before="60" w:after="60"/>
              <w:ind w:firstLine="0"/>
              <w:rPr>
                <w:rFonts w:cs="Times New Roman"/>
                <w:bCs/>
                <w:sz w:val="24"/>
                <w:szCs w:val="24"/>
                <w:lang w:val="en-US"/>
              </w:rPr>
            </w:pPr>
            <w:r w:rsidRPr="001F7CD1">
              <w:rPr>
                <w:rFonts w:cs="Times New Roman"/>
                <w:bCs/>
                <w:sz w:val="24"/>
                <w:szCs w:val="24"/>
                <w:lang w:val="en-US"/>
              </w:rPr>
              <w:t>Cấu trúc câu</w:t>
            </w:r>
          </w:p>
        </w:tc>
        <w:tc>
          <w:tcPr>
            <w:tcW w:w="3703" w:type="dxa"/>
          </w:tcPr>
          <w:p w14:paraId="5F797964" w14:textId="77777777" w:rsidR="002505CE" w:rsidRPr="001F7CD1" w:rsidRDefault="002505CE" w:rsidP="002505CE">
            <w:pPr>
              <w:spacing w:before="60" w:after="60"/>
              <w:ind w:firstLine="0"/>
              <w:rPr>
                <w:rFonts w:cs="Times New Roman"/>
                <w:bCs/>
                <w:sz w:val="24"/>
                <w:szCs w:val="24"/>
                <w:lang w:val="en-US"/>
              </w:rPr>
            </w:pPr>
            <w:r w:rsidRPr="001F7CD1">
              <w:rPr>
                <w:rFonts w:cs="Times New Roman"/>
                <w:bCs/>
                <w:sz w:val="24"/>
                <w:szCs w:val="24"/>
                <w:lang w:val="en-US"/>
              </w:rPr>
              <w:t>Câu thường đầy đủ thành phần và có thể được tổ chức theo cấu trúc tầng bậc phức tạp.</w:t>
            </w:r>
          </w:p>
        </w:tc>
        <w:tc>
          <w:tcPr>
            <w:tcW w:w="3969" w:type="dxa"/>
          </w:tcPr>
          <w:p w14:paraId="5232ED42" w14:textId="77777777" w:rsidR="002505CE" w:rsidRPr="001F7CD1" w:rsidRDefault="002505CE" w:rsidP="002505CE">
            <w:pPr>
              <w:spacing w:before="60" w:after="60"/>
              <w:ind w:firstLine="0"/>
              <w:rPr>
                <w:rFonts w:cs="Times New Roman"/>
                <w:bCs/>
                <w:sz w:val="24"/>
                <w:szCs w:val="24"/>
                <w:lang w:val="en-US"/>
              </w:rPr>
            </w:pPr>
            <w:r w:rsidRPr="001F7CD1">
              <w:rPr>
                <w:rFonts w:cs="Times New Roman"/>
                <w:bCs/>
                <w:sz w:val="24"/>
                <w:szCs w:val="24"/>
                <w:lang w:val="en-US"/>
              </w:rPr>
              <w:t>Câu thường ngắn và có thể rút gọn thành phần.</w:t>
            </w:r>
          </w:p>
        </w:tc>
      </w:tr>
      <w:tr w:rsidR="002505CE" w:rsidRPr="001F7CD1" w14:paraId="73908A64" w14:textId="77777777" w:rsidTr="002505CE">
        <w:trPr>
          <w:trHeight w:val="323"/>
        </w:trPr>
        <w:tc>
          <w:tcPr>
            <w:tcW w:w="2122" w:type="dxa"/>
          </w:tcPr>
          <w:p w14:paraId="4AF004E3" w14:textId="77777777" w:rsidR="002505CE" w:rsidRPr="001F7CD1" w:rsidRDefault="002505CE" w:rsidP="002505CE">
            <w:pPr>
              <w:spacing w:before="60" w:after="60"/>
              <w:ind w:firstLine="0"/>
              <w:rPr>
                <w:rFonts w:cs="Times New Roman"/>
                <w:bCs/>
                <w:sz w:val="24"/>
                <w:szCs w:val="24"/>
                <w:lang w:val="en-US"/>
              </w:rPr>
            </w:pPr>
            <w:r w:rsidRPr="001F7CD1">
              <w:rPr>
                <w:rFonts w:cs="Times New Roman"/>
                <w:bCs/>
                <w:sz w:val="24"/>
                <w:szCs w:val="24"/>
                <w:lang w:val="en-US"/>
              </w:rPr>
              <w:t>Tác dụng</w:t>
            </w:r>
          </w:p>
        </w:tc>
        <w:tc>
          <w:tcPr>
            <w:tcW w:w="3703" w:type="dxa"/>
          </w:tcPr>
          <w:p w14:paraId="74F857B2" w14:textId="77777777" w:rsidR="002505CE" w:rsidRPr="001F7CD1" w:rsidRDefault="002505CE" w:rsidP="002505CE">
            <w:pPr>
              <w:spacing w:before="60" w:after="60"/>
              <w:ind w:firstLine="0"/>
              <w:rPr>
                <w:rFonts w:cs="Times New Roman"/>
                <w:bCs/>
                <w:sz w:val="24"/>
                <w:szCs w:val="24"/>
                <w:lang w:val="en-US"/>
              </w:rPr>
            </w:pPr>
            <w:r w:rsidRPr="001F7CD1">
              <w:rPr>
                <w:rFonts w:cs="Times New Roman"/>
                <w:bCs/>
                <w:sz w:val="24"/>
                <w:szCs w:val="24"/>
                <w:lang w:val="en-US"/>
              </w:rPr>
              <w:t>Đảm bảo tính lịch sự, trang trọng của cuộc giao tiếp</w:t>
            </w:r>
          </w:p>
        </w:tc>
        <w:tc>
          <w:tcPr>
            <w:tcW w:w="3969" w:type="dxa"/>
          </w:tcPr>
          <w:p w14:paraId="764942B1" w14:textId="77777777" w:rsidR="002505CE" w:rsidRPr="001F7CD1" w:rsidRDefault="002505CE" w:rsidP="002505CE">
            <w:pPr>
              <w:spacing w:before="60" w:after="60"/>
              <w:ind w:firstLine="0"/>
              <w:rPr>
                <w:rFonts w:cs="Times New Roman"/>
                <w:bCs/>
                <w:sz w:val="24"/>
                <w:szCs w:val="24"/>
                <w:lang w:val="en-US"/>
              </w:rPr>
            </w:pPr>
            <w:r w:rsidRPr="001F7CD1">
              <w:rPr>
                <w:rFonts w:cs="Times New Roman"/>
                <w:bCs/>
                <w:sz w:val="24"/>
                <w:szCs w:val="24"/>
                <w:lang w:val="en-US"/>
              </w:rPr>
              <w:t>Làm gia tăng yếu tố tình cảm, xoá bỏ hoặc thu gọn khoảng cách giữa các đối tượng giao tiếp.</w:t>
            </w:r>
          </w:p>
        </w:tc>
      </w:tr>
    </w:tbl>
    <w:p w14:paraId="02B928AD" w14:textId="77777777" w:rsidR="002505CE" w:rsidRPr="001F7CD1" w:rsidRDefault="002505CE" w:rsidP="00032D22">
      <w:pPr>
        <w:spacing w:before="60" w:after="60"/>
        <w:ind w:firstLine="426"/>
        <w:rPr>
          <w:rFonts w:cs="Times New Roman"/>
          <w:b/>
          <w:bCs/>
          <w:sz w:val="24"/>
          <w:szCs w:val="24"/>
          <w:lang w:val="sv-SE"/>
        </w:rPr>
      </w:pPr>
      <w:r w:rsidRPr="001F7CD1">
        <w:rPr>
          <w:rFonts w:cs="Times New Roman"/>
          <w:b/>
          <w:bCs/>
          <w:sz w:val="24"/>
          <w:szCs w:val="24"/>
          <w:lang w:val="sv-SE"/>
        </w:rPr>
        <w:t>2. Sử dụng ngôn ngữ trang trọng và ngôn ngữ thân mật</w:t>
      </w:r>
    </w:p>
    <w:p w14:paraId="145A2AA6" w14:textId="77777777" w:rsidR="002505CE" w:rsidRPr="001F7CD1" w:rsidRDefault="002505CE" w:rsidP="00032D22">
      <w:pPr>
        <w:spacing w:before="60" w:after="60"/>
        <w:ind w:firstLine="426"/>
        <w:rPr>
          <w:rFonts w:cs="Times New Roman"/>
          <w:bCs/>
          <w:sz w:val="24"/>
          <w:szCs w:val="24"/>
          <w:lang w:val="en-US"/>
        </w:rPr>
      </w:pPr>
      <w:r w:rsidRPr="001F7CD1">
        <w:rPr>
          <w:rFonts w:cs="Times New Roman"/>
          <w:bCs/>
          <w:sz w:val="24"/>
          <w:szCs w:val="24"/>
          <w:lang w:val="en-US"/>
        </w:rPr>
        <w:t>- Có những ngữ cảnh đòi hỏi ngôn ngữ phải trung tính, không mang tính trang trọng cũng không mang tính thân mật.</w:t>
      </w:r>
    </w:p>
    <w:p w14:paraId="6222E5D1" w14:textId="77777777" w:rsidR="002505CE" w:rsidRPr="001F7CD1" w:rsidRDefault="002505CE" w:rsidP="00032D22">
      <w:pPr>
        <w:spacing w:before="60" w:after="60"/>
        <w:ind w:firstLine="426"/>
        <w:rPr>
          <w:rFonts w:cs="Times New Roman"/>
          <w:bCs/>
          <w:sz w:val="24"/>
          <w:szCs w:val="24"/>
          <w:lang w:val="en-US"/>
        </w:rPr>
      </w:pPr>
      <w:r w:rsidRPr="001F7CD1">
        <w:rPr>
          <w:rFonts w:cs="Times New Roman"/>
          <w:bCs/>
          <w:sz w:val="24"/>
          <w:szCs w:val="24"/>
          <w:lang w:val="en-US"/>
        </w:rPr>
        <w:t>- Cần căn cứ vào ngữ cảnh để lựa chọn ngôn ngữ trang trọng hay ngôn ngữ thân mật cho phù hợp. Mức độ thân mật hay trang trọng cũng cần phải được điều tiết để không vượt quá ngưỡng mà ngữ cảnh quy định.</w:t>
      </w:r>
    </w:p>
    <w:p w14:paraId="6FD766A7" w14:textId="77777777" w:rsidR="002505CE" w:rsidRPr="001F7CD1" w:rsidRDefault="002505CE" w:rsidP="00032D22">
      <w:pPr>
        <w:spacing w:before="60" w:after="60"/>
        <w:ind w:firstLine="426"/>
        <w:rPr>
          <w:rFonts w:cs="Times New Roman"/>
          <w:bCs/>
          <w:sz w:val="24"/>
          <w:szCs w:val="24"/>
          <w:lang w:val="en-US"/>
        </w:rPr>
      </w:pPr>
      <w:r w:rsidRPr="001F7CD1">
        <w:rPr>
          <w:rFonts w:cs="Times New Roman"/>
          <w:bCs/>
          <w:sz w:val="24"/>
          <w:szCs w:val="24"/>
          <w:lang w:val="en-US"/>
        </w:rPr>
        <w:t xml:space="preserve">- Trong một số tình huống giao tiếp, có thể có sự chuyển đổi linh hoạt giữa ngôn ngữ trang trọng và ngôn ngữ thân mật, tùy thuộc vào mối quan hệ được thiết lập giữa các đối tượng giao tiếp. </w:t>
      </w:r>
    </w:p>
    <w:p w14:paraId="480DF707" w14:textId="77777777" w:rsidR="00BD0C49" w:rsidRPr="001F7CD1" w:rsidRDefault="00BD0C49" w:rsidP="00032D22">
      <w:pPr>
        <w:spacing w:before="60" w:after="60"/>
        <w:ind w:firstLine="426"/>
        <w:rPr>
          <w:rFonts w:cs="Times New Roman"/>
          <w:b/>
          <w:sz w:val="24"/>
          <w:szCs w:val="24"/>
          <w:lang w:val="en-US"/>
        </w:rPr>
      </w:pPr>
    </w:p>
    <w:p w14:paraId="73DCCA38" w14:textId="40E5B999" w:rsidR="00D774B3" w:rsidRPr="001F7CD1" w:rsidRDefault="00D774B3" w:rsidP="00032D22">
      <w:pPr>
        <w:spacing w:before="60" w:after="60"/>
        <w:ind w:firstLine="426"/>
        <w:rPr>
          <w:rFonts w:cs="Times New Roman"/>
          <w:b/>
          <w:sz w:val="24"/>
          <w:szCs w:val="24"/>
          <w:lang w:val="en-US"/>
        </w:rPr>
      </w:pPr>
      <w:r w:rsidRPr="001F7CD1">
        <w:rPr>
          <w:rFonts w:cs="Times New Roman"/>
          <w:b/>
          <w:sz w:val="24"/>
          <w:szCs w:val="24"/>
          <w:lang w:val="en-US"/>
        </w:rPr>
        <w:lastRenderedPageBreak/>
        <w:t>II. Luyện đề</w:t>
      </w:r>
    </w:p>
    <w:p w14:paraId="37C9520D" w14:textId="77777777" w:rsidR="005B0C1E" w:rsidRPr="001F7CD1" w:rsidRDefault="005B0C1E" w:rsidP="00032D22">
      <w:pPr>
        <w:spacing w:before="60" w:after="60"/>
        <w:ind w:firstLine="426"/>
        <w:rPr>
          <w:rFonts w:cs="Times New Roman"/>
          <w:b/>
          <w:bCs/>
          <w:sz w:val="24"/>
          <w:szCs w:val="24"/>
          <w:lang w:val="vi-VN"/>
        </w:rPr>
      </w:pPr>
      <w:r w:rsidRPr="001F7CD1">
        <w:rPr>
          <w:rFonts w:cs="Times New Roman"/>
          <w:b/>
          <w:bCs/>
          <w:sz w:val="24"/>
          <w:szCs w:val="24"/>
          <w:lang w:val="en-US"/>
        </w:rPr>
        <w:t xml:space="preserve">1. </w:t>
      </w:r>
      <w:r w:rsidRPr="001F7CD1">
        <w:rPr>
          <w:rFonts w:cs="Times New Roman"/>
          <w:b/>
          <w:bCs/>
          <w:sz w:val="24"/>
          <w:szCs w:val="24"/>
          <w:lang w:val="vi-VN"/>
        </w:rPr>
        <w:t>Bài tập 1. Chỉ rõ dấu hiệu nhận biết ngôn ngữ trang trọng và ngôn ngữ thân mật trong hai lời chào sau:</w:t>
      </w:r>
    </w:p>
    <w:p w14:paraId="415D9EBB" w14:textId="77777777" w:rsidR="005B0C1E" w:rsidRPr="001F7CD1" w:rsidRDefault="005B0C1E" w:rsidP="00032D22">
      <w:pPr>
        <w:spacing w:before="60" w:after="60"/>
        <w:ind w:firstLine="426"/>
        <w:rPr>
          <w:rFonts w:cs="Times New Roman"/>
          <w:bCs/>
          <w:i/>
          <w:sz w:val="24"/>
          <w:szCs w:val="24"/>
          <w:lang w:val="vi-VN"/>
        </w:rPr>
      </w:pPr>
      <w:r w:rsidRPr="001F7CD1">
        <w:rPr>
          <w:rFonts w:cs="Times New Roman"/>
          <w:bCs/>
          <w:sz w:val="24"/>
          <w:szCs w:val="24"/>
          <w:lang w:val="vi-VN"/>
        </w:rPr>
        <w:t xml:space="preserve">a. </w:t>
      </w:r>
      <w:r w:rsidRPr="001F7CD1">
        <w:rPr>
          <w:rFonts w:cs="Times New Roman"/>
          <w:bCs/>
          <w:i/>
          <w:sz w:val="24"/>
          <w:szCs w:val="24"/>
          <w:lang w:val="vi-VN"/>
        </w:rPr>
        <w:t xml:space="preserve">Nhiệt liệt chào mừng các quý vị đại biểu khách quý đã đến tham dự buổi hội thảo hôm nay! Lời đầu tiên, cho phép tôi được thay mặt ban tổ chức chương trình, xin kính chúc các quý vị đại biểu lời chúc sức khoẻ, hạnh phúc, thành công! </w:t>
      </w:r>
    </w:p>
    <w:p w14:paraId="2D3F3B52" w14:textId="77777777" w:rsidR="00032D22" w:rsidRPr="001F7CD1" w:rsidRDefault="005B0C1E" w:rsidP="00032D22">
      <w:pPr>
        <w:spacing w:before="60" w:after="60"/>
        <w:ind w:firstLine="426"/>
        <w:rPr>
          <w:rFonts w:cs="Times New Roman"/>
          <w:bCs/>
          <w:sz w:val="24"/>
          <w:szCs w:val="24"/>
          <w:lang w:val="en-US"/>
        </w:rPr>
      </w:pPr>
      <w:r w:rsidRPr="001F7CD1">
        <w:rPr>
          <w:rFonts w:cs="Times New Roman"/>
          <w:bCs/>
          <w:i/>
          <w:sz w:val="24"/>
          <w:szCs w:val="24"/>
          <w:lang w:val="vi-VN"/>
        </w:rPr>
        <w:t>b. Xin chào! Thật là vui khi gặp lại bạn! Chúng ta thật có duyên gặp gỡ nhỉ</w:t>
      </w:r>
      <w:r w:rsidRPr="001F7CD1">
        <w:rPr>
          <w:rFonts w:cs="Times New Roman"/>
          <w:bCs/>
          <w:sz w:val="24"/>
          <w:szCs w:val="24"/>
          <w:lang w:val="vi-VN"/>
        </w:rPr>
        <w:t>?</w:t>
      </w:r>
    </w:p>
    <w:p w14:paraId="59E32A04" w14:textId="0B894C42" w:rsidR="005B0C1E" w:rsidRPr="001F7CD1" w:rsidRDefault="005B0C1E" w:rsidP="00032D22">
      <w:pPr>
        <w:spacing w:before="60" w:after="60"/>
        <w:ind w:firstLine="426"/>
        <w:rPr>
          <w:rFonts w:cs="Times New Roman"/>
          <w:bCs/>
          <w:sz w:val="24"/>
          <w:szCs w:val="24"/>
          <w:u w:val="single"/>
          <w:lang w:val="vi-VN"/>
        </w:rPr>
      </w:pPr>
      <w:r w:rsidRPr="001F7CD1">
        <w:rPr>
          <w:rFonts w:cs="Times New Roman"/>
          <w:b/>
          <w:bCs/>
          <w:sz w:val="24"/>
          <w:szCs w:val="24"/>
          <w:u w:val="single"/>
          <w:lang w:val="en-US"/>
        </w:rPr>
        <w:t>GỢI Ý</w:t>
      </w:r>
    </w:p>
    <w:tbl>
      <w:tblPr>
        <w:tblStyle w:val="TableGrid"/>
        <w:tblW w:w="0" w:type="auto"/>
        <w:tblLook w:val="04A0" w:firstRow="1" w:lastRow="0" w:firstColumn="1" w:lastColumn="0" w:noHBand="0" w:noVBand="1"/>
      </w:tblPr>
      <w:tblGrid>
        <w:gridCol w:w="2972"/>
        <w:gridCol w:w="3119"/>
        <w:gridCol w:w="3536"/>
      </w:tblGrid>
      <w:tr w:rsidR="005B0C1E" w:rsidRPr="001F7CD1" w14:paraId="78F18D24" w14:textId="77777777" w:rsidTr="005B0C1E">
        <w:tc>
          <w:tcPr>
            <w:tcW w:w="2972" w:type="dxa"/>
          </w:tcPr>
          <w:p w14:paraId="7ACFD283" w14:textId="6DD38D3B" w:rsidR="005B0C1E" w:rsidRPr="001F7CD1" w:rsidRDefault="005B0C1E" w:rsidP="00032D22">
            <w:pPr>
              <w:spacing w:before="60" w:after="60"/>
              <w:jc w:val="center"/>
              <w:rPr>
                <w:rFonts w:ascii="Times New Roman" w:hAnsi="Times New Roman" w:cs="Times New Roman"/>
                <w:b/>
                <w:bCs/>
                <w:sz w:val="24"/>
                <w:szCs w:val="24"/>
                <w:lang w:val="en-US"/>
              </w:rPr>
            </w:pPr>
            <w:r w:rsidRPr="001F7CD1">
              <w:rPr>
                <w:rFonts w:ascii="Times New Roman" w:hAnsi="Times New Roman" w:cs="Times New Roman"/>
                <w:b/>
                <w:bCs/>
                <w:sz w:val="24"/>
                <w:szCs w:val="24"/>
                <w:lang w:val="en-US"/>
              </w:rPr>
              <w:t>Dấu hiệu</w:t>
            </w:r>
          </w:p>
        </w:tc>
        <w:tc>
          <w:tcPr>
            <w:tcW w:w="3119" w:type="dxa"/>
          </w:tcPr>
          <w:p w14:paraId="11CBDD7C" w14:textId="77777777" w:rsidR="005B0C1E" w:rsidRPr="001F7CD1" w:rsidRDefault="005B0C1E" w:rsidP="00032D22">
            <w:pPr>
              <w:spacing w:before="60" w:after="60"/>
              <w:jc w:val="center"/>
              <w:rPr>
                <w:rFonts w:ascii="Times New Roman" w:hAnsi="Times New Roman" w:cs="Times New Roman"/>
                <w:b/>
                <w:bCs/>
                <w:sz w:val="24"/>
                <w:szCs w:val="24"/>
                <w:lang w:val="en-US"/>
              </w:rPr>
            </w:pPr>
            <w:r w:rsidRPr="001F7CD1">
              <w:rPr>
                <w:rFonts w:ascii="Times New Roman" w:hAnsi="Times New Roman" w:cs="Times New Roman"/>
                <w:b/>
                <w:bCs/>
                <w:sz w:val="24"/>
                <w:szCs w:val="24"/>
                <w:lang w:val="en-US"/>
              </w:rPr>
              <w:t>Lời chào a</w:t>
            </w:r>
          </w:p>
        </w:tc>
        <w:tc>
          <w:tcPr>
            <w:tcW w:w="3536" w:type="dxa"/>
          </w:tcPr>
          <w:p w14:paraId="54FC951E" w14:textId="77777777" w:rsidR="005B0C1E" w:rsidRPr="001F7CD1" w:rsidRDefault="005B0C1E" w:rsidP="00032D22">
            <w:pPr>
              <w:spacing w:before="60" w:after="60"/>
              <w:jc w:val="center"/>
              <w:rPr>
                <w:rFonts w:ascii="Times New Roman" w:hAnsi="Times New Roman" w:cs="Times New Roman"/>
                <w:b/>
                <w:bCs/>
                <w:sz w:val="24"/>
                <w:szCs w:val="24"/>
                <w:lang w:val="en-US"/>
              </w:rPr>
            </w:pPr>
            <w:r w:rsidRPr="001F7CD1">
              <w:rPr>
                <w:rFonts w:ascii="Times New Roman" w:hAnsi="Times New Roman" w:cs="Times New Roman"/>
                <w:b/>
                <w:bCs/>
                <w:sz w:val="24"/>
                <w:szCs w:val="24"/>
                <w:lang w:val="en-US"/>
              </w:rPr>
              <w:t>Lời chào b</w:t>
            </w:r>
          </w:p>
        </w:tc>
      </w:tr>
      <w:tr w:rsidR="005B0C1E" w:rsidRPr="001F7CD1" w14:paraId="76940B75" w14:textId="77777777" w:rsidTr="005B0C1E">
        <w:tc>
          <w:tcPr>
            <w:tcW w:w="2972" w:type="dxa"/>
          </w:tcPr>
          <w:p w14:paraId="65C097D6" w14:textId="77777777" w:rsidR="005B0C1E" w:rsidRPr="001F7CD1" w:rsidRDefault="005B0C1E" w:rsidP="005B0C1E">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Hoàn cảnh giao tiếp</w:t>
            </w:r>
          </w:p>
        </w:tc>
        <w:tc>
          <w:tcPr>
            <w:tcW w:w="3119" w:type="dxa"/>
          </w:tcPr>
          <w:p w14:paraId="288DCD07" w14:textId="77777777" w:rsidR="005B0C1E" w:rsidRPr="001F7CD1" w:rsidRDefault="005B0C1E" w:rsidP="005B0C1E">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 xml:space="preserve">Trong buổi hội thảo </w:t>
            </w:r>
          </w:p>
        </w:tc>
        <w:tc>
          <w:tcPr>
            <w:tcW w:w="3536" w:type="dxa"/>
          </w:tcPr>
          <w:p w14:paraId="62FF48AD" w14:textId="77777777" w:rsidR="005B0C1E" w:rsidRPr="001F7CD1" w:rsidRDefault="005B0C1E" w:rsidP="005B0C1E">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Trong cuộc sống hằng ngày</w:t>
            </w:r>
          </w:p>
        </w:tc>
      </w:tr>
      <w:tr w:rsidR="005B0C1E" w:rsidRPr="001F7CD1" w14:paraId="6FF2DDDC" w14:textId="77777777" w:rsidTr="005B0C1E">
        <w:tc>
          <w:tcPr>
            <w:tcW w:w="2972" w:type="dxa"/>
          </w:tcPr>
          <w:p w14:paraId="288875F3" w14:textId="77777777" w:rsidR="005B0C1E" w:rsidRPr="001F7CD1" w:rsidRDefault="005B0C1E" w:rsidP="005B0C1E">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Mối quan hệ giữa người nói và người nghe</w:t>
            </w:r>
          </w:p>
        </w:tc>
        <w:tc>
          <w:tcPr>
            <w:tcW w:w="3119" w:type="dxa"/>
          </w:tcPr>
          <w:p w14:paraId="1621BB3B" w14:textId="77777777" w:rsidR="005B0C1E" w:rsidRPr="001F7CD1" w:rsidRDefault="005B0C1E" w:rsidP="005B0C1E">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Người nói và người nghe có mối quan hệ không thân thiết</w:t>
            </w:r>
          </w:p>
        </w:tc>
        <w:tc>
          <w:tcPr>
            <w:tcW w:w="3536" w:type="dxa"/>
          </w:tcPr>
          <w:p w14:paraId="271872A5" w14:textId="77777777" w:rsidR="005B0C1E" w:rsidRPr="001F7CD1" w:rsidRDefault="005B0C1E" w:rsidP="005B0C1E">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Người nói và người nghe có mối quan hệ thân thiết, thường xuyên gặp gỡ</w:t>
            </w:r>
          </w:p>
        </w:tc>
      </w:tr>
      <w:tr w:rsidR="005B0C1E" w:rsidRPr="001F7CD1" w14:paraId="1F2A93CA" w14:textId="77777777" w:rsidTr="005B0C1E">
        <w:tc>
          <w:tcPr>
            <w:tcW w:w="2972" w:type="dxa"/>
          </w:tcPr>
          <w:p w14:paraId="53362A6C" w14:textId="77777777" w:rsidR="005B0C1E" w:rsidRPr="001F7CD1" w:rsidRDefault="005B0C1E" w:rsidP="005B0C1E">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Ngôn ngữ (Đại từ xưng hô)</w:t>
            </w:r>
          </w:p>
        </w:tc>
        <w:tc>
          <w:tcPr>
            <w:tcW w:w="3119" w:type="dxa"/>
          </w:tcPr>
          <w:p w14:paraId="6006417B" w14:textId="77777777" w:rsidR="005B0C1E" w:rsidRPr="001F7CD1" w:rsidRDefault="005B0C1E" w:rsidP="005B0C1E">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Quý vị đại biểu khách quý</w:t>
            </w:r>
          </w:p>
        </w:tc>
        <w:tc>
          <w:tcPr>
            <w:tcW w:w="3536" w:type="dxa"/>
          </w:tcPr>
          <w:p w14:paraId="6B0AFA20" w14:textId="5B9DC017" w:rsidR="005B0C1E" w:rsidRPr="001F7CD1" w:rsidRDefault="00301397" w:rsidP="005B0C1E">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w:t>
            </w:r>
            <w:r w:rsidR="005B0C1E" w:rsidRPr="001F7CD1">
              <w:rPr>
                <w:rFonts w:ascii="Times New Roman" w:hAnsi="Times New Roman" w:cs="Times New Roman"/>
                <w:bCs/>
                <w:sz w:val="24"/>
                <w:szCs w:val="24"/>
                <w:lang w:val="en-US"/>
              </w:rPr>
              <w:t>bạn</w:t>
            </w:r>
            <w:r w:rsidRPr="001F7CD1">
              <w:rPr>
                <w:rFonts w:ascii="Times New Roman" w:hAnsi="Times New Roman" w:cs="Times New Roman"/>
                <w:bCs/>
                <w:sz w:val="24"/>
                <w:szCs w:val="24"/>
                <w:lang w:val="en-US"/>
              </w:rPr>
              <w:t>”</w:t>
            </w:r>
            <w:r w:rsidR="005B0C1E" w:rsidRPr="001F7CD1">
              <w:rPr>
                <w:rFonts w:ascii="Times New Roman" w:hAnsi="Times New Roman" w:cs="Times New Roman"/>
                <w:bCs/>
                <w:sz w:val="24"/>
                <w:szCs w:val="24"/>
                <w:lang w:val="en-US"/>
              </w:rPr>
              <w:t xml:space="preserve">, </w:t>
            </w:r>
            <w:r w:rsidRPr="001F7CD1">
              <w:rPr>
                <w:rFonts w:ascii="Times New Roman" w:hAnsi="Times New Roman" w:cs="Times New Roman"/>
                <w:bCs/>
                <w:sz w:val="24"/>
                <w:szCs w:val="24"/>
                <w:lang w:val="en-US"/>
              </w:rPr>
              <w:t>“</w:t>
            </w:r>
            <w:r w:rsidR="005B0C1E" w:rsidRPr="001F7CD1">
              <w:rPr>
                <w:rFonts w:ascii="Times New Roman" w:hAnsi="Times New Roman" w:cs="Times New Roman"/>
                <w:bCs/>
                <w:sz w:val="24"/>
                <w:szCs w:val="24"/>
                <w:lang w:val="en-US"/>
              </w:rPr>
              <w:t>chúng ta</w:t>
            </w:r>
            <w:r w:rsidRPr="001F7CD1">
              <w:rPr>
                <w:rFonts w:ascii="Times New Roman" w:hAnsi="Times New Roman" w:cs="Times New Roman"/>
                <w:bCs/>
                <w:sz w:val="24"/>
                <w:szCs w:val="24"/>
                <w:lang w:val="en-US"/>
              </w:rPr>
              <w:t>”</w:t>
            </w:r>
            <w:r w:rsidR="005B0C1E" w:rsidRPr="001F7CD1">
              <w:rPr>
                <w:rFonts w:ascii="Times New Roman" w:hAnsi="Times New Roman" w:cs="Times New Roman"/>
                <w:bCs/>
                <w:sz w:val="24"/>
                <w:szCs w:val="24"/>
                <w:lang w:val="en-US"/>
              </w:rPr>
              <w:t xml:space="preserve"> </w:t>
            </w:r>
          </w:p>
        </w:tc>
      </w:tr>
      <w:tr w:rsidR="005B0C1E" w:rsidRPr="001F7CD1" w14:paraId="473B099C" w14:textId="77777777" w:rsidTr="005B0C1E">
        <w:tc>
          <w:tcPr>
            <w:tcW w:w="2972" w:type="dxa"/>
          </w:tcPr>
          <w:p w14:paraId="3F747118" w14:textId="77777777" w:rsidR="005B0C1E" w:rsidRPr="001F7CD1" w:rsidRDefault="005B0C1E" w:rsidP="005B0C1E">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Ngôn ngữ (Sắc thái từ ngữ)</w:t>
            </w:r>
          </w:p>
        </w:tc>
        <w:tc>
          <w:tcPr>
            <w:tcW w:w="3119" w:type="dxa"/>
          </w:tcPr>
          <w:p w14:paraId="71236ED9" w14:textId="1228EF4D" w:rsidR="005B0C1E" w:rsidRPr="001F7CD1" w:rsidRDefault="005B0C1E" w:rsidP="005B0C1E">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 xml:space="preserve">Lịch sự, trang trọng: </w:t>
            </w:r>
            <w:r w:rsidR="00301397" w:rsidRPr="001F7CD1">
              <w:rPr>
                <w:rFonts w:ascii="Times New Roman" w:hAnsi="Times New Roman" w:cs="Times New Roman"/>
                <w:bCs/>
                <w:sz w:val="24"/>
                <w:szCs w:val="24"/>
                <w:lang w:val="en-US"/>
              </w:rPr>
              <w:t>“</w:t>
            </w:r>
            <w:r w:rsidRPr="001F7CD1">
              <w:rPr>
                <w:rFonts w:ascii="Times New Roman" w:hAnsi="Times New Roman" w:cs="Times New Roman"/>
                <w:bCs/>
                <w:sz w:val="24"/>
                <w:szCs w:val="24"/>
                <w:lang w:val="en-US"/>
              </w:rPr>
              <w:t>Nhiệt liệt chào mừng</w:t>
            </w:r>
            <w:r w:rsidR="00301397" w:rsidRPr="001F7CD1">
              <w:rPr>
                <w:rFonts w:ascii="Times New Roman" w:hAnsi="Times New Roman" w:cs="Times New Roman"/>
                <w:bCs/>
                <w:sz w:val="24"/>
                <w:szCs w:val="24"/>
                <w:lang w:val="en-US"/>
              </w:rPr>
              <w:t>”</w:t>
            </w:r>
            <w:r w:rsidRPr="001F7CD1">
              <w:rPr>
                <w:rFonts w:ascii="Times New Roman" w:hAnsi="Times New Roman" w:cs="Times New Roman"/>
                <w:bCs/>
                <w:sz w:val="24"/>
                <w:szCs w:val="24"/>
                <w:lang w:val="en-US"/>
              </w:rPr>
              <w:t xml:space="preserve">; </w:t>
            </w:r>
            <w:r w:rsidR="00301397" w:rsidRPr="001F7CD1">
              <w:rPr>
                <w:rFonts w:ascii="Times New Roman" w:hAnsi="Times New Roman" w:cs="Times New Roman"/>
                <w:bCs/>
                <w:sz w:val="24"/>
                <w:szCs w:val="24"/>
                <w:lang w:val="en-US"/>
              </w:rPr>
              <w:t>“</w:t>
            </w:r>
            <w:r w:rsidRPr="001F7CD1">
              <w:rPr>
                <w:rFonts w:ascii="Times New Roman" w:hAnsi="Times New Roman" w:cs="Times New Roman"/>
                <w:bCs/>
                <w:sz w:val="24"/>
                <w:szCs w:val="24"/>
                <w:lang w:val="en-US"/>
              </w:rPr>
              <w:t>xin kính chúc … sức khoẻ, hạnh phúc, thành công</w:t>
            </w:r>
            <w:r w:rsidR="00301397" w:rsidRPr="001F7CD1">
              <w:rPr>
                <w:rFonts w:ascii="Times New Roman" w:hAnsi="Times New Roman" w:cs="Times New Roman"/>
                <w:bCs/>
                <w:sz w:val="24"/>
                <w:szCs w:val="24"/>
                <w:lang w:val="en-US"/>
              </w:rPr>
              <w:t>”</w:t>
            </w:r>
            <w:r w:rsidRPr="001F7CD1">
              <w:rPr>
                <w:rFonts w:ascii="Times New Roman" w:hAnsi="Times New Roman" w:cs="Times New Roman"/>
                <w:bCs/>
                <w:sz w:val="24"/>
                <w:szCs w:val="24"/>
                <w:lang w:val="en-US"/>
              </w:rPr>
              <w:t xml:space="preserve"> </w:t>
            </w:r>
          </w:p>
        </w:tc>
        <w:tc>
          <w:tcPr>
            <w:tcW w:w="3536" w:type="dxa"/>
          </w:tcPr>
          <w:p w14:paraId="77605F75" w14:textId="4DAB6A53" w:rsidR="005B0C1E" w:rsidRPr="001F7CD1" w:rsidRDefault="005B0C1E" w:rsidP="005B0C1E">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 xml:space="preserve">Thân mật, gần gũi: </w:t>
            </w:r>
            <w:r w:rsidR="00301397" w:rsidRPr="001F7CD1">
              <w:rPr>
                <w:rFonts w:ascii="Times New Roman" w:hAnsi="Times New Roman" w:cs="Times New Roman"/>
                <w:bCs/>
                <w:sz w:val="24"/>
                <w:szCs w:val="24"/>
                <w:lang w:val="en-US"/>
              </w:rPr>
              <w:t>“</w:t>
            </w:r>
            <w:r w:rsidRPr="001F7CD1">
              <w:rPr>
                <w:rFonts w:ascii="Times New Roman" w:hAnsi="Times New Roman" w:cs="Times New Roman"/>
                <w:bCs/>
                <w:sz w:val="24"/>
                <w:szCs w:val="24"/>
                <w:lang w:val="en-US"/>
              </w:rPr>
              <w:t>xin chào</w:t>
            </w:r>
            <w:r w:rsidR="00301397" w:rsidRPr="001F7CD1">
              <w:rPr>
                <w:rFonts w:ascii="Times New Roman" w:hAnsi="Times New Roman" w:cs="Times New Roman"/>
                <w:bCs/>
                <w:sz w:val="24"/>
                <w:szCs w:val="24"/>
                <w:lang w:val="en-US"/>
              </w:rPr>
              <w:t>”</w:t>
            </w:r>
            <w:r w:rsidRPr="001F7CD1">
              <w:rPr>
                <w:rFonts w:ascii="Times New Roman" w:hAnsi="Times New Roman" w:cs="Times New Roman"/>
                <w:bCs/>
                <w:sz w:val="24"/>
                <w:szCs w:val="24"/>
                <w:lang w:val="en-US"/>
              </w:rPr>
              <w:t xml:space="preserve">, </w:t>
            </w:r>
            <w:r w:rsidR="00301397" w:rsidRPr="001F7CD1">
              <w:rPr>
                <w:rFonts w:ascii="Times New Roman" w:hAnsi="Times New Roman" w:cs="Times New Roman"/>
                <w:bCs/>
                <w:sz w:val="24"/>
                <w:szCs w:val="24"/>
                <w:lang w:val="en-US"/>
              </w:rPr>
              <w:t>“</w:t>
            </w:r>
            <w:r w:rsidRPr="001F7CD1">
              <w:rPr>
                <w:rFonts w:ascii="Times New Roman" w:hAnsi="Times New Roman" w:cs="Times New Roman"/>
                <w:bCs/>
                <w:sz w:val="24"/>
                <w:szCs w:val="24"/>
                <w:lang w:val="en-US"/>
              </w:rPr>
              <w:t>thật là vui</w:t>
            </w:r>
            <w:r w:rsidR="00301397" w:rsidRPr="001F7CD1">
              <w:rPr>
                <w:rFonts w:ascii="Times New Roman" w:hAnsi="Times New Roman" w:cs="Times New Roman"/>
                <w:bCs/>
                <w:sz w:val="24"/>
                <w:szCs w:val="24"/>
                <w:lang w:val="en-US"/>
              </w:rPr>
              <w:t>”</w:t>
            </w:r>
            <w:r w:rsidRPr="001F7CD1">
              <w:rPr>
                <w:rFonts w:ascii="Times New Roman" w:hAnsi="Times New Roman" w:cs="Times New Roman"/>
                <w:bCs/>
                <w:sz w:val="24"/>
                <w:szCs w:val="24"/>
                <w:lang w:val="en-US"/>
              </w:rPr>
              <w:t xml:space="preserve">, </w:t>
            </w:r>
            <w:r w:rsidR="00301397" w:rsidRPr="001F7CD1">
              <w:rPr>
                <w:rFonts w:ascii="Times New Roman" w:hAnsi="Times New Roman" w:cs="Times New Roman"/>
                <w:bCs/>
                <w:sz w:val="24"/>
                <w:szCs w:val="24"/>
                <w:lang w:val="en-US"/>
              </w:rPr>
              <w:t>“</w:t>
            </w:r>
            <w:r w:rsidRPr="001F7CD1">
              <w:rPr>
                <w:rFonts w:ascii="Times New Roman" w:hAnsi="Times New Roman" w:cs="Times New Roman"/>
                <w:bCs/>
                <w:sz w:val="24"/>
                <w:szCs w:val="24"/>
                <w:lang w:val="en-US"/>
              </w:rPr>
              <w:t>có duyên gặp gỡ nhỉ?</w:t>
            </w:r>
            <w:r w:rsidR="00301397" w:rsidRPr="001F7CD1">
              <w:rPr>
                <w:rFonts w:ascii="Times New Roman" w:hAnsi="Times New Roman" w:cs="Times New Roman"/>
                <w:bCs/>
                <w:sz w:val="24"/>
                <w:szCs w:val="24"/>
                <w:lang w:val="en-US"/>
              </w:rPr>
              <w:t>”</w:t>
            </w:r>
          </w:p>
        </w:tc>
      </w:tr>
      <w:tr w:rsidR="005B0C1E" w:rsidRPr="001F7CD1" w14:paraId="1C137257" w14:textId="77777777" w:rsidTr="005B0C1E">
        <w:tc>
          <w:tcPr>
            <w:tcW w:w="2972" w:type="dxa"/>
          </w:tcPr>
          <w:p w14:paraId="3EEC741F" w14:textId="77777777" w:rsidR="005B0C1E" w:rsidRPr="001F7CD1" w:rsidRDefault="005B0C1E" w:rsidP="005B0C1E">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 xml:space="preserve">Câu văn </w:t>
            </w:r>
          </w:p>
        </w:tc>
        <w:tc>
          <w:tcPr>
            <w:tcW w:w="3119" w:type="dxa"/>
          </w:tcPr>
          <w:p w14:paraId="102FA9EC" w14:textId="77777777" w:rsidR="005B0C1E" w:rsidRPr="001F7CD1" w:rsidRDefault="005B0C1E" w:rsidP="005B0C1E">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 xml:space="preserve">Câu văn rõ ràng, mạch lạc. </w:t>
            </w:r>
          </w:p>
        </w:tc>
        <w:tc>
          <w:tcPr>
            <w:tcW w:w="3536" w:type="dxa"/>
          </w:tcPr>
          <w:p w14:paraId="0F96825A" w14:textId="77777777" w:rsidR="005B0C1E" w:rsidRPr="001F7CD1" w:rsidRDefault="005B0C1E" w:rsidP="005B0C1E">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 xml:space="preserve">Câu văn ngắn gọn, súc tích. Sử dụng đa dạng các kiểu câu theo mục đích nói. </w:t>
            </w:r>
          </w:p>
        </w:tc>
      </w:tr>
      <w:tr w:rsidR="005B0C1E" w:rsidRPr="001F7CD1" w14:paraId="29E163D8" w14:textId="77777777" w:rsidTr="005B0C1E">
        <w:tc>
          <w:tcPr>
            <w:tcW w:w="2972" w:type="dxa"/>
          </w:tcPr>
          <w:p w14:paraId="31163D90" w14:textId="77777777" w:rsidR="005B0C1E" w:rsidRPr="001F7CD1" w:rsidRDefault="005B0C1E" w:rsidP="005B0C1E">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Nhận xét</w:t>
            </w:r>
          </w:p>
        </w:tc>
        <w:tc>
          <w:tcPr>
            <w:tcW w:w="3119" w:type="dxa"/>
          </w:tcPr>
          <w:p w14:paraId="3D447B81" w14:textId="77777777" w:rsidR="005B0C1E" w:rsidRPr="001F7CD1" w:rsidRDefault="005B0C1E" w:rsidP="005B0C1E">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Ngôn ngữ trang trọng</w:t>
            </w:r>
          </w:p>
        </w:tc>
        <w:tc>
          <w:tcPr>
            <w:tcW w:w="3536" w:type="dxa"/>
          </w:tcPr>
          <w:p w14:paraId="0742D491" w14:textId="77777777" w:rsidR="005B0C1E" w:rsidRPr="001F7CD1" w:rsidRDefault="005B0C1E" w:rsidP="005B0C1E">
            <w:pPr>
              <w:spacing w:before="60" w:after="60"/>
              <w:rPr>
                <w:rFonts w:ascii="Times New Roman" w:hAnsi="Times New Roman" w:cs="Times New Roman"/>
                <w:bCs/>
                <w:sz w:val="24"/>
                <w:szCs w:val="24"/>
                <w:lang w:val="en-US"/>
              </w:rPr>
            </w:pPr>
            <w:r w:rsidRPr="001F7CD1">
              <w:rPr>
                <w:rFonts w:ascii="Times New Roman" w:hAnsi="Times New Roman" w:cs="Times New Roman"/>
                <w:bCs/>
                <w:sz w:val="24"/>
                <w:szCs w:val="24"/>
                <w:lang w:val="en-US"/>
              </w:rPr>
              <w:t xml:space="preserve">Ngôn ngữ thân mật </w:t>
            </w:r>
          </w:p>
        </w:tc>
      </w:tr>
    </w:tbl>
    <w:p w14:paraId="46C00C8A" w14:textId="77777777" w:rsidR="005B0C1E" w:rsidRPr="001F7CD1" w:rsidRDefault="005B0C1E" w:rsidP="005B0C1E">
      <w:pPr>
        <w:spacing w:before="60" w:after="60"/>
        <w:ind w:firstLine="0"/>
        <w:rPr>
          <w:rFonts w:cs="Times New Roman"/>
          <w:b/>
          <w:bCs/>
          <w:sz w:val="24"/>
          <w:szCs w:val="24"/>
          <w:lang w:val="vi-VN"/>
        </w:rPr>
      </w:pPr>
    </w:p>
    <w:p w14:paraId="70512A22" w14:textId="77777777" w:rsidR="00955CF1" w:rsidRPr="001F7CD1" w:rsidRDefault="00955CF1" w:rsidP="00955CF1">
      <w:pPr>
        <w:spacing w:before="60" w:after="60"/>
        <w:ind w:firstLine="426"/>
        <w:rPr>
          <w:rFonts w:cs="Times New Roman"/>
          <w:bCs/>
          <w:sz w:val="24"/>
          <w:szCs w:val="24"/>
          <w:lang w:val="en-US"/>
        </w:rPr>
      </w:pPr>
      <w:r w:rsidRPr="001F7CD1">
        <w:rPr>
          <w:rFonts w:cs="Times New Roman"/>
          <w:b/>
          <w:bCs/>
          <w:sz w:val="24"/>
          <w:szCs w:val="24"/>
          <w:lang w:val="en-US"/>
        </w:rPr>
        <w:t>2. Bài tập số 2: Phân tích đặc điểm ngôn ngữ thân mật có trong các trường hợp sau:</w:t>
      </w:r>
    </w:p>
    <w:p w14:paraId="74CA4B57" w14:textId="77777777" w:rsidR="00955CF1" w:rsidRPr="001F7CD1" w:rsidRDefault="00955CF1" w:rsidP="00955CF1">
      <w:pPr>
        <w:spacing w:before="60" w:after="60"/>
        <w:ind w:firstLine="426"/>
        <w:rPr>
          <w:rFonts w:cs="Times New Roman"/>
          <w:bCs/>
          <w:i/>
          <w:sz w:val="24"/>
          <w:szCs w:val="24"/>
          <w:lang w:val="en-US"/>
        </w:rPr>
      </w:pPr>
      <w:r w:rsidRPr="001F7CD1">
        <w:rPr>
          <w:rFonts w:cs="Times New Roman"/>
          <w:bCs/>
          <w:sz w:val="24"/>
          <w:szCs w:val="24"/>
          <w:lang w:val="en-US"/>
        </w:rPr>
        <w:t xml:space="preserve">a. </w:t>
      </w:r>
      <w:r w:rsidRPr="001F7CD1">
        <w:rPr>
          <w:rFonts w:cs="Times New Roman"/>
          <w:bCs/>
          <w:i/>
          <w:sz w:val="24"/>
          <w:szCs w:val="24"/>
          <w:lang w:val="en-US"/>
        </w:rPr>
        <w:t>Đi nhé! Đi nhé! Những cô gái cũng hết cả rụt rè giơ cả hai tay lên vẫy, vẫy mãi… rồi tinh nghịch lấy ngón tay nhỏ xíu trỏ lên đầu nhắc anh bộ đội hãy giữ gìn cuộc sống của mình. Ừ, chết làm sao được cơ chứ, đùa một chút cho vui. Ai cũng bị lây cái không khí rạo rực khí thế lên đường ấy, cả những em bé vừa đứng vững giấu mặt sau hàng rào xi măng mà vẫy. Y cứ xuýt xao mãi vì ngồi bên cửa sổ, nó nghe rành rọt tiếng một đứa bé chỉ 5, 6 tuổi ở ga Phủ Lý. Các chú đánh xong giặc Mỹ mà về nhé!</w:t>
      </w:r>
    </w:p>
    <w:p w14:paraId="0FB94584" w14:textId="77777777" w:rsidR="00955CF1" w:rsidRPr="001F7CD1" w:rsidRDefault="00955CF1" w:rsidP="00904E71">
      <w:pPr>
        <w:spacing w:before="60" w:after="60"/>
        <w:ind w:firstLine="426"/>
        <w:jc w:val="right"/>
        <w:rPr>
          <w:rFonts w:cs="Times New Roman"/>
          <w:bCs/>
          <w:sz w:val="24"/>
          <w:szCs w:val="24"/>
          <w:lang w:val="en-US"/>
        </w:rPr>
      </w:pPr>
      <w:r w:rsidRPr="001F7CD1">
        <w:rPr>
          <w:rFonts w:cs="Times New Roman"/>
          <w:bCs/>
          <w:sz w:val="24"/>
          <w:szCs w:val="24"/>
          <w:lang w:val="en-US"/>
        </w:rPr>
        <w:t xml:space="preserve">                                                       (Nguyễn Văn Thạc, </w:t>
      </w:r>
      <w:r w:rsidRPr="001F7CD1">
        <w:rPr>
          <w:rFonts w:cs="Times New Roman"/>
          <w:bCs/>
          <w:i/>
          <w:sz w:val="24"/>
          <w:szCs w:val="24"/>
          <w:lang w:val="en-US"/>
        </w:rPr>
        <w:t>Mãi mãi tuổi hai mươi</w:t>
      </w:r>
      <w:r w:rsidRPr="001F7CD1">
        <w:rPr>
          <w:rFonts w:cs="Times New Roman"/>
          <w:bCs/>
          <w:sz w:val="24"/>
          <w:szCs w:val="24"/>
          <w:lang w:val="en-US"/>
        </w:rPr>
        <w:t>)</w:t>
      </w:r>
    </w:p>
    <w:p w14:paraId="51AC84A3" w14:textId="77777777" w:rsidR="00955CF1" w:rsidRPr="001F7CD1" w:rsidRDefault="00955CF1" w:rsidP="00955CF1">
      <w:pPr>
        <w:spacing w:before="60" w:after="60"/>
        <w:ind w:firstLine="426"/>
        <w:rPr>
          <w:rFonts w:cs="Times New Roman"/>
          <w:bCs/>
          <w:i/>
          <w:sz w:val="24"/>
          <w:szCs w:val="24"/>
          <w:lang w:val="en-US"/>
        </w:rPr>
      </w:pPr>
      <w:r w:rsidRPr="001F7CD1">
        <w:rPr>
          <w:rFonts w:cs="Times New Roman"/>
          <w:bCs/>
          <w:sz w:val="24"/>
          <w:szCs w:val="24"/>
          <w:lang w:val="en-US"/>
        </w:rPr>
        <w:t xml:space="preserve">b. </w:t>
      </w:r>
      <w:r w:rsidRPr="001F7CD1">
        <w:rPr>
          <w:rFonts w:cs="Times New Roman"/>
          <w:bCs/>
          <w:i/>
          <w:sz w:val="24"/>
          <w:szCs w:val="24"/>
          <w:lang w:val="en-US"/>
        </w:rPr>
        <w:t>Tức thì mục già giẫy nảy người lên mà rằng:</w:t>
      </w:r>
    </w:p>
    <w:p w14:paraId="62693715" w14:textId="282CF703" w:rsidR="00955CF1" w:rsidRPr="001F7CD1" w:rsidRDefault="00955CF1" w:rsidP="00955CF1">
      <w:pPr>
        <w:spacing w:before="60" w:after="60"/>
        <w:ind w:firstLine="426"/>
        <w:rPr>
          <w:rFonts w:cs="Times New Roman"/>
          <w:bCs/>
          <w:i/>
          <w:sz w:val="24"/>
          <w:szCs w:val="24"/>
          <w:lang w:val="en-US"/>
        </w:rPr>
      </w:pPr>
      <w:r w:rsidRPr="001F7CD1">
        <w:rPr>
          <w:rFonts w:cs="Times New Roman"/>
          <w:bCs/>
          <w:i/>
          <w:sz w:val="24"/>
          <w:szCs w:val="24"/>
          <w:lang w:val="en-US"/>
        </w:rPr>
        <w:t xml:space="preserve">- Cha mẹ ơi! Sữa như thế mà mẹ lại còn bảo là </w:t>
      </w:r>
      <w:r w:rsidR="00301397" w:rsidRPr="001F7CD1">
        <w:rPr>
          <w:rFonts w:cs="Times New Roman"/>
          <w:bCs/>
          <w:i/>
          <w:sz w:val="24"/>
          <w:szCs w:val="24"/>
          <w:lang w:val="en-US"/>
        </w:rPr>
        <w:t>“</w:t>
      </w:r>
      <w:r w:rsidRPr="001F7CD1">
        <w:rPr>
          <w:rFonts w:cs="Times New Roman"/>
          <w:bCs/>
          <w:i/>
          <w:sz w:val="24"/>
          <w:szCs w:val="24"/>
          <w:lang w:val="en-US"/>
        </w:rPr>
        <w:t>tạm được</w:t>
      </w:r>
      <w:r w:rsidR="00301397" w:rsidRPr="001F7CD1">
        <w:rPr>
          <w:rFonts w:cs="Times New Roman"/>
          <w:bCs/>
          <w:i/>
          <w:sz w:val="24"/>
          <w:szCs w:val="24"/>
          <w:lang w:val="en-US"/>
        </w:rPr>
        <w:t>”</w:t>
      </w:r>
      <w:r w:rsidRPr="001F7CD1">
        <w:rPr>
          <w:rFonts w:cs="Times New Roman"/>
          <w:bCs/>
          <w:i/>
          <w:sz w:val="24"/>
          <w:szCs w:val="24"/>
          <w:lang w:val="en-US"/>
        </w:rPr>
        <w:t>. Tốt vào hạng nhất rồi đấy mẹ ạ. </w:t>
      </w:r>
    </w:p>
    <w:p w14:paraId="7973009C" w14:textId="77777777" w:rsidR="00955CF1" w:rsidRPr="001F7CD1" w:rsidRDefault="00955CF1" w:rsidP="00955CF1">
      <w:pPr>
        <w:spacing w:before="60" w:after="60"/>
        <w:ind w:firstLine="426"/>
        <w:rPr>
          <w:rFonts w:cs="Times New Roman"/>
          <w:bCs/>
          <w:i/>
          <w:sz w:val="24"/>
          <w:szCs w:val="24"/>
          <w:lang w:val="en-US"/>
        </w:rPr>
      </w:pPr>
      <w:r w:rsidRPr="001F7CD1">
        <w:rPr>
          <w:rFonts w:cs="Times New Roman"/>
          <w:bCs/>
          <w:i/>
          <w:sz w:val="24"/>
          <w:szCs w:val="24"/>
          <w:lang w:val="en-US"/>
        </w:rPr>
        <w:t>Bà kia bĩu môi:</w:t>
      </w:r>
    </w:p>
    <w:p w14:paraId="4BEB54A9" w14:textId="77777777" w:rsidR="00955CF1" w:rsidRPr="001F7CD1" w:rsidRDefault="00955CF1" w:rsidP="00955CF1">
      <w:pPr>
        <w:spacing w:before="60" w:after="60"/>
        <w:ind w:firstLine="426"/>
        <w:rPr>
          <w:rFonts w:cs="Times New Roman"/>
          <w:bCs/>
          <w:i/>
          <w:sz w:val="24"/>
          <w:szCs w:val="24"/>
          <w:lang w:val="en-US"/>
        </w:rPr>
      </w:pPr>
      <w:r w:rsidRPr="001F7CD1">
        <w:rPr>
          <w:rFonts w:cs="Times New Roman"/>
          <w:bCs/>
          <w:i/>
          <w:sz w:val="24"/>
          <w:szCs w:val="24"/>
          <w:lang w:val="en-US"/>
        </w:rPr>
        <w:t>- Phải, hạng nhất đấy!</w:t>
      </w:r>
    </w:p>
    <w:p w14:paraId="1E1BB821" w14:textId="77777777" w:rsidR="00955CF1" w:rsidRPr="001F7CD1" w:rsidRDefault="00955CF1" w:rsidP="00955CF1">
      <w:pPr>
        <w:spacing w:before="60" w:after="60"/>
        <w:ind w:firstLine="426"/>
        <w:rPr>
          <w:rFonts w:cs="Times New Roman"/>
          <w:bCs/>
          <w:i/>
          <w:sz w:val="24"/>
          <w:szCs w:val="24"/>
          <w:lang w:val="en-US"/>
        </w:rPr>
      </w:pPr>
      <w:r w:rsidRPr="001F7CD1">
        <w:rPr>
          <w:rFonts w:cs="Times New Roman"/>
          <w:bCs/>
          <w:i/>
          <w:sz w:val="24"/>
          <w:szCs w:val="24"/>
          <w:lang w:val="en-US"/>
        </w:rPr>
        <w:t>- Chứ gì? Chị ấy mới đẻ con so, xưa nay lại không phải chân lấm tay bùn bao giờ, lại là vợ ông Phó lý chả phải khổ sơ như người khác thì làm gì sữa chả tốt?</w:t>
      </w:r>
    </w:p>
    <w:p w14:paraId="28739093" w14:textId="77777777" w:rsidR="00955CF1" w:rsidRPr="001F7CD1" w:rsidRDefault="00955CF1" w:rsidP="00955CF1">
      <w:pPr>
        <w:spacing w:before="60" w:after="60"/>
        <w:ind w:firstLine="426"/>
        <w:rPr>
          <w:rFonts w:cs="Times New Roman"/>
          <w:bCs/>
          <w:i/>
          <w:sz w:val="24"/>
          <w:szCs w:val="24"/>
          <w:lang w:val="en-US"/>
        </w:rPr>
      </w:pPr>
      <w:r w:rsidRPr="001F7CD1">
        <w:rPr>
          <w:rFonts w:cs="Times New Roman"/>
          <w:bCs/>
          <w:i/>
          <w:sz w:val="24"/>
          <w:szCs w:val="24"/>
          <w:lang w:val="en-US"/>
        </w:rPr>
        <w:t>- Thế là bao nhiêu?</w:t>
      </w:r>
    </w:p>
    <w:p w14:paraId="747E0EEC" w14:textId="77777777" w:rsidR="00955CF1" w:rsidRPr="001F7CD1" w:rsidRDefault="00955CF1" w:rsidP="00904E71">
      <w:pPr>
        <w:spacing w:before="60" w:after="60"/>
        <w:ind w:firstLine="426"/>
        <w:jc w:val="right"/>
        <w:rPr>
          <w:rFonts w:cs="Times New Roman"/>
          <w:bCs/>
          <w:sz w:val="24"/>
          <w:szCs w:val="24"/>
          <w:lang w:val="en-US"/>
        </w:rPr>
      </w:pPr>
      <w:r w:rsidRPr="001F7CD1">
        <w:rPr>
          <w:rFonts w:cs="Times New Roman"/>
          <w:bCs/>
          <w:sz w:val="24"/>
          <w:szCs w:val="24"/>
          <w:lang w:val="en-US"/>
        </w:rPr>
        <w:t xml:space="preserve">                                                                      (Vũ Trọng Phụng</w:t>
      </w:r>
      <w:r w:rsidRPr="001F7CD1">
        <w:rPr>
          <w:rFonts w:cs="Times New Roman"/>
          <w:bCs/>
          <w:i/>
          <w:sz w:val="24"/>
          <w:szCs w:val="24"/>
          <w:lang w:val="en-US"/>
        </w:rPr>
        <w:t>, Cơm thầy cơm cô</w:t>
      </w:r>
      <w:r w:rsidRPr="001F7CD1">
        <w:rPr>
          <w:rFonts w:cs="Times New Roman"/>
          <w:bCs/>
          <w:sz w:val="24"/>
          <w:szCs w:val="24"/>
          <w:lang w:val="en-US"/>
        </w:rPr>
        <w:t>)</w:t>
      </w:r>
    </w:p>
    <w:p w14:paraId="230F646E" w14:textId="77777777" w:rsidR="00955CF1" w:rsidRPr="001F7CD1" w:rsidRDefault="00955CF1" w:rsidP="00955CF1">
      <w:pPr>
        <w:spacing w:before="60" w:after="60"/>
        <w:ind w:firstLine="426"/>
        <w:rPr>
          <w:rFonts w:cs="Times New Roman"/>
          <w:b/>
          <w:bCs/>
          <w:sz w:val="24"/>
          <w:szCs w:val="24"/>
          <w:lang w:val="en-US"/>
        </w:rPr>
      </w:pPr>
      <w:r w:rsidRPr="001F7CD1">
        <w:rPr>
          <w:rFonts w:cs="Times New Roman"/>
          <w:b/>
          <w:bCs/>
          <w:sz w:val="24"/>
          <w:szCs w:val="24"/>
          <w:lang w:val="en-US"/>
        </w:rPr>
        <w:t>GỢI Ý</w:t>
      </w:r>
    </w:p>
    <w:p w14:paraId="208C8AA2" w14:textId="7D7BD37D" w:rsidR="00955CF1" w:rsidRPr="001F7CD1" w:rsidRDefault="00955CF1" w:rsidP="00955CF1">
      <w:pPr>
        <w:spacing w:before="60" w:after="60"/>
        <w:ind w:firstLine="426"/>
        <w:rPr>
          <w:rFonts w:cs="Times New Roman"/>
          <w:bCs/>
          <w:sz w:val="24"/>
          <w:szCs w:val="24"/>
          <w:lang w:val="vi-VN"/>
        </w:rPr>
      </w:pPr>
      <w:r w:rsidRPr="001F7CD1">
        <w:rPr>
          <w:rFonts w:cs="Times New Roman"/>
          <w:bCs/>
          <w:sz w:val="24"/>
          <w:szCs w:val="24"/>
          <w:lang w:val="vi-VN"/>
        </w:rPr>
        <w:t xml:space="preserve">a. </w:t>
      </w:r>
      <w:r w:rsidRPr="001F7CD1">
        <w:rPr>
          <w:rFonts w:cs="Times New Roman"/>
          <w:bCs/>
          <w:sz w:val="24"/>
          <w:szCs w:val="24"/>
          <w:lang w:val="en-US"/>
        </w:rPr>
        <w:t xml:space="preserve">Ngôn ngữ </w:t>
      </w:r>
      <w:r w:rsidRPr="001F7CD1">
        <w:rPr>
          <w:rFonts w:cs="Times New Roman"/>
          <w:bCs/>
          <w:sz w:val="24"/>
          <w:szCs w:val="24"/>
          <w:lang w:val="vi-VN"/>
        </w:rPr>
        <w:t xml:space="preserve">trong ngữ liệu a </w:t>
      </w:r>
      <w:r w:rsidRPr="001F7CD1">
        <w:rPr>
          <w:rFonts w:cs="Times New Roman"/>
          <w:bCs/>
          <w:sz w:val="24"/>
          <w:szCs w:val="24"/>
          <w:lang w:val="en-US"/>
        </w:rPr>
        <w:t>gần gũi, tự nhiên, thoải mái</w:t>
      </w:r>
      <w:r w:rsidRPr="001F7CD1">
        <w:rPr>
          <w:rFonts w:cs="Times New Roman"/>
          <w:bCs/>
          <w:sz w:val="24"/>
          <w:szCs w:val="24"/>
          <w:lang w:val="vi-VN"/>
        </w:rPr>
        <w:t xml:space="preserve">, </w:t>
      </w:r>
      <w:r w:rsidRPr="001F7CD1">
        <w:rPr>
          <w:rFonts w:cs="Times New Roman"/>
          <w:bCs/>
          <w:sz w:val="24"/>
          <w:szCs w:val="24"/>
          <w:lang w:val="en-US"/>
        </w:rPr>
        <w:t>được dùng trong hoàn cảnh giao tiếp không theo nghi thức</w:t>
      </w:r>
      <w:r w:rsidRPr="001F7CD1">
        <w:rPr>
          <w:rFonts w:cs="Times New Roman"/>
          <w:bCs/>
          <w:sz w:val="24"/>
          <w:szCs w:val="24"/>
          <w:lang w:val="vi-VN"/>
        </w:rPr>
        <w:t xml:space="preserve"> (xuất hiện ở dạng viết </w:t>
      </w:r>
      <w:r w:rsidR="00D11BBF" w:rsidRPr="001F7CD1">
        <w:rPr>
          <w:rFonts w:cs="Times New Roman"/>
          <w:bCs/>
          <w:sz w:val="24"/>
          <w:szCs w:val="24"/>
          <w:lang w:val="vi-VN"/>
        </w:rPr>
        <w:t>-</w:t>
      </w:r>
      <w:r w:rsidRPr="001F7CD1">
        <w:rPr>
          <w:rFonts w:cs="Times New Roman"/>
          <w:bCs/>
          <w:sz w:val="24"/>
          <w:szCs w:val="24"/>
          <w:lang w:val="vi-VN"/>
        </w:rPr>
        <w:t xml:space="preserve"> nhật kí)</w:t>
      </w:r>
      <w:r w:rsidRPr="001F7CD1">
        <w:rPr>
          <w:rFonts w:cs="Times New Roman"/>
          <w:bCs/>
          <w:sz w:val="24"/>
          <w:szCs w:val="24"/>
          <w:lang w:val="en-US"/>
        </w:rPr>
        <w:t>; thể hiện thái độ, tình cảm thân mật</w:t>
      </w:r>
      <w:r w:rsidRPr="001F7CD1">
        <w:rPr>
          <w:rFonts w:cs="Times New Roman"/>
          <w:bCs/>
          <w:sz w:val="24"/>
          <w:szCs w:val="24"/>
          <w:lang w:val="vi-VN"/>
        </w:rPr>
        <w:t xml:space="preserve">,… Loại ngôn ngữ này có đặc điểm: </w:t>
      </w:r>
    </w:p>
    <w:p w14:paraId="4AAF24F2" w14:textId="77777777" w:rsidR="00955CF1" w:rsidRPr="001F7CD1" w:rsidRDefault="00955CF1" w:rsidP="00955CF1">
      <w:pPr>
        <w:spacing w:before="60" w:after="60"/>
        <w:ind w:firstLine="426"/>
        <w:rPr>
          <w:rFonts w:cs="Times New Roman"/>
          <w:bCs/>
          <w:sz w:val="24"/>
          <w:szCs w:val="24"/>
          <w:lang w:val="en-US"/>
        </w:rPr>
      </w:pPr>
      <w:r w:rsidRPr="001F7CD1">
        <w:rPr>
          <w:rFonts w:cs="Times New Roman"/>
          <w:bCs/>
          <w:sz w:val="24"/>
          <w:szCs w:val="24"/>
          <w:lang w:val="vi-VN"/>
        </w:rPr>
        <w:t>- S</w:t>
      </w:r>
      <w:r w:rsidRPr="001F7CD1">
        <w:rPr>
          <w:rFonts w:cs="Times New Roman"/>
          <w:bCs/>
          <w:sz w:val="24"/>
          <w:szCs w:val="24"/>
          <w:lang w:val="en-US"/>
        </w:rPr>
        <w:t>ử dụng khẩu ngữ</w:t>
      </w:r>
      <w:r w:rsidRPr="001F7CD1">
        <w:rPr>
          <w:rFonts w:cs="Times New Roman"/>
          <w:bCs/>
          <w:sz w:val="24"/>
          <w:szCs w:val="24"/>
          <w:lang w:val="vi-VN"/>
        </w:rPr>
        <w:t xml:space="preserve"> (</w:t>
      </w:r>
      <w:r w:rsidRPr="001F7CD1">
        <w:rPr>
          <w:rFonts w:cs="Times New Roman"/>
          <w:bCs/>
          <w:i/>
          <w:iCs/>
          <w:sz w:val="24"/>
          <w:szCs w:val="24"/>
          <w:lang w:val="vi-VN"/>
        </w:rPr>
        <w:t>cơ, nhé, mà,…</w:t>
      </w:r>
      <w:r w:rsidRPr="001F7CD1">
        <w:rPr>
          <w:rFonts w:cs="Times New Roman"/>
          <w:bCs/>
          <w:sz w:val="24"/>
          <w:szCs w:val="24"/>
          <w:lang w:val="vi-VN"/>
        </w:rPr>
        <w:t>)</w:t>
      </w:r>
      <w:r w:rsidRPr="001F7CD1">
        <w:rPr>
          <w:rFonts w:cs="Times New Roman"/>
          <w:bCs/>
          <w:sz w:val="24"/>
          <w:szCs w:val="24"/>
          <w:lang w:val="en-US"/>
        </w:rPr>
        <w:t>, từ ngữ địa phương, trợ từ</w:t>
      </w:r>
      <w:r w:rsidRPr="001F7CD1">
        <w:rPr>
          <w:rFonts w:cs="Times New Roman"/>
          <w:bCs/>
          <w:sz w:val="24"/>
          <w:szCs w:val="24"/>
          <w:lang w:val="vi-VN"/>
        </w:rPr>
        <w:t xml:space="preserve"> (</w:t>
      </w:r>
      <w:r w:rsidRPr="001F7CD1">
        <w:rPr>
          <w:rFonts w:cs="Times New Roman"/>
          <w:bCs/>
          <w:i/>
          <w:iCs/>
          <w:sz w:val="24"/>
          <w:szCs w:val="24"/>
          <w:lang w:val="vi-VN"/>
        </w:rPr>
        <w:t>nhé, cơ</w:t>
      </w:r>
      <w:r w:rsidRPr="001F7CD1">
        <w:rPr>
          <w:rFonts w:cs="Times New Roman"/>
          <w:bCs/>
          <w:sz w:val="24"/>
          <w:szCs w:val="24"/>
          <w:lang w:val="vi-VN"/>
        </w:rPr>
        <w:t xml:space="preserve">), </w:t>
      </w:r>
      <w:r w:rsidRPr="001F7CD1">
        <w:rPr>
          <w:rFonts w:cs="Times New Roman"/>
          <w:bCs/>
          <w:sz w:val="24"/>
          <w:szCs w:val="24"/>
          <w:lang w:val="en-US"/>
        </w:rPr>
        <w:t>thán từ</w:t>
      </w:r>
      <w:r w:rsidRPr="001F7CD1">
        <w:rPr>
          <w:rFonts w:cs="Times New Roman"/>
          <w:bCs/>
          <w:sz w:val="24"/>
          <w:szCs w:val="24"/>
          <w:lang w:val="vi-VN"/>
        </w:rPr>
        <w:t xml:space="preserve"> (</w:t>
      </w:r>
      <w:r w:rsidRPr="001F7CD1">
        <w:rPr>
          <w:rFonts w:cs="Times New Roman"/>
          <w:bCs/>
          <w:i/>
          <w:iCs/>
          <w:sz w:val="24"/>
          <w:szCs w:val="24"/>
          <w:lang w:val="vi-VN"/>
        </w:rPr>
        <w:t>ừ</w:t>
      </w:r>
      <w:r w:rsidRPr="001F7CD1">
        <w:rPr>
          <w:rFonts w:cs="Times New Roman"/>
          <w:bCs/>
          <w:sz w:val="24"/>
          <w:szCs w:val="24"/>
          <w:lang w:val="vi-VN"/>
        </w:rPr>
        <w:t>)</w:t>
      </w:r>
      <w:r w:rsidRPr="001F7CD1">
        <w:rPr>
          <w:rFonts w:cs="Times New Roman"/>
          <w:bCs/>
          <w:sz w:val="24"/>
          <w:szCs w:val="24"/>
          <w:lang w:val="en-US"/>
        </w:rPr>
        <w:t xml:space="preserve">,... </w:t>
      </w:r>
    </w:p>
    <w:p w14:paraId="3C292551" w14:textId="77777777" w:rsidR="00955CF1" w:rsidRPr="001F7CD1" w:rsidRDefault="00955CF1" w:rsidP="00955CF1">
      <w:pPr>
        <w:spacing w:before="60" w:after="60"/>
        <w:ind w:firstLine="426"/>
        <w:rPr>
          <w:rFonts w:cs="Times New Roman"/>
          <w:bCs/>
          <w:sz w:val="24"/>
          <w:szCs w:val="24"/>
          <w:lang w:val="vi-VN"/>
        </w:rPr>
      </w:pPr>
      <w:r w:rsidRPr="001F7CD1">
        <w:rPr>
          <w:rFonts w:cs="Times New Roman"/>
          <w:bCs/>
          <w:sz w:val="24"/>
          <w:szCs w:val="24"/>
          <w:lang w:val="vi-VN"/>
        </w:rPr>
        <w:t>- S</w:t>
      </w:r>
      <w:r w:rsidRPr="001F7CD1">
        <w:rPr>
          <w:rFonts w:cs="Times New Roman"/>
          <w:bCs/>
          <w:sz w:val="24"/>
          <w:szCs w:val="24"/>
          <w:lang w:val="en-US"/>
        </w:rPr>
        <w:t>ử dụng câu rút gọn</w:t>
      </w:r>
      <w:r w:rsidRPr="001F7CD1">
        <w:rPr>
          <w:rFonts w:cs="Times New Roman"/>
          <w:bCs/>
          <w:sz w:val="24"/>
          <w:szCs w:val="24"/>
          <w:lang w:val="vi-VN"/>
        </w:rPr>
        <w:t xml:space="preserve"> (</w:t>
      </w:r>
      <w:r w:rsidRPr="001F7CD1">
        <w:rPr>
          <w:rFonts w:cs="Times New Roman"/>
          <w:bCs/>
          <w:i/>
          <w:iCs/>
          <w:sz w:val="24"/>
          <w:szCs w:val="24"/>
          <w:lang w:val="en-US"/>
        </w:rPr>
        <w:t>Đi nhé! Đi nhé!</w:t>
      </w:r>
      <w:r w:rsidRPr="001F7CD1">
        <w:rPr>
          <w:rFonts w:cs="Times New Roman"/>
          <w:bCs/>
          <w:sz w:val="24"/>
          <w:szCs w:val="24"/>
          <w:lang w:val="vi-VN"/>
        </w:rPr>
        <w:t>)</w:t>
      </w:r>
      <w:r w:rsidRPr="001F7CD1">
        <w:rPr>
          <w:rFonts w:cs="Times New Roman"/>
          <w:bCs/>
          <w:sz w:val="24"/>
          <w:szCs w:val="24"/>
          <w:lang w:val="en-US"/>
        </w:rPr>
        <w:t>, câu chứa thành phần gọi đáp (</w:t>
      </w:r>
      <w:r w:rsidRPr="001F7CD1">
        <w:rPr>
          <w:rFonts w:cs="Times New Roman"/>
          <w:bCs/>
          <w:i/>
          <w:iCs/>
          <w:sz w:val="24"/>
          <w:szCs w:val="24"/>
          <w:lang w:val="en-US"/>
        </w:rPr>
        <w:t>Ừ, chết làm sao được cơ chứ, đùa một chút cho vui.</w:t>
      </w:r>
      <w:r w:rsidRPr="001F7CD1">
        <w:rPr>
          <w:rFonts w:cs="Times New Roman"/>
          <w:bCs/>
          <w:sz w:val="24"/>
          <w:szCs w:val="24"/>
          <w:lang w:val="vi-VN"/>
        </w:rPr>
        <w:t>),…</w:t>
      </w:r>
    </w:p>
    <w:p w14:paraId="11896042" w14:textId="77777777" w:rsidR="00955CF1" w:rsidRPr="001F7CD1" w:rsidRDefault="00955CF1" w:rsidP="00955CF1">
      <w:pPr>
        <w:spacing w:before="60" w:after="60"/>
        <w:ind w:firstLine="426"/>
        <w:rPr>
          <w:rFonts w:cs="Times New Roman"/>
          <w:bCs/>
          <w:sz w:val="24"/>
          <w:szCs w:val="24"/>
          <w:lang w:val="vi-VN"/>
        </w:rPr>
      </w:pPr>
      <w:r w:rsidRPr="001F7CD1">
        <w:rPr>
          <w:rFonts w:cs="Times New Roman"/>
          <w:bCs/>
          <w:sz w:val="24"/>
          <w:szCs w:val="24"/>
          <w:lang w:val="vi-VN"/>
        </w:rPr>
        <w:lastRenderedPageBreak/>
        <w:t xml:space="preserve">b. Trong ngữ liệu b, ngôn ngữ thân mật xuất hiện dưới dạng một cuộc đối thoại. Loại ngôn ngữ này có đặc điểm: </w:t>
      </w:r>
    </w:p>
    <w:p w14:paraId="5E3E708F" w14:textId="77777777" w:rsidR="00955CF1" w:rsidRPr="001F7CD1" w:rsidRDefault="00955CF1" w:rsidP="00955CF1">
      <w:pPr>
        <w:spacing w:before="60" w:after="60"/>
        <w:ind w:firstLine="426"/>
        <w:rPr>
          <w:rFonts w:cs="Times New Roman"/>
          <w:bCs/>
          <w:spacing w:val="-4"/>
          <w:sz w:val="24"/>
          <w:szCs w:val="24"/>
          <w:lang w:val="en-US"/>
        </w:rPr>
      </w:pPr>
      <w:r w:rsidRPr="001F7CD1">
        <w:rPr>
          <w:rFonts w:cs="Times New Roman"/>
          <w:bCs/>
          <w:spacing w:val="-4"/>
          <w:sz w:val="24"/>
          <w:szCs w:val="24"/>
          <w:lang w:val="vi-VN"/>
        </w:rPr>
        <w:t>- S</w:t>
      </w:r>
      <w:r w:rsidRPr="001F7CD1">
        <w:rPr>
          <w:rFonts w:cs="Times New Roman"/>
          <w:bCs/>
          <w:spacing w:val="-4"/>
          <w:sz w:val="24"/>
          <w:szCs w:val="24"/>
          <w:lang w:val="en-US"/>
        </w:rPr>
        <w:t>ử dụng khẩu ngữ</w:t>
      </w:r>
      <w:r w:rsidRPr="001F7CD1">
        <w:rPr>
          <w:rFonts w:cs="Times New Roman"/>
          <w:bCs/>
          <w:spacing w:val="-4"/>
          <w:sz w:val="24"/>
          <w:szCs w:val="24"/>
          <w:lang w:val="vi-VN"/>
        </w:rPr>
        <w:t xml:space="preserve"> (</w:t>
      </w:r>
      <w:r w:rsidRPr="001F7CD1">
        <w:rPr>
          <w:rFonts w:cs="Times New Roman"/>
          <w:bCs/>
          <w:i/>
          <w:iCs/>
          <w:spacing w:val="-4"/>
          <w:sz w:val="24"/>
          <w:szCs w:val="24"/>
          <w:lang w:val="vi-VN"/>
        </w:rPr>
        <w:t>chả, chứ gì</w:t>
      </w:r>
      <w:r w:rsidRPr="001F7CD1">
        <w:rPr>
          <w:rFonts w:cs="Times New Roman"/>
          <w:bCs/>
          <w:spacing w:val="-4"/>
          <w:sz w:val="24"/>
          <w:szCs w:val="24"/>
          <w:lang w:val="vi-VN"/>
        </w:rPr>
        <w:t>,…)</w:t>
      </w:r>
      <w:r w:rsidRPr="001F7CD1">
        <w:rPr>
          <w:rFonts w:cs="Times New Roman"/>
          <w:bCs/>
          <w:spacing w:val="-4"/>
          <w:sz w:val="24"/>
          <w:szCs w:val="24"/>
          <w:lang w:val="en-US"/>
        </w:rPr>
        <w:t>, từ ngữ địa phương</w:t>
      </w:r>
      <w:r w:rsidRPr="001F7CD1">
        <w:rPr>
          <w:rFonts w:cs="Times New Roman"/>
          <w:bCs/>
          <w:spacing w:val="-4"/>
          <w:sz w:val="24"/>
          <w:szCs w:val="24"/>
          <w:lang w:val="vi-VN"/>
        </w:rPr>
        <w:t xml:space="preserve"> (</w:t>
      </w:r>
      <w:r w:rsidRPr="001F7CD1">
        <w:rPr>
          <w:rFonts w:cs="Times New Roman"/>
          <w:bCs/>
          <w:i/>
          <w:iCs/>
          <w:spacing w:val="-4"/>
          <w:sz w:val="24"/>
          <w:szCs w:val="24"/>
          <w:lang w:val="vi-VN"/>
        </w:rPr>
        <w:t>giẫy nảy</w:t>
      </w:r>
      <w:r w:rsidRPr="001F7CD1">
        <w:rPr>
          <w:rFonts w:cs="Times New Roman"/>
          <w:bCs/>
          <w:spacing w:val="-4"/>
          <w:sz w:val="24"/>
          <w:szCs w:val="24"/>
          <w:lang w:val="vi-VN"/>
        </w:rPr>
        <w:t>)</w:t>
      </w:r>
      <w:r w:rsidRPr="001F7CD1">
        <w:rPr>
          <w:rFonts w:cs="Times New Roman"/>
          <w:bCs/>
          <w:spacing w:val="-4"/>
          <w:sz w:val="24"/>
          <w:szCs w:val="24"/>
          <w:lang w:val="en-US"/>
        </w:rPr>
        <w:t>, trợ từ</w:t>
      </w:r>
      <w:r w:rsidRPr="001F7CD1">
        <w:rPr>
          <w:rFonts w:cs="Times New Roman"/>
          <w:bCs/>
          <w:spacing w:val="-4"/>
          <w:sz w:val="24"/>
          <w:szCs w:val="24"/>
          <w:lang w:val="vi-VN"/>
        </w:rPr>
        <w:t xml:space="preserve"> (</w:t>
      </w:r>
      <w:r w:rsidRPr="001F7CD1">
        <w:rPr>
          <w:rFonts w:cs="Times New Roman"/>
          <w:bCs/>
          <w:i/>
          <w:iCs/>
          <w:spacing w:val="-4"/>
          <w:sz w:val="24"/>
          <w:szCs w:val="24"/>
          <w:lang w:val="vi-VN"/>
        </w:rPr>
        <w:t>ạ, đấy</w:t>
      </w:r>
      <w:r w:rsidRPr="001F7CD1">
        <w:rPr>
          <w:rFonts w:cs="Times New Roman"/>
          <w:bCs/>
          <w:spacing w:val="-4"/>
          <w:sz w:val="24"/>
          <w:szCs w:val="24"/>
          <w:lang w:val="vi-VN"/>
        </w:rPr>
        <w:t xml:space="preserve">,…), </w:t>
      </w:r>
      <w:r w:rsidRPr="001F7CD1">
        <w:rPr>
          <w:rFonts w:cs="Times New Roman"/>
          <w:bCs/>
          <w:spacing w:val="-4"/>
          <w:sz w:val="24"/>
          <w:szCs w:val="24"/>
          <w:lang w:val="en-US"/>
        </w:rPr>
        <w:t>thán từ</w:t>
      </w:r>
      <w:r w:rsidRPr="001F7CD1">
        <w:rPr>
          <w:rFonts w:cs="Times New Roman"/>
          <w:bCs/>
          <w:spacing w:val="-4"/>
          <w:sz w:val="24"/>
          <w:szCs w:val="24"/>
          <w:lang w:val="vi-VN"/>
        </w:rPr>
        <w:t xml:space="preserve"> (</w:t>
      </w:r>
      <w:r w:rsidRPr="001F7CD1">
        <w:rPr>
          <w:rFonts w:cs="Times New Roman"/>
          <w:bCs/>
          <w:i/>
          <w:iCs/>
          <w:spacing w:val="-4"/>
          <w:sz w:val="24"/>
          <w:szCs w:val="24"/>
          <w:lang w:val="vi-VN"/>
        </w:rPr>
        <w:t>ơi</w:t>
      </w:r>
      <w:r w:rsidRPr="001F7CD1">
        <w:rPr>
          <w:rFonts w:cs="Times New Roman"/>
          <w:bCs/>
          <w:spacing w:val="-4"/>
          <w:sz w:val="24"/>
          <w:szCs w:val="24"/>
          <w:lang w:val="vi-VN"/>
        </w:rPr>
        <w:t>)</w:t>
      </w:r>
      <w:r w:rsidRPr="001F7CD1">
        <w:rPr>
          <w:rFonts w:cs="Times New Roman"/>
          <w:bCs/>
          <w:spacing w:val="-4"/>
          <w:sz w:val="24"/>
          <w:szCs w:val="24"/>
          <w:lang w:val="en-US"/>
        </w:rPr>
        <w:t xml:space="preserve">,... </w:t>
      </w:r>
    </w:p>
    <w:p w14:paraId="1C70FAB7" w14:textId="09C027C1" w:rsidR="00955CF1" w:rsidRPr="001F7CD1" w:rsidRDefault="00955CF1" w:rsidP="00955CF1">
      <w:pPr>
        <w:spacing w:before="60" w:after="60"/>
        <w:ind w:firstLine="426"/>
        <w:rPr>
          <w:rFonts w:cs="Times New Roman"/>
          <w:bCs/>
          <w:sz w:val="24"/>
          <w:szCs w:val="24"/>
          <w:lang w:val="vi-VN"/>
        </w:rPr>
      </w:pPr>
      <w:r w:rsidRPr="001F7CD1">
        <w:rPr>
          <w:rFonts w:cs="Times New Roman"/>
          <w:bCs/>
          <w:sz w:val="24"/>
          <w:szCs w:val="24"/>
          <w:lang w:val="vi-VN"/>
        </w:rPr>
        <w:t>- S</w:t>
      </w:r>
      <w:r w:rsidRPr="001F7CD1">
        <w:rPr>
          <w:rFonts w:cs="Times New Roman"/>
          <w:bCs/>
          <w:sz w:val="24"/>
          <w:szCs w:val="24"/>
          <w:lang w:val="en-US"/>
        </w:rPr>
        <w:t>ử dụng câu</w:t>
      </w:r>
      <w:r w:rsidRPr="001F7CD1">
        <w:rPr>
          <w:rFonts w:cs="Times New Roman"/>
          <w:bCs/>
          <w:sz w:val="24"/>
          <w:szCs w:val="24"/>
          <w:lang w:val="vi-VN"/>
        </w:rPr>
        <w:t xml:space="preserve"> </w:t>
      </w:r>
      <w:r w:rsidRPr="001F7CD1">
        <w:rPr>
          <w:rFonts w:cs="Times New Roman"/>
          <w:bCs/>
          <w:sz w:val="24"/>
          <w:szCs w:val="24"/>
          <w:lang w:val="en-US"/>
        </w:rPr>
        <w:t>có cấu trúc đơn giản, câu rút gọn</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i/>
          <w:iCs/>
          <w:sz w:val="24"/>
          <w:szCs w:val="24"/>
          <w:lang w:val="en-US"/>
        </w:rPr>
        <w:t>Tốt vào hạng nhất rồi đấy mẹ ạ.</w:t>
      </w:r>
      <w:r w:rsidR="00301397" w:rsidRPr="001F7CD1">
        <w:rPr>
          <w:rFonts w:cs="Times New Roman"/>
          <w:bCs/>
          <w:i/>
          <w:iCs/>
          <w:sz w:val="24"/>
          <w:szCs w:val="24"/>
          <w:lang w:val="vi-VN"/>
        </w:rPr>
        <w:t>”</w:t>
      </w:r>
      <w:r w:rsidRPr="001F7CD1">
        <w:rPr>
          <w:rFonts w:cs="Times New Roman"/>
          <w:bCs/>
          <w:i/>
          <w:iCs/>
          <w:sz w:val="24"/>
          <w:szCs w:val="24"/>
          <w:lang w:val="vi-VN"/>
        </w:rPr>
        <w:t xml:space="preserve">, </w:t>
      </w:r>
      <w:r w:rsidR="00301397" w:rsidRPr="001F7CD1">
        <w:rPr>
          <w:rFonts w:cs="Times New Roman"/>
          <w:bCs/>
          <w:i/>
          <w:iCs/>
          <w:sz w:val="24"/>
          <w:szCs w:val="24"/>
          <w:lang w:val="vi-VN"/>
        </w:rPr>
        <w:t>“</w:t>
      </w:r>
      <w:r w:rsidRPr="001F7CD1">
        <w:rPr>
          <w:rFonts w:cs="Times New Roman"/>
          <w:bCs/>
          <w:i/>
          <w:iCs/>
          <w:sz w:val="24"/>
          <w:szCs w:val="24"/>
          <w:lang w:val="en-US"/>
        </w:rPr>
        <w:t>Phải, hạng nhất đấy!</w:t>
      </w:r>
      <w:r w:rsidR="00301397" w:rsidRPr="001F7CD1">
        <w:rPr>
          <w:rFonts w:cs="Times New Roman"/>
          <w:bCs/>
          <w:i/>
          <w:iCs/>
          <w:sz w:val="24"/>
          <w:szCs w:val="24"/>
          <w:lang w:val="vi-VN"/>
        </w:rPr>
        <w:t>”</w:t>
      </w:r>
      <w:r w:rsidRPr="001F7CD1">
        <w:rPr>
          <w:rFonts w:cs="Times New Roman"/>
          <w:bCs/>
          <w:i/>
          <w:iCs/>
          <w:sz w:val="24"/>
          <w:szCs w:val="24"/>
          <w:lang w:val="vi-VN"/>
        </w:rPr>
        <w:t>,…</w:t>
      </w:r>
      <w:r w:rsidRPr="001F7CD1">
        <w:rPr>
          <w:rFonts w:cs="Times New Roman"/>
          <w:bCs/>
          <w:sz w:val="24"/>
          <w:szCs w:val="24"/>
          <w:lang w:val="vi-VN"/>
        </w:rPr>
        <w:t xml:space="preserve">), </w:t>
      </w:r>
      <w:r w:rsidRPr="001F7CD1">
        <w:rPr>
          <w:rFonts w:cs="Times New Roman"/>
          <w:bCs/>
          <w:sz w:val="24"/>
          <w:szCs w:val="24"/>
          <w:lang w:val="en-US"/>
        </w:rPr>
        <w:t>câu đặc</w:t>
      </w:r>
      <w:r w:rsidRPr="001F7CD1">
        <w:rPr>
          <w:rFonts w:cs="Times New Roman"/>
          <w:bCs/>
          <w:sz w:val="24"/>
          <w:szCs w:val="24"/>
          <w:lang w:val="vi-VN"/>
        </w:rPr>
        <w:t xml:space="preserve"> biệt bộc lộ cảm xúc (</w:t>
      </w:r>
      <w:r w:rsidRPr="001F7CD1">
        <w:rPr>
          <w:rFonts w:cs="Times New Roman"/>
          <w:bCs/>
          <w:i/>
          <w:iCs/>
          <w:sz w:val="24"/>
          <w:szCs w:val="24"/>
          <w:lang w:val="vi-VN"/>
        </w:rPr>
        <w:t>Cha mẹ ơi!</w:t>
      </w:r>
      <w:r w:rsidRPr="001F7CD1">
        <w:rPr>
          <w:rFonts w:cs="Times New Roman"/>
          <w:bCs/>
          <w:sz w:val="24"/>
          <w:szCs w:val="24"/>
          <w:lang w:val="vi-VN"/>
        </w:rPr>
        <w:t>),…</w:t>
      </w:r>
    </w:p>
    <w:p w14:paraId="354EED03" w14:textId="77777777" w:rsidR="00955CF1" w:rsidRPr="001F7CD1" w:rsidRDefault="00955CF1" w:rsidP="00955CF1">
      <w:pPr>
        <w:spacing w:before="60" w:after="60"/>
        <w:ind w:firstLine="426"/>
        <w:rPr>
          <w:rFonts w:cs="Times New Roman"/>
          <w:b/>
          <w:bCs/>
          <w:sz w:val="24"/>
          <w:szCs w:val="24"/>
          <w:lang w:val="en-US"/>
        </w:rPr>
      </w:pPr>
      <w:r w:rsidRPr="001F7CD1">
        <w:rPr>
          <w:rFonts w:cs="Times New Roman"/>
          <w:b/>
          <w:bCs/>
          <w:sz w:val="24"/>
          <w:szCs w:val="24"/>
          <w:lang w:val="en-US"/>
        </w:rPr>
        <w:t>3. Bài tập số 3: Phân tích đặc điểm của ngôn ngữ trang trọng thể hiện ở đoạn văn sau:</w:t>
      </w:r>
    </w:p>
    <w:p w14:paraId="2FE75E36" w14:textId="77777777" w:rsidR="00955CF1" w:rsidRPr="001F7CD1" w:rsidRDefault="00955CF1" w:rsidP="00955CF1">
      <w:pPr>
        <w:spacing w:before="60" w:after="60"/>
        <w:ind w:firstLine="426"/>
        <w:rPr>
          <w:rFonts w:cs="Times New Roman"/>
          <w:bCs/>
          <w:sz w:val="24"/>
          <w:szCs w:val="24"/>
          <w:lang w:val="en-US"/>
        </w:rPr>
      </w:pPr>
      <w:r w:rsidRPr="001F7CD1">
        <w:rPr>
          <w:rFonts w:cs="Times New Roman"/>
          <w:bCs/>
          <w:i/>
          <w:sz w:val="24"/>
          <w:szCs w:val="24"/>
          <w:lang w:val="en-US"/>
        </w:rPr>
        <w:t>Phát triển bản thân mình là quá trình không ngừng tìm kiếm sự tiến bộ và trở thành phiên bản tốt nhất của chính mình. Để phát triển bản thân, chúng ta cần dành thời gian và nỗ lực để khám phá, học hỏi và phát triển các kĩ năng cũng như phẩm chất cá nhân. Điều này không chỉ là việc học hỏi từ sách vở, mà còn là quá trình tự khám phá, đặt ra những thách thức vượt qua những giới hạn cá nhân. Đầu tiên, phát triển bản thân bắt đầu từ việc xác định rõ mục tiêu và định hình định hướng cuộc sống. Bằng cách này, chúng ta có thể tập trung nỗ lực và tài năng vào những lĩnh vực quan trọng nhất. Ngoài ra, phát triển bản thân cũng liên quan đến việc duy trì sức khoẻ cả về thể chất và tinh thần. Quản lý thời gian, thiền định và duy trì mối quan hệ tích cực đều đóng góp phần vào sự cân bằng trong cuộc sống. Cuối cùng, phát triển bản thân không chỉ là hành trình cá nhân mà còn là sự đóng góp cho cộng đồng. Việc chia sẻ kiến thức, kinh nghiệm và tinh thần tích cực là cách chúng ta có thể tạo nên một xã hội phồn thịnh và bền vững. Quá trình này không chỉ</w:t>
      </w:r>
      <w:r w:rsidRPr="001F7CD1">
        <w:rPr>
          <w:rFonts w:cs="Times New Roman"/>
          <w:bCs/>
          <w:sz w:val="24"/>
          <w:szCs w:val="24"/>
          <w:lang w:val="en-US"/>
        </w:rPr>
        <w:t xml:space="preserve"> </w:t>
      </w:r>
      <w:r w:rsidRPr="001F7CD1">
        <w:rPr>
          <w:rFonts w:cs="Times New Roman"/>
          <w:bCs/>
          <w:i/>
          <w:sz w:val="24"/>
          <w:szCs w:val="24"/>
          <w:lang w:val="en-US"/>
        </w:rPr>
        <w:t>mang lại sự tự thỏa mãn mà còn đem lại cơ hội và thành công trong cuộc sống.</w:t>
      </w:r>
    </w:p>
    <w:p w14:paraId="5A161A74" w14:textId="77777777" w:rsidR="00955CF1" w:rsidRPr="001F7CD1" w:rsidRDefault="00955CF1" w:rsidP="008A3716">
      <w:pPr>
        <w:spacing w:before="60" w:after="60"/>
        <w:ind w:firstLine="426"/>
        <w:jc w:val="right"/>
        <w:rPr>
          <w:rFonts w:cs="Times New Roman"/>
          <w:bCs/>
          <w:sz w:val="24"/>
          <w:szCs w:val="24"/>
          <w:lang w:val="en-US"/>
        </w:rPr>
      </w:pPr>
      <w:r w:rsidRPr="001F7CD1">
        <w:rPr>
          <w:rFonts w:cs="Times New Roman"/>
          <w:bCs/>
          <w:sz w:val="24"/>
          <w:szCs w:val="24"/>
          <w:lang w:val="en-US"/>
        </w:rPr>
        <w:t>(Bài làm của học sinh)</w:t>
      </w:r>
    </w:p>
    <w:p w14:paraId="1D01B001" w14:textId="77777777" w:rsidR="00955CF1" w:rsidRPr="001F7CD1" w:rsidRDefault="00955CF1" w:rsidP="00955CF1">
      <w:pPr>
        <w:spacing w:before="60" w:after="60"/>
        <w:ind w:firstLine="426"/>
        <w:rPr>
          <w:rFonts w:cs="Times New Roman"/>
          <w:b/>
          <w:bCs/>
          <w:sz w:val="24"/>
          <w:szCs w:val="24"/>
          <w:lang w:val="en-US"/>
        </w:rPr>
      </w:pPr>
      <w:r w:rsidRPr="001F7CD1">
        <w:rPr>
          <w:rFonts w:cs="Times New Roman"/>
          <w:b/>
          <w:bCs/>
          <w:sz w:val="24"/>
          <w:szCs w:val="24"/>
          <w:lang w:val="en-US"/>
        </w:rPr>
        <w:t>GỢI Ý</w:t>
      </w:r>
    </w:p>
    <w:p w14:paraId="64C9E45D" w14:textId="77777777" w:rsidR="00955CF1" w:rsidRPr="001F7CD1" w:rsidRDefault="00955CF1" w:rsidP="00955CF1">
      <w:pPr>
        <w:spacing w:before="60" w:after="60"/>
        <w:ind w:firstLine="426"/>
        <w:rPr>
          <w:rFonts w:cs="Times New Roman"/>
          <w:bCs/>
          <w:sz w:val="24"/>
          <w:szCs w:val="24"/>
          <w:lang w:val="en-US"/>
        </w:rPr>
      </w:pPr>
      <w:r w:rsidRPr="001F7CD1">
        <w:rPr>
          <w:rFonts w:cs="Times New Roman"/>
          <w:bCs/>
          <w:sz w:val="24"/>
          <w:szCs w:val="24"/>
          <w:lang w:val="en-US"/>
        </w:rPr>
        <w:t xml:space="preserve">Các đặc điểm của ngôn ngữ trang trọng thể hiện trong đoạn văn trên là: </w:t>
      </w:r>
    </w:p>
    <w:p w14:paraId="304AA0FF" w14:textId="77777777" w:rsidR="00955CF1" w:rsidRPr="001F7CD1" w:rsidRDefault="00955CF1" w:rsidP="00955CF1">
      <w:pPr>
        <w:spacing w:before="60" w:after="60"/>
        <w:ind w:firstLine="426"/>
        <w:rPr>
          <w:rFonts w:cs="Times New Roman"/>
          <w:bCs/>
          <w:sz w:val="24"/>
          <w:szCs w:val="24"/>
          <w:lang w:val="en-US"/>
        </w:rPr>
      </w:pPr>
      <w:r w:rsidRPr="001F7CD1">
        <w:rPr>
          <w:rFonts w:cs="Times New Roman"/>
          <w:bCs/>
          <w:sz w:val="24"/>
          <w:szCs w:val="24"/>
          <w:lang w:val="en-US"/>
        </w:rPr>
        <w:t>- Phạm vi giao tiếp: phạm vi xã hội với nhiều nhân vật giao tiếp khác nhau.</w:t>
      </w:r>
    </w:p>
    <w:p w14:paraId="3A0F2EFA" w14:textId="77777777" w:rsidR="00955CF1" w:rsidRPr="001F7CD1" w:rsidRDefault="00955CF1" w:rsidP="00955CF1">
      <w:pPr>
        <w:spacing w:before="60" w:after="60"/>
        <w:ind w:firstLine="426"/>
        <w:rPr>
          <w:rFonts w:cs="Times New Roman"/>
          <w:bCs/>
          <w:sz w:val="24"/>
          <w:szCs w:val="24"/>
          <w:lang w:val="en-US"/>
        </w:rPr>
      </w:pPr>
      <w:r w:rsidRPr="001F7CD1">
        <w:rPr>
          <w:rFonts w:cs="Times New Roman"/>
          <w:bCs/>
          <w:sz w:val="24"/>
          <w:szCs w:val="24"/>
          <w:lang w:val="en-US"/>
        </w:rPr>
        <w:t>- Từ ngữ: đảm bảo chuẩn mực, mang tính toàn dân, chính thống và lịch sự.</w:t>
      </w:r>
    </w:p>
    <w:p w14:paraId="738A0C93" w14:textId="77777777" w:rsidR="00955CF1" w:rsidRPr="001F7CD1" w:rsidRDefault="00955CF1" w:rsidP="00955CF1">
      <w:pPr>
        <w:spacing w:before="60" w:after="60"/>
        <w:ind w:firstLine="426"/>
        <w:rPr>
          <w:rFonts w:cs="Times New Roman"/>
          <w:bCs/>
          <w:sz w:val="24"/>
          <w:szCs w:val="24"/>
          <w:lang w:val="en-US"/>
        </w:rPr>
      </w:pPr>
      <w:r w:rsidRPr="001F7CD1">
        <w:rPr>
          <w:rFonts w:cs="Times New Roman"/>
          <w:bCs/>
          <w:sz w:val="24"/>
          <w:szCs w:val="24"/>
          <w:lang w:val="en-US"/>
        </w:rPr>
        <w:t>- Kiểu câu: được gọt giũa cẩn thận, đầy đủ thành phần, chủ yếu sử dụng câu ghép.</w:t>
      </w:r>
    </w:p>
    <w:p w14:paraId="531286E5" w14:textId="77777777" w:rsidR="005B0C1E" w:rsidRPr="001F7CD1" w:rsidRDefault="005B0C1E" w:rsidP="00955CF1">
      <w:pPr>
        <w:spacing w:before="60" w:after="60"/>
        <w:ind w:firstLine="426"/>
        <w:rPr>
          <w:rFonts w:cs="Times New Roman"/>
          <w:bCs/>
          <w:sz w:val="24"/>
          <w:szCs w:val="24"/>
          <w:lang w:val="en-US"/>
        </w:rPr>
      </w:pPr>
    </w:p>
    <w:p w14:paraId="6823D461" w14:textId="77777777" w:rsidR="002505CE" w:rsidRPr="001F7CD1" w:rsidRDefault="002505CE" w:rsidP="002505CE">
      <w:pPr>
        <w:spacing w:before="60" w:after="60"/>
        <w:ind w:firstLine="0"/>
        <w:rPr>
          <w:rFonts w:cs="Times New Roman"/>
          <w:bCs/>
          <w:sz w:val="24"/>
          <w:szCs w:val="24"/>
          <w:lang w:val="pt-BR"/>
        </w:rPr>
      </w:pPr>
    </w:p>
    <w:p w14:paraId="23A7AA24" w14:textId="32E69DB0" w:rsidR="00512C7E" w:rsidRPr="001F7CD1" w:rsidRDefault="000F3D2D" w:rsidP="000F3D2D">
      <w:pPr>
        <w:spacing w:before="60" w:after="60"/>
        <w:ind w:firstLine="426"/>
        <w:jc w:val="center"/>
        <w:rPr>
          <w:rFonts w:cs="Times New Roman"/>
          <w:b/>
          <w:sz w:val="24"/>
          <w:szCs w:val="24"/>
        </w:rPr>
      </w:pPr>
      <w:r w:rsidRPr="001F7CD1">
        <w:rPr>
          <w:rFonts w:cs="Times New Roman"/>
          <w:b/>
          <w:sz w:val="24"/>
          <w:szCs w:val="24"/>
          <w:u w:val="single"/>
        </w:rPr>
        <w:t xml:space="preserve">Bài </w:t>
      </w:r>
      <w:r w:rsidR="003254ED" w:rsidRPr="001F7CD1">
        <w:rPr>
          <w:rFonts w:cs="Times New Roman"/>
          <w:b/>
          <w:sz w:val="24"/>
          <w:szCs w:val="24"/>
          <w:u w:val="single"/>
        </w:rPr>
        <w:t>7</w:t>
      </w:r>
      <w:r w:rsidRPr="001F7CD1">
        <w:rPr>
          <w:rFonts w:cs="Times New Roman"/>
          <w:b/>
          <w:sz w:val="24"/>
          <w:szCs w:val="24"/>
          <w:u w:val="single"/>
        </w:rPr>
        <w:t>:</w:t>
      </w:r>
      <w:r w:rsidRPr="001F7CD1">
        <w:rPr>
          <w:rFonts w:cs="Times New Roman"/>
          <w:b/>
          <w:sz w:val="24"/>
          <w:szCs w:val="24"/>
        </w:rPr>
        <w:t xml:space="preserve"> GIỮ GÌN SỰ TRONG SÁNG CỦA TIẾNG VIỆT</w:t>
      </w:r>
    </w:p>
    <w:p w14:paraId="62786349" w14:textId="7ABC0FDE" w:rsidR="000F3D2D" w:rsidRPr="001F7CD1" w:rsidRDefault="000F3D2D" w:rsidP="000F3D2D">
      <w:pPr>
        <w:spacing w:before="60" w:after="60"/>
        <w:ind w:firstLine="426"/>
        <w:rPr>
          <w:rFonts w:cs="Times New Roman"/>
          <w:b/>
          <w:sz w:val="24"/>
          <w:szCs w:val="24"/>
        </w:rPr>
      </w:pPr>
      <w:r w:rsidRPr="001F7CD1">
        <w:rPr>
          <w:rFonts w:cs="Times New Roman"/>
          <w:b/>
          <w:sz w:val="24"/>
          <w:szCs w:val="24"/>
        </w:rPr>
        <w:t>I. Lý thuyết chung</w:t>
      </w:r>
    </w:p>
    <w:tbl>
      <w:tblPr>
        <w:tblStyle w:val="TableGrid"/>
        <w:tblW w:w="9776" w:type="dxa"/>
        <w:tblLook w:val="04A0" w:firstRow="1" w:lastRow="0" w:firstColumn="1" w:lastColumn="0" w:noHBand="0" w:noVBand="1"/>
      </w:tblPr>
      <w:tblGrid>
        <w:gridCol w:w="2547"/>
        <w:gridCol w:w="7229"/>
      </w:tblGrid>
      <w:tr w:rsidR="000F3D2D" w:rsidRPr="001F7CD1" w14:paraId="11E9102D" w14:textId="77777777" w:rsidTr="009B6EC3">
        <w:tc>
          <w:tcPr>
            <w:tcW w:w="9776" w:type="dxa"/>
            <w:gridSpan w:val="2"/>
          </w:tcPr>
          <w:p w14:paraId="74203047" w14:textId="77777777" w:rsidR="000F3D2D" w:rsidRPr="001F7CD1" w:rsidRDefault="000F3D2D" w:rsidP="000F3D2D">
            <w:pPr>
              <w:spacing w:before="60" w:after="60"/>
              <w:ind w:firstLine="426"/>
              <w:jc w:val="center"/>
              <w:rPr>
                <w:rFonts w:ascii="Times New Roman" w:hAnsi="Times New Roman" w:cs="Times New Roman"/>
                <w:bCs/>
                <w:sz w:val="24"/>
                <w:szCs w:val="24"/>
                <w:lang w:val="vi-VN"/>
              </w:rPr>
            </w:pPr>
            <w:r w:rsidRPr="001F7CD1">
              <w:rPr>
                <w:rFonts w:ascii="Times New Roman" w:hAnsi="Times New Roman" w:cs="Times New Roman"/>
                <w:b/>
                <w:bCs/>
                <w:sz w:val="24"/>
                <w:szCs w:val="24"/>
                <w:lang w:val="vi-VN"/>
              </w:rPr>
              <w:t>Nhận biết một số vấn đề về giữ gìn và phát triển tiếng Việt</w:t>
            </w:r>
          </w:p>
        </w:tc>
      </w:tr>
      <w:tr w:rsidR="000F3D2D" w:rsidRPr="001F7CD1" w14:paraId="0E52DD3E" w14:textId="77777777" w:rsidTr="009B6EC3">
        <w:tc>
          <w:tcPr>
            <w:tcW w:w="2547" w:type="dxa"/>
          </w:tcPr>
          <w:p w14:paraId="351E55E8" w14:textId="77777777" w:rsidR="000F3D2D" w:rsidRPr="001F7CD1" w:rsidRDefault="000F3D2D" w:rsidP="000F3D2D">
            <w:pPr>
              <w:spacing w:before="60" w:after="60"/>
              <w:ind w:firstLine="30"/>
              <w:jc w:val="center"/>
              <w:rPr>
                <w:rFonts w:ascii="Times New Roman" w:hAnsi="Times New Roman" w:cs="Times New Roman"/>
                <w:b/>
                <w:bCs/>
                <w:sz w:val="24"/>
                <w:szCs w:val="24"/>
                <w:lang w:val="en-US"/>
              </w:rPr>
            </w:pPr>
            <w:r w:rsidRPr="001F7CD1">
              <w:rPr>
                <w:rFonts w:ascii="Times New Roman" w:hAnsi="Times New Roman" w:cs="Times New Roman"/>
                <w:b/>
                <w:bCs/>
                <w:sz w:val="24"/>
                <w:szCs w:val="24"/>
                <w:lang w:val="en-US"/>
              </w:rPr>
              <w:t>Tiêu chí</w:t>
            </w:r>
          </w:p>
        </w:tc>
        <w:tc>
          <w:tcPr>
            <w:tcW w:w="7229" w:type="dxa"/>
          </w:tcPr>
          <w:p w14:paraId="67D26AAA" w14:textId="77777777" w:rsidR="000F3D2D" w:rsidRPr="001F7CD1" w:rsidRDefault="000F3D2D" w:rsidP="000F3D2D">
            <w:pPr>
              <w:spacing w:before="60" w:after="60"/>
              <w:ind w:firstLine="30"/>
              <w:jc w:val="center"/>
              <w:rPr>
                <w:rFonts w:ascii="Times New Roman" w:hAnsi="Times New Roman" w:cs="Times New Roman"/>
                <w:b/>
                <w:bCs/>
                <w:iCs/>
                <w:sz w:val="24"/>
                <w:szCs w:val="24"/>
                <w:lang w:val="en-US"/>
              </w:rPr>
            </w:pPr>
            <w:r w:rsidRPr="001F7CD1">
              <w:rPr>
                <w:rFonts w:ascii="Times New Roman" w:hAnsi="Times New Roman" w:cs="Times New Roman"/>
                <w:b/>
                <w:bCs/>
                <w:iCs/>
                <w:sz w:val="24"/>
                <w:szCs w:val="24"/>
                <w:lang w:val="it-IT"/>
              </w:rPr>
              <w:t>Biểu</w:t>
            </w:r>
            <w:r w:rsidRPr="001F7CD1">
              <w:rPr>
                <w:rFonts w:ascii="Times New Roman" w:hAnsi="Times New Roman" w:cs="Times New Roman"/>
                <w:b/>
                <w:bCs/>
                <w:iCs/>
                <w:sz w:val="24"/>
                <w:szCs w:val="24"/>
                <w:lang w:val="en-US"/>
              </w:rPr>
              <w:t xml:space="preserve"> hiện</w:t>
            </w:r>
          </w:p>
        </w:tc>
      </w:tr>
      <w:tr w:rsidR="000F3D2D" w:rsidRPr="001F7CD1" w14:paraId="219B0F3F" w14:textId="77777777" w:rsidTr="009B6EC3">
        <w:tc>
          <w:tcPr>
            <w:tcW w:w="2547" w:type="dxa"/>
          </w:tcPr>
          <w:p w14:paraId="1BFE5311" w14:textId="77777777" w:rsidR="000F3D2D" w:rsidRPr="001F7CD1" w:rsidRDefault="000F3D2D" w:rsidP="009B6EC3">
            <w:pPr>
              <w:spacing w:before="60" w:after="60"/>
              <w:ind w:firstLine="3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Quy ước trong ngôn ngữ Tiếng việt</w:t>
            </w:r>
          </w:p>
        </w:tc>
        <w:tc>
          <w:tcPr>
            <w:tcW w:w="7229" w:type="dxa"/>
          </w:tcPr>
          <w:p w14:paraId="06C567DB" w14:textId="77777777" w:rsidR="000F3D2D" w:rsidRPr="001F7CD1" w:rsidRDefault="000F3D2D" w:rsidP="009B6EC3">
            <w:pPr>
              <w:spacing w:before="60" w:after="60"/>
              <w:ind w:firstLine="30"/>
              <w:jc w:val="both"/>
              <w:rPr>
                <w:rFonts w:ascii="Times New Roman" w:hAnsi="Times New Roman" w:cs="Times New Roman"/>
                <w:bCs/>
                <w:iCs/>
                <w:sz w:val="24"/>
                <w:szCs w:val="24"/>
                <w:lang w:val="it-IT"/>
              </w:rPr>
            </w:pPr>
            <w:r w:rsidRPr="001F7CD1">
              <w:rPr>
                <w:rFonts w:ascii="Times New Roman" w:hAnsi="Times New Roman" w:cs="Times New Roman"/>
                <w:bCs/>
                <w:iCs/>
                <w:sz w:val="24"/>
                <w:szCs w:val="24"/>
                <w:lang w:val="it-IT"/>
              </w:rPr>
              <w:t>Thể hiện ở</w:t>
            </w:r>
            <w:r w:rsidRPr="001F7CD1">
              <w:rPr>
                <w:rFonts w:ascii="Times New Roman" w:hAnsi="Times New Roman" w:cs="Times New Roman"/>
                <w:bCs/>
                <w:sz w:val="24"/>
                <w:szCs w:val="24"/>
                <w:lang w:val="it-IT"/>
              </w:rPr>
              <w:t xml:space="preserve"> hệ thống các chuẩn mực và những quy tắc, phương thức chung về phát âm, chữ viết, dùng từ, đặt câu...vì vậy phải luôn luôn tuân thủ các chuẩn mực và quy tắc đó</w:t>
            </w:r>
          </w:p>
          <w:p w14:paraId="5E2DE445" w14:textId="77777777" w:rsidR="000F3D2D" w:rsidRPr="001F7CD1" w:rsidRDefault="000F3D2D" w:rsidP="009B6EC3">
            <w:pPr>
              <w:spacing w:before="60" w:after="60"/>
              <w:ind w:firstLine="30"/>
              <w:jc w:val="both"/>
              <w:rPr>
                <w:rFonts w:ascii="Times New Roman" w:hAnsi="Times New Roman" w:cs="Times New Roman"/>
                <w:bCs/>
                <w:sz w:val="24"/>
                <w:szCs w:val="24"/>
                <w:lang w:val="it-IT"/>
              </w:rPr>
            </w:pPr>
            <w:r w:rsidRPr="001F7CD1">
              <w:rPr>
                <w:rFonts w:ascii="Times New Roman" w:hAnsi="Times New Roman" w:cs="Times New Roman"/>
                <w:bCs/>
                <w:iCs/>
                <w:sz w:val="24"/>
                <w:szCs w:val="24"/>
                <w:lang w:val="it-IT"/>
              </w:rPr>
              <w:sym w:font="Wingdings" w:char="F0E0"/>
            </w:r>
            <w:r w:rsidRPr="001F7CD1">
              <w:rPr>
                <w:rFonts w:ascii="Times New Roman" w:hAnsi="Times New Roman" w:cs="Times New Roman"/>
                <w:bCs/>
                <w:iCs/>
                <w:sz w:val="24"/>
                <w:szCs w:val="24"/>
                <w:lang w:val="it-IT"/>
              </w:rPr>
              <w:t xml:space="preserve"> Những sự chuyển đổi, sáng tạo vẫn đảm bảo sự trong sáng khi tuân thủ theo những quy tắc chung của tiếng Việt.  </w:t>
            </w:r>
          </w:p>
        </w:tc>
      </w:tr>
      <w:tr w:rsidR="000F3D2D" w:rsidRPr="001F7CD1" w14:paraId="4C64D01D" w14:textId="77777777" w:rsidTr="009B6EC3">
        <w:tc>
          <w:tcPr>
            <w:tcW w:w="2547" w:type="dxa"/>
          </w:tcPr>
          <w:p w14:paraId="54A4B81B" w14:textId="77777777" w:rsidR="000F3D2D" w:rsidRPr="001F7CD1" w:rsidRDefault="000F3D2D" w:rsidP="009B6EC3">
            <w:pPr>
              <w:spacing w:before="60" w:after="60"/>
              <w:ind w:firstLine="30"/>
              <w:jc w:val="both"/>
              <w:rPr>
                <w:rFonts w:ascii="Times New Roman" w:hAnsi="Times New Roman" w:cs="Times New Roman"/>
                <w:bCs/>
                <w:sz w:val="24"/>
                <w:szCs w:val="24"/>
                <w:lang w:val="it-IT"/>
              </w:rPr>
            </w:pPr>
            <w:r w:rsidRPr="001F7CD1">
              <w:rPr>
                <w:rFonts w:ascii="Times New Roman" w:hAnsi="Times New Roman" w:cs="Times New Roman"/>
                <w:bCs/>
                <w:sz w:val="24"/>
                <w:szCs w:val="24"/>
                <w:lang w:val="it-IT"/>
              </w:rPr>
              <w:t>Sử dụng Tiếng Việt phù hợp với ngữ cảnh</w:t>
            </w:r>
          </w:p>
        </w:tc>
        <w:tc>
          <w:tcPr>
            <w:tcW w:w="7229" w:type="dxa"/>
          </w:tcPr>
          <w:p w14:paraId="4E37C3F1" w14:textId="77777777" w:rsidR="000F3D2D" w:rsidRPr="001F7CD1" w:rsidRDefault="000F3D2D" w:rsidP="009B6EC3">
            <w:pPr>
              <w:spacing w:before="60" w:after="60"/>
              <w:ind w:firstLine="30"/>
              <w:jc w:val="both"/>
              <w:rPr>
                <w:rFonts w:ascii="Times New Roman" w:hAnsi="Times New Roman" w:cs="Times New Roman"/>
                <w:bCs/>
                <w:sz w:val="24"/>
                <w:szCs w:val="24"/>
                <w:lang w:val="it-IT"/>
              </w:rPr>
            </w:pPr>
            <w:r w:rsidRPr="001F7CD1">
              <w:rPr>
                <w:rFonts w:ascii="Times New Roman" w:hAnsi="Times New Roman" w:cs="Times New Roman"/>
                <w:bCs/>
                <w:iCs/>
                <w:sz w:val="24"/>
                <w:szCs w:val="24"/>
                <w:lang w:val="it-IT"/>
              </w:rPr>
              <w:t>Sự trong sáng của tiếng Việt được thể hiện ở tính văn hoá, lịch sự của lời nói.</w:t>
            </w:r>
          </w:p>
        </w:tc>
      </w:tr>
      <w:tr w:rsidR="000F3D2D" w:rsidRPr="001F7CD1" w14:paraId="049E63D4" w14:textId="77777777" w:rsidTr="009B6EC3">
        <w:tc>
          <w:tcPr>
            <w:tcW w:w="2547" w:type="dxa"/>
          </w:tcPr>
          <w:p w14:paraId="5290C106" w14:textId="77777777" w:rsidR="000F3D2D" w:rsidRPr="001F7CD1" w:rsidRDefault="000F3D2D" w:rsidP="009B6EC3">
            <w:pPr>
              <w:spacing w:before="60" w:after="60"/>
              <w:ind w:firstLine="30"/>
              <w:jc w:val="both"/>
              <w:rPr>
                <w:rFonts w:ascii="Times New Roman" w:hAnsi="Times New Roman" w:cs="Times New Roman"/>
                <w:bCs/>
                <w:sz w:val="24"/>
                <w:szCs w:val="24"/>
                <w:lang w:val="it-IT"/>
              </w:rPr>
            </w:pPr>
            <w:r w:rsidRPr="001F7CD1">
              <w:rPr>
                <w:rFonts w:ascii="Times New Roman" w:hAnsi="Times New Roman" w:cs="Times New Roman"/>
                <w:bCs/>
                <w:sz w:val="24"/>
                <w:szCs w:val="24"/>
                <w:lang w:val="it-IT"/>
              </w:rPr>
              <w:t xml:space="preserve">Sự phát triển ngôn ngữ </w:t>
            </w:r>
          </w:p>
        </w:tc>
        <w:tc>
          <w:tcPr>
            <w:tcW w:w="7229" w:type="dxa"/>
          </w:tcPr>
          <w:p w14:paraId="1649F0E1" w14:textId="77777777" w:rsidR="000F3D2D" w:rsidRPr="001F7CD1" w:rsidRDefault="000F3D2D" w:rsidP="009B6EC3">
            <w:pPr>
              <w:spacing w:before="60" w:after="60"/>
              <w:ind w:firstLine="30"/>
              <w:jc w:val="both"/>
              <w:rPr>
                <w:rFonts w:ascii="Times New Roman" w:hAnsi="Times New Roman" w:cs="Times New Roman"/>
                <w:bCs/>
                <w:sz w:val="24"/>
                <w:szCs w:val="24"/>
                <w:lang w:val="it-IT"/>
              </w:rPr>
            </w:pPr>
            <w:r w:rsidRPr="001F7CD1">
              <w:rPr>
                <w:rFonts w:ascii="Times New Roman" w:hAnsi="Times New Roman" w:cs="Times New Roman"/>
                <w:bCs/>
                <w:sz w:val="24"/>
                <w:szCs w:val="24"/>
                <w:lang w:val="it-IT"/>
              </w:rPr>
              <w:t>+ Cấu tạo những từ ngữ mới trên cơ sở những yếu tố có sẵn VD: trí tuệ nhân tạo ( từ sẵn Trí tuệ; nhân tạo)</w:t>
            </w:r>
          </w:p>
          <w:p w14:paraId="2DAA9838" w14:textId="77777777" w:rsidR="000F3D2D" w:rsidRPr="001F7CD1" w:rsidRDefault="000F3D2D" w:rsidP="009B6EC3">
            <w:pPr>
              <w:spacing w:before="60" w:after="60"/>
              <w:ind w:firstLine="30"/>
              <w:jc w:val="both"/>
              <w:rPr>
                <w:rFonts w:ascii="Times New Roman" w:hAnsi="Times New Roman" w:cs="Times New Roman"/>
                <w:bCs/>
                <w:sz w:val="24"/>
                <w:szCs w:val="24"/>
                <w:lang w:val="it-IT"/>
              </w:rPr>
            </w:pPr>
            <w:r w:rsidRPr="001F7CD1">
              <w:rPr>
                <w:rFonts w:ascii="Times New Roman" w:hAnsi="Times New Roman" w:cs="Times New Roman"/>
                <w:bCs/>
                <w:sz w:val="24"/>
                <w:szCs w:val="24"/>
                <w:lang w:val="it-IT"/>
              </w:rPr>
              <w:t>+ Vay mượn từ ngữ từ các ngôn ngữ khác VD vắc xin ; vi rút...</w:t>
            </w:r>
          </w:p>
        </w:tc>
      </w:tr>
      <w:tr w:rsidR="000F3D2D" w:rsidRPr="001F7CD1" w14:paraId="2E4E80D7" w14:textId="77777777" w:rsidTr="009B6EC3">
        <w:tc>
          <w:tcPr>
            <w:tcW w:w="2547" w:type="dxa"/>
          </w:tcPr>
          <w:p w14:paraId="4B687A6E" w14:textId="77777777" w:rsidR="000F3D2D" w:rsidRPr="001F7CD1" w:rsidRDefault="000F3D2D" w:rsidP="009B6EC3">
            <w:pPr>
              <w:spacing w:before="60" w:after="60"/>
              <w:ind w:firstLine="3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 xml:space="preserve">Sáng tạo ngôn ngữ </w:t>
            </w:r>
          </w:p>
        </w:tc>
        <w:tc>
          <w:tcPr>
            <w:tcW w:w="7229" w:type="dxa"/>
          </w:tcPr>
          <w:p w14:paraId="022DB391" w14:textId="77777777" w:rsidR="000F3D2D" w:rsidRPr="001F7CD1" w:rsidRDefault="000F3D2D" w:rsidP="009B6EC3">
            <w:pPr>
              <w:spacing w:before="60" w:after="60"/>
              <w:ind w:firstLine="30"/>
              <w:jc w:val="both"/>
              <w:rPr>
                <w:rFonts w:ascii="Times New Roman" w:hAnsi="Times New Roman" w:cs="Times New Roman"/>
                <w:bCs/>
                <w:sz w:val="24"/>
                <w:szCs w:val="24"/>
                <w:lang w:val="en-US"/>
              </w:rPr>
            </w:pPr>
            <w:r w:rsidRPr="001F7CD1">
              <w:rPr>
                <w:rFonts w:ascii="Times New Roman" w:hAnsi="Times New Roman" w:cs="Times New Roman"/>
                <w:bCs/>
                <w:sz w:val="24"/>
                <w:szCs w:val="24"/>
                <w:lang w:val="en-US"/>
              </w:rPr>
              <w:t>Thông qua các hoạt động sáng tạo ngôn ngữ của các nhà văn, nhà thơ</w:t>
            </w:r>
          </w:p>
        </w:tc>
      </w:tr>
    </w:tbl>
    <w:p w14:paraId="7BEDF170" w14:textId="77777777" w:rsidR="000F3D2D" w:rsidRPr="001F7CD1" w:rsidRDefault="000F3D2D" w:rsidP="000F3D2D">
      <w:pPr>
        <w:spacing w:before="60" w:after="60"/>
        <w:ind w:firstLine="426"/>
        <w:rPr>
          <w:rFonts w:cs="Times New Roman"/>
          <w:b/>
          <w:bCs/>
          <w:sz w:val="24"/>
          <w:szCs w:val="24"/>
          <w:lang w:val="vi-VN"/>
        </w:rPr>
      </w:pPr>
      <w:r w:rsidRPr="001F7CD1">
        <w:rPr>
          <w:rFonts w:cs="Times New Roman"/>
          <w:b/>
          <w:bCs/>
          <w:sz w:val="24"/>
          <w:szCs w:val="24"/>
          <w:lang w:val="vi-VN"/>
        </w:rPr>
        <w:t xml:space="preserve">II. LUYỆN TẬP: </w:t>
      </w:r>
    </w:p>
    <w:p w14:paraId="7254554A"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
          <w:bCs/>
          <w:sz w:val="24"/>
          <w:szCs w:val="24"/>
          <w:lang w:val="vi-VN"/>
        </w:rPr>
        <w:t>Bài 1:</w:t>
      </w:r>
      <w:r w:rsidRPr="001F7CD1">
        <w:rPr>
          <w:rFonts w:cs="Times New Roman"/>
          <w:bCs/>
          <w:sz w:val="24"/>
          <w:szCs w:val="24"/>
          <w:lang w:val="vi-VN"/>
        </w:rPr>
        <w:t xml:space="preserve"> Mùa xuân được miêu tả trong các đoạn thơ sau có gì đặc biệt?</w:t>
      </w:r>
    </w:p>
    <w:p w14:paraId="2858DE9C" w14:textId="77777777" w:rsidR="000F3D2D" w:rsidRPr="001F7CD1" w:rsidRDefault="000F3D2D" w:rsidP="000F3D2D">
      <w:pPr>
        <w:numPr>
          <w:ilvl w:val="0"/>
          <w:numId w:val="12"/>
        </w:numPr>
        <w:spacing w:before="60" w:after="60"/>
        <w:rPr>
          <w:rFonts w:cs="Times New Roman"/>
          <w:bCs/>
          <w:sz w:val="24"/>
          <w:szCs w:val="24"/>
          <w:lang w:val="vi-VN"/>
        </w:rPr>
      </w:pPr>
    </w:p>
    <w:p w14:paraId="7460E1B5" w14:textId="77777777" w:rsidR="000F3D2D" w:rsidRPr="001F7CD1" w:rsidRDefault="000F3D2D" w:rsidP="000F3D2D">
      <w:pPr>
        <w:spacing w:before="60" w:after="60"/>
        <w:ind w:firstLine="426"/>
        <w:rPr>
          <w:rFonts w:cs="Times New Roman"/>
          <w:bCs/>
          <w:i/>
          <w:iCs/>
          <w:sz w:val="24"/>
          <w:szCs w:val="24"/>
          <w:lang w:val="vi-VN"/>
        </w:rPr>
      </w:pPr>
      <w:r w:rsidRPr="001F7CD1">
        <w:rPr>
          <w:rFonts w:cs="Times New Roman"/>
          <w:bCs/>
          <w:i/>
          <w:iCs/>
          <w:sz w:val="24"/>
          <w:szCs w:val="24"/>
          <w:lang w:val="vi-VN"/>
        </w:rPr>
        <w:t>Đêm xuân lạnh, bóng xuân tàn</w:t>
      </w:r>
    </w:p>
    <w:p w14:paraId="43BFD131" w14:textId="77777777" w:rsidR="000F3D2D" w:rsidRPr="001F7CD1" w:rsidRDefault="000F3D2D" w:rsidP="000F3D2D">
      <w:pPr>
        <w:spacing w:before="60" w:after="60"/>
        <w:ind w:firstLine="426"/>
        <w:rPr>
          <w:rFonts w:cs="Times New Roman"/>
          <w:bCs/>
          <w:i/>
          <w:iCs/>
          <w:sz w:val="24"/>
          <w:szCs w:val="24"/>
          <w:lang w:val="en-US"/>
        </w:rPr>
      </w:pPr>
      <w:r w:rsidRPr="001F7CD1">
        <w:rPr>
          <w:rFonts w:cs="Times New Roman"/>
          <w:bCs/>
          <w:i/>
          <w:iCs/>
          <w:sz w:val="24"/>
          <w:szCs w:val="24"/>
          <w:lang w:val="en-US"/>
        </w:rPr>
        <w:t>Hoa xuân mơn trớn can tràng thuyền quyên</w:t>
      </w:r>
    </w:p>
    <w:p w14:paraId="30C92922" w14:textId="77777777" w:rsidR="000F3D2D" w:rsidRPr="001F7CD1" w:rsidRDefault="000F3D2D" w:rsidP="000F3D2D">
      <w:pPr>
        <w:spacing w:before="60" w:after="60"/>
        <w:ind w:firstLine="426"/>
        <w:rPr>
          <w:rFonts w:cs="Times New Roman"/>
          <w:bCs/>
          <w:i/>
          <w:iCs/>
          <w:sz w:val="24"/>
          <w:szCs w:val="24"/>
          <w:lang w:val="en-US"/>
        </w:rPr>
      </w:pPr>
      <w:r w:rsidRPr="001F7CD1">
        <w:rPr>
          <w:rFonts w:cs="Times New Roman"/>
          <w:bCs/>
          <w:i/>
          <w:iCs/>
          <w:sz w:val="24"/>
          <w:szCs w:val="24"/>
          <w:lang w:val="en-US"/>
        </w:rPr>
        <w:lastRenderedPageBreak/>
        <w:t>Trời xuân vắng vẻ hương nguyền</w:t>
      </w:r>
    </w:p>
    <w:p w14:paraId="303BB925" w14:textId="77777777" w:rsidR="000F3D2D" w:rsidRPr="001F7CD1" w:rsidRDefault="000F3D2D" w:rsidP="000F3D2D">
      <w:pPr>
        <w:spacing w:before="60" w:after="60"/>
        <w:ind w:firstLine="426"/>
        <w:rPr>
          <w:rFonts w:cs="Times New Roman"/>
          <w:bCs/>
          <w:i/>
          <w:iCs/>
          <w:sz w:val="24"/>
          <w:szCs w:val="24"/>
          <w:lang w:val="en-US"/>
        </w:rPr>
      </w:pPr>
      <w:r w:rsidRPr="001F7CD1">
        <w:rPr>
          <w:rFonts w:cs="Times New Roman"/>
          <w:bCs/>
          <w:i/>
          <w:iCs/>
          <w:sz w:val="24"/>
          <w:szCs w:val="24"/>
          <w:lang w:val="en-US"/>
        </w:rPr>
        <w:t>Sông xuân lặng lẽ con thuyền xa xa</w:t>
      </w:r>
    </w:p>
    <w:p w14:paraId="7E3A9854" w14:textId="0EC62FCC" w:rsidR="000F3D2D" w:rsidRPr="001F7CD1" w:rsidRDefault="000F3D2D" w:rsidP="009B6EC3">
      <w:pPr>
        <w:spacing w:before="60" w:after="60"/>
        <w:ind w:firstLine="426"/>
        <w:jc w:val="right"/>
        <w:rPr>
          <w:rFonts w:cs="Times New Roman"/>
          <w:b/>
          <w:bCs/>
          <w:i/>
          <w:iCs/>
          <w:sz w:val="24"/>
          <w:szCs w:val="24"/>
          <w:lang w:val="en-US"/>
        </w:rPr>
      </w:pPr>
      <w:r w:rsidRPr="001F7CD1">
        <w:rPr>
          <w:rFonts w:cs="Times New Roman"/>
          <w:bCs/>
          <w:i/>
          <w:iCs/>
          <w:sz w:val="24"/>
          <w:szCs w:val="24"/>
          <w:lang w:val="en-US"/>
        </w:rPr>
        <w:t>(</w:t>
      </w:r>
      <w:r w:rsidR="00301397" w:rsidRPr="001F7CD1">
        <w:rPr>
          <w:rFonts w:cs="Times New Roman"/>
          <w:bCs/>
          <w:i/>
          <w:iCs/>
          <w:sz w:val="24"/>
          <w:szCs w:val="24"/>
          <w:lang w:val="en-US"/>
        </w:rPr>
        <w:t>“</w:t>
      </w:r>
      <w:r w:rsidRPr="001F7CD1">
        <w:rPr>
          <w:rFonts w:cs="Times New Roman"/>
          <w:bCs/>
          <w:i/>
          <w:iCs/>
          <w:sz w:val="24"/>
          <w:szCs w:val="24"/>
          <w:lang w:val="en-US"/>
        </w:rPr>
        <w:t>Sầu xuân</w:t>
      </w:r>
      <w:r w:rsidR="00301397" w:rsidRPr="001F7CD1">
        <w:rPr>
          <w:rFonts w:cs="Times New Roman"/>
          <w:bCs/>
          <w:i/>
          <w:iCs/>
          <w:sz w:val="24"/>
          <w:szCs w:val="24"/>
          <w:lang w:val="en-US"/>
        </w:rPr>
        <w:t>”</w:t>
      </w:r>
      <w:r w:rsidRPr="001F7CD1">
        <w:rPr>
          <w:rFonts w:cs="Times New Roman"/>
          <w:bCs/>
          <w:i/>
          <w:iCs/>
          <w:sz w:val="24"/>
          <w:szCs w:val="24"/>
          <w:lang w:val="en-US"/>
        </w:rPr>
        <w:t>, Hàn Mặc Tử Thơ và đời, NXB Văn học, HN, 2000)</w:t>
      </w:r>
    </w:p>
    <w:p w14:paraId="28F2D131" w14:textId="77777777" w:rsidR="000F3D2D" w:rsidRPr="001F7CD1" w:rsidRDefault="000F3D2D" w:rsidP="000F3D2D">
      <w:pPr>
        <w:numPr>
          <w:ilvl w:val="0"/>
          <w:numId w:val="12"/>
        </w:numPr>
        <w:spacing w:before="60" w:after="60"/>
        <w:rPr>
          <w:rFonts w:cs="Times New Roman"/>
          <w:bCs/>
          <w:i/>
          <w:iCs/>
          <w:sz w:val="24"/>
          <w:szCs w:val="24"/>
          <w:lang w:val="vi-VN"/>
        </w:rPr>
      </w:pPr>
    </w:p>
    <w:p w14:paraId="06501640" w14:textId="77777777" w:rsidR="000F3D2D" w:rsidRPr="001F7CD1" w:rsidRDefault="000F3D2D" w:rsidP="000F3D2D">
      <w:pPr>
        <w:spacing w:before="60" w:after="60"/>
        <w:ind w:firstLine="426"/>
        <w:rPr>
          <w:rFonts w:cs="Times New Roman"/>
          <w:bCs/>
          <w:i/>
          <w:iCs/>
          <w:sz w:val="24"/>
          <w:szCs w:val="24"/>
          <w:lang w:val="vi-VN"/>
        </w:rPr>
      </w:pPr>
      <w:r w:rsidRPr="001F7CD1">
        <w:rPr>
          <w:rFonts w:cs="Times New Roman"/>
          <w:bCs/>
          <w:i/>
          <w:iCs/>
          <w:sz w:val="24"/>
          <w:szCs w:val="24"/>
          <w:lang w:val="vi-VN"/>
        </w:rPr>
        <w:t>Một ít nắng, vài ba sương mỏng thắm,</w:t>
      </w:r>
    </w:p>
    <w:p w14:paraId="497259BC" w14:textId="77777777" w:rsidR="000F3D2D" w:rsidRPr="001F7CD1" w:rsidRDefault="000F3D2D" w:rsidP="000F3D2D">
      <w:pPr>
        <w:spacing w:before="60" w:after="60"/>
        <w:ind w:firstLine="426"/>
        <w:rPr>
          <w:rFonts w:cs="Times New Roman"/>
          <w:bCs/>
          <w:i/>
          <w:iCs/>
          <w:sz w:val="24"/>
          <w:szCs w:val="24"/>
          <w:lang w:val="vi-VN"/>
        </w:rPr>
      </w:pPr>
      <w:r w:rsidRPr="001F7CD1">
        <w:rPr>
          <w:rFonts w:cs="Times New Roman"/>
          <w:bCs/>
          <w:i/>
          <w:iCs/>
          <w:sz w:val="24"/>
          <w:szCs w:val="24"/>
          <w:lang w:val="vi-VN"/>
        </w:rPr>
        <w:t>Mấy cành xanh, năm bảy sắc yêu yêu</w:t>
      </w:r>
    </w:p>
    <w:p w14:paraId="42E95BE3" w14:textId="77777777" w:rsidR="000F3D2D" w:rsidRPr="001F7CD1" w:rsidRDefault="000F3D2D" w:rsidP="000F3D2D">
      <w:pPr>
        <w:spacing w:before="60" w:after="60"/>
        <w:ind w:firstLine="426"/>
        <w:rPr>
          <w:rFonts w:cs="Times New Roman"/>
          <w:bCs/>
          <w:i/>
          <w:iCs/>
          <w:sz w:val="24"/>
          <w:szCs w:val="24"/>
          <w:lang w:val="vi-VN"/>
        </w:rPr>
      </w:pPr>
      <w:r w:rsidRPr="001F7CD1">
        <w:rPr>
          <w:rFonts w:cs="Times New Roman"/>
          <w:bCs/>
          <w:i/>
          <w:iCs/>
          <w:sz w:val="24"/>
          <w:szCs w:val="24"/>
          <w:lang w:val="vi-VN"/>
        </w:rPr>
        <w:t>Thế là xuân. Tôi không hỏi chi nhiều.</w:t>
      </w:r>
    </w:p>
    <w:p w14:paraId="0D76DE19" w14:textId="77777777" w:rsidR="000F3D2D" w:rsidRPr="001F7CD1" w:rsidRDefault="000F3D2D" w:rsidP="000F3D2D">
      <w:pPr>
        <w:spacing w:before="60" w:after="60"/>
        <w:ind w:firstLine="426"/>
        <w:rPr>
          <w:rFonts w:cs="Times New Roman"/>
          <w:bCs/>
          <w:i/>
          <w:iCs/>
          <w:sz w:val="24"/>
          <w:szCs w:val="24"/>
          <w:lang w:val="vi-VN"/>
        </w:rPr>
      </w:pPr>
      <w:r w:rsidRPr="001F7CD1">
        <w:rPr>
          <w:rFonts w:cs="Times New Roman"/>
          <w:bCs/>
          <w:i/>
          <w:iCs/>
          <w:sz w:val="24"/>
          <w:szCs w:val="24"/>
          <w:lang w:val="vi-VN"/>
        </w:rPr>
        <w:t>Xuân đã sẵn trong lòng tôi lai láng.</w:t>
      </w:r>
    </w:p>
    <w:p w14:paraId="24331543" w14:textId="77777777" w:rsidR="000F3D2D" w:rsidRPr="001F7CD1" w:rsidRDefault="000F3D2D" w:rsidP="009B6EC3">
      <w:pPr>
        <w:spacing w:before="60" w:after="60"/>
        <w:ind w:firstLine="426"/>
        <w:jc w:val="right"/>
        <w:rPr>
          <w:rFonts w:cs="Times New Roman"/>
          <w:bCs/>
          <w:i/>
          <w:iCs/>
          <w:sz w:val="24"/>
          <w:szCs w:val="24"/>
          <w:lang w:val="vi-VN"/>
        </w:rPr>
      </w:pPr>
      <w:r w:rsidRPr="001F7CD1">
        <w:rPr>
          <w:rFonts w:cs="Times New Roman"/>
          <w:bCs/>
          <w:i/>
          <w:iCs/>
          <w:sz w:val="24"/>
          <w:szCs w:val="24"/>
          <w:lang w:val="vi-VN"/>
        </w:rPr>
        <w:t>( Xuân Diệu, trích Xuân không mùa , nguồn:http://thivien.net)</w:t>
      </w:r>
    </w:p>
    <w:p w14:paraId="56C37D4F" w14:textId="77777777" w:rsidR="000F3D2D" w:rsidRPr="001F7CD1" w:rsidRDefault="000F3D2D" w:rsidP="000F3D2D">
      <w:pPr>
        <w:numPr>
          <w:ilvl w:val="0"/>
          <w:numId w:val="12"/>
        </w:numPr>
        <w:spacing w:before="60" w:after="60"/>
        <w:rPr>
          <w:rFonts w:cs="Times New Roman"/>
          <w:bCs/>
          <w:i/>
          <w:iCs/>
          <w:sz w:val="24"/>
          <w:szCs w:val="24"/>
          <w:lang w:val="vi-VN"/>
        </w:rPr>
      </w:pPr>
      <w:r w:rsidRPr="001F7CD1">
        <w:rPr>
          <w:rFonts w:cs="Times New Roman"/>
          <w:bCs/>
          <w:i/>
          <w:iCs/>
          <w:sz w:val="24"/>
          <w:szCs w:val="24"/>
          <w:lang w:val="vi-VN"/>
        </w:rPr>
        <w:t>Xuân đang tới, nghĩa là xuân đang qua,</w:t>
      </w:r>
    </w:p>
    <w:p w14:paraId="24AB34F7" w14:textId="77777777" w:rsidR="000F3D2D" w:rsidRPr="001F7CD1" w:rsidRDefault="000F3D2D" w:rsidP="000F3D2D">
      <w:pPr>
        <w:spacing w:before="60" w:after="60"/>
        <w:ind w:firstLine="426"/>
        <w:rPr>
          <w:rFonts w:cs="Times New Roman"/>
          <w:bCs/>
          <w:i/>
          <w:iCs/>
          <w:sz w:val="24"/>
          <w:szCs w:val="24"/>
          <w:lang w:val="vi-VN"/>
        </w:rPr>
      </w:pPr>
      <w:r w:rsidRPr="001F7CD1">
        <w:rPr>
          <w:rFonts w:cs="Times New Roman"/>
          <w:bCs/>
          <w:i/>
          <w:iCs/>
          <w:sz w:val="24"/>
          <w:szCs w:val="24"/>
          <w:lang w:val="vi-VN"/>
        </w:rPr>
        <w:t>Xuân còn non, nghĩa là xuân sẽ già,</w:t>
      </w:r>
    </w:p>
    <w:p w14:paraId="571BA578" w14:textId="77777777" w:rsidR="000F3D2D" w:rsidRPr="001F7CD1" w:rsidRDefault="000F3D2D" w:rsidP="009B6EC3">
      <w:pPr>
        <w:spacing w:before="60" w:after="60"/>
        <w:ind w:firstLine="426"/>
        <w:jc w:val="right"/>
        <w:rPr>
          <w:rFonts w:cs="Times New Roman"/>
          <w:bCs/>
          <w:i/>
          <w:iCs/>
          <w:sz w:val="24"/>
          <w:szCs w:val="24"/>
          <w:lang w:val="vi-VN"/>
        </w:rPr>
      </w:pPr>
      <w:r w:rsidRPr="001F7CD1">
        <w:rPr>
          <w:rFonts w:cs="Times New Roman"/>
          <w:bCs/>
          <w:i/>
          <w:iCs/>
          <w:sz w:val="24"/>
          <w:szCs w:val="24"/>
          <w:lang w:val="vi-VN"/>
        </w:rPr>
        <w:t>(Vội vàng- Xuân Diệu )</w:t>
      </w:r>
    </w:p>
    <w:p w14:paraId="5AA7E035" w14:textId="77777777" w:rsidR="000F3D2D" w:rsidRPr="001F7CD1" w:rsidRDefault="000F3D2D" w:rsidP="000F3D2D">
      <w:pPr>
        <w:spacing w:before="60" w:after="60"/>
        <w:ind w:firstLine="426"/>
        <w:rPr>
          <w:rFonts w:cs="Times New Roman"/>
          <w:bCs/>
          <w:i/>
          <w:iCs/>
          <w:sz w:val="24"/>
          <w:szCs w:val="24"/>
          <w:lang w:val="vi-VN"/>
        </w:rPr>
      </w:pPr>
      <w:r w:rsidRPr="001F7CD1">
        <w:rPr>
          <w:rFonts w:cs="Times New Roman"/>
          <w:bCs/>
          <w:i/>
          <w:iCs/>
          <w:sz w:val="24"/>
          <w:szCs w:val="24"/>
          <w:lang w:val="vi-VN"/>
        </w:rPr>
        <w:t xml:space="preserve">d.  Sóng cỏ xanh tươi gợn tới trời. </w:t>
      </w:r>
    </w:p>
    <w:p w14:paraId="75513581" w14:textId="77777777" w:rsidR="000F3D2D" w:rsidRPr="001F7CD1" w:rsidRDefault="000F3D2D" w:rsidP="000F3D2D">
      <w:pPr>
        <w:spacing w:before="60" w:after="60"/>
        <w:ind w:firstLine="426"/>
        <w:rPr>
          <w:rFonts w:cs="Times New Roman"/>
          <w:bCs/>
          <w:i/>
          <w:iCs/>
          <w:sz w:val="24"/>
          <w:szCs w:val="24"/>
          <w:lang w:val="vi-VN"/>
        </w:rPr>
      </w:pPr>
      <w:r w:rsidRPr="001F7CD1">
        <w:rPr>
          <w:rFonts w:cs="Times New Roman"/>
          <w:bCs/>
          <w:i/>
          <w:iCs/>
          <w:sz w:val="24"/>
          <w:szCs w:val="24"/>
          <w:lang w:val="vi-VN"/>
        </w:rPr>
        <w:t xml:space="preserve">Bao cô thôn nữ hát trên đồi. </w:t>
      </w:r>
    </w:p>
    <w:p w14:paraId="477E976A" w14:textId="77777777" w:rsidR="000F3D2D" w:rsidRPr="001F7CD1" w:rsidRDefault="000F3D2D" w:rsidP="000F3D2D">
      <w:pPr>
        <w:spacing w:before="60" w:after="60"/>
        <w:ind w:firstLine="426"/>
        <w:rPr>
          <w:rFonts w:cs="Times New Roman"/>
          <w:bCs/>
          <w:i/>
          <w:iCs/>
          <w:sz w:val="24"/>
          <w:szCs w:val="24"/>
          <w:lang w:val="vi-VN"/>
        </w:rPr>
      </w:pPr>
      <w:r w:rsidRPr="001F7CD1">
        <w:rPr>
          <w:rFonts w:cs="Times New Roman"/>
          <w:bCs/>
          <w:i/>
          <w:iCs/>
          <w:sz w:val="24"/>
          <w:szCs w:val="24"/>
          <w:lang w:val="vi-VN"/>
        </w:rPr>
        <w:t xml:space="preserve">Ngày mai trong đám xuân xanh ấy, </w:t>
      </w:r>
    </w:p>
    <w:p w14:paraId="5E839998" w14:textId="77777777" w:rsidR="000F3D2D" w:rsidRPr="001F7CD1" w:rsidRDefault="000F3D2D" w:rsidP="000F3D2D">
      <w:pPr>
        <w:spacing w:before="60" w:after="60"/>
        <w:ind w:firstLine="426"/>
        <w:rPr>
          <w:rFonts w:cs="Times New Roman"/>
          <w:bCs/>
          <w:i/>
          <w:iCs/>
          <w:sz w:val="24"/>
          <w:szCs w:val="24"/>
          <w:lang w:val="vi-VN"/>
        </w:rPr>
      </w:pPr>
      <w:r w:rsidRPr="001F7CD1">
        <w:rPr>
          <w:rFonts w:cs="Times New Roman"/>
          <w:bCs/>
          <w:i/>
          <w:iCs/>
          <w:sz w:val="24"/>
          <w:szCs w:val="24"/>
          <w:lang w:val="vi-VN"/>
        </w:rPr>
        <w:t>Có kẻ theo chồng, bỏ cuộc chơi.</w:t>
      </w:r>
    </w:p>
    <w:p w14:paraId="79A83F1F" w14:textId="4AA15A36" w:rsidR="000F3D2D" w:rsidRPr="001F7CD1" w:rsidRDefault="000F3D2D" w:rsidP="009B6EC3">
      <w:pPr>
        <w:spacing w:before="60" w:after="60"/>
        <w:ind w:firstLine="426"/>
        <w:jc w:val="right"/>
        <w:rPr>
          <w:rFonts w:cs="Times New Roman"/>
          <w:bCs/>
          <w:i/>
          <w:iCs/>
          <w:sz w:val="24"/>
          <w:szCs w:val="24"/>
          <w:lang w:val="vi-VN"/>
        </w:rPr>
      </w:pPr>
      <w:r w:rsidRPr="001F7CD1">
        <w:rPr>
          <w:rFonts w:cs="Times New Roman"/>
          <w:bCs/>
          <w:i/>
          <w:iCs/>
          <w:sz w:val="24"/>
          <w:szCs w:val="24"/>
          <w:lang w:val="vi-VN"/>
        </w:rPr>
        <w:t>(Hàn M</w:t>
      </w:r>
      <w:r w:rsidR="00301397" w:rsidRPr="001F7CD1">
        <w:rPr>
          <w:rFonts w:cs="Times New Roman"/>
          <w:bCs/>
          <w:i/>
          <w:iCs/>
          <w:sz w:val="24"/>
          <w:szCs w:val="24"/>
          <w:lang w:val="en-US"/>
        </w:rPr>
        <w:t>ặ</w:t>
      </w:r>
      <w:r w:rsidRPr="001F7CD1">
        <w:rPr>
          <w:rFonts w:cs="Times New Roman"/>
          <w:bCs/>
          <w:i/>
          <w:iCs/>
          <w:sz w:val="24"/>
          <w:szCs w:val="24"/>
          <w:lang w:val="vi-VN"/>
        </w:rPr>
        <w:t>c Tử)</w:t>
      </w:r>
    </w:p>
    <w:p w14:paraId="468A7F79"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
          <w:bCs/>
          <w:sz w:val="24"/>
          <w:szCs w:val="24"/>
          <w:lang w:val="vi-VN"/>
        </w:rPr>
        <w:t>Trả lời:</w:t>
      </w:r>
    </w:p>
    <w:p w14:paraId="4A491E7F"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Sự đặc biệt của màu xanh được miêu tả trong các đoạn thơ:</w:t>
      </w:r>
    </w:p>
    <w:p w14:paraId="7223CA4C"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xml:space="preserve">a. Mùa xuân của đất trời cây cối tươi tốt. </w:t>
      </w:r>
    </w:p>
    <w:p w14:paraId="6214AF7B"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b. Mùa xuân của được hiểu theo nghĩa chuyển, xuân trong lòng người.</w:t>
      </w:r>
    </w:p>
    <w:p w14:paraId="4E9CF4D9"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c. Mùa xuân của đất trời từ lúc bắt đầu mùa xuân đến khi mùa xuân kết thúc. .</w:t>
      </w:r>
    </w:p>
    <w:p w14:paraId="766A09A3"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xml:space="preserve">d. Mùa xuân được hiểu theo nghĩa chuyển, chỉ tuổi trẻ của con người.  </w:t>
      </w:r>
    </w:p>
    <w:p w14:paraId="5D00A621" w14:textId="77777777" w:rsidR="000F3D2D" w:rsidRPr="001F7CD1" w:rsidRDefault="000F3D2D" w:rsidP="000F3D2D">
      <w:pPr>
        <w:spacing w:before="60" w:after="60"/>
        <w:ind w:firstLine="426"/>
        <w:rPr>
          <w:rFonts w:cs="Times New Roman"/>
          <w:b/>
          <w:bCs/>
          <w:sz w:val="24"/>
          <w:szCs w:val="24"/>
          <w:lang w:val="vi-VN"/>
        </w:rPr>
      </w:pPr>
      <w:r w:rsidRPr="001F7CD1">
        <w:rPr>
          <w:rFonts w:cs="Times New Roman"/>
          <w:b/>
          <w:bCs/>
          <w:sz w:val="24"/>
          <w:szCs w:val="24"/>
          <w:lang w:val="vi-VN"/>
        </w:rPr>
        <w:t>Bài 2 :</w:t>
      </w:r>
    </w:p>
    <w:p w14:paraId="7CF219D3"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
          <w:bCs/>
          <w:sz w:val="24"/>
          <w:szCs w:val="24"/>
          <w:lang w:val="vi-VN"/>
        </w:rPr>
        <w:t> </w:t>
      </w:r>
      <w:r w:rsidRPr="001F7CD1">
        <w:rPr>
          <w:rFonts w:cs="Times New Roman"/>
          <w:bCs/>
          <w:sz w:val="24"/>
          <w:szCs w:val="24"/>
          <w:lang w:val="vi-VN"/>
        </w:rPr>
        <w:t>Trong tiếng Việt có những từ ngữ được cấu tạo theo mô hình: </w:t>
      </w:r>
      <w:r w:rsidRPr="001F7CD1">
        <w:rPr>
          <w:rFonts w:cs="Times New Roman"/>
          <w:bCs/>
          <w:i/>
          <w:iCs/>
          <w:sz w:val="24"/>
          <w:szCs w:val="24"/>
          <w:lang w:val="vi-VN"/>
        </w:rPr>
        <w:t>ngân hàng + X </w:t>
      </w:r>
      <w:r w:rsidRPr="001F7CD1">
        <w:rPr>
          <w:rFonts w:cs="Times New Roman"/>
          <w:bCs/>
          <w:sz w:val="24"/>
          <w:szCs w:val="24"/>
          <w:lang w:val="vi-VN"/>
        </w:rPr>
        <w:t>(</w:t>
      </w:r>
      <w:r w:rsidRPr="001F7CD1">
        <w:rPr>
          <w:rFonts w:cs="Times New Roman"/>
          <w:bCs/>
          <w:i/>
          <w:iCs/>
          <w:sz w:val="24"/>
          <w:szCs w:val="24"/>
          <w:lang w:val="vi-VN"/>
        </w:rPr>
        <w:t>như ngân hàng đề thi,...</w:t>
      </w:r>
      <w:r w:rsidRPr="001F7CD1">
        <w:rPr>
          <w:rFonts w:cs="Times New Roman"/>
          <w:bCs/>
          <w:sz w:val="24"/>
          <w:szCs w:val="24"/>
          <w:lang w:val="vi-VN"/>
        </w:rPr>
        <w:t>). Hãy tìm thêm những từ ngữ được cấu tạo theo mô hình này.</w:t>
      </w:r>
    </w:p>
    <w:p w14:paraId="6ED5ABAF"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
          <w:bCs/>
          <w:sz w:val="24"/>
          <w:szCs w:val="24"/>
          <w:lang w:val="vi-VN"/>
        </w:rPr>
        <w:t>Trả lời:</w:t>
      </w:r>
    </w:p>
    <w:p w14:paraId="1628587B"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Môn + X : Môn Toán, Môn văn, Môn Anh.....</w:t>
      </w:r>
    </w:p>
    <w:p w14:paraId="24D71C8F"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Trạm + X: Trạm xá, Trạm điện, Trạm xe bus, ...</w:t>
      </w:r>
    </w:p>
    <w:p w14:paraId="6B6F646D"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Kĩ năng + X: Kĩ năng mềm, Kĩ năng quán lý cảm xúc, Kĩ năng đọc hiểu...</w:t>
      </w:r>
    </w:p>
    <w:p w14:paraId="2B6C9891"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Vụ+ X: Vụ mùa, vụ đông, vụ xuân....</w:t>
      </w:r>
    </w:p>
    <w:p w14:paraId="0025CCF8" w14:textId="77777777" w:rsidR="000F3D2D" w:rsidRPr="001F7CD1" w:rsidRDefault="000F3D2D" w:rsidP="000F3D2D">
      <w:pPr>
        <w:spacing w:before="60" w:after="60"/>
        <w:ind w:firstLine="426"/>
        <w:rPr>
          <w:rFonts w:cs="Times New Roman"/>
          <w:b/>
          <w:bCs/>
          <w:sz w:val="24"/>
          <w:szCs w:val="24"/>
          <w:lang w:val="vi-VN"/>
        </w:rPr>
      </w:pPr>
      <w:r w:rsidRPr="001F7CD1">
        <w:rPr>
          <w:rFonts w:cs="Times New Roman"/>
          <w:b/>
          <w:bCs/>
          <w:sz w:val="24"/>
          <w:szCs w:val="24"/>
          <w:lang w:val="vi-VN"/>
        </w:rPr>
        <w:t xml:space="preserve">Bài 3 </w:t>
      </w:r>
    </w:p>
    <w:p w14:paraId="4534F4D9" w14:textId="2A4E93DE" w:rsidR="000F3D2D" w:rsidRPr="001F7CD1" w:rsidRDefault="000F3D2D" w:rsidP="000F3D2D">
      <w:pPr>
        <w:spacing w:before="60" w:after="60"/>
        <w:ind w:firstLine="426"/>
        <w:rPr>
          <w:rFonts w:cs="Times New Roman"/>
          <w:bCs/>
          <w:sz w:val="24"/>
          <w:szCs w:val="24"/>
          <w:lang w:val="en-US"/>
        </w:rPr>
      </w:pPr>
      <w:r w:rsidRPr="001F7CD1">
        <w:rPr>
          <w:rFonts w:cs="Times New Roman"/>
          <w:bCs/>
          <w:sz w:val="24"/>
          <w:szCs w:val="24"/>
          <w:lang w:val="vi-VN"/>
        </w:rPr>
        <w:t>Cho câu sau</w:t>
      </w:r>
      <w:r w:rsidR="00301397" w:rsidRPr="001F7CD1">
        <w:rPr>
          <w:rFonts w:cs="Times New Roman"/>
          <w:bCs/>
          <w:sz w:val="24"/>
          <w:szCs w:val="24"/>
          <w:lang w:val="en-US"/>
        </w:rPr>
        <w:t>:</w:t>
      </w:r>
    </w:p>
    <w:p w14:paraId="1BA20FDD" w14:textId="34E3C768" w:rsidR="000F3D2D" w:rsidRPr="001F7CD1" w:rsidRDefault="000F3D2D" w:rsidP="000F3D2D">
      <w:pPr>
        <w:spacing w:before="60" w:after="60"/>
        <w:ind w:firstLine="426"/>
        <w:rPr>
          <w:rFonts w:cs="Times New Roman"/>
          <w:bCs/>
          <w:i/>
          <w:iCs/>
          <w:sz w:val="24"/>
          <w:szCs w:val="24"/>
          <w:lang w:val="vi-VN"/>
        </w:rPr>
      </w:pPr>
      <w:r w:rsidRPr="001F7CD1">
        <w:rPr>
          <w:rFonts w:cs="Times New Roman"/>
          <w:bCs/>
          <w:i/>
          <w:iCs/>
          <w:sz w:val="24"/>
          <w:szCs w:val="24"/>
          <w:lang w:val="vi-VN"/>
        </w:rPr>
        <w:t xml:space="preserve">Đặc biệt, những người vừa trải qua giai đoạn sốc tâm lý nặng, là các đối tượng dễ rơi vào tình trạng </w:t>
      </w:r>
      <w:bookmarkStart w:id="10" w:name="_Hlk181284554"/>
      <w:r w:rsidRPr="001F7CD1">
        <w:rPr>
          <w:rFonts w:cs="Times New Roman"/>
          <w:bCs/>
          <w:i/>
          <w:iCs/>
          <w:sz w:val="24"/>
          <w:szCs w:val="24"/>
          <w:lang w:val="vi-VN"/>
        </w:rPr>
        <w:t>Overthinking</w:t>
      </w:r>
      <w:bookmarkEnd w:id="10"/>
      <w:r w:rsidRPr="001F7CD1">
        <w:rPr>
          <w:rFonts w:cs="Times New Roman"/>
          <w:bCs/>
          <w:i/>
          <w:iCs/>
          <w:sz w:val="24"/>
          <w:szCs w:val="24"/>
          <w:lang w:val="vi-VN"/>
        </w:rPr>
        <w:t xml:space="preserve"> nhất. Ví dụ Bạn nhận được một tin nhắn từ người bạn, và nội dung của tin nhắn đơn giản chỉ là </w:t>
      </w:r>
      <w:r w:rsidR="00301397" w:rsidRPr="001F7CD1">
        <w:rPr>
          <w:rFonts w:cs="Times New Roman"/>
          <w:bCs/>
          <w:i/>
          <w:iCs/>
          <w:sz w:val="24"/>
          <w:szCs w:val="24"/>
          <w:lang w:val="vi-VN"/>
        </w:rPr>
        <w:t>“</w:t>
      </w:r>
      <w:r w:rsidRPr="001F7CD1">
        <w:rPr>
          <w:rFonts w:cs="Times New Roman"/>
          <w:bCs/>
          <w:i/>
          <w:iCs/>
          <w:sz w:val="24"/>
          <w:szCs w:val="24"/>
          <w:lang w:val="vi-VN"/>
        </w:rPr>
        <w:t>Giờ có rảnh không? Mình gặp nhau chút đi</w:t>
      </w:r>
      <w:r w:rsidR="00301397" w:rsidRPr="001F7CD1">
        <w:rPr>
          <w:rFonts w:cs="Times New Roman"/>
          <w:bCs/>
          <w:i/>
          <w:iCs/>
          <w:sz w:val="24"/>
          <w:szCs w:val="24"/>
          <w:lang w:val="vi-VN"/>
        </w:rPr>
        <w:t>”</w:t>
      </w:r>
      <w:r w:rsidRPr="001F7CD1">
        <w:rPr>
          <w:rFonts w:cs="Times New Roman"/>
          <w:bCs/>
          <w:i/>
          <w:iCs/>
          <w:sz w:val="24"/>
          <w:szCs w:val="24"/>
          <w:lang w:val="vi-VN"/>
        </w:rPr>
        <w:t xml:space="preserve">. Thay vì đơn giản đồng ý hoặc từ chối, người bị overthinking sẽ suy nghĩ quá nhiều về nghĩa đen và ẩn ý của câu hỏi đó. Họ có thể bắt đầu tự hỏi như: </w:t>
      </w:r>
      <w:r w:rsidR="00301397" w:rsidRPr="001F7CD1">
        <w:rPr>
          <w:rFonts w:cs="Times New Roman"/>
          <w:bCs/>
          <w:i/>
          <w:iCs/>
          <w:sz w:val="24"/>
          <w:szCs w:val="24"/>
          <w:lang w:val="vi-VN"/>
        </w:rPr>
        <w:t>“</w:t>
      </w:r>
      <w:r w:rsidRPr="001F7CD1">
        <w:rPr>
          <w:rFonts w:cs="Times New Roman"/>
          <w:bCs/>
          <w:i/>
          <w:iCs/>
          <w:sz w:val="24"/>
          <w:szCs w:val="24"/>
          <w:lang w:val="vi-VN"/>
        </w:rPr>
        <w:t>Tại sao họ muốn gặp tôi? Có chuyện gì xảy ra? Liệu có điều gì đáng ngờ không?</w:t>
      </w:r>
      <w:r w:rsidR="00301397" w:rsidRPr="001F7CD1">
        <w:rPr>
          <w:rFonts w:cs="Times New Roman"/>
          <w:bCs/>
          <w:i/>
          <w:iCs/>
          <w:sz w:val="24"/>
          <w:szCs w:val="24"/>
          <w:lang w:val="vi-VN"/>
        </w:rPr>
        <w:t>”</w:t>
      </w:r>
      <w:r w:rsidRPr="001F7CD1">
        <w:rPr>
          <w:rFonts w:cs="Times New Roman"/>
          <w:bCs/>
          <w:i/>
          <w:iCs/>
          <w:sz w:val="24"/>
          <w:szCs w:val="24"/>
          <w:lang w:val="vi-VN"/>
        </w:rPr>
        <w:t>. Họ tiếp tục phân tích mọi khía cạnh của tin nhắn và có thể dành nhiều giờ, thậm chí là ngày, suy nghĩ và lo lắng về ý nghĩa thực sự của câu hỏi đơn giản đó.</w:t>
      </w:r>
    </w:p>
    <w:p w14:paraId="334749C8" w14:textId="49EBC82C" w:rsidR="000F3D2D" w:rsidRPr="001F7CD1" w:rsidRDefault="00301397" w:rsidP="000F3D2D">
      <w:pPr>
        <w:spacing w:before="60" w:after="60"/>
        <w:ind w:firstLine="426"/>
        <w:rPr>
          <w:rFonts w:cs="Times New Roman"/>
          <w:bCs/>
          <w:sz w:val="24"/>
          <w:szCs w:val="24"/>
          <w:lang w:val="en-US"/>
        </w:rPr>
      </w:pPr>
      <w:r w:rsidRPr="001F7CD1">
        <w:rPr>
          <w:rFonts w:cs="Times New Roman"/>
          <w:bCs/>
          <w:sz w:val="24"/>
          <w:szCs w:val="24"/>
          <w:lang w:val="en-US"/>
        </w:rPr>
        <w:t>(</w:t>
      </w:r>
      <w:r w:rsidR="000F3D2D" w:rsidRPr="001F7CD1">
        <w:rPr>
          <w:rFonts w:cs="Times New Roman"/>
          <w:bCs/>
          <w:sz w:val="24"/>
          <w:szCs w:val="24"/>
          <w:lang w:val="vi-VN"/>
        </w:rPr>
        <w:t>oyte.namdinh.gov.vn/giao-duc-suc-khoe/overthinking-co-phai-benh-tam-than-7-dau-hieu-cho-thay-ban-dang-bi-overthinking-330702</w:t>
      </w:r>
      <w:r w:rsidRPr="001F7CD1">
        <w:rPr>
          <w:rFonts w:cs="Times New Roman"/>
          <w:bCs/>
          <w:sz w:val="24"/>
          <w:szCs w:val="24"/>
          <w:lang w:val="en-US"/>
        </w:rPr>
        <w:t>)</w:t>
      </w:r>
    </w:p>
    <w:p w14:paraId="50E655D9"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a. Vì sao người viết lại sử dụng từ Overthinking mà không phải là một từ ngữ tiếng Việt có nghĩa tương đương trong tiêu đề và bài viết?</w:t>
      </w:r>
    </w:p>
    <w:p w14:paraId="2F7837A8"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b. Tìm thêm những từ ngữ tiếng nước người trong lĩnh vực tâm lí.</w:t>
      </w:r>
    </w:p>
    <w:p w14:paraId="31FBE8FF"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
          <w:bCs/>
          <w:sz w:val="24"/>
          <w:szCs w:val="24"/>
          <w:lang w:val="vi-VN"/>
        </w:rPr>
        <w:lastRenderedPageBreak/>
        <w:t>Trả lời:</w:t>
      </w:r>
    </w:p>
    <w:p w14:paraId="2826449F" w14:textId="5B48CBAC" w:rsidR="000F3D2D" w:rsidRPr="001F7CD1" w:rsidRDefault="000F3D2D" w:rsidP="000F3D2D">
      <w:pPr>
        <w:spacing w:before="60" w:after="60"/>
        <w:ind w:firstLine="426"/>
        <w:rPr>
          <w:rFonts w:cs="Times New Roman"/>
          <w:bCs/>
          <w:sz w:val="24"/>
          <w:szCs w:val="24"/>
          <w:lang w:val="vi-VN"/>
        </w:rPr>
      </w:pPr>
      <w:r w:rsidRPr="001F7CD1">
        <w:rPr>
          <w:rFonts w:cs="Times New Roman"/>
          <w:b/>
          <w:bCs/>
          <w:sz w:val="24"/>
          <w:szCs w:val="24"/>
          <w:lang w:val="vi-VN"/>
        </w:rPr>
        <w:t>a.</w:t>
      </w:r>
      <w:r w:rsidRPr="001F7CD1">
        <w:rPr>
          <w:rFonts w:cs="Times New Roman"/>
          <w:bCs/>
          <w:sz w:val="24"/>
          <w:szCs w:val="24"/>
          <w:lang w:val="vi-VN"/>
        </w:rPr>
        <w:t xml:space="preserve"> Người viết có thể đã sử dụng từ </w:t>
      </w:r>
      <w:r w:rsidR="00301397" w:rsidRPr="001F7CD1">
        <w:rPr>
          <w:rFonts w:cs="Times New Roman"/>
          <w:bCs/>
          <w:sz w:val="24"/>
          <w:szCs w:val="24"/>
          <w:lang w:val="vi-VN"/>
        </w:rPr>
        <w:t>“</w:t>
      </w:r>
      <w:r w:rsidRPr="001F7CD1">
        <w:rPr>
          <w:rFonts w:cs="Times New Roman"/>
          <w:bCs/>
          <w:sz w:val="24"/>
          <w:szCs w:val="24"/>
          <w:lang w:val="vi-VN"/>
        </w:rPr>
        <w:t xml:space="preserve"> Overthinking</w:t>
      </w:r>
      <w:r w:rsidR="00301397" w:rsidRPr="001F7CD1">
        <w:rPr>
          <w:rFonts w:cs="Times New Roman"/>
          <w:bCs/>
          <w:sz w:val="24"/>
          <w:szCs w:val="24"/>
          <w:lang w:val="vi-VN"/>
        </w:rPr>
        <w:t>”</w:t>
      </w:r>
      <w:r w:rsidRPr="001F7CD1">
        <w:rPr>
          <w:rFonts w:cs="Times New Roman"/>
          <w:bCs/>
          <w:sz w:val="24"/>
          <w:szCs w:val="24"/>
          <w:lang w:val="vi-VN"/>
        </w:rPr>
        <w:t xml:space="preserve"> thay vì một từ ngữ tiếng Việt có nghĩa tương đương trong tiêu đề và bài viết vì một số lý do sau:</w:t>
      </w:r>
    </w:p>
    <w:p w14:paraId="5F235443" w14:textId="00F13B99"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xml:space="preserve">- Sự chính xác và rõ ràng: Từ </w:t>
      </w:r>
      <w:r w:rsidR="00301397" w:rsidRPr="001F7CD1">
        <w:rPr>
          <w:rFonts w:cs="Times New Roman"/>
          <w:bCs/>
          <w:sz w:val="24"/>
          <w:szCs w:val="24"/>
          <w:lang w:val="vi-VN"/>
        </w:rPr>
        <w:t>“</w:t>
      </w:r>
      <w:r w:rsidRPr="001F7CD1">
        <w:rPr>
          <w:rFonts w:cs="Times New Roman"/>
          <w:bCs/>
          <w:sz w:val="24"/>
          <w:szCs w:val="24"/>
          <w:lang w:val="vi-VN"/>
        </w:rPr>
        <w:t>Overthinking</w:t>
      </w:r>
      <w:r w:rsidR="00301397" w:rsidRPr="001F7CD1">
        <w:rPr>
          <w:rFonts w:cs="Times New Roman"/>
          <w:bCs/>
          <w:sz w:val="24"/>
          <w:szCs w:val="24"/>
          <w:lang w:val="vi-VN"/>
        </w:rPr>
        <w:t>”</w:t>
      </w:r>
      <w:r w:rsidRPr="001F7CD1">
        <w:rPr>
          <w:rFonts w:cs="Times New Roman"/>
          <w:bCs/>
          <w:sz w:val="24"/>
          <w:szCs w:val="24"/>
          <w:lang w:val="vi-VN"/>
        </w:rPr>
        <w:t xml:space="preserve"> là một thuật ngữ chuyên ngành, dễ hiểu và rõ ràng. Nó chỉ một loại bệnh về tâm lí của những người suy nghĩ quá nhiều và khiến sự việc trở nên phúc tạp. Sử dụng từ này giúp truyền đạt ý nghĩa một cách chính xác hơn so với việc dùng từ ngữ tiếng Việt có nghĩa tương đương.</w:t>
      </w:r>
    </w:p>
    <w:p w14:paraId="696479A3"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Tính chuyên môn: Overthinking là một thuật ngữ thuộc ngành tâm lí học.</w:t>
      </w:r>
    </w:p>
    <w:p w14:paraId="4E9B4040"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
          <w:bCs/>
          <w:sz w:val="24"/>
          <w:szCs w:val="24"/>
          <w:lang w:val="vi-VN"/>
        </w:rPr>
        <w:t>b.</w:t>
      </w:r>
      <w:r w:rsidRPr="001F7CD1">
        <w:rPr>
          <w:rFonts w:cs="Times New Roman"/>
          <w:bCs/>
          <w:sz w:val="24"/>
          <w:szCs w:val="24"/>
          <w:lang w:val="vi-VN"/>
        </w:rPr>
        <w:t xml:space="preserve"> Một số từ ngữ tiếng Anh chuyên ngành tâm lí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3"/>
        <w:gridCol w:w="4814"/>
      </w:tblGrid>
      <w:tr w:rsidR="00DB598D" w:rsidRPr="001F7CD1" w14:paraId="17DC8A3B" w14:textId="77777777" w:rsidTr="00DB598D">
        <w:tc>
          <w:tcPr>
            <w:tcW w:w="4813" w:type="dxa"/>
          </w:tcPr>
          <w:p w14:paraId="2F983B94" w14:textId="77777777" w:rsidR="00DB598D" w:rsidRPr="001F7CD1" w:rsidRDefault="00DB598D" w:rsidP="00DB598D">
            <w:pPr>
              <w:spacing w:before="60" w:after="60"/>
              <w:ind w:firstLine="30"/>
              <w:rPr>
                <w:rFonts w:ascii="Times New Roman" w:hAnsi="Times New Roman" w:cs="Times New Roman"/>
                <w:bCs/>
                <w:sz w:val="24"/>
                <w:szCs w:val="24"/>
                <w:lang w:val="en-US"/>
              </w:rPr>
            </w:pPr>
            <w:r w:rsidRPr="001F7CD1">
              <w:rPr>
                <w:rFonts w:ascii="Times New Roman" w:hAnsi="Times New Roman" w:cs="Times New Roman"/>
                <w:bCs/>
                <w:sz w:val="24"/>
                <w:szCs w:val="24"/>
                <w:lang w:val="en-US"/>
              </w:rPr>
              <w:t>1</w:t>
            </w:r>
            <w:r w:rsidRPr="001F7CD1">
              <w:rPr>
                <w:rFonts w:ascii="Times New Roman" w:hAnsi="Times New Roman" w:cs="Times New Roman"/>
                <w:bCs/>
                <w:sz w:val="24"/>
                <w:szCs w:val="24"/>
                <w:lang w:val="vi-VN"/>
              </w:rPr>
              <w:t xml:space="preserve">. </w:t>
            </w:r>
            <w:r w:rsidRPr="001F7CD1">
              <w:rPr>
                <w:rFonts w:ascii="Times New Roman" w:hAnsi="Times New Roman" w:cs="Times New Roman"/>
                <w:bCs/>
                <w:sz w:val="24"/>
                <w:szCs w:val="24"/>
                <w:lang w:val="en-US"/>
              </w:rPr>
              <w:t>Analytic psychology: Tâm lý học phân tích.</w:t>
            </w:r>
          </w:p>
          <w:p w14:paraId="7E3269A3" w14:textId="77777777" w:rsidR="00DB598D" w:rsidRPr="001F7CD1" w:rsidRDefault="00DB598D" w:rsidP="00DB598D">
            <w:pPr>
              <w:spacing w:before="60" w:after="60"/>
              <w:ind w:firstLine="30"/>
              <w:rPr>
                <w:rFonts w:ascii="Times New Roman" w:hAnsi="Times New Roman" w:cs="Times New Roman"/>
                <w:bCs/>
                <w:sz w:val="24"/>
                <w:szCs w:val="24"/>
                <w:lang w:val="en-US"/>
              </w:rPr>
            </w:pPr>
            <w:r w:rsidRPr="001F7CD1">
              <w:rPr>
                <w:rFonts w:ascii="Times New Roman" w:hAnsi="Times New Roman" w:cs="Times New Roman"/>
                <w:bCs/>
                <w:sz w:val="24"/>
                <w:szCs w:val="24"/>
                <w:lang w:val="en-US"/>
              </w:rPr>
              <w:t>2</w:t>
            </w:r>
            <w:r w:rsidRPr="001F7CD1">
              <w:rPr>
                <w:rFonts w:ascii="Times New Roman" w:hAnsi="Times New Roman" w:cs="Times New Roman"/>
                <w:bCs/>
                <w:sz w:val="24"/>
                <w:szCs w:val="24"/>
                <w:lang w:val="vi-VN"/>
              </w:rPr>
              <w:t xml:space="preserve">. </w:t>
            </w:r>
            <w:r w:rsidRPr="001F7CD1">
              <w:rPr>
                <w:rFonts w:ascii="Times New Roman" w:hAnsi="Times New Roman" w:cs="Times New Roman"/>
                <w:bCs/>
                <w:sz w:val="24"/>
                <w:szCs w:val="24"/>
                <w:lang w:val="en-US"/>
              </w:rPr>
              <w:t>Illusion: ảo giác, ảo tưởng.</w:t>
            </w:r>
          </w:p>
          <w:p w14:paraId="6F0BA05A" w14:textId="77777777" w:rsidR="00DB598D" w:rsidRPr="001F7CD1" w:rsidRDefault="00DB598D" w:rsidP="00DB598D">
            <w:pPr>
              <w:spacing w:before="60" w:after="60"/>
              <w:ind w:firstLine="30"/>
              <w:rPr>
                <w:rFonts w:ascii="Times New Roman" w:hAnsi="Times New Roman" w:cs="Times New Roman"/>
                <w:bCs/>
                <w:sz w:val="24"/>
                <w:szCs w:val="24"/>
                <w:lang w:val="en-US"/>
              </w:rPr>
            </w:pPr>
            <w:r w:rsidRPr="001F7CD1">
              <w:rPr>
                <w:rFonts w:ascii="Times New Roman" w:hAnsi="Times New Roman" w:cs="Times New Roman"/>
                <w:bCs/>
                <w:sz w:val="24"/>
                <w:szCs w:val="24"/>
                <w:lang w:val="en-US"/>
              </w:rPr>
              <w:t>3</w:t>
            </w:r>
            <w:r w:rsidRPr="001F7CD1">
              <w:rPr>
                <w:rFonts w:ascii="Times New Roman" w:hAnsi="Times New Roman" w:cs="Times New Roman"/>
                <w:bCs/>
                <w:sz w:val="24"/>
                <w:szCs w:val="24"/>
                <w:lang w:val="vi-VN"/>
              </w:rPr>
              <w:t xml:space="preserve">. </w:t>
            </w:r>
            <w:r w:rsidRPr="001F7CD1">
              <w:rPr>
                <w:rFonts w:ascii="Times New Roman" w:hAnsi="Times New Roman" w:cs="Times New Roman"/>
                <w:bCs/>
                <w:sz w:val="24"/>
                <w:szCs w:val="24"/>
                <w:lang w:val="en-US"/>
              </w:rPr>
              <w:t>Inferences: sự suy luận.</w:t>
            </w:r>
          </w:p>
          <w:p w14:paraId="2C138C91" w14:textId="77777777" w:rsidR="00DB598D" w:rsidRPr="001F7CD1" w:rsidRDefault="00DB598D" w:rsidP="00DB598D">
            <w:pPr>
              <w:spacing w:before="60" w:after="60"/>
              <w:ind w:firstLine="30"/>
              <w:rPr>
                <w:rFonts w:ascii="Times New Roman" w:hAnsi="Times New Roman" w:cs="Times New Roman"/>
                <w:bCs/>
                <w:sz w:val="24"/>
                <w:szCs w:val="24"/>
                <w:lang w:val="en-US"/>
              </w:rPr>
            </w:pPr>
            <w:r w:rsidRPr="001F7CD1">
              <w:rPr>
                <w:rFonts w:ascii="Times New Roman" w:hAnsi="Times New Roman" w:cs="Times New Roman"/>
                <w:bCs/>
                <w:sz w:val="24"/>
                <w:szCs w:val="24"/>
                <w:lang w:val="en-US"/>
              </w:rPr>
              <w:t>4</w:t>
            </w:r>
            <w:r w:rsidRPr="001F7CD1">
              <w:rPr>
                <w:rFonts w:ascii="Times New Roman" w:hAnsi="Times New Roman" w:cs="Times New Roman"/>
                <w:bCs/>
                <w:sz w:val="24"/>
                <w:szCs w:val="24"/>
                <w:lang w:val="vi-VN"/>
              </w:rPr>
              <w:t xml:space="preserve">. </w:t>
            </w:r>
            <w:r w:rsidRPr="001F7CD1">
              <w:rPr>
                <w:rFonts w:ascii="Times New Roman" w:hAnsi="Times New Roman" w:cs="Times New Roman"/>
                <w:bCs/>
                <w:sz w:val="24"/>
                <w:szCs w:val="24"/>
                <w:lang w:val="en-US"/>
              </w:rPr>
              <w:t>Insanity: bệnh điên.</w:t>
            </w:r>
          </w:p>
          <w:p w14:paraId="3C31243C" w14:textId="11B73F2B" w:rsidR="00DB598D" w:rsidRPr="001F7CD1" w:rsidRDefault="00DB598D" w:rsidP="00DB598D">
            <w:pPr>
              <w:spacing w:before="60" w:after="60"/>
              <w:ind w:firstLine="30"/>
              <w:rPr>
                <w:rFonts w:ascii="Times New Roman" w:hAnsi="Times New Roman" w:cs="Times New Roman"/>
                <w:bCs/>
                <w:sz w:val="24"/>
                <w:szCs w:val="24"/>
                <w:lang w:val="en-US"/>
              </w:rPr>
            </w:pPr>
            <w:r w:rsidRPr="001F7CD1">
              <w:rPr>
                <w:rFonts w:ascii="Times New Roman" w:hAnsi="Times New Roman" w:cs="Times New Roman"/>
                <w:bCs/>
                <w:sz w:val="24"/>
                <w:szCs w:val="24"/>
                <w:lang w:val="en-US"/>
              </w:rPr>
              <w:t>5</w:t>
            </w:r>
            <w:r w:rsidRPr="001F7CD1">
              <w:rPr>
                <w:rFonts w:ascii="Times New Roman" w:hAnsi="Times New Roman" w:cs="Times New Roman"/>
                <w:bCs/>
                <w:sz w:val="24"/>
                <w:szCs w:val="24"/>
                <w:lang w:val="vi-VN"/>
              </w:rPr>
              <w:t xml:space="preserve">. </w:t>
            </w:r>
            <w:r w:rsidRPr="001F7CD1">
              <w:rPr>
                <w:rFonts w:ascii="Times New Roman" w:hAnsi="Times New Roman" w:cs="Times New Roman"/>
                <w:bCs/>
                <w:sz w:val="24"/>
                <w:szCs w:val="24"/>
                <w:lang w:val="en-US"/>
              </w:rPr>
              <w:t>Insomnia: chứng mất ngủ Groupthink: tư duy nhóm.</w:t>
            </w:r>
          </w:p>
        </w:tc>
        <w:tc>
          <w:tcPr>
            <w:tcW w:w="4814" w:type="dxa"/>
          </w:tcPr>
          <w:p w14:paraId="12F5C7D5" w14:textId="77777777" w:rsidR="00DB598D" w:rsidRPr="001F7CD1" w:rsidRDefault="00DB598D" w:rsidP="00DB598D">
            <w:pPr>
              <w:spacing w:before="60" w:after="60"/>
              <w:ind w:firstLine="30"/>
              <w:rPr>
                <w:rFonts w:ascii="Times New Roman" w:hAnsi="Times New Roman" w:cs="Times New Roman"/>
                <w:bCs/>
                <w:sz w:val="24"/>
                <w:szCs w:val="24"/>
                <w:lang w:val="en-US"/>
              </w:rPr>
            </w:pPr>
            <w:r w:rsidRPr="001F7CD1">
              <w:rPr>
                <w:rFonts w:ascii="Times New Roman" w:hAnsi="Times New Roman" w:cs="Times New Roman"/>
                <w:bCs/>
                <w:sz w:val="24"/>
                <w:szCs w:val="24"/>
                <w:lang w:val="en-US"/>
              </w:rPr>
              <w:t>6</w:t>
            </w:r>
            <w:r w:rsidRPr="001F7CD1">
              <w:rPr>
                <w:rFonts w:ascii="Times New Roman" w:hAnsi="Times New Roman" w:cs="Times New Roman"/>
                <w:bCs/>
                <w:sz w:val="24"/>
                <w:szCs w:val="24"/>
                <w:lang w:val="vi-VN"/>
              </w:rPr>
              <w:t xml:space="preserve">. </w:t>
            </w:r>
            <w:r w:rsidRPr="001F7CD1">
              <w:rPr>
                <w:rFonts w:ascii="Times New Roman" w:hAnsi="Times New Roman" w:cs="Times New Roman"/>
                <w:bCs/>
                <w:sz w:val="24"/>
                <w:szCs w:val="24"/>
                <w:lang w:val="en-US"/>
              </w:rPr>
              <w:t>Group polarization: sự phân cực nhóm.</w:t>
            </w:r>
          </w:p>
          <w:p w14:paraId="7A00013B" w14:textId="77777777" w:rsidR="00DB598D" w:rsidRPr="001F7CD1" w:rsidRDefault="00DB598D" w:rsidP="00DB598D">
            <w:pPr>
              <w:spacing w:before="60" w:after="60"/>
              <w:ind w:firstLine="30"/>
              <w:rPr>
                <w:rFonts w:ascii="Times New Roman" w:hAnsi="Times New Roman" w:cs="Times New Roman"/>
                <w:bCs/>
                <w:sz w:val="24"/>
                <w:szCs w:val="24"/>
                <w:lang w:val="en-US"/>
              </w:rPr>
            </w:pPr>
            <w:r w:rsidRPr="001F7CD1">
              <w:rPr>
                <w:rFonts w:ascii="Times New Roman" w:hAnsi="Times New Roman" w:cs="Times New Roman"/>
                <w:bCs/>
                <w:sz w:val="24"/>
                <w:szCs w:val="24"/>
                <w:lang w:val="en-US"/>
              </w:rPr>
              <w:t>7</w:t>
            </w:r>
            <w:r w:rsidRPr="001F7CD1">
              <w:rPr>
                <w:rFonts w:ascii="Times New Roman" w:hAnsi="Times New Roman" w:cs="Times New Roman"/>
                <w:bCs/>
                <w:sz w:val="24"/>
                <w:szCs w:val="24"/>
                <w:lang w:val="vi-VN"/>
              </w:rPr>
              <w:t xml:space="preserve">. </w:t>
            </w:r>
            <w:r w:rsidRPr="001F7CD1">
              <w:rPr>
                <w:rFonts w:ascii="Times New Roman" w:hAnsi="Times New Roman" w:cs="Times New Roman"/>
                <w:bCs/>
                <w:sz w:val="24"/>
                <w:szCs w:val="24"/>
                <w:lang w:val="en-US"/>
              </w:rPr>
              <w:t>Alzheimer's disease: bệnh tâm thần, chứng mất trí</w:t>
            </w:r>
          </w:p>
          <w:p w14:paraId="6D3C1FE1" w14:textId="77777777" w:rsidR="00DB598D" w:rsidRPr="001F7CD1" w:rsidRDefault="00DB598D" w:rsidP="00DB598D">
            <w:pPr>
              <w:spacing w:before="60" w:after="60"/>
              <w:ind w:firstLine="30"/>
              <w:rPr>
                <w:rFonts w:ascii="Times New Roman" w:hAnsi="Times New Roman" w:cs="Times New Roman"/>
                <w:bCs/>
                <w:sz w:val="24"/>
                <w:szCs w:val="24"/>
                <w:lang w:val="en-US"/>
              </w:rPr>
            </w:pPr>
            <w:r w:rsidRPr="001F7CD1">
              <w:rPr>
                <w:rFonts w:ascii="Times New Roman" w:hAnsi="Times New Roman" w:cs="Times New Roman"/>
                <w:bCs/>
                <w:sz w:val="24"/>
                <w:szCs w:val="24"/>
                <w:lang w:val="en-US"/>
              </w:rPr>
              <w:t>8</w:t>
            </w:r>
            <w:r w:rsidRPr="001F7CD1">
              <w:rPr>
                <w:rFonts w:ascii="Times New Roman" w:hAnsi="Times New Roman" w:cs="Times New Roman"/>
                <w:bCs/>
                <w:sz w:val="24"/>
                <w:szCs w:val="24"/>
                <w:lang w:val="vi-VN"/>
              </w:rPr>
              <w:t xml:space="preserve">. </w:t>
            </w:r>
            <w:r w:rsidRPr="001F7CD1">
              <w:rPr>
                <w:rFonts w:ascii="Times New Roman" w:hAnsi="Times New Roman" w:cs="Times New Roman"/>
                <w:bCs/>
                <w:sz w:val="24"/>
                <w:szCs w:val="24"/>
                <w:lang w:val="en-US"/>
              </w:rPr>
              <w:t>Amnesia: chứng quên, mất trí nhớ</w:t>
            </w:r>
          </w:p>
          <w:p w14:paraId="369FE6DC" w14:textId="77777777" w:rsidR="00DB598D" w:rsidRPr="001F7CD1" w:rsidRDefault="00DB598D" w:rsidP="00DB598D">
            <w:pPr>
              <w:spacing w:before="60" w:after="60"/>
              <w:ind w:firstLine="30"/>
              <w:rPr>
                <w:rFonts w:ascii="Times New Roman" w:hAnsi="Times New Roman" w:cs="Times New Roman"/>
                <w:bCs/>
                <w:sz w:val="24"/>
                <w:szCs w:val="24"/>
                <w:lang w:val="en-US"/>
              </w:rPr>
            </w:pPr>
            <w:r w:rsidRPr="001F7CD1">
              <w:rPr>
                <w:rFonts w:ascii="Times New Roman" w:hAnsi="Times New Roman" w:cs="Times New Roman"/>
                <w:bCs/>
                <w:sz w:val="24"/>
                <w:szCs w:val="24"/>
                <w:lang w:val="en-US"/>
              </w:rPr>
              <w:t>9</w:t>
            </w:r>
            <w:r w:rsidRPr="001F7CD1">
              <w:rPr>
                <w:rFonts w:ascii="Times New Roman" w:hAnsi="Times New Roman" w:cs="Times New Roman"/>
                <w:bCs/>
                <w:sz w:val="24"/>
                <w:szCs w:val="24"/>
                <w:lang w:val="vi-VN"/>
              </w:rPr>
              <w:t xml:space="preserve">. </w:t>
            </w:r>
            <w:r w:rsidRPr="001F7CD1">
              <w:rPr>
                <w:rFonts w:ascii="Times New Roman" w:hAnsi="Times New Roman" w:cs="Times New Roman"/>
                <w:bCs/>
                <w:sz w:val="24"/>
                <w:szCs w:val="24"/>
                <w:lang w:val="en-US"/>
              </w:rPr>
              <w:t>Emotional intelligence: trí tuệ cảm xúc</w:t>
            </w:r>
          </w:p>
          <w:p w14:paraId="4447F706" w14:textId="52CF8645" w:rsidR="00DB598D" w:rsidRPr="001F7CD1" w:rsidRDefault="00DB598D" w:rsidP="00DB598D">
            <w:pPr>
              <w:spacing w:before="60" w:after="60"/>
              <w:ind w:firstLine="30"/>
              <w:rPr>
                <w:rFonts w:ascii="Times New Roman" w:hAnsi="Times New Roman" w:cs="Times New Roman"/>
                <w:bCs/>
                <w:sz w:val="24"/>
                <w:szCs w:val="24"/>
                <w:lang w:val="en-US"/>
              </w:rPr>
            </w:pPr>
            <w:r w:rsidRPr="001F7CD1">
              <w:rPr>
                <w:rFonts w:ascii="Times New Roman" w:hAnsi="Times New Roman" w:cs="Times New Roman"/>
                <w:bCs/>
                <w:sz w:val="24"/>
                <w:szCs w:val="24"/>
                <w:lang w:val="en-US"/>
              </w:rPr>
              <w:t>10</w:t>
            </w:r>
            <w:r w:rsidRPr="001F7CD1">
              <w:rPr>
                <w:rFonts w:ascii="Times New Roman" w:hAnsi="Times New Roman" w:cs="Times New Roman"/>
                <w:bCs/>
                <w:sz w:val="24"/>
                <w:szCs w:val="24"/>
                <w:lang w:val="vi-VN"/>
              </w:rPr>
              <w:t xml:space="preserve"> </w:t>
            </w:r>
            <w:r w:rsidRPr="001F7CD1">
              <w:rPr>
                <w:rFonts w:ascii="Times New Roman" w:hAnsi="Times New Roman" w:cs="Times New Roman"/>
                <w:bCs/>
                <w:sz w:val="24"/>
                <w:szCs w:val="24"/>
                <w:lang w:val="en-US"/>
              </w:rPr>
              <w:t>Encoding: mã hóa</w:t>
            </w:r>
          </w:p>
        </w:tc>
      </w:tr>
    </w:tbl>
    <w:p w14:paraId="283D829A"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
          <w:bCs/>
          <w:sz w:val="24"/>
          <w:szCs w:val="24"/>
          <w:lang w:val="vi-VN"/>
        </w:rPr>
        <w:t>Bài 4.</w:t>
      </w:r>
      <w:r w:rsidRPr="001F7CD1">
        <w:rPr>
          <w:rFonts w:cs="Times New Roman"/>
          <w:bCs/>
          <w:sz w:val="24"/>
          <w:szCs w:val="24"/>
          <w:lang w:val="vi-VN"/>
        </w:rPr>
        <w:t> Phân tích cách dùng từ ngữ rất riêng của Xuân Diệu ở đoạn thơ sau trong bài </w:t>
      </w:r>
      <w:r w:rsidRPr="001F7CD1">
        <w:rPr>
          <w:rFonts w:cs="Times New Roman"/>
          <w:bCs/>
          <w:i/>
          <w:iCs/>
          <w:sz w:val="24"/>
          <w:szCs w:val="24"/>
          <w:lang w:val="vi-VN"/>
        </w:rPr>
        <w:t>Vội vàng</w:t>
      </w:r>
      <w:r w:rsidRPr="001F7CD1">
        <w:rPr>
          <w:rFonts w:cs="Times New Roman"/>
          <w:bCs/>
          <w:sz w:val="24"/>
          <w:szCs w:val="24"/>
          <w:lang w:val="vi-VN"/>
        </w:rPr>
        <w:t>:</w:t>
      </w:r>
    </w:p>
    <w:p w14:paraId="5AC823E4"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i/>
          <w:iCs/>
          <w:sz w:val="24"/>
          <w:szCs w:val="24"/>
          <w:lang w:val="vi-VN"/>
        </w:rPr>
        <w:t>Ta muốn thâu trong một cái hôn nhiều</w:t>
      </w:r>
    </w:p>
    <w:p w14:paraId="4B15B96B"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i/>
          <w:iCs/>
          <w:sz w:val="24"/>
          <w:szCs w:val="24"/>
          <w:lang w:val="vi-VN"/>
        </w:rPr>
        <w:t>Và non nước, và cây, và cỏ rạng,</w:t>
      </w:r>
    </w:p>
    <w:p w14:paraId="1B7724AD"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i/>
          <w:iCs/>
          <w:sz w:val="24"/>
          <w:szCs w:val="24"/>
          <w:lang w:val="vi-VN"/>
        </w:rPr>
        <w:t>Cho chếnh choáng mùi thơm, cho đã đầy ánh sáng,</w:t>
      </w:r>
    </w:p>
    <w:p w14:paraId="44C6BC6A"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i/>
          <w:iCs/>
          <w:sz w:val="24"/>
          <w:szCs w:val="24"/>
          <w:lang w:val="vi-VN"/>
        </w:rPr>
        <w:t>Cho no nê thanh sắc của thời tươi;</w:t>
      </w:r>
    </w:p>
    <w:p w14:paraId="173717DC"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i/>
          <w:iCs/>
          <w:sz w:val="24"/>
          <w:szCs w:val="24"/>
          <w:lang w:val="vi-VN"/>
        </w:rPr>
        <w:t>- Hỡi xuân hồng, ta muốn cắn vào ngươi!</w:t>
      </w:r>
    </w:p>
    <w:p w14:paraId="379B153C"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
          <w:bCs/>
          <w:sz w:val="24"/>
          <w:szCs w:val="24"/>
          <w:lang w:val="vi-VN"/>
        </w:rPr>
        <w:t>Gợi ý</w:t>
      </w:r>
    </w:p>
    <w:p w14:paraId="538A6F1E"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Cách dùng từ ngữ rất riêng của Xuân Diệu được thể hiện rất rõ trên các phương diện như: cách sử dụng các biện pháp tu từ; cách dùng từ ngữ độc đáo:</w:t>
      </w:r>
    </w:p>
    <w:p w14:paraId="00D5C751"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xml:space="preserve">+ Cách sử dụng biện pháp tu từ: </w:t>
      </w:r>
    </w:p>
    <w:p w14:paraId="244C13BE" w14:textId="7220990B"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xml:space="preserve">++ Biện pháp điệp từ: </w:t>
      </w:r>
      <w:r w:rsidR="00301397" w:rsidRPr="001F7CD1">
        <w:rPr>
          <w:rFonts w:cs="Times New Roman"/>
          <w:bCs/>
          <w:sz w:val="24"/>
          <w:szCs w:val="24"/>
          <w:lang w:val="en-US"/>
        </w:rPr>
        <w:t>“</w:t>
      </w:r>
      <w:r w:rsidRPr="001F7CD1">
        <w:rPr>
          <w:rFonts w:cs="Times New Roman"/>
          <w:bCs/>
          <w:sz w:val="24"/>
          <w:szCs w:val="24"/>
          <w:lang w:val="vi-VN"/>
        </w:rPr>
        <w:t>Ta muốn</w:t>
      </w:r>
      <w:r w:rsidR="00301397" w:rsidRPr="001F7CD1">
        <w:rPr>
          <w:rFonts w:cs="Times New Roman"/>
          <w:bCs/>
          <w:sz w:val="24"/>
          <w:szCs w:val="24"/>
          <w:lang w:val="en-US"/>
        </w:rPr>
        <w:t>”</w:t>
      </w:r>
      <w:r w:rsidRPr="001F7CD1">
        <w:rPr>
          <w:rFonts w:cs="Times New Roman"/>
          <w:bCs/>
          <w:sz w:val="24"/>
          <w:szCs w:val="24"/>
          <w:lang w:val="vi-VN"/>
        </w:rPr>
        <w:t xml:space="preserve"> được lặp lại 4 lần, thể hiện khát vọng mãnh liệt của tác giả.</w:t>
      </w:r>
    </w:p>
    <w:p w14:paraId="159E2509" w14:textId="697A9BE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xml:space="preserve">++ Nhân hóa: </w:t>
      </w:r>
      <w:r w:rsidR="00301397" w:rsidRPr="001F7CD1">
        <w:rPr>
          <w:rFonts w:cs="Times New Roman"/>
          <w:bCs/>
          <w:sz w:val="24"/>
          <w:szCs w:val="24"/>
          <w:lang w:val="vi-VN"/>
        </w:rPr>
        <w:t>“</w:t>
      </w:r>
      <w:r w:rsidRPr="001F7CD1">
        <w:rPr>
          <w:rFonts w:cs="Times New Roman"/>
          <w:bCs/>
          <w:sz w:val="24"/>
          <w:szCs w:val="24"/>
          <w:lang w:val="vi-VN"/>
        </w:rPr>
        <w:t>cỏ rạng</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hỡi xuân hồng</w:t>
      </w:r>
      <w:r w:rsidR="00301397" w:rsidRPr="001F7CD1">
        <w:rPr>
          <w:rFonts w:cs="Times New Roman"/>
          <w:bCs/>
          <w:sz w:val="24"/>
          <w:szCs w:val="24"/>
          <w:lang w:val="vi-VN"/>
        </w:rPr>
        <w:t>”</w:t>
      </w:r>
    </w:p>
    <w:p w14:paraId="6EFF9469" w14:textId="7E89444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xml:space="preserve">++ Ẩn dụ: </w:t>
      </w:r>
      <w:r w:rsidR="00301397" w:rsidRPr="001F7CD1">
        <w:rPr>
          <w:rFonts w:cs="Times New Roman"/>
          <w:bCs/>
          <w:sz w:val="24"/>
          <w:szCs w:val="24"/>
          <w:lang w:val="vi-VN"/>
        </w:rPr>
        <w:t>“</w:t>
      </w:r>
      <w:r w:rsidRPr="001F7CD1">
        <w:rPr>
          <w:rFonts w:cs="Times New Roman"/>
          <w:bCs/>
          <w:sz w:val="24"/>
          <w:szCs w:val="24"/>
          <w:lang w:val="vi-VN"/>
        </w:rPr>
        <w:t>thời tươi</w:t>
      </w:r>
      <w:r w:rsidR="00301397" w:rsidRPr="001F7CD1">
        <w:rPr>
          <w:rFonts w:cs="Times New Roman"/>
          <w:bCs/>
          <w:sz w:val="24"/>
          <w:szCs w:val="24"/>
          <w:lang w:val="vi-VN"/>
        </w:rPr>
        <w:t>”</w:t>
      </w:r>
      <w:r w:rsidRPr="001F7CD1">
        <w:rPr>
          <w:rFonts w:cs="Times New Roman"/>
          <w:bCs/>
          <w:sz w:val="24"/>
          <w:szCs w:val="24"/>
          <w:lang w:val="vi-VN"/>
        </w:rPr>
        <w:t xml:space="preserve">; </w:t>
      </w:r>
    </w:p>
    <w:p w14:paraId="5DED62F0" w14:textId="21F7070A"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xml:space="preserve">++ Liệt kê: </w:t>
      </w:r>
      <w:r w:rsidR="00301397" w:rsidRPr="001F7CD1">
        <w:rPr>
          <w:rFonts w:cs="Times New Roman"/>
          <w:bCs/>
          <w:sz w:val="24"/>
          <w:szCs w:val="24"/>
          <w:lang w:val="vi-VN"/>
        </w:rPr>
        <w:t>“</w:t>
      </w:r>
      <w:r w:rsidRPr="001F7CD1">
        <w:rPr>
          <w:rFonts w:cs="Times New Roman"/>
          <w:bCs/>
          <w:sz w:val="24"/>
          <w:szCs w:val="24"/>
          <w:lang w:val="vi-VN"/>
        </w:rPr>
        <w:t>non nước</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cây</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cỏ rạng</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cho chếnh choáng mùi thơm</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cho đã đẩy ánh sáng</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cho no nê thanh sắc</w:t>
      </w:r>
      <w:r w:rsidR="00301397" w:rsidRPr="001F7CD1">
        <w:rPr>
          <w:rFonts w:cs="Times New Roman"/>
          <w:bCs/>
          <w:sz w:val="24"/>
          <w:szCs w:val="24"/>
          <w:lang w:val="vi-VN"/>
        </w:rPr>
        <w:t>”</w:t>
      </w:r>
    </w:p>
    <w:p w14:paraId="76F96AE0"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Cách dùng từ ngữ:</w:t>
      </w:r>
    </w:p>
    <w:p w14:paraId="5985FD79" w14:textId="0C09CCF0"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xml:space="preserve">++ Sử dụng nhiều từ ngữ gợi tả cảm giác: </w:t>
      </w:r>
      <w:r w:rsidR="00301397" w:rsidRPr="001F7CD1">
        <w:rPr>
          <w:rFonts w:cs="Times New Roman"/>
          <w:bCs/>
          <w:sz w:val="24"/>
          <w:szCs w:val="24"/>
          <w:lang w:val="vi-VN"/>
        </w:rPr>
        <w:t>“</w:t>
      </w:r>
      <w:r w:rsidRPr="001F7CD1">
        <w:rPr>
          <w:rFonts w:cs="Times New Roman"/>
          <w:bCs/>
          <w:sz w:val="24"/>
          <w:szCs w:val="24"/>
          <w:lang w:val="vi-VN"/>
        </w:rPr>
        <w:t>thơm</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ánh sáng</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thanh sắc</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chếnh choáng</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đã đẩy</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no nê</w:t>
      </w:r>
      <w:r w:rsidR="00301397" w:rsidRPr="001F7CD1">
        <w:rPr>
          <w:rFonts w:cs="Times New Roman"/>
          <w:bCs/>
          <w:sz w:val="24"/>
          <w:szCs w:val="24"/>
          <w:lang w:val="vi-VN"/>
        </w:rPr>
        <w:t>”</w:t>
      </w:r>
      <w:r w:rsidRPr="001F7CD1">
        <w:rPr>
          <w:rFonts w:cs="Times New Roman"/>
          <w:bCs/>
          <w:sz w:val="24"/>
          <w:szCs w:val="24"/>
          <w:lang w:val="vi-VN"/>
        </w:rPr>
        <w:t>.</w:t>
      </w:r>
    </w:p>
    <w:p w14:paraId="0459EC98" w14:textId="0CA2F0B8"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xml:space="preserve">++ Sử dụng từ ngữ táo bạo: </w:t>
      </w:r>
      <w:r w:rsidR="00301397" w:rsidRPr="001F7CD1">
        <w:rPr>
          <w:rFonts w:cs="Times New Roman"/>
          <w:bCs/>
          <w:sz w:val="24"/>
          <w:szCs w:val="24"/>
          <w:lang w:val="vi-VN"/>
        </w:rPr>
        <w:t>“</w:t>
      </w:r>
      <w:r w:rsidRPr="001F7CD1">
        <w:rPr>
          <w:rFonts w:cs="Times New Roman"/>
          <w:bCs/>
          <w:sz w:val="24"/>
          <w:szCs w:val="24"/>
          <w:lang w:val="vi-VN"/>
        </w:rPr>
        <w:t>cắn vào ngươi</w:t>
      </w:r>
      <w:r w:rsidR="00301397" w:rsidRPr="001F7CD1">
        <w:rPr>
          <w:rFonts w:cs="Times New Roman"/>
          <w:bCs/>
          <w:sz w:val="24"/>
          <w:szCs w:val="24"/>
          <w:lang w:val="vi-VN"/>
        </w:rPr>
        <w:t>”</w:t>
      </w:r>
      <w:r w:rsidRPr="001F7CD1">
        <w:rPr>
          <w:rFonts w:cs="Times New Roman"/>
          <w:bCs/>
          <w:sz w:val="24"/>
          <w:szCs w:val="24"/>
          <w:lang w:val="vi-VN"/>
        </w:rPr>
        <w:t>.</w:t>
      </w:r>
    </w:p>
    <w:p w14:paraId="08D62A56" w14:textId="0640D47A"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xml:space="preserve">++ Sử dụng nhiều động từ mạnh: </w:t>
      </w:r>
      <w:r w:rsidR="00301397" w:rsidRPr="001F7CD1">
        <w:rPr>
          <w:rFonts w:cs="Times New Roman"/>
          <w:bCs/>
          <w:sz w:val="24"/>
          <w:szCs w:val="24"/>
          <w:lang w:val="vi-VN"/>
        </w:rPr>
        <w:t>“</w:t>
      </w:r>
      <w:r w:rsidRPr="001F7CD1">
        <w:rPr>
          <w:rFonts w:cs="Times New Roman"/>
          <w:bCs/>
          <w:sz w:val="24"/>
          <w:szCs w:val="24"/>
          <w:lang w:val="vi-VN"/>
        </w:rPr>
        <w:t>thâu</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cắn</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đã đẩy</w:t>
      </w:r>
      <w:r w:rsidR="00301397" w:rsidRPr="001F7CD1">
        <w:rPr>
          <w:rFonts w:cs="Times New Roman"/>
          <w:bCs/>
          <w:sz w:val="24"/>
          <w:szCs w:val="24"/>
          <w:lang w:val="vi-VN"/>
        </w:rPr>
        <w:t>”</w:t>
      </w:r>
      <w:r w:rsidRPr="001F7CD1">
        <w:rPr>
          <w:rFonts w:cs="Times New Roman"/>
          <w:bCs/>
          <w:sz w:val="24"/>
          <w:szCs w:val="24"/>
          <w:lang w:val="vi-VN"/>
        </w:rPr>
        <w:t xml:space="preserve">, </w:t>
      </w:r>
      <w:r w:rsidR="00301397" w:rsidRPr="001F7CD1">
        <w:rPr>
          <w:rFonts w:cs="Times New Roman"/>
          <w:bCs/>
          <w:sz w:val="24"/>
          <w:szCs w:val="24"/>
          <w:lang w:val="vi-VN"/>
        </w:rPr>
        <w:t>“</w:t>
      </w:r>
      <w:r w:rsidRPr="001F7CD1">
        <w:rPr>
          <w:rFonts w:cs="Times New Roman"/>
          <w:bCs/>
          <w:sz w:val="24"/>
          <w:szCs w:val="24"/>
          <w:lang w:val="vi-VN"/>
        </w:rPr>
        <w:t>no nê</w:t>
      </w:r>
      <w:r w:rsidR="00301397" w:rsidRPr="001F7CD1">
        <w:rPr>
          <w:rFonts w:cs="Times New Roman"/>
          <w:bCs/>
          <w:sz w:val="24"/>
          <w:szCs w:val="24"/>
          <w:lang w:val="vi-VN"/>
        </w:rPr>
        <w:t>”</w:t>
      </w:r>
      <w:r w:rsidRPr="001F7CD1">
        <w:rPr>
          <w:rFonts w:cs="Times New Roman"/>
          <w:bCs/>
          <w:sz w:val="24"/>
          <w:szCs w:val="24"/>
          <w:lang w:val="vi-VN"/>
        </w:rPr>
        <w:t>.</w:t>
      </w:r>
    </w:p>
    <w:p w14:paraId="1B22D1AD"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Hiệu quả:</w:t>
      </w:r>
    </w:p>
    <w:p w14:paraId="21D2A8AD"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Thể hiện khát vọng sống mãnh liệt, muốn tận hưởng mọi vẻ đẹp của cuộc sống.</w:t>
      </w:r>
    </w:p>
    <w:p w14:paraId="299DAB9F"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Thể hiện sự say mê, cuồng nhiệt trước cảnh vật thiên nhiên và tuổi trẻ.</w:t>
      </w:r>
    </w:p>
    <w:p w14:paraId="20CDC423"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Tạo nên một bức tranh ngôn ngữ đầy ấn tượng, sinh động.</w:t>
      </w:r>
    </w:p>
    <w:p w14:paraId="10EA303C"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
          <w:bCs/>
          <w:sz w:val="24"/>
          <w:szCs w:val="24"/>
          <w:lang w:val="vi-VN"/>
        </w:rPr>
        <w:t>Bài 5.</w:t>
      </w:r>
      <w:r w:rsidRPr="001F7CD1">
        <w:rPr>
          <w:rFonts w:cs="Times New Roman"/>
          <w:bCs/>
          <w:sz w:val="24"/>
          <w:szCs w:val="24"/>
          <w:lang w:val="vi-VN"/>
        </w:rPr>
        <w:t xml:space="preserve"> Tìm những câu thơ, đoạn thơ chứa những cách sử dụng hoặc kết hợp từ ngữ mới lạ thể hiện việc sáng tạo và phát triển tiếng Việt. </w:t>
      </w:r>
    </w:p>
    <w:p w14:paraId="03492626" w14:textId="77777777" w:rsidR="000F3D2D" w:rsidRPr="001F7CD1" w:rsidRDefault="000F3D2D" w:rsidP="000F3D2D">
      <w:pPr>
        <w:spacing w:before="60" w:after="60"/>
        <w:ind w:firstLine="426"/>
        <w:rPr>
          <w:rFonts w:cs="Times New Roman"/>
          <w:b/>
          <w:bCs/>
          <w:sz w:val="24"/>
          <w:szCs w:val="24"/>
          <w:lang w:val="vi-VN"/>
        </w:rPr>
      </w:pPr>
      <w:r w:rsidRPr="001F7CD1">
        <w:rPr>
          <w:rFonts w:cs="Times New Roman"/>
          <w:b/>
          <w:bCs/>
          <w:sz w:val="24"/>
          <w:szCs w:val="24"/>
          <w:lang w:val="vi-VN"/>
        </w:rPr>
        <w:t>GỢI Ý</w:t>
      </w:r>
    </w:p>
    <w:p w14:paraId="284923B2"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xml:space="preserve">a. </w:t>
      </w:r>
      <w:r w:rsidRPr="001F7CD1">
        <w:rPr>
          <w:rFonts w:cs="Times New Roman"/>
          <w:bCs/>
          <w:i/>
          <w:sz w:val="24"/>
          <w:szCs w:val="24"/>
          <w:lang w:val="vi-VN"/>
        </w:rPr>
        <w:t xml:space="preserve">Nắng xuống trời lên sâu chót vót </w:t>
      </w:r>
      <w:r w:rsidRPr="001F7CD1">
        <w:rPr>
          <w:rFonts w:cs="Times New Roman"/>
          <w:bCs/>
          <w:sz w:val="24"/>
          <w:szCs w:val="24"/>
          <w:lang w:val="vi-VN"/>
        </w:rPr>
        <w:t>(Huy cận)</w:t>
      </w:r>
    </w:p>
    <w:p w14:paraId="18EB3DBC" w14:textId="77777777" w:rsidR="000F3D2D" w:rsidRPr="001F7CD1" w:rsidRDefault="000F3D2D" w:rsidP="000F3D2D">
      <w:pPr>
        <w:spacing w:before="60" w:after="60"/>
        <w:ind w:firstLine="426"/>
        <w:rPr>
          <w:rFonts w:cs="Times New Roman"/>
          <w:bCs/>
          <w:sz w:val="24"/>
          <w:szCs w:val="24"/>
          <w:lang w:val="vi-VN"/>
        </w:rPr>
      </w:pPr>
      <w:r w:rsidRPr="001F7CD1">
        <w:rPr>
          <w:rFonts w:cs="Times New Roman"/>
          <w:bCs/>
          <w:sz w:val="24"/>
          <w:szCs w:val="24"/>
          <w:lang w:val="vi-VN"/>
        </w:rPr>
        <w:t xml:space="preserve">b. </w:t>
      </w:r>
      <w:r w:rsidRPr="001F7CD1">
        <w:rPr>
          <w:rFonts w:cs="Times New Roman"/>
          <w:bCs/>
          <w:i/>
          <w:sz w:val="24"/>
          <w:szCs w:val="24"/>
          <w:lang w:val="vi-VN"/>
        </w:rPr>
        <w:t>Dốc lên khúc khuỷu, dốc thăm thẳm</w:t>
      </w:r>
      <w:r w:rsidRPr="001F7CD1">
        <w:rPr>
          <w:rFonts w:cs="Times New Roman"/>
          <w:bCs/>
          <w:sz w:val="24"/>
          <w:szCs w:val="24"/>
          <w:lang w:val="vi-VN"/>
        </w:rPr>
        <w:t xml:space="preserve"> (Quang Dũng)</w:t>
      </w:r>
    </w:p>
    <w:p w14:paraId="551F8B08" w14:textId="7CF254E4" w:rsidR="00F4484F" w:rsidRPr="001F7CD1" w:rsidRDefault="000F3D2D" w:rsidP="007952F0">
      <w:pPr>
        <w:spacing w:before="60" w:after="60"/>
        <w:ind w:firstLine="426"/>
        <w:rPr>
          <w:rFonts w:cs="Times New Roman"/>
          <w:bCs/>
          <w:sz w:val="24"/>
          <w:szCs w:val="24"/>
          <w:lang w:val="vi-VN"/>
        </w:rPr>
      </w:pPr>
      <w:r w:rsidRPr="001F7CD1">
        <w:rPr>
          <w:rFonts w:cs="Times New Roman"/>
          <w:bCs/>
          <w:sz w:val="24"/>
          <w:szCs w:val="24"/>
          <w:lang w:val="vi-VN"/>
        </w:rPr>
        <w:t xml:space="preserve">c. </w:t>
      </w:r>
      <w:r w:rsidRPr="001F7CD1">
        <w:rPr>
          <w:rFonts w:cs="Times New Roman"/>
          <w:bCs/>
          <w:i/>
          <w:sz w:val="24"/>
          <w:szCs w:val="24"/>
          <w:lang w:val="vi-VN"/>
        </w:rPr>
        <w:t xml:space="preserve">Những bối tóc vỡ xối xả trên lưng áo mềm và ướt </w:t>
      </w:r>
      <w:r w:rsidRPr="001F7CD1">
        <w:rPr>
          <w:rFonts w:cs="Times New Roman"/>
          <w:bCs/>
          <w:sz w:val="24"/>
          <w:szCs w:val="24"/>
          <w:lang w:val="vi-VN"/>
        </w:rPr>
        <w:t>(Nguyễn Quang Thiều)</w:t>
      </w:r>
      <w:r w:rsidR="00F4484F" w:rsidRPr="001F7CD1">
        <w:rPr>
          <w:rFonts w:cs="Times New Roman"/>
          <w:b/>
          <w:sz w:val="24"/>
          <w:szCs w:val="24"/>
          <w:u w:val="single"/>
        </w:rPr>
        <w:br w:type="page"/>
      </w:r>
    </w:p>
    <w:p w14:paraId="01832AC9" w14:textId="163046F9" w:rsidR="004A2C64" w:rsidRPr="001F7CD1" w:rsidRDefault="003254ED" w:rsidP="003A78B4">
      <w:pPr>
        <w:spacing w:before="60" w:after="60"/>
        <w:ind w:firstLine="426"/>
        <w:jc w:val="center"/>
        <w:rPr>
          <w:rFonts w:cs="Times New Roman"/>
          <w:bCs/>
          <w:sz w:val="24"/>
          <w:szCs w:val="24"/>
        </w:rPr>
      </w:pPr>
      <w:r w:rsidRPr="001F7CD1">
        <w:rPr>
          <w:rFonts w:cs="Times New Roman"/>
          <w:b/>
          <w:sz w:val="24"/>
          <w:szCs w:val="24"/>
          <w:u w:val="single"/>
        </w:rPr>
        <w:lastRenderedPageBreak/>
        <w:t>Bài 8:</w:t>
      </w:r>
      <w:r w:rsidRPr="001F7CD1">
        <w:rPr>
          <w:rFonts w:cs="Times New Roman"/>
          <w:bCs/>
          <w:sz w:val="24"/>
          <w:szCs w:val="24"/>
        </w:rPr>
        <w:t xml:space="preserve"> </w:t>
      </w:r>
    </w:p>
    <w:p w14:paraId="71AA84E5" w14:textId="77777777" w:rsidR="004A2C64" w:rsidRPr="001F7CD1" w:rsidRDefault="004A2C64" w:rsidP="004A2C64">
      <w:pPr>
        <w:spacing w:before="60" w:after="60"/>
        <w:ind w:firstLine="426"/>
        <w:jc w:val="center"/>
        <w:rPr>
          <w:rFonts w:cs="Times New Roman"/>
          <w:b/>
          <w:bCs/>
          <w:sz w:val="24"/>
          <w:szCs w:val="24"/>
          <w:lang w:val="de-DE"/>
        </w:rPr>
      </w:pPr>
      <w:r w:rsidRPr="001F7CD1">
        <w:rPr>
          <w:rFonts w:cs="Times New Roman"/>
          <w:b/>
          <w:bCs/>
          <w:sz w:val="24"/>
          <w:szCs w:val="24"/>
          <w:lang w:val="de-DE"/>
        </w:rPr>
        <w:t>ĐẶC ĐIỂM CƠ BẢN</w:t>
      </w:r>
    </w:p>
    <w:p w14:paraId="35B93702" w14:textId="77777777" w:rsidR="004A2C64" w:rsidRPr="001F7CD1" w:rsidRDefault="004A2C64" w:rsidP="004A2C64">
      <w:pPr>
        <w:spacing w:before="60" w:after="60"/>
        <w:ind w:firstLine="426"/>
        <w:jc w:val="center"/>
        <w:rPr>
          <w:rFonts w:cs="Times New Roman"/>
          <w:b/>
          <w:bCs/>
          <w:sz w:val="24"/>
          <w:szCs w:val="24"/>
          <w:lang w:val="da-DK"/>
        </w:rPr>
      </w:pPr>
      <w:r w:rsidRPr="001F7CD1">
        <w:rPr>
          <w:rFonts w:cs="Times New Roman"/>
          <w:b/>
          <w:bCs/>
          <w:sz w:val="24"/>
          <w:szCs w:val="24"/>
          <w:lang w:val="de-DE"/>
        </w:rPr>
        <w:t>CỦA NGÔN NGỮ NÓI VÀ NGÔN NGỮ VIẾT</w:t>
      </w:r>
    </w:p>
    <w:p w14:paraId="5FD97C7E" w14:textId="77777777" w:rsidR="00BF5E8A" w:rsidRPr="001F7CD1" w:rsidRDefault="00BF5E8A" w:rsidP="00BF5E8A">
      <w:pPr>
        <w:spacing w:before="60" w:after="60"/>
        <w:ind w:firstLine="0"/>
        <w:rPr>
          <w:rFonts w:cs="Times New Roman"/>
          <w:b/>
          <w:bCs/>
          <w:sz w:val="24"/>
          <w:szCs w:val="24"/>
          <w:lang w:val="en-US"/>
        </w:rPr>
      </w:pPr>
      <w:r w:rsidRPr="001F7CD1">
        <w:rPr>
          <w:rFonts w:cs="Times New Roman"/>
          <w:b/>
          <w:bCs/>
          <w:sz w:val="24"/>
          <w:szCs w:val="24"/>
          <w:lang w:val="da-DK"/>
        </w:rPr>
        <w:t>Bảng đối sánh </w:t>
      </w:r>
      <w:r w:rsidRPr="001F7CD1">
        <w:rPr>
          <w:rFonts w:cs="Times New Roman"/>
          <w:b/>
          <w:bCs/>
          <w:sz w:val="24"/>
          <w:szCs w:val="24"/>
          <w:lang w:val="en-US"/>
        </w:rPr>
        <w:t>đặc điểm của ngôn ngữ nói và ngôn ngữ viết</w:t>
      </w:r>
    </w:p>
    <w:tbl>
      <w:tblPr>
        <w:tblW w:w="5000" w:type="pct"/>
        <w:tblBorders>
          <w:top w:val="threeDEngrave" w:sz="6" w:space="0" w:color="7D7575"/>
          <w:left w:val="threeDEngrave" w:sz="6" w:space="0" w:color="7D7575"/>
          <w:bottom w:val="threeDEngrave" w:sz="6" w:space="0" w:color="7D7575"/>
          <w:right w:val="threeDEngrave" w:sz="6" w:space="0" w:color="7D7575"/>
        </w:tblBorders>
        <w:tblCellMar>
          <w:top w:w="150" w:type="dxa"/>
          <w:left w:w="150" w:type="dxa"/>
          <w:bottom w:w="150" w:type="dxa"/>
          <w:right w:w="150" w:type="dxa"/>
        </w:tblCellMar>
        <w:tblLook w:val="04A0" w:firstRow="1" w:lastRow="0" w:firstColumn="1" w:lastColumn="0" w:noHBand="0" w:noVBand="1"/>
      </w:tblPr>
      <w:tblGrid>
        <w:gridCol w:w="1694"/>
        <w:gridCol w:w="3725"/>
        <w:gridCol w:w="4202"/>
      </w:tblGrid>
      <w:tr w:rsidR="00BF5E8A" w:rsidRPr="001F7CD1" w14:paraId="75DE09B8" w14:textId="77777777" w:rsidTr="00F4484F">
        <w:trPr>
          <w:trHeight w:val="20"/>
        </w:trPr>
        <w:tc>
          <w:tcPr>
            <w:tcW w:w="880" w:type="pct"/>
            <w:tcBorders>
              <w:top w:val="single" w:sz="6" w:space="0" w:color="000000"/>
              <w:left w:val="single" w:sz="6" w:space="0" w:color="000000"/>
              <w:bottom w:val="single" w:sz="6" w:space="0" w:color="000000"/>
              <w:right w:val="single" w:sz="6" w:space="0" w:color="000000"/>
            </w:tcBorders>
            <w:hideMark/>
          </w:tcPr>
          <w:p w14:paraId="3589D95F" w14:textId="77777777" w:rsidR="00BF5E8A" w:rsidRPr="001F7CD1" w:rsidRDefault="00BF5E8A" w:rsidP="00F4484F">
            <w:pPr>
              <w:spacing w:before="0" w:after="0"/>
              <w:ind w:firstLine="0"/>
              <w:jc w:val="center"/>
              <w:rPr>
                <w:rFonts w:cs="Times New Roman"/>
                <w:bCs/>
                <w:sz w:val="24"/>
                <w:szCs w:val="24"/>
                <w:lang w:val="en-US"/>
              </w:rPr>
            </w:pPr>
            <w:r w:rsidRPr="001F7CD1">
              <w:rPr>
                <w:rFonts w:cs="Times New Roman"/>
                <w:b/>
                <w:bCs/>
                <w:sz w:val="24"/>
                <w:szCs w:val="24"/>
                <w:lang w:val="en-US"/>
              </w:rPr>
              <w:t>Phương diện xem xét</w:t>
            </w:r>
          </w:p>
        </w:tc>
        <w:tc>
          <w:tcPr>
            <w:tcW w:w="1936" w:type="pct"/>
            <w:tcBorders>
              <w:top w:val="single" w:sz="6" w:space="0" w:color="000000"/>
              <w:left w:val="single" w:sz="6" w:space="0" w:color="000000"/>
              <w:bottom w:val="single" w:sz="6" w:space="0" w:color="000000"/>
              <w:right w:val="single" w:sz="6" w:space="0" w:color="000000"/>
            </w:tcBorders>
            <w:hideMark/>
          </w:tcPr>
          <w:p w14:paraId="0464E510" w14:textId="77777777" w:rsidR="00BF5E8A" w:rsidRPr="001F7CD1" w:rsidRDefault="00BF5E8A" w:rsidP="00F4484F">
            <w:pPr>
              <w:spacing w:before="0" w:after="0"/>
              <w:ind w:firstLine="0"/>
              <w:jc w:val="center"/>
              <w:rPr>
                <w:rFonts w:cs="Times New Roman"/>
                <w:bCs/>
                <w:sz w:val="24"/>
                <w:szCs w:val="24"/>
                <w:lang w:val="en-US"/>
              </w:rPr>
            </w:pPr>
            <w:r w:rsidRPr="001F7CD1">
              <w:rPr>
                <w:rFonts w:cs="Times New Roman"/>
                <w:b/>
                <w:bCs/>
                <w:sz w:val="24"/>
                <w:szCs w:val="24"/>
                <w:lang w:val="en-US"/>
              </w:rPr>
              <w:t>Ngôn ngữ nói</w:t>
            </w:r>
          </w:p>
        </w:tc>
        <w:tc>
          <w:tcPr>
            <w:tcW w:w="2184" w:type="pct"/>
            <w:tcBorders>
              <w:top w:val="single" w:sz="6" w:space="0" w:color="000000"/>
              <w:left w:val="single" w:sz="6" w:space="0" w:color="000000"/>
              <w:bottom w:val="single" w:sz="6" w:space="0" w:color="000000"/>
              <w:right w:val="single" w:sz="6" w:space="0" w:color="000000"/>
            </w:tcBorders>
            <w:hideMark/>
          </w:tcPr>
          <w:p w14:paraId="2DB4383B" w14:textId="77777777" w:rsidR="00BF5E8A" w:rsidRPr="001F7CD1" w:rsidRDefault="00BF5E8A" w:rsidP="00F4484F">
            <w:pPr>
              <w:spacing w:before="0" w:after="0"/>
              <w:ind w:firstLine="0"/>
              <w:jc w:val="center"/>
              <w:rPr>
                <w:rFonts w:cs="Times New Roman"/>
                <w:bCs/>
                <w:sz w:val="24"/>
                <w:szCs w:val="24"/>
                <w:lang w:val="en-US"/>
              </w:rPr>
            </w:pPr>
            <w:r w:rsidRPr="001F7CD1">
              <w:rPr>
                <w:rFonts w:cs="Times New Roman"/>
                <w:b/>
                <w:bCs/>
                <w:sz w:val="24"/>
                <w:szCs w:val="24"/>
                <w:lang w:val="en-US"/>
              </w:rPr>
              <w:t>Ngôn ngữ viết</w:t>
            </w:r>
          </w:p>
        </w:tc>
      </w:tr>
      <w:tr w:rsidR="00BF5E8A" w:rsidRPr="001F7CD1" w14:paraId="2C050C3C" w14:textId="77777777" w:rsidTr="00F4484F">
        <w:trPr>
          <w:trHeight w:val="20"/>
        </w:trPr>
        <w:tc>
          <w:tcPr>
            <w:tcW w:w="880" w:type="pct"/>
            <w:tcBorders>
              <w:top w:val="single" w:sz="6" w:space="0" w:color="000000"/>
              <w:left w:val="single" w:sz="6" w:space="0" w:color="000000"/>
              <w:bottom w:val="single" w:sz="6" w:space="0" w:color="000000"/>
              <w:right w:val="single" w:sz="6" w:space="0" w:color="000000"/>
            </w:tcBorders>
            <w:hideMark/>
          </w:tcPr>
          <w:p w14:paraId="6227D353" w14:textId="77777777" w:rsidR="00BF5E8A" w:rsidRPr="001F7CD1" w:rsidRDefault="00BF5E8A" w:rsidP="00F4484F">
            <w:pPr>
              <w:spacing w:before="0" w:after="0"/>
              <w:ind w:firstLine="0"/>
              <w:jc w:val="center"/>
              <w:rPr>
                <w:rFonts w:cs="Times New Roman"/>
                <w:bCs/>
                <w:sz w:val="24"/>
                <w:szCs w:val="24"/>
                <w:lang w:val="en-US"/>
              </w:rPr>
            </w:pPr>
            <w:r w:rsidRPr="001F7CD1">
              <w:rPr>
                <w:rFonts w:cs="Times New Roman"/>
                <w:bCs/>
                <w:sz w:val="24"/>
                <w:szCs w:val="24"/>
                <w:lang w:val="en-US"/>
              </w:rPr>
              <w:t>Tình huống giao tiếp</w:t>
            </w:r>
          </w:p>
        </w:tc>
        <w:tc>
          <w:tcPr>
            <w:tcW w:w="1936" w:type="pct"/>
            <w:tcBorders>
              <w:top w:val="single" w:sz="6" w:space="0" w:color="000000"/>
              <w:left w:val="single" w:sz="6" w:space="0" w:color="000000"/>
              <w:bottom w:val="single" w:sz="6" w:space="0" w:color="000000"/>
              <w:right w:val="single" w:sz="6" w:space="0" w:color="000000"/>
            </w:tcBorders>
            <w:hideMark/>
          </w:tcPr>
          <w:p w14:paraId="2CE2FE2E"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Người nói và người nghe tiếp xúc trực tiếp với nhau, thay vai luân phiên.</w:t>
            </w:r>
          </w:p>
          <w:p w14:paraId="1B3DFB30"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Người nói ít có thời gian và điều kiện lựa chọn và gọt giũa lời nói.</w:t>
            </w:r>
          </w:p>
          <w:p w14:paraId="33DA1710"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Ngôn ngữ nói chỉ tồn tại nhất thời và được truyền đi trong phạm vi không gian hạn chế.</w:t>
            </w:r>
          </w:p>
        </w:tc>
        <w:tc>
          <w:tcPr>
            <w:tcW w:w="2184" w:type="pct"/>
            <w:tcBorders>
              <w:top w:val="single" w:sz="6" w:space="0" w:color="000000"/>
              <w:left w:val="single" w:sz="6" w:space="0" w:color="000000"/>
              <w:bottom w:val="single" w:sz="6" w:space="0" w:color="000000"/>
              <w:right w:val="single" w:sz="6" w:space="0" w:color="000000"/>
            </w:tcBorders>
            <w:hideMark/>
          </w:tcPr>
          <w:p w14:paraId="50B3843F"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Người viết và người đọc thường không có sự tiếp xúc trực tiếp</w:t>
            </w:r>
          </w:p>
          <w:p w14:paraId="11E55103"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Người viết có thời gian để suy ngẫm, lựa chọn cách biểu đạt, vì vậy, ngôn ngữ viết nói chung được gọt giũa.</w:t>
            </w:r>
          </w:p>
          <w:p w14:paraId="256197B0"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 Ngôn ngữ viết có khả năng lưu trữ thông in lâu dài và hướng tới một phạm vi người đọc rộng lớn.</w:t>
            </w:r>
          </w:p>
        </w:tc>
      </w:tr>
      <w:tr w:rsidR="00BF5E8A" w:rsidRPr="001F7CD1" w14:paraId="4C966E3F" w14:textId="77777777" w:rsidTr="00F4484F">
        <w:trPr>
          <w:trHeight w:val="20"/>
        </w:trPr>
        <w:tc>
          <w:tcPr>
            <w:tcW w:w="880" w:type="pct"/>
            <w:tcBorders>
              <w:top w:val="single" w:sz="6" w:space="0" w:color="000000"/>
              <w:left w:val="single" w:sz="6" w:space="0" w:color="000000"/>
              <w:bottom w:val="single" w:sz="6" w:space="0" w:color="000000"/>
              <w:right w:val="single" w:sz="6" w:space="0" w:color="000000"/>
            </w:tcBorders>
            <w:hideMark/>
          </w:tcPr>
          <w:p w14:paraId="58B336B5" w14:textId="77777777" w:rsidR="00BF5E8A" w:rsidRPr="001F7CD1" w:rsidRDefault="00BF5E8A" w:rsidP="00F4484F">
            <w:pPr>
              <w:spacing w:before="0" w:after="0"/>
              <w:ind w:firstLine="0"/>
              <w:jc w:val="center"/>
              <w:rPr>
                <w:rFonts w:cs="Times New Roman"/>
                <w:bCs/>
                <w:sz w:val="24"/>
                <w:szCs w:val="24"/>
                <w:lang w:val="en-US"/>
              </w:rPr>
            </w:pPr>
            <w:r w:rsidRPr="001F7CD1">
              <w:rPr>
                <w:rFonts w:cs="Times New Roman"/>
                <w:bCs/>
                <w:sz w:val="24"/>
                <w:szCs w:val="24"/>
                <w:lang w:val="en-US"/>
              </w:rPr>
              <w:t>Phương tiện ngôn ngữ</w:t>
            </w:r>
          </w:p>
        </w:tc>
        <w:tc>
          <w:tcPr>
            <w:tcW w:w="1936" w:type="pct"/>
            <w:tcBorders>
              <w:top w:val="single" w:sz="6" w:space="0" w:color="000000"/>
              <w:left w:val="single" w:sz="6" w:space="0" w:color="000000"/>
              <w:bottom w:val="single" w:sz="6" w:space="0" w:color="000000"/>
              <w:right w:val="single" w:sz="6" w:space="0" w:color="000000"/>
            </w:tcBorders>
            <w:hideMark/>
          </w:tcPr>
          <w:p w14:paraId="6E46A095"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Âm thanh</w:t>
            </w:r>
          </w:p>
        </w:tc>
        <w:tc>
          <w:tcPr>
            <w:tcW w:w="2184" w:type="pct"/>
            <w:tcBorders>
              <w:top w:val="single" w:sz="6" w:space="0" w:color="000000"/>
              <w:left w:val="single" w:sz="6" w:space="0" w:color="000000"/>
              <w:bottom w:val="single" w:sz="6" w:space="0" w:color="000000"/>
              <w:right w:val="single" w:sz="6" w:space="0" w:color="000000"/>
            </w:tcBorders>
            <w:hideMark/>
          </w:tcPr>
          <w:p w14:paraId="268B6460"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Chữ viết</w:t>
            </w:r>
          </w:p>
        </w:tc>
      </w:tr>
      <w:tr w:rsidR="00BF5E8A" w:rsidRPr="001F7CD1" w14:paraId="3115184C" w14:textId="77777777" w:rsidTr="00F4484F">
        <w:trPr>
          <w:trHeight w:val="20"/>
        </w:trPr>
        <w:tc>
          <w:tcPr>
            <w:tcW w:w="880" w:type="pct"/>
            <w:tcBorders>
              <w:top w:val="single" w:sz="6" w:space="0" w:color="000000"/>
              <w:left w:val="single" w:sz="6" w:space="0" w:color="000000"/>
              <w:bottom w:val="single" w:sz="6" w:space="0" w:color="000000"/>
              <w:right w:val="single" w:sz="6" w:space="0" w:color="000000"/>
            </w:tcBorders>
            <w:hideMark/>
          </w:tcPr>
          <w:p w14:paraId="421049A4" w14:textId="7191F7C9" w:rsidR="00BF5E8A" w:rsidRPr="001F7CD1" w:rsidRDefault="00BF5E8A" w:rsidP="00F4484F">
            <w:pPr>
              <w:spacing w:before="0" w:after="0"/>
              <w:ind w:firstLine="0"/>
              <w:jc w:val="center"/>
              <w:rPr>
                <w:rFonts w:cs="Times New Roman"/>
                <w:bCs/>
                <w:sz w:val="24"/>
                <w:szCs w:val="24"/>
                <w:lang w:val="en-US"/>
              </w:rPr>
            </w:pPr>
            <w:r w:rsidRPr="001F7CD1">
              <w:rPr>
                <w:rFonts w:cs="Times New Roman"/>
                <w:bCs/>
                <w:sz w:val="24"/>
                <w:szCs w:val="24"/>
                <w:lang w:val="en-US"/>
              </w:rPr>
              <w:t>Phương tiện</w:t>
            </w:r>
            <w:r w:rsidR="00F4484F" w:rsidRPr="001F7CD1">
              <w:rPr>
                <w:rFonts w:cs="Times New Roman"/>
                <w:bCs/>
                <w:sz w:val="24"/>
                <w:szCs w:val="24"/>
                <w:lang w:val="en-US"/>
              </w:rPr>
              <w:t xml:space="preserve"> </w:t>
            </w:r>
            <w:r w:rsidRPr="001F7CD1">
              <w:rPr>
                <w:rFonts w:cs="Times New Roman"/>
                <w:bCs/>
                <w:sz w:val="24"/>
                <w:szCs w:val="24"/>
                <w:lang w:val="en-US"/>
              </w:rPr>
              <w:t>hỗ trợ</w:t>
            </w:r>
          </w:p>
        </w:tc>
        <w:tc>
          <w:tcPr>
            <w:tcW w:w="1936" w:type="pct"/>
            <w:tcBorders>
              <w:top w:val="single" w:sz="6" w:space="0" w:color="000000"/>
              <w:left w:val="single" w:sz="6" w:space="0" w:color="000000"/>
              <w:bottom w:val="single" w:sz="6" w:space="0" w:color="000000"/>
              <w:right w:val="single" w:sz="6" w:space="0" w:color="000000"/>
            </w:tcBorders>
            <w:hideMark/>
          </w:tcPr>
          <w:p w14:paraId="05E601DB"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Ngữ điệu</w:t>
            </w:r>
          </w:p>
          <w:p w14:paraId="63E1E9E6"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Nét mặt, ánh mắt</w:t>
            </w:r>
          </w:p>
          <w:p w14:paraId="6CD7175C"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Cử chỉ, điệu bộ</w:t>
            </w:r>
          </w:p>
        </w:tc>
        <w:tc>
          <w:tcPr>
            <w:tcW w:w="2184" w:type="pct"/>
            <w:tcBorders>
              <w:top w:val="single" w:sz="6" w:space="0" w:color="000000"/>
              <w:left w:val="single" w:sz="6" w:space="0" w:color="000000"/>
              <w:bottom w:val="single" w:sz="6" w:space="0" w:color="000000"/>
              <w:right w:val="single" w:sz="6" w:space="0" w:color="000000"/>
            </w:tcBorders>
            <w:hideMark/>
          </w:tcPr>
          <w:p w14:paraId="12A81977"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Dấu câu</w:t>
            </w:r>
          </w:p>
          <w:p w14:paraId="55E59337"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Hình ảnh minh họa</w:t>
            </w:r>
          </w:p>
          <w:p w14:paraId="634D8C88"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Sơ đồ, bảng biểu</w:t>
            </w:r>
          </w:p>
        </w:tc>
      </w:tr>
      <w:tr w:rsidR="00BF5E8A" w:rsidRPr="001F7CD1" w14:paraId="054BF24D" w14:textId="77777777" w:rsidTr="00F4484F">
        <w:trPr>
          <w:trHeight w:val="20"/>
        </w:trPr>
        <w:tc>
          <w:tcPr>
            <w:tcW w:w="880" w:type="pct"/>
            <w:tcBorders>
              <w:top w:val="single" w:sz="6" w:space="0" w:color="000000"/>
              <w:left w:val="single" w:sz="6" w:space="0" w:color="000000"/>
              <w:bottom w:val="single" w:sz="6" w:space="0" w:color="000000"/>
              <w:right w:val="single" w:sz="6" w:space="0" w:color="000000"/>
            </w:tcBorders>
            <w:hideMark/>
          </w:tcPr>
          <w:p w14:paraId="1151DBC0" w14:textId="794E9507" w:rsidR="00BF5E8A" w:rsidRPr="001F7CD1" w:rsidRDefault="00BF5E8A" w:rsidP="00F4484F">
            <w:pPr>
              <w:spacing w:before="0" w:after="0"/>
              <w:ind w:firstLine="0"/>
              <w:jc w:val="center"/>
              <w:rPr>
                <w:rFonts w:cs="Times New Roman"/>
                <w:bCs/>
                <w:sz w:val="24"/>
                <w:szCs w:val="24"/>
                <w:lang w:val="en-US"/>
              </w:rPr>
            </w:pPr>
            <w:r w:rsidRPr="001F7CD1">
              <w:rPr>
                <w:rFonts w:cs="Times New Roman"/>
                <w:bCs/>
                <w:sz w:val="24"/>
                <w:szCs w:val="24"/>
                <w:lang w:val="en-US"/>
              </w:rPr>
              <w:t>Hệ thống yếu</w:t>
            </w:r>
            <w:r w:rsidR="00F4484F" w:rsidRPr="001F7CD1">
              <w:rPr>
                <w:rFonts w:cs="Times New Roman"/>
                <w:bCs/>
                <w:sz w:val="24"/>
                <w:szCs w:val="24"/>
                <w:lang w:val="en-US"/>
              </w:rPr>
              <w:t xml:space="preserve"> </w:t>
            </w:r>
            <w:r w:rsidRPr="001F7CD1">
              <w:rPr>
                <w:rFonts w:cs="Times New Roman"/>
                <w:bCs/>
                <w:sz w:val="24"/>
                <w:szCs w:val="24"/>
                <w:lang w:val="en-US"/>
              </w:rPr>
              <w:t>tố ngôn ngữ</w:t>
            </w:r>
          </w:p>
        </w:tc>
        <w:tc>
          <w:tcPr>
            <w:tcW w:w="1936" w:type="pct"/>
            <w:tcBorders>
              <w:top w:val="single" w:sz="6" w:space="0" w:color="000000"/>
              <w:left w:val="single" w:sz="6" w:space="0" w:color="000000"/>
              <w:bottom w:val="single" w:sz="6" w:space="0" w:color="000000"/>
              <w:right w:val="single" w:sz="6" w:space="0" w:color="000000"/>
            </w:tcBorders>
            <w:hideMark/>
          </w:tcPr>
          <w:p w14:paraId="0C681AD0"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Từ ngữ:</w:t>
            </w:r>
          </w:p>
          <w:p w14:paraId="10D94AAC"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 Các khẩu ngữ, từ ngữ địa phương, tiếng lóng, biệt ngữ.</w:t>
            </w:r>
          </w:p>
          <w:p w14:paraId="7B12694B"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 Các trợ từ, thán từ, từ ngữ đưa đẩy, chêm xen,…</w:t>
            </w:r>
          </w:p>
          <w:p w14:paraId="45160101" w14:textId="77777777" w:rsidR="003F1191"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 Câu: Có kết cấu linh hoạt như câu tỉnh lược, câu có yếu tố trùng lặp hay dư thừa,…</w:t>
            </w:r>
          </w:p>
          <w:p w14:paraId="1CA2FF90" w14:textId="52E5630E"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Văn bản: Không có sự chặt chẽ, mạch lạc.</w:t>
            </w:r>
          </w:p>
        </w:tc>
        <w:tc>
          <w:tcPr>
            <w:tcW w:w="2184" w:type="pct"/>
            <w:tcBorders>
              <w:top w:val="single" w:sz="6" w:space="0" w:color="000000"/>
              <w:left w:val="single" w:sz="6" w:space="0" w:color="000000"/>
              <w:bottom w:val="single" w:sz="6" w:space="0" w:color="000000"/>
              <w:right w:val="single" w:sz="6" w:space="0" w:color="000000"/>
            </w:tcBorders>
            <w:hideMark/>
          </w:tcPr>
          <w:p w14:paraId="3432FB80"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Từ ngữ:</w:t>
            </w:r>
          </w:p>
          <w:p w14:paraId="22E71C38"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 Có cơ hội chọn lọc, gọt giũa, trau chuốt.</w:t>
            </w:r>
          </w:p>
          <w:p w14:paraId="17324519"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 Sử dụng ngôn ngữ phổ thông.</w:t>
            </w:r>
          </w:p>
          <w:p w14:paraId="7E917EC2"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Câu: Chặt chẽ, mạch lạc, câu dài, nhiều thành phần phức tạp.</w:t>
            </w:r>
          </w:p>
          <w:p w14:paraId="2EB8DEE6" w14:textId="77777777" w:rsidR="00BF5E8A" w:rsidRPr="001F7CD1" w:rsidRDefault="00BF5E8A" w:rsidP="00F4484F">
            <w:pPr>
              <w:spacing w:before="0" w:after="0"/>
              <w:ind w:firstLine="0"/>
              <w:rPr>
                <w:rFonts w:cs="Times New Roman"/>
                <w:bCs/>
                <w:sz w:val="24"/>
                <w:szCs w:val="24"/>
                <w:lang w:val="en-US"/>
              </w:rPr>
            </w:pPr>
            <w:r w:rsidRPr="001F7CD1">
              <w:rPr>
                <w:rFonts w:cs="Times New Roman"/>
                <w:bCs/>
                <w:sz w:val="24"/>
                <w:szCs w:val="24"/>
                <w:lang w:val="en-US"/>
              </w:rPr>
              <w:t>- Văn bản: Kết cấu chặt chẽ, mạch lạc ở mức độ cao.</w:t>
            </w:r>
          </w:p>
        </w:tc>
      </w:tr>
    </w:tbl>
    <w:p w14:paraId="79A455FB" w14:textId="1514B017" w:rsidR="00CC622C" w:rsidRPr="001F7CD1" w:rsidRDefault="00CC622C" w:rsidP="00CC622C">
      <w:pPr>
        <w:spacing w:before="60" w:after="60"/>
        <w:ind w:firstLine="426"/>
        <w:rPr>
          <w:rFonts w:cs="Times New Roman"/>
          <w:b/>
          <w:bCs/>
          <w:sz w:val="24"/>
          <w:szCs w:val="24"/>
          <w:lang w:val="nl-NL"/>
        </w:rPr>
      </w:pPr>
      <w:r w:rsidRPr="001F7CD1">
        <w:rPr>
          <w:rFonts w:cs="Times New Roman"/>
          <w:b/>
          <w:bCs/>
          <w:sz w:val="24"/>
          <w:szCs w:val="24"/>
          <w:lang w:val="nl-NL"/>
        </w:rPr>
        <w:t xml:space="preserve">II. LUYỆN ĐỀ </w:t>
      </w:r>
    </w:p>
    <w:p w14:paraId="30836942" w14:textId="77777777" w:rsidR="00CC622C" w:rsidRPr="001F7CD1" w:rsidRDefault="00CC622C" w:rsidP="00CC622C">
      <w:pPr>
        <w:spacing w:before="60" w:after="60"/>
        <w:ind w:firstLine="426"/>
        <w:rPr>
          <w:rFonts w:cs="Times New Roman"/>
          <w:bCs/>
          <w:sz w:val="24"/>
          <w:szCs w:val="24"/>
          <w:lang w:val="en-US"/>
        </w:rPr>
      </w:pPr>
      <w:bookmarkStart w:id="11" w:name="_Hlk133942337"/>
      <w:r w:rsidRPr="001F7CD1">
        <w:rPr>
          <w:rFonts w:cs="Times New Roman"/>
          <w:b/>
          <w:bCs/>
          <w:sz w:val="24"/>
          <w:szCs w:val="24"/>
          <w:lang w:val="en-US"/>
        </w:rPr>
        <w:t>Bài tập 3.</w:t>
      </w:r>
      <w:bookmarkEnd w:id="11"/>
      <w:r w:rsidRPr="001F7CD1">
        <w:rPr>
          <w:rFonts w:cs="Times New Roman"/>
          <w:bCs/>
          <w:sz w:val="24"/>
          <w:szCs w:val="24"/>
          <w:lang w:val="en-US"/>
        </w:rPr>
        <w:t xml:space="preserve"> </w:t>
      </w:r>
      <w:r w:rsidRPr="001F7CD1">
        <w:rPr>
          <w:rFonts w:cs="Times New Roman"/>
          <w:b/>
          <w:bCs/>
          <w:sz w:val="24"/>
          <w:szCs w:val="24"/>
          <w:lang w:val="en-US"/>
        </w:rPr>
        <w:t>Phân tích đặc điểm của ngôn ngữ viết thể hiện trong đoạn trích sau:</w:t>
      </w:r>
    </w:p>
    <w:p w14:paraId="3C69D22F"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“Đồng bào ta ngày nay cũng rất xứng đáng với tổ tiên ta ngày trước. Từ các cụ già tóc bạc đến các cháu nhi đồng trẻ thơ, từ những kiều bào ở nước ngoài đến những đồng bào ở vùng tạm bị chiếm, từ nhân dân miền ngược đến miền xuôi, ai cũng một lòng nồng nàn yêu nước, ghét giặc. Từ những chiến sĩ ngoài mặt trận chịu đói mấy ngày để bám sát lấy giặc đặng tiêu diệt giặc đến những công chức ở hậu phương nhịn ăn để ủng hộ bộ đội, từ những phụ nữ khuyên chồng con đi tòng quân mà mình thì xung phong giúp việc tải đạn cho đến các bà mẹ chiến sĩ săn sóc yêu thương bộ đội như con đẻ của mình. Từ những nam nữ công nhân và nông dân thi đua tăng gia sản xuất, không quản khó nhọc để giúp một phần vào kháng chiến cho đến những đồng bào điền chủ quyên đất ruộng cho Chính phủ...Những cử chỉ cao quý đó tuy khác nhau nơi việc làm nhưng đều giống nhau nơi lòng nồng nàn yêu nước”</w:t>
      </w:r>
    </w:p>
    <w:p w14:paraId="42B11A4F" w14:textId="77777777" w:rsidR="00CC622C" w:rsidRPr="001F7CD1" w:rsidRDefault="00CC622C" w:rsidP="00914D96">
      <w:pPr>
        <w:spacing w:before="60" w:after="60"/>
        <w:ind w:firstLine="426"/>
        <w:jc w:val="right"/>
        <w:rPr>
          <w:rFonts w:cs="Times New Roman"/>
          <w:bCs/>
          <w:sz w:val="24"/>
          <w:szCs w:val="24"/>
          <w:lang w:val="en-US"/>
        </w:rPr>
      </w:pPr>
      <w:r w:rsidRPr="001F7CD1">
        <w:rPr>
          <w:rFonts w:cs="Times New Roman"/>
          <w:bCs/>
          <w:sz w:val="24"/>
          <w:szCs w:val="24"/>
          <w:lang w:val="en-US"/>
        </w:rPr>
        <w:t>(Hồ Chí Minh</w:t>
      </w:r>
      <w:r w:rsidRPr="001F7CD1">
        <w:rPr>
          <w:rFonts w:cs="Times New Roman"/>
          <w:bCs/>
          <w:i/>
          <w:sz w:val="24"/>
          <w:szCs w:val="24"/>
          <w:lang w:val="en-US"/>
        </w:rPr>
        <w:t xml:space="preserve">, </w:t>
      </w:r>
      <w:r w:rsidRPr="001F7CD1">
        <w:rPr>
          <w:rFonts w:cs="Times New Roman"/>
          <w:bCs/>
          <w:sz w:val="24"/>
          <w:szCs w:val="24"/>
          <w:lang w:val="en-US"/>
        </w:rPr>
        <w:t>Trích</w:t>
      </w:r>
      <w:r w:rsidRPr="001F7CD1">
        <w:rPr>
          <w:rFonts w:cs="Times New Roman"/>
          <w:bCs/>
          <w:i/>
          <w:sz w:val="24"/>
          <w:szCs w:val="24"/>
          <w:lang w:val="en-US"/>
        </w:rPr>
        <w:t xml:space="preserve"> Tinh thần yêu nước của nhân dân ta</w:t>
      </w:r>
      <w:r w:rsidRPr="001F7CD1">
        <w:rPr>
          <w:rFonts w:cs="Times New Roman"/>
          <w:bCs/>
          <w:sz w:val="24"/>
          <w:szCs w:val="24"/>
          <w:lang w:val="en-US"/>
        </w:rPr>
        <w:t>)</w:t>
      </w:r>
    </w:p>
    <w:p w14:paraId="1F4B1C3F" w14:textId="77777777" w:rsidR="00CC622C" w:rsidRPr="001F7CD1" w:rsidRDefault="00CC622C" w:rsidP="00CC622C">
      <w:pPr>
        <w:spacing w:before="60" w:after="60"/>
        <w:ind w:firstLine="426"/>
        <w:rPr>
          <w:rFonts w:cs="Times New Roman"/>
          <w:b/>
          <w:bCs/>
          <w:sz w:val="24"/>
          <w:szCs w:val="24"/>
          <w:lang w:val="fr-FR"/>
        </w:rPr>
      </w:pPr>
      <w:r w:rsidRPr="001F7CD1">
        <w:rPr>
          <w:rFonts w:cs="Times New Roman"/>
          <w:b/>
          <w:bCs/>
          <w:sz w:val="24"/>
          <w:szCs w:val="24"/>
          <w:lang w:val="fr-FR"/>
        </w:rPr>
        <w:t>Gợi ý</w:t>
      </w:r>
    </w:p>
    <w:p w14:paraId="1F8764AC"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a. Từ ngữ: Dùng những từ ngữ bình dị, gần gũi, dễ hiểu với đại chúng</w:t>
      </w:r>
    </w:p>
    <w:p w14:paraId="282DCE69"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b. Dùng từ ngữ liên kết: từ, từ những</w:t>
      </w:r>
    </w:p>
    <w:p w14:paraId="00546744"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lastRenderedPageBreak/>
        <w:t>c. Sử dụng các biện pháp nghệ thuật liệt kê, điệp từ ngữ, điệp cấu trúc câu</w:t>
      </w:r>
    </w:p>
    <w:p w14:paraId="410A5C5E"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
          <w:bCs/>
          <w:sz w:val="24"/>
          <w:szCs w:val="24"/>
          <w:lang w:val="en-US"/>
        </w:rPr>
        <w:t>Bài tập 4. Phân tích đặc điểm của ngôn ngữ viết trong đoạn trích sau đây:</w:t>
      </w:r>
    </w:p>
    <w:p w14:paraId="4586529F"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“Nay muốn một ngày kia nước Việt Nam được tự do độc lập thì trước hết dân Việt Nam phải có đoàn thể đã. Mà muốn có đoàn thể thì có chi hay hơn là truyền bá xã hội chủ nghĩa trong dân Việt Nam này.”</w:t>
      </w:r>
    </w:p>
    <w:p w14:paraId="4D1C8922" w14:textId="77777777" w:rsidR="00CC622C" w:rsidRPr="001F7CD1" w:rsidRDefault="00CC622C" w:rsidP="00914D96">
      <w:pPr>
        <w:spacing w:before="60" w:after="60"/>
        <w:ind w:firstLine="426"/>
        <w:jc w:val="right"/>
        <w:rPr>
          <w:rFonts w:cs="Times New Roman"/>
          <w:bCs/>
          <w:sz w:val="24"/>
          <w:szCs w:val="24"/>
          <w:lang w:val="en-US"/>
        </w:rPr>
      </w:pPr>
      <w:r w:rsidRPr="001F7CD1">
        <w:rPr>
          <w:rFonts w:cs="Times New Roman"/>
          <w:bCs/>
          <w:sz w:val="24"/>
          <w:szCs w:val="24"/>
          <w:lang w:val="en-US"/>
        </w:rPr>
        <w:t>(Phan Châu Trinh</w:t>
      </w:r>
      <w:r w:rsidRPr="001F7CD1">
        <w:rPr>
          <w:rFonts w:cs="Times New Roman"/>
          <w:bCs/>
          <w:i/>
          <w:sz w:val="24"/>
          <w:szCs w:val="24"/>
          <w:lang w:val="en-US"/>
        </w:rPr>
        <w:t xml:space="preserve">, </w:t>
      </w:r>
      <w:r w:rsidRPr="001F7CD1">
        <w:rPr>
          <w:rFonts w:cs="Times New Roman"/>
          <w:bCs/>
          <w:sz w:val="24"/>
          <w:szCs w:val="24"/>
          <w:lang w:val="en-US"/>
        </w:rPr>
        <w:t>Trích</w:t>
      </w:r>
      <w:r w:rsidRPr="001F7CD1">
        <w:rPr>
          <w:rFonts w:cs="Times New Roman"/>
          <w:bCs/>
          <w:i/>
          <w:sz w:val="24"/>
          <w:szCs w:val="24"/>
          <w:lang w:val="en-US"/>
        </w:rPr>
        <w:t xml:space="preserve"> Về luân lí xã hội ở nước ta</w:t>
      </w:r>
      <w:r w:rsidRPr="001F7CD1">
        <w:rPr>
          <w:rFonts w:cs="Times New Roman"/>
          <w:bCs/>
          <w:sz w:val="24"/>
          <w:szCs w:val="24"/>
          <w:lang w:val="en-US"/>
        </w:rPr>
        <w:t>)</w:t>
      </w:r>
    </w:p>
    <w:p w14:paraId="5AC5C25B" w14:textId="77777777" w:rsidR="00CC622C" w:rsidRPr="001F7CD1" w:rsidRDefault="00CC622C" w:rsidP="00CC622C">
      <w:pPr>
        <w:spacing w:before="60" w:after="60"/>
        <w:ind w:firstLine="426"/>
        <w:rPr>
          <w:rFonts w:cs="Times New Roman"/>
          <w:b/>
          <w:bCs/>
          <w:sz w:val="24"/>
          <w:szCs w:val="24"/>
          <w:lang w:val="fr-FR"/>
        </w:rPr>
      </w:pPr>
      <w:r w:rsidRPr="001F7CD1">
        <w:rPr>
          <w:rFonts w:cs="Times New Roman"/>
          <w:b/>
          <w:bCs/>
          <w:sz w:val="24"/>
          <w:szCs w:val="24"/>
          <w:lang w:val="fr-FR"/>
        </w:rPr>
        <w:t>Gợi ý</w:t>
      </w:r>
    </w:p>
    <w:p w14:paraId="6FBDF133"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Cần phân tích đặc điểm về diễn đạt ở hai phương tiện chủ yếu :</w:t>
      </w:r>
    </w:p>
    <w:p w14:paraId="64DB310E"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 Về từ ngữ: Dùng nhiều thuật ngữ chính trị: nước, đoàn thể, tự do độc lập, truyền bá, xã hội chủ nghĩa, dân,...</w:t>
      </w:r>
    </w:p>
    <w:p w14:paraId="47F5C5EB" w14:textId="3B4F7E7D"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 Về câu văn: Dùng nhiều câu ghép mạch lạc, có quan hệ từ chỉ mục đích, chỉ điều kiện và hệ quả : “... muốn... thì...”. Hơn nữa, hai câu văn liên kết với nhau theo quan hệ móc xích.</w:t>
      </w:r>
    </w:p>
    <w:p w14:paraId="3AB6AE6D"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
          <w:bCs/>
          <w:sz w:val="24"/>
          <w:szCs w:val="24"/>
          <w:lang w:val="en-US"/>
        </w:rPr>
        <w:t>Bài tập 5. Phân tích những đặc điểm của ngôn ngữ nói được ghi lại trong đoạn trích sau:</w:t>
      </w:r>
    </w:p>
    <w:p w14:paraId="0D4E4E36"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“Chủ tâm hắn cũng chẳng có ý chòng ghẹo cô nào, nhưng mấy cô gái lại cứ đẩy vai cô ả này ra với hắn, cười như nắc nẻ:</w:t>
      </w:r>
    </w:p>
    <w:p w14:paraId="101B3374"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 Kìa anh ấy gọi! Có muốn ăn cơm trắng mấy giò thì ra đẩy xe bò với anh ấy!</w:t>
      </w:r>
    </w:p>
    <w:p w14:paraId="7E91A7B4"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Thị cong cớn:</w:t>
      </w:r>
    </w:p>
    <w:p w14:paraId="34DB97EE"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 Có khối cơm trắng mấy giò đấy! Này, nhà tôi ơi, nói thật hay nói khoác đấy?</w:t>
      </w:r>
    </w:p>
    <w:p w14:paraId="676062E5"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Tràng ngoái cổ lại vuốt mồ hôi trên trán cười:</w:t>
      </w:r>
    </w:p>
    <w:p w14:paraId="77BED86F"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 Thật đấy, có đẩy thì ra mau lên!</w:t>
      </w:r>
    </w:p>
    <w:p w14:paraId="6F821415"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Thị vùng đứng dậy, ton ton chạy lại đẩy xe cho Tràng.</w:t>
      </w:r>
    </w:p>
    <w:p w14:paraId="35F19D48" w14:textId="77777777" w:rsidR="00914D96"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 Đã thật thì đẩy chứ sợ gì, đằng ấy nhỉ. – Thị liếc mắt, cười tít.”</w:t>
      </w:r>
    </w:p>
    <w:p w14:paraId="6C4949E9" w14:textId="112BA043" w:rsidR="00CC622C" w:rsidRPr="001F7CD1" w:rsidRDefault="00CC622C" w:rsidP="00914D96">
      <w:pPr>
        <w:spacing w:before="60" w:after="60"/>
        <w:ind w:firstLine="426"/>
        <w:jc w:val="right"/>
        <w:rPr>
          <w:rFonts w:cs="Times New Roman"/>
          <w:bCs/>
          <w:sz w:val="24"/>
          <w:szCs w:val="24"/>
          <w:lang w:val="en-US"/>
        </w:rPr>
      </w:pPr>
      <w:r w:rsidRPr="001F7CD1">
        <w:rPr>
          <w:rFonts w:cs="Times New Roman"/>
          <w:bCs/>
          <w:sz w:val="24"/>
          <w:szCs w:val="24"/>
          <w:lang w:val="en-US"/>
        </w:rPr>
        <w:t>(Kim Lân</w:t>
      </w:r>
      <w:r w:rsidRPr="001F7CD1">
        <w:rPr>
          <w:rFonts w:cs="Times New Roman"/>
          <w:bCs/>
          <w:i/>
          <w:sz w:val="24"/>
          <w:szCs w:val="24"/>
          <w:lang w:val="en-US"/>
        </w:rPr>
        <w:t>,</w:t>
      </w:r>
      <w:r w:rsidR="00914D96" w:rsidRPr="001F7CD1">
        <w:rPr>
          <w:rFonts w:cs="Times New Roman"/>
          <w:bCs/>
          <w:i/>
          <w:sz w:val="24"/>
          <w:szCs w:val="24"/>
          <w:lang w:val="en-US"/>
        </w:rPr>
        <w:t xml:space="preserve"> </w:t>
      </w:r>
      <w:r w:rsidRPr="001F7CD1">
        <w:rPr>
          <w:rFonts w:cs="Times New Roman"/>
          <w:bCs/>
          <w:sz w:val="24"/>
          <w:szCs w:val="24"/>
          <w:lang w:val="en-US"/>
        </w:rPr>
        <w:t>Trích</w:t>
      </w:r>
      <w:r w:rsidRPr="001F7CD1">
        <w:rPr>
          <w:rFonts w:cs="Times New Roman"/>
          <w:bCs/>
          <w:i/>
          <w:sz w:val="24"/>
          <w:szCs w:val="24"/>
          <w:lang w:val="en-US"/>
        </w:rPr>
        <w:t xml:space="preserve"> Vợ nhặt</w:t>
      </w:r>
      <w:r w:rsidRPr="001F7CD1">
        <w:rPr>
          <w:rFonts w:cs="Times New Roman"/>
          <w:bCs/>
          <w:sz w:val="24"/>
          <w:szCs w:val="24"/>
          <w:lang w:val="en-US"/>
        </w:rPr>
        <w:t>)</w:t>
      </w:r>
    </w:p>
    <w:p w14:paraId="52A55938" w14:textId="77777777" w:rsidR="00CC622C" w:rsidRPr="001F7CD1" w:rsidRDefault="00CC622C" w:rsidP="00CC622C">
      <w:pPr>
        <w:spacing w:before="60" w:after="60"/>
        <w:ind w:firstLine="426"/>
        <w:rPr>
          <w:rFonts w:cs="Times New Roman"/>
          <w:b/>
          <w:bCs/>
          <w:sz w:val="24"/>
          <w:szCs w:val="24"/>
          <w:lang w:val="fr-FR"/>
        </w:rPr>
      </w:pPr>
      <w:r w:rsidRPr="001F7CD1">
        <w:rPr>
          <w:rFonts w:cs="Times New Roman"/>
          <w:b/>
          <w:bCs/>
          <w:sz w:val="24"/>
          <w:szCs w:val="24"/>
          <w:lang w:val="fr-FR"/>
        </w:rPr>
        <w:t>Gợi ý</w:t>
      </w:r>
    </w:p>
    <w:p w14:paraId="2C5C90A3"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 Người nói, người nghe trực tiếp, luân phiên</w:t>
      </w:r>
    </w:p>
    <w:p w14:paraId="76258824"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 Dùng thán từ hô gọi: Nhà tôi ơi, này, kia</w:t>
      </w:r>
    </w:p>
    <w:p w14:paraId="18E4BF7F"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 Dùng từ tình thái: nhỉ, đấy</w:t>
      </w:r>
    </w:p>
    <w:p w14:paraId="1A932CB4"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 Dùng từ mang tính khẩu ngữ: mấy, có khối, đằng ấy, nói khoác</w:t>
      </w:r>
    </w:p>
    <w:p w14:paraId="1B26A665"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 Dùng kết cấu câu: Có…thì…; Đã …thì..</w:t>
      </w:r>
    </w:p>
    <w:p w14:paraId="34CA4297" w14:textId="77777777" w:rsidR="00CC622C" w:rsidRPr="001F7CD1" w:rsidRDefault="00CC622C" w:rsidP="00CC622C">
      <w:pPr>
        <w:spacing w:before="60" w:after="60"/>
        <w:ind w:firstLine="426"/>
        <w:rPr>
          <w:rFonts w:cs="Times New Roman"/>
          <w:bCs/>
          <w:sz w:val="24"/>
          <w:szCs w:val="24"/>
          <w:lang w:val="en-US"/>
        </w:rPr>
      </w:pPr>
      <w:r w:rsidRPr="001F7CD1">
        <w:rPr>
          <w:rFonts w:cs="Times New Roman"/>
          <w:bCs/>
          <w:sz w:val="24"/>
          <w:szCs w:val="24"/>
          <w:lang w:val="en-US"/>
        </w:rPr>
        <w:t>- Phối hợp lời nói và cử chỉ, điệu bộ.</w:t>
      </w:r>
    </w:p>
    <w:p w14:paraId="3037250E" w14:textId="77777777" w:rsidR="004A2C64" w:rsidRPr="001F7CD1" w:rsidRDefault="004A2C64" w:rsidP="00CC622C">
      <w:pPr>
        <w:spacing w:before="60" w:after="60"/>
        <w:ind w:firstLine="426"/>
        <w:rPr>
          <w:rFonts w:cs="Times New Roman"/>
          <w:bCs/>
          <w:sz w:val="24"/>
          <w:szCs w:val="24"/>
        </w:rPr>
      </w:pPr>
    </w:p>
    <w:p w14:paraId="5D1805E6" w14:textId="77777777" w:rsidR="00F4484F" w:rsidRPr="001F7CD1" w:rsidRDefault="00F4484F" w:rsidP="00CC622C">
      <w:pPr>
        <w:spacing w:before="60" w:after="60"/>
        <w:ind w:firstLine="426"/>
        <w:rPr>
          <w:rFonts w:cs="Times New Roman"/>
          <w:bCs/>
          <w:sz w:val="24"/>
          <w:szCs w:val="24"/>
        </w:rPr>
      </w:pPr>
    </w:p>
    <w:p w14:paraId="50268AE0" w14:textId="187BB8D3" w:rsidR="004A2C64" w:rsidRPr="001F7CD1" w:rsidRDefault="00176CC7" w:rsidP="003A78B4">
      <w:pPr>
        <w:spacing w:before="60" w:after="60"/>
        <w:ind w:firstLine="426"/>
        <w:jc w:val="center"/>
        <w:rPr>
          <w:rFonts w:cs="Times New Roman"/>
          <w:b/>
          <w:sz w:val="24"/>
          <w:szCs w:val="24"/>
          <w:u w:val="single"/>
        </w:rPr>
      </w:pPr>
      <w:r w:rsidRPr="001F7CD1">
        <w:rPr>
          <w:rFonts w:cs="Times New Roman"/>
          <w:b/>
          <w:sz w:val="24"/>
          <w:szCs w:val="24"/>
          <w:u w:val="single"/>
        </w:rPr>
        <w:t>Bài 9:</w:t>
      </w:r>
    </w:p>
    <w:p w14:paraId="5A28A9C8" w14:textId="4E954936" w:rsidR="003254ED" w:rsidRPr="001F7CD1" w:rsidRDefault="003254ED" w:rsidP="003A78B4">
      <w:pPr>
        <w:spacing w:before="60" w:after="60"/>
        <w:ind w:firstLine="426"/>
        <w:jc w:val="center"/>
        <w:rPr>
          <w:rFonts w:cs="Times New Roman"/>
          <w:b/>
          <w:bCs/>
          <w:sz w:val="24"/>
          <w:szCs w:val="24"/>
          <w:lang w:val="da-DK"/>
        </w:rPr>
      </w:pPr>
      <w:r w:rsidRPr="001F7CD1">
        <w:rPr>
          <w:rFonts w:cs="Times New Roman"/>
          <w:b/>
          <w:bCs/>
          <w:sz w:val="24"/>
          <w:szCs w:val="24"/>
          <w:lang w:val="da-DK"/>
        </w:rPr>
        <w:t>MỘT SỐ HIỆN TƯỢNG PHÁ VỠ</w:t>
      </w:r>
    </w:p>
    <w:p w14:paraId="1976C3D9" w14:textId="644585BE" w:rsidR="003254ED" w:rsidRPr="001F7CD1" w:rsidRDefault="003254ED" w:rsidP="003A78B4">
      <w:pPr>
        <w:spacing w:before="60" w:after="60"/>
        <w:ind w:firstLine="426"/>
        <w:jc w:val="center"/>
        <w:rPr>
          <w:rFonts w:cs="Times New Roman"/>
          <w:b/>
          <w:bCs/>
          <w:sz w:val="24"/>
          <w:szCs w:val="24"/>
          <w:lang w:val="da-DK"/>
        </w:rPr>
      </w:pPr>
      <w:r w:rsidRPr="001F7CD1">
        <w:rPr>
          <w:rFonts w:cs="Times New Roman"/>
          <w:b/>
          <w:bCs/>
          <w:sz w:val="24"/>
          <w:szCs w:val="24"/>
          <w:lang w:val="da-DK"/>
        </w:rPr>
        <w:t>NHỮNG QUY TẮC NGÔN NGỮ THÔNG THƯỜNG: ĐẶC ĐIỂM VÀ TÁC DỤNG</w:t>
      </w:r>
    </w:p>
    <w:p w14:paraId="719FD62B" w14:textId="77777777" w:rsidR="009E6714" w:rsidRPr="001F7CD1" w:rsidRDefault="009E6714" w:rsidP="009E6714">
      <w:pPr>
        <w:spacing w:before="60" w:after="60"/>
        <w:ind w:firstLine="426"/>
        <w:rPr>
          <w:rFonts w:cs="Times New Roman"/>
          <w:bCs/>
          <w:sz w:val="24"/>
          <w:szCs w:val="24"/>
          <w:lang w:val="nl-NL"/>
        </w:rPr>
      </w:pPr>
      <w:r w:rsidRPr="001F7CD1">
        <w:rPr>
          <w:rFonts w:cs="Times New Roman"/>
          <w:b/>
          <w:bCs/>
          <w:sz w:val="24"/>
          <w:szCs w:val="24"/>
          <w:lang w:val="nl-NL"/>
        </w:rPr>
        <w:t>1. Bài tập dạng 1:</w:t>
      </w:r>
      <w:r w:rsidRPr="001F7CD1">
        <w:rPr>
          <w:rFonts w:cs="Times New Roman"/>
          <w:bCs/>
          <w:sz w:val="24"/>
          <w:szCs w:val="24"/>
          <w:lang w:val="nl-NL"/>
        </w:rPr>
        <w:t xml:space="preserve"> </w:t>
      </w:r>
      <w:r w:rsidRPr="001F7CD1">
        <w:rPr>
          <w:rFonts w:cs="Times New Roman"/>
          <w:b/>
          <w:bCs/>
          <w:sz w:val="24"/>
          <w:szCs w:val="24"/>
          <w:lang w:val="nl-NL"/>
        </w:rPr>
        <w:t>Tạo ra kết hợp từ trái logic nhằm lạ hóa đối tượng được nói tới</w:t>
      </w:r>
    </w:p>
    <w:p w14:paraId="1BE824BD" w14:textId="77777777" w:rsidR="009E6714" w:rsidRPr="001F7CD1" w:rsidRDefault="009E6714" w:rsidP="009E6714">
      <w:pPr>
        <w:spacing w:before="60" w:after="60"/>
        <w:ind w:firstLine="426"/>
        <w:rPr>
          <w:rFonts w:cs="Times New Roman"/>
          <w:b/>
          <w:bCs/>
          <w:iCs/>
          <w:spacing w:val="-4"/>
          <w:sz w:val="24"/>
          <w:szCs w:val="24"/>
          <w:lang w:val="nl-NL"/>
        </w:rPr>
      </w:pPr>
      <w:r w:rsidRPr="001F7CD1">
        <w:rPr>
          <w:rFonts w:cs="Times New Roman"/>
          <w:b/>
          <w:bCs/>
          <w:iCs/>
          <w:spacing w:val="-4"/>
          <w:sz w:val="24"/>
          <w:szCs w:val="24"/>
          <w:u w:val="single"/>
          <w:lang w:val="nl-NL"/>
        </w:rPr>
        <w:t>Yêu cầu:</w:t>
      </w:r>
      <w:r w:rsidRPr="001F7CD1">
        <w:rPr>
          <w:rFonts w:cs="Times New Roman"/>
          <w:b/>
          <w:bCs/>
          <w:iCs/>
          <w:spacing w:val="-4"/>
          <w:sz w:val="24"/>
          <w:szCs w:val="24"/>
          <w:lang w:val="nl-NL"/>
        </w:rPr>
        <w:t xml:space="preserve"> Tìm và phân tích vẻ đẹp của những kết hợp từ được lạ hóa trong các đoạn trích sau:</w:t>
      </w:r>
    </w:p>
    <w:p w14:paraId="69678AF1" w14:textId="444A2C32" w:rsidR="004A2C6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1.</w:t>
      </w:r>
      <w:r w:rsidR="004A2C64" w:rsidRPr="001F7CD1">
        <w:rPr>
          <w:rFonts w:cs="Times New Roman"/>
          <w:bCs/>
          <w:i/>
          <w:iCs/>
          <w:sz w:val="24"/>
          <w:szCs w:val="24"/>
          <w:lang w:val="en-US"/>
        </w:rPr>
        <w:t xml:space="preserve"> </w:t>
      </w:r>
      <w:r w:rsidRPr="001F7CD1">
        <w:rPr>
          <w:rFonts w:cs="Times New Roman"/>
          <w:bCs/>
          <w:i/>
          <w:iCs/>
          <w:sz w:val="24"/>
          <w:szCs w:val="24"/>
          <w:lang w:val="en-US"/>
        </w:rPr>
        <w:t>Trời thu thay áo mới</w:t>
      </w:r>
    </w:p>
    <w:p w14:paraId="33D6168A" w14:textId="5083BFF2" w:rsidR="009E6714" w:rsidRPr="001F7CD1" w:rsidRDefault="009E6714" w:rsidP="009E6714">
      <w:pPr>
        <w:spacing w:before="60" w:after="60"/>
        <w:ind w:firstLine="426"/>
        <w:rPr>
          <w:rFonts w:cs="Times New Roman"/>
          <w:bCs/>
          <w:i/>
          <w:iCs/>
          <w:sz w:val="24"/>
          <w:szCs w:val="24"/>
          <w:lang w:val="nl-NL"/>
        </w:rPr>
      </w:pPr>
      <w:r w:rsidRPr="001F7CD1">
        <w:rPr>
          <w:rFonts w:cs="Times New Roman"/>
          <w:bCs/>
          <w:i/>
          <w:iCs/>
          <w:sz w:val="24"/>
          <w:szCs w:val="24"/>
          <w:lang w:val="en-US"/>
        </w:rPr>
        <w:t xml:space="preserve">Trong biếc nói cười thiết tha </w:t>
      </w:r>
    </w:p>
    <w:p w14:paraId="372B8898" w14:textId="77777777" w:rsidR="009E6714" w:rsidRPr="001F7CD1" w:rsidRDefault="009E6714" w:rsidP="009E6714">
      <w:pPr>
        <w:spacing w:before="60" w:after="60"/>
        <w:ind w:firstLine="426"/>
        <w:rPr>
          <w:rFonts w:cs="Times New Roman"/>
          <w:bCs/>
          <w:i/>
          <w:iCs/>
          <w:sz w:val="24"/>
          <w:szCs w:val="24"/>
          <w:lang w:val="nl-NL"/>
        </w:rPr>
      </w:pPr>
      <w:r w:rsidRPr="001F7CD1">
        <w:rPr>
          <w:rFonts w:cs="Times New Roman"/>
          <w:bCs/>
          <w:i/>
          <w:iCs/>
          <w:sz w:val="24"/>
          <w:szCs w:val="24"/>
          <w:lang w:val="nl-NL"/>
        </w:rPr>
        <w:t xml:space="preserve">                           </w:t>
      </w:r>
      <w:r w:rsidRPr="001F7CD1">
        <w:rPr>
          <w:rFonts w:cs="Times New Roman"/>
          <w:bCs/>
          <w:iCs/>
          <w:sz w:val="24"/>
          <w:szCs w:val="24"/>
          <w:lang w:val="nl-NL"/>
        </w:rPr>
        <w:t xml:space="preserve"> (Nguyễn Đình Thi,</w:t>
      </w:r>
      <w:r w:rsidRPr="001F7CD1">
        <w:rPr>
          <w:rFonts w:cs="Times New Roman"/>
          <w:bCs/>
          <w:i/>
          <w:iCs/>
          <w:sz w:val="24"/>
          <w:szCs w:val="24"/>
          <w:lang w:val="nl-NL"/>
        </w:rPr>
        <w:t xml:space="preserve"> Đất nước</w:t>
      </w:r>
      <w:r w:rsidRPr="001F7CD1">
        <w:rPr>
          <w:rFonts w:cs="Times New Roman"/>
          <w:bCs/>
          <w:iCs/>
          <w:sz w:val="24"/>
          <w:szCs w:val="24"/>
          <w:lang w:val="nl-NL"/>
        </w:rPr>
        <w:t>)</w:t>
      </w:r>
    </w:p>
    <w:p w14:paraId="66E188E8" w14:textId="77777777" w:rsidR="004A2C6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2.</w:t>
      </w:r>
      <w:r w:rsidR="004A2C64" w:rsidRPr="001F7CD1">
        <w:rPr>
          <w:rFonts w:cs="Times New Roman"/>
          <w:bCs/>
          <w:i/>
          <w:iCs/>
          <w:sz w:val="24"/>
          <w:szCs w:val="24"/>
          <w:lang w:val="en-US"/>
        </w:rPr>
        <w:t xml:space="preserve"> </w:t>
      </w:r>
      <w:r w:rsidRPr="001F7CD1">
        <w:rPr>
          <w:rFonts w:cs="Times New Roman"/>
          <w:bCs/>
          <w:i/>
          <w:iCs/>
          <w:sz w:val="24"/>
          <w:szCs w:val="24"/>
          <w:lang w:val="en-US"/>
        </w:rPr>
        <w:t>Hương thời gian thanh thanh</w:t>
      </w:r>
    </w:p>
    <w:p w14:paraId="1C240E9B" w14:textId="5054F901"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Màu thời gian tím ngát</w:t>
      </w:r>
    </w:p>
    <w:p w14:paraId="2E510C8D" w14:textId="77777777" w:rsidR="009E6714" w:rsidRPr="001F7CD1" w:rsidRDefault="009E6714" w:rsidP="009E6714">
      <w:pPr>
        <w:spacing w:before="60" w:after="60"/>
        <w:ind w:firstLine="426"/>
        <w:rPr>
          <w:rFonts w:cs="Times New Roman"/>
          <w:bCs/>
          <w:iCs/>
          <w:sz w:val="24"/>
          <w:szCs w:val="24"/>
          <w:lang w:val="en-US"/>
        </w:rPr>
      </w:pPr>
      <w:r w:rsidRPr="001F7CD1">
        <w:rPr>
          <w:rFonts w:cs="Times New Roman"/>
          <w:bCs/>
          <w:i/>
          <w:iCs/>
          <w:sz w:val="24"/>
          <w:szCs w:val="24"/>
          <w:lang w:val="en-US"/>
        </w:rPr>
        <w:t xml:space="preserve">                            </w:t>
      </w:r>
      <w:r w:rsidRPr="001F7CD1">
        <w:rPr>
          <w:rFonts w:cs="Times New Roman"/>
          <w:bCs/>
          <w:iCs/>
          <w:sz w:val="24"/>
          <w:szCs w:val="24"/>
          <w:lang w:val="en-US"/>
        </w:rPr>
        <w:t>(Văn Cao</w:t>
      </w:r>
      <w:r w:rsidRPr="001F7CD1">
        <w:rPr>
          <w:rFonts w:cs="Times New Roman"/>
          <w:bCs/>
          <w:i/>
          <w:iCs/>
          <w:sz w:val="24"/>
          <w:szCs w:val="24"/>
          <w:lang w:val="en-US"/>
        </w:rPr>
        <w:t>, Màu thời gian</w:t>
      </w:r>
      <w:r w:rsidRPr="001F7CD1">
        <w:rPr>
          <w:rFonts w:cs="Times New Roman"/>
          <w:bCs/>
          <w:iCs/>
          <w:sz w:val="24"/>
          <w:szCs w:val="24"/>
          <w:lang w:val="en-US"/>
        </w:rPr>
        <w:t>)</w:t>
      </w:r>
    </w:p>
    <w:p w14:paraId="765B588F" w14:textId="03B95B6A"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3.</w:t>
      </w:r>
      <w:r w:rsidR="004A2C64" w:rsidRPr="001F7CD1">
        <w:rPr>
          <w:rFonts w:cs="Times New Roman"/>
          <w:bCs/>
          <w:i/>
          <w:iCs/>
          <w:sz w:val="24"/>
          <w:szCs w:val="24"/>
          <w:lang w:val="en-US"/>
        </w:rPr>
        <w:t xml:space="preserve"> </w:t>
      </w:r>
      <w:r w:rsidRPr="001F7CD1">
        <w:rPr>
          <w:rFonts w:cs="Times New Roman"/>
          <w:bCs/>
          <w:i/>
          <w:iCs/>
          <w:sz w:val="24"/>
          <w:szCs w:val="24"/>
          <w:lang w:val="en-US"/>
        </w:rPr>
        <w:t>Bờ sông hoang dại như một bờ tiền sử. Bờ sông hồn nhiên như một nỗi niềm cổ tích tuổi xưa</w:t>
      </w:r>
    </w:p>
    <w:p w14:paraId="29614FE6" w14:textId="77777777" w:rsidR="009E6714" w:rsidRPr="001F7CD1" w:rsidRDefault="009E6714" w:rsidP="005D39D7">
      <w:pPr>
        <w:spacing w:before="60" w:after="60"/>
        <w:ind w:firstLine="426"/>
        <w:jc w:val="right"/>
        <w:rPr>
          <w:rFonts w:cs="Times New Roman"/>
          <w:bCs/>
          <w:iCs/>
          <w:sz w:val="24"/>
          <w:szCs w:val="24"/>
          <w:lang w:val="en-US"/>
        </w:rPr>
      </w:pPr>
      <w:r w:rsidRPr="001F7CD1">
        <w:rPr>
          <w:rFonts w:cs="Times New Roman"/>
          <w:bCs/>
          <w:i/>
          <w:iCs/>
          <w:sz w:val="24"/>
          <w:szCs w:val="24"/>
          <w:lang w:val="en-US"/>
        </w:rPr>
        <w:t xml:space="preserve">                           </w:t>
      </w:r>
      <w:r w:rsidRPr="001F7CD1">
        <w:rPr>
          <w:rFonts w:cs="Times New Roman"/>
          <w:bCs/>
          <w:iCs/>
          <w:sz w:val="24"/>
          <w:szCs w:val="24"/>
          <w:lang w:val="en-US"/>
        </w:rPr>
        <w:t>(Nguyễn Tuân,</w:t>
      </w:r>
      <w:r w:rsidRPr="001F7CD1">
        <w:rPr>
          <w:rFonts w:cs="Times New Roman"/>
          <w:bCs/>
          <w:i/>
          <w:iCs/>
          <w:sz w:val="24"/>
          <w:szCs w:val="24"/>
          <w:lang w:val="en-US"/>
        </w:rPr>
        <w:t xml:space="preserve"> Người lái đò sông Đà</w:t>
      </w:r>
      <w:r w:rsidRPr="001F7CD1">
        <w:rPr>
          <w:rFonts w:cs="Times New Roman"/>
          <w:bCs/>
          <w:iCs/>
          <w:sz w:val="24"/>
          <w:szCs w:val="24"/>
          <w:lang w:val="en-US"/>
        </w:rPr>
        <w:t>)</w:t>
      </w:r>
    </w:p>
    <w:p w14:paraId="1542FE67" w14:textId="77777777" w:rsidR="009E6714" w:rsidRPr="001F7CD1" w:rsidRDefault="009E6714" w:rsidP="009E6714">
      <w:pPr>
        <w:spacing w:before="60" w:after="60"/>
        <w:ind w:firstLine="426"/>
        <w:rPr>
          <w:rFonts w:cs="Times New Roman"/>
          <w:b/>
          <w:bCs/>
          <w:iCs/>
          <w:sz w:val="24"/>
          <w:szCs w:val="24"/>
          <w:lang w:val="en-US"/>
        </w:rPr>
      </w:pPr>
      <w:bookmarkStart w:id="12" w:name="_Hlk137144572"/>
      <w:r w:rsidRPr="001F7CD1">
        <w:rPr>
          <w:rFonts w:cs="Times New Roman"/>
          <w:b/>
          <w:bCs/>
          <w:iCs/>
          <w:sz w:val="24"/>
          <w:szCs w:val="24"/>
          <w:lang w:val="en-US"/>
        </w:rPr>
        <w:lastRenderedPageBreak/>
        <w:t>Gợi ý đáp án:</w:t>
      </w:r>
    </w:p>
    <w:bookmarkEnd w:id="12"/>
    <w:p w14:paraId="6052B087" w14:textId="5F4B1CA2" w:rsidR="004A2C6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1.</w:t>
      </w:r>
      <w:r w:rsidR="004A2C64" w:rsidRPr="001F7CD1">
        <w:rPr>
          <w:rFonts w:cs="Times New Roman"/>
          <w:bCs/>
          <w:i/>
          <w:iCs/>
          <w:sz w:val="24"/>
          <w:szCs w:val="24"/>
          <w:lang w:val="en-US"/>
        </w:rPr>
        <w:t xml:space="preserve"> </w:t>
      </w:r>
      <w:r w:rsidRPr="001F7CD1">
        <w:rPr>
          <w:rFonts w:cs="Times New Roman"/>
          <w:bCs/>
          <w:i/>
          <w:iCs/>
          <w:sz w:val="24"/>
          <w:szCs w:val="24"/>
          <w:lang w:val="en-US"/>
        </w:rPr>
        <w:t>Trời thu thay áo mới</w:t>
      </w:r>
    </w:p>
    <w:p w14:paraId="462672B6" w14:textId="5AA7541D" w:rsidR="009E6714" w:rsidRPr="001F7CD1" w:rsidRDefault="009E6714" w:rsidP="009E6714">
      <w:pPr>
        <w:spacing w:before="60" w:after="60"/>
        <w:ind w:firstLine="426"/>
        <w:rPr>
          <w:rFonts w:cs="Times New Roman"/>
          <w:bCs/>
          <w:i/>
          <w:iCs/>
          <w:sz w:val="24"/>
          <w:szCs w:val="24"/>
          <w:lang w:val="nl-NL"/>
        </w:rPr>
      </w:pPr>
      <w:r w:rsidRPr="001F7CD1">
        <w:rPr>
          <w:rFonts w:cs="Times New Roman"/>
          <w:bCs/>
          <w:i/>
          <w:iCs/>
          <w:sz w:val="24"/>
          <w:szCs w:val="24"/>
          <w:lang w:val="en-US"/>
        </w:rPr>
        <w:t>Trong biếc nói cười thiết tha</w:t>
      </w:r>
    </w:p>
    <w:p w14:paraId="4C0B79EC" w14:textId="77777777" w:rsidR="009E6714" w:rsidRPr="001F7CD1" w:rsidRDefault="009E6714" w:rsidP="009E6714">
      <w:pPr>
        <w:spacing w:before="60" w:after="60"/>
        <w:ind w:firstLine="426"/>
        <w:rPr>
          <w:rFonts w:cs="Times New Roman"/>
          <w:bCs/>
          <w:iCs/>
          <w:sz w:val="24"/>
          <w:szCs w:val="24"/>
          <w:lang w:val="nl-NL"/>
        </w:rPr>
      </w:pPr>
      <w:r w:rsidRPr="001F7CD1">
        <w:rPr>
          <w:rFonts w:cs="Times New Roman"/>
          <w:bCs/>
          <w:iCs/>
          <w:sz w:val="24"/>
          <w:szCs w:val="24"/>
          <w:lang w:val="nl-NL"/>
        </w:rPr>
        <w:t xml:space="preserve">                            (Nguyễn Đình Thi,</w:t>
      </w:r>
      <w:r w:rsidRPr="001F7CD1">
        <w:rPr>
          <w:rFonts w:cs="Times New Roman"/>
          <w:bCs/>
          <w:i/>
          <w:iCs/>
          <w:sz w:val="24"/>
          <w:szCs w:val="24"/>
          <w:lang w:val="nl-NL"/>
        </w:rPr>
        <w:t xml:space="preserve"> Đất nước</w:t>
      </w:r>
      <w:r w:rsidRPr="001F7CD1">
        <w:rPr>
          <w:rFonts w:cs="Times New Roman"/>
          <w:bCs/>
          <w:iCs/>
          <w:sz w:val="24"/>
          <w:szCs w:val="24"/>
          <w:lang w:val="nl-NL"/>
        </w:rPr>
        <w:t>)</w:t>
      </w:r>
    </w:p>
    <w:p w14:paraId="6F512959"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sz w:val="24"/>
          <w:szCs w:val="24"/>
          <w:lang w:val="en-US"/>
        </w:rPr>
        <w:t xml:space="preserve">- Kết hợp từ lạ: </w:t>
      </w:r>
      <w:r w:rsidRPr="001F7CD1">
        <w:rPr>
          <w:rFonts w:cs="Times New Roman"/>
          <w:bCs/>
          <w:i/>
          <w:iCs/>
          <w:sz w:val="24"/>
          <w:szCs w:val="24"/>
          <w:lang w:val="en-US"/>
        </w:rPr>
        <w:t>trong biếc nói cười</w:t>
      </w:r>
      <w:r w:rsidRPr="001F7CD1">
        <w:rPr>
          <w:rFonts w:cs="Times New Roman"/>
          <w:bCs/>
          <w:sz w:val="24"/>
          <w:szCs w:val="24"/>
          <w:lang w:val="en-US"/>
        </w:rPr>
        <w:t xml:space="preserve"> </w:t>
      </w:r>
    </w:p>
    <w:p w14:paraId="17AC3AA3"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sz w:val="24"/>
          <w:szCs w:val="24"/>
          <w:lang w:val="en-US"/>
        </w:rPr>
        <w:t>- Tác dụng: Tạc lên một nụ cười vô tư, hồn hậu và như chứa chở cả sự sống tinh khôi.</w:t>
      </w:r>
    </w:p>
    <w:p w14:paraId="7A1F0E2E" w14:textId="146FF466" w:rsidR="004A2C6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2.</w:t>
      </w:r>
      <w:r w:rsidR="004A2C64" w:rsidRPr="001F7CD1">
        <w:rPr>
          <w:rFonts w:cs="Times New Roman"/>
          <w:bCs/>
          <w:i/>
          <w:iCs/>
          <w:sz w:val="24"/>
          <w:szCs w:val="24"/>
          <w:lang w:val="en-US"/>
        </w:rPr>
        <w:t xml:space="preserve"> </w:t>
      </w:r>
      <w:r w:rsidRPr="001F7CD1">
        <w:rPr>
          <w:rFonts w:cs="Times New Roman"/>
          <w:bCs/>
          <w:i/>
          <w:iCs/>
          <w:sz w:val="24"/>
          <w:szCs w:val="24"/>
          <w:lang w:val="en-US"/>
        </w:rPr>
        <w:t>Hương thời gian thanh thanh</w:t>
      </w:r>
    </w:p>
    <w:p w14:paraId="45524A11" w14:textId="428EC4C2"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Màu thời gian tím ngát</w:t>
      </w:r>
    </w:p>
    <w:p w14:paraId="00F059A1" w14:textId="77777777" w:rsidR="009E6714" w:rsidRPr="001F7CD1" w:rsidRDefault="009E6714" w:rsidP="009E6714">
      <w:pPr>
        <w:spacing w:before="60" w:after="60"/>
        <w:ind w:firstLine="426"/>
        <w:rPr>
          <w:rFonts w:cs="Times New Roman"/>
          <w:bCs/>
          <w:iCs/>
          <w:sz w:val="24"/>
          <w:szCs w:val="24"/>
          <w:lang w:val="en-US"/>
        </w:rPr>
      </w:pPr>
      <w:r w:rsidRPr="001F7CD1">
        <w:rPr>
          <w:rFonts w:cs="Times New Roman"/>
          <w:bCs/>
          <w:iCs/>
          <w:sz w:val="24"/>
          <w:szCs w:val="24"/>
          <w:lang w:val="en-US"/>
        </w:rPr>
        <w:t xml:space="preserve">                           </w:t>
      </w:r>
      <w:r w:rsidRPr="001F7CD1">
        <w:rPr>
          <w:rFonts w:cs="Times New Roman"/>
          <w:bCs/>
          <w:i/>
          <w:iCs/>
          <w:sz w:val="24"/>
          <w:szCs w:val="24"/>
          <w:lang w:val="en-US"/>
        </w:rPr>
        <w:t xml:space="preserve">  </w:t>
      </w:r>
      <w:r w:rsidRPr="001F7CD1">
        <w:rPr>
          <w:rFonts w:cs="Times New Roman"/>
          <w:bCs/>
          <w:iCs/>
          <w:sz w:val="24"/>
          <w:szCs w:val="24"/>
          <w:lang w:val="en-US"/>
        </w:rPr>
        <w:t>(Văn Cao</w:t>
      </w:r>
      <w:r w:rsidRPr="001F7CD1">
        <w:rPr>
          <w:rFonts w:cs="Times New Roman"/>
          <w:bCs/>
          <w:i/>
          <w:iCs/>
          <w:sz w:val="24"/>
          <w:szCs w:val="24"/>
          <w:lang w:val="en-US"/>
        </w:rPr>
        <w:t>, Màu thời gian</w:t>
      </w:r>
      <w:r w:rsidRPr="001F7CD1">
        <w:rPr>
          <w:rFonts w:cs="Times New Roman"/>
          <w:bCs/>
          <w:iCs/>
          <w:sz w:val="24"/>
          <w:szCs w:val="24"/>
          <w:lang w:val="en-US"/>
        </w:rPr>
        <w:t>)</w:t>
      </w:r>
    </w:p>
    <w:p w14:paraId="1FAB14BC"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sz w:val="24"/>
          <w:szCs w:val="24"/>
          <w:lang w:val="en-US"/>
        </w:rPr>
        <w:t xml:space="preserve">- Kết hợp từ: </w:t>
      </w:r>
      <w:r w:rsidRPr="001F7CD1">
        <w:rPr>
          <w:rFonts w:cs="Times New Roman"/>
          <w:bCs/>
          <w:i/>
          <w:iCs/>
          <w:sz w:val="24"/>
          <w:szCs w:val="24"/>
          <w:lang w:val="en-US"/>
        </w:rPr>
        <w:t>màu thời gian, hương thời gian</w:t>
      </w:r>
      <w:r w:rsidRPr="001F7CD1">
        <w:rPr>
          <w:rFonts w:cs="Times New Roman"/>
          <w:bCs/>
          <w:sz w:val="24"/>
          <w:szCs w:val="24"/>
          <w:lang w:val="en-US"/>
        </w:rPr>
        <w:t xml:space="preserve"> là những kết hợp từ đặc biệt </w:t>
      </w:r>
    </w:p>
    <w:p w14:paraId="01474053"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sz w:val="24"/>
          <w:szCs w:val="24"/>
          <w:lang w:val="en-US"/>
        </w:rPr>
        <w:t>- Màu, hương là những từ chỉ vật chất cụ thể tác động trực tiếp vào giác quan con người; thời gian là khái niệm vô hình, trừu tượng, con người không thể nắm bắt bằng các giác quan -&gt; Kết hợp từ lạ tạo nên sự cụ thể, gần gũi cho cái vô hình khó nắm bắt.</w:t>
      </w:r>
    </w:p>
    <w:p w14:paraId="257B6ED5"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3. Bờ sông hoang dại như một bờ tiền sử. Bờ sông hồn nhiên như một nỗi niềm cổ tích tuổi xưa.</w:t>
      </w:r>
    </w:p>
    <w:p w14:paraId="0B57A5D5" w14:textId="77777777" w:rsidR="009E6714" w:rsidRPr="001F7CD1" w:rsidRDefault="009E6714" w:rsidP="005D39D7">
      <w:pPr>
        <w:spacing w:before="60" w:after="60"/>
        <w:ind w:firstLine="426"/>
        <w:jc w:val="right"/>
        <w:rPr>
          <w:rFonts w:cs="Times New Roman"/>
          <w:bCs/>
          <w:iCs/>
          <w:sz w:val="24"/>
          <w:szCs w:val="24"/>
          <w:lang w:val="en-US"/>
        </w:rPr>
      </w:pPr>
      <w:r w:rsidRPr="001F7CD1">
        <w:rPr>
          <w:rFonts w:cs="Times New Roman"/>
          <w:bCs/>
          <w:i/>
          <w:iCs/>
          <w:sz w:val="24"/>
          <w:szCs w:val="24"/>
          <w:lang w:val="en-US"/>
        </w:rPr>
        <w:t xml:space="preserve">                              </w:t>
      </w:r>
      <w:r w:rsidRPr="001F7CD1">
        <w:rPr>
          <w:rFonts w:cs="Times New Roman"/>
          <w:bCs/>
          <w:iCs/>
          <w:sz w:val="24"/>
          <w:szCs w:val="24"/>
          <w:lang w:val="en-US"/>
        </w:rPr>
        <w:t>(Nguyễn Tuân,</w:t>
      </w:r>
      <w:r w:rsidRPr="001F7CD1">
        <w:rPr>
          <w:rFonts w:cs="Times New Roman"/>
          <w:bCs/>
          <w:i/>
          <w:iCs/>
          <w:sz w:val="24"/>
          <w:szCs w:val="24"/>
          <w:lang w:val="en-US"/>
        </w:rPr>
        <w:t xml:space="preserve"> Người lái đò sông Đà</w:t>
      </w:r>
      <w:r w:rsidRPr="001F7CD1">
        <w:rPr>
          <w:rFonts w:cs="Times New Roman"/>
          <w:bCs/>
          <w:iCs/>
          <w:sz w:val="24"/>
          <w:szCs w:val="24"/>
          <w:lang w:val="en-US"/>
        </w:rPr>
        <w:t>)</w:t>
      </w:r>
    </w:p>
    <w:p w14:paraId="3C818571"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sz w:val="24"/>
          <w:szCs w:val="24"/>
          <w:lang w:val="en-US"/>
        </w:rPr>
        <w:t xml:space="preserve">- Kết hợp từ </w:t>
      </w:r>
      <w:r w:rsidRPr="001F7CD1">
        <w:rPr>
          <w:rFonts w:cs="Times New Roman"/>
          <w:bCs/>
          <w:i/>
          <w:iCs/>
          <w:sz w:val="24"/>
          <w:szCs w:val="24"/>
          <w:lang w:val="en-US"/>
        </w:rPr>
        <w:t>bờ tiền sử</w:t>
      </w:r>
      <w:r w:rsidRPr="001F7CD1">
        <w:rPr>
          <w:rFonts w:cs="Times New Roman"/>
          <w:bCs/>
          <w:sz w:val="24"/>
          <w:szCs w:val="24"/>
          <w:lang w:val="en-US"/>
        </w:rPr>
        <w:t xml:space="preserve">: </w:t>
      </w:r>
      <w:r w:rsidRPr="001F7CD1">
        <w:rPr>
          <w:rFonts w:cs="Times New Roman"/>
          <w:bCs/>
          <w:i/>
          <w:iCs/>
          <w:sz w:val="24"/>
          <w:szCs w:val="24"/>
          <w:lang w:val="en-US"/>
        </w:rPr>
        <w:t>bờ</w:t>
      </w:r>
      <w:r w:rsidRPr="001F7CD1">
        <w:rPr>
          <w:rFonts w:cs="Times New Roman"/>
          <w:bCs/>
          <w:sz w:val="24"/>
          <w:szCs w:val="24"/>
          <w:lang w:val="en-US"/>
        </w:rPr>
        <w:t xml:space="preserve"> - vật chất hữu hình, </w:t>
      </w:r>
      <w:r w:rsidRPr="001F7CD1">
        <w:rPr>
          <w:rFonts w:cs="Times New Roman"/>
          <w:bCs/>
          <w:i/>
          <w:iCs/>
          <w:sz w:val="24"/>
          <w:szCs w:val="24"/>
          <w:lang w:val="en-US"/>
        </w:rPr>
        <w:t>tiền sử</w:t>
      </w:r>
      <w:r w:rsidRPr="001F7CD1">
        <w:rPr>
          <w:rFonts w:cs="Times New Roman"/>
          <w:bCs/>
          <w:sz w:val="24"/>
          <w:szCs w:val="24"/>
          <w:lang w:val="en-US"/>
        </w:rPr>
        <w:t xml:space="preserve">: khái niệm thời gian vô hình. </w:t>
      </w:r>
    </w:p>
    <w:p w14:paraId="4FE90835" w14:textId="77777777" w:rsidR="009E6714" w:rsidRPr="001F7CD1" w:rsidRDefault="009E6714" w:rsidP="009E6714">
      <w:pPr>
        <w:spacing w:before="60" w:after="60"/>
        <w:ind w:firstLine="426"/>
        <w:rPr>
          <w:rFonts w:cs="Times New Roman"/>
          <w:bCs/>
          <w:spacing w:val="-4"/>
          <w:sz w:val="24"/>
          <w:szCs w:val="24"/>
          <w:lang w:val="en-US"/>
        </w:rPr>
      </w:pPr>
      <w:r w:rsidRPr="001F7CD1">
        <w:rPr>
          <w:rFonts w:cs="Times New Roman"/>
          <w:bCs/>
          <w:spacing w:val="-4"/>
          <w:sz w:val="24"/>
          <w:szCs w:val="24"/>
          <w:lang w:val="en-US"/>
        </w:rPr>
        <w:t>- Kết hợp lạ lùng, độc đáo khiến sông Đà như chỉ tồn tại trong không gian mà không hề biết đến thời gian, bởi thời gian cứ mải miết trôi, còn sông Đà vẫn mãi vẻ đẹp nguyên sơ, hoang dại thời tiền sử.</w:t>
      </w:r>
    </w:p>
    <w:p w14:paraId="39ECB006" w14:textId="77777777" w:rsidR="009E6714" w:rsidRPr="001F7CD1" w:rsidRDefault="009E6714" w:rsidP="009E6714">
      <w:pPr>
        <w:spacing w:before="60" w:after="60"/>
        <w:ind w:firstLine="426"/>
        <w:rPr>
          <w:rFonts w:cs="Times New Roman"/>
          <w:bCs/>
          <w:sz w:val="24"/>
          <w:szCs w:val="24"/>
          <w:lang w:val="nl-NL"/>
        </w:rPr>
      </w:pPr>
      <w:r w:rsidRPr="001F7CD1">
        <w:rPr>
          <w:rFonts w:cs="Times New Roman"/>
          <w:b/>
          <w:bCs/>
          <w:sz w:val="24"/>
          <w:szCs w:val="24"/>
          <w:lang w:val="nl-NL"/>
        </w:rPr>
        <w:t>2. Bài tập dạng 2:</w:t>
      </w:r>
      <w:r w:rsidRPr="001F7CD1">
        <w:rPr>
          <w:rFonts w:cs="Times New Roman"/>
          <w:bCs/>
          <w:sz w:val="24"/>
          <w:szCs w:val="24"/>
          <w:lang w:val="nl-NL"/>
        </w:rPr>
        <w:t xml:space="preserve"> </w:t>
      </w:r>
      <w:r w:rsidRPr="001F7CD1">
        <w:rPr>
          <w:rFonts w:cs="Times New Roman"/>
          <w:b/>
          <w:bCs/>
          <w:sz w:val="24"/>
          <w:szCs w:val="24"/>
          <w:lang w:val="nl-NL"/>
        </w:rPr>
        <w:t>Sử dụng hình thức đảo ngữ để nhấn mạnh một đặc điểm nào đó của đối tượng miêu tả, thể hiện.</w:t>
      </w:r>
    </w:p>
    <w:p w14:paraId="482996B1" w14:textId="77777777" w:rsidR="009E6714" w:rsidRPr="001F7CD1" w:rsidRDefault="009E6714" w:rsidP="009E6714">
      <w:pPr>
        <w:spacing w:before="60" w:after="60"/>
        <w:ind w:firstLine="426"/>
        <w:rPr>
          <w:rFonts w:cs="Times New Roman"/>
          <w:b/>
          <w:bCs/>
          <w:i/>
          <w:iCs/>
          <w:sz w:val="24"/>
          <w:szCs w:val="24"/>
          <w:lang w:val="nl-NL"/>
        </w:rPr>
      </w:pPr>
      <w:r w:rsidRPr="001F7CD1">
        <w:rPr>
          <w:rFonts w:cs="Times New Roman"/>
          <w:b/>
          <w:bCs/>
          <w:iCs/>
          <w:sz w:val="24"/>
          <w:szCs w:val="24"/>
          <w:u w:val="single"/>
          <w:lang w:val="nl-NL"/>
        </w:rPr>
        <w:t>Yêu cầu:</w:t>
      </w:r>
      <w:r w:rsidRPr="001F7CD1">
        <w:rPr>
          <w:rFonts w:cs="Times New Roman"/>
          <w:b/>
          <w:bCs/>
          <w:iCs/>
          <w:sz w:val="24"/>
          <w:szCs w:val="24"/>
          <w:lang w:val="nl-NL"/>
        </w:rPr>
        <w:t xml:space="preserve"> Phân tích vẻ đẹp của đảo ngữ trong các đoạn thơ sau:</w:t>
      </w:r>
    </w:p>
    <w:p w14:paraId="7E86ED32"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i/>
          <w:sz w:val="24"/>
          <w:szCs w:val="24"/>
          <w:lang w:val="en-US"/>
        </w:rPr>
        <w:t>1.</w:t>
      </w:r>
      <w:r w:rsidRPr="001F7CD1">
        <w:rPr>
          <w:rFonts w:cs="Times New Roman"/>
          <w:bCs/>
          <w:sz w:val="24"/>
          <w:szCs w:val="24"/>
          <w:lang w:val="en-US"/>
        </w:rPr>
        <w:t xml:space="preserve"> </w:t>
      </w:r>
      <w:r w:rsidRPr="001F7CD1">
        <w:rPr>
          <w:rFonts w:cs="Times New Roman"/>
          <w:bCs/>
          <w:i/>
          <w:iCs/>
          <w:sz w:val="24"/>
          <w:szCs w:val="24"/>
          <w:lang w:val="en-US"/>
        </w:rPr>
        <w:t>Xanh om cổ thụ tròn xoe tán!</w:t>
      </w:r>
    </w:p>
    <w:p w14:paraId="1946A2C2"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Trắng xóa tràng giang phẳng lặng tờ</w:t>
      </w:r>
    </w:p>
    <w:p w14:paraId="45DEAF3D" w14:textId="77777777" w:rsidR="009E6714" w:rsidRPr="001F7CD1" w:rsidRDefault="009E6714" w:rsidP="005D39D7">
      <w:pPr>
        <w:spacing w:before="60" w:after="60"/>
        <w:ind w:firstLine="426"/>
        <w:jc w:val="right"/>
        <w:rPr>
          <w:rFonts w:cs="Times New Roman"/>
          <w:bCs/>
          <w:sz w:val="24"/>
          <w:szCs w:val="24"/>
          <w:lang w:val="en-US"/>
        </w:rPr>
      </w:pPr>
      <w:r w:rsidRPr="001F7CD1">
        <w:rPr>
          <w:rFonts w:cs="Times New Roman"/>
          <w:bCs/>
          <w:sz w:val="24"/>
          <w:szCs w:val="24"/>
          <w:lang w:val="en-US"/>
        </w:rPr>
        <w:t xml:space="preserve"> </w:t>
      </w:r>
      <w:r w:rsidRPr="001F7CD1">
        <w:rPr>
          <w:rFonts w:cs="Times New Roman"/>
          <w:bCs/>
          <w:sz w:val="24"/>
          <w:szCs w:val="24"/>
          <w:lang w:val="en-US"/>
        </w:rPr>
        <w:tab/>
      </w:r>
      <w:r w:rsidRPr="001F7CD1">
        <w:rPr>
          <w:rFonts w:cs="Times New Roman"/>
          <w:bCs/>
          <w:sz w:val="24"/>
          <w:szCs w:val="24"/>
          <w:lang w:val="en-US"/>
        </w:rPr>
        <w:tab/>
      </w:r>
      <w:r w:rsidRPr="001F7CD1">
        <w:rPr>
          <w:rFonts w:cs="Times New Roman"/>
          <w:bCs/>
          <w:sz w:val="24"/>
          <w:szCs w:val="24"/>
          <w:lang w:val="en-US"/>
        </w:rPr>
        <w:tab/>
        <w:t>(Hồ Xuân Hương,</w:t>
      </w:r>
      <w:r w:rsidRPr="001F7CD1">
        <w:rPr>
          <w:rFonts w:cs="Times New Roman"/>
          <w:bCs/>
          <w:i/>
          <w:sz w:val="24"/>
          <w:szCs w:val="24"/>
          <w:lang w:val="en-US"/>
        </w:rPr>
        <w:t xml:space="preserve"> Cảnh thu</w:t>
      </w:r>
      <w:r w:rsidRPr="001F7CD1">
        <w:rPr>
          <w:rFonts w:cs="Times New Roman"/>
          <w:bCs/>
          <w:sz w:val="24"/>
          <w:szCs w:val="24"/>
          <w:lang w:val="en-US"/>
        </w:rPr>
        <w:t>)</w:t>
      </w:r>
    </w:p>
    <w:p w14:paraId="0AF58AEF"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2. Đã tan tác những bóng thù hắc ám</w:t>
      </w:r>
    </w:p>
    <w:p w14:paraId="08DFA927"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 xml:space="preserve">Đã sáng lại trời thu tháng Tám </w:t>
      </w:r>
    </w:p>
    <w:p w14:paraId="0768E4BC" w14:textId="77777777" w:rsidR="009E6714" w:rsidRPr="001F7CD1" w:rsidRDefault="009E6714" w:rsidP="005D39D7">
      <w:pPr>
        <w:spacing w:before="60" w:after="60"/>
        <w:ind w:firstLine="426"/>
        <w:jc w:val="right"/>
        <w:rPr>
          <w:rFonts w:cs="Times New Roman"/>
          <w:bCs/>
          <w:sz w:val="24"/>
          <w:szCs w:val="24"/>
          <w:lang w:val="en-US"/>
        </w:rPr>
      </w:pPr>
      <w:r w:rsidRPr="001F7CD1">
        <w:rPr>
          <w:rFonts w:cs="Times New Roman"/>
          <w:bCs/>
          <w:sz w:val="24"/>
          <w:szCs w:val="24"/>
          <w:lang w:val="en-US"/>
        </w:rPr>
        <w:t>(Tố Hữu</w:t>
      </w:r>
      <w:r w:rsidRPr="001F7CD1">
        <w:rPr>
          <w:rFonts w:cs="Times New Roman"/>
          <w:bCs/>
          <w:i/>
          <w:sz w:val="24"/>
          <w:szCs w:val="24"/>
          <w:lang w:val="en-US"/>
        </w:rPr>
        <w:t>, Chập chùng Thác Lưa - Thác Chông</w:t>
      </w:r>
      <w:r w:rsidRPr="001F7CD1">
        <w:rPr>
          <w:rFonts w:cs="Times New Roman"/>
          <w:bCs/>
          <w:sz w:val="24"/>
          <w:szCs w:val="24"/>
          <w:lang w:val="en-US"/>
        </w:rPr>
        <w:t>)</w:t>
      </w:r>
    </w:p>
    <w:p w14:paraId="5E1BB02D"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4. Từ những năm đau thương chiến đấu</w:t>
      </w:r>
    </w:p>
    <w:p w14:paraId="67428ACF"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 xml:space="preserve">Đã ngời lên nét mặt quê huơng </w:t>
      </w:r>
    </w:p>
    <w:p w14:paraId="7ED40694"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Từ gốc lúa bờ tre hồn hậu</w:t>
      </w:r>
    </w:p>
    <w:p w14:paraId="270D64BD"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i/>
          <w:iCs/>
          <w:sz w:val="24"/>
          <w:szCs w:val="24"/>
          <w:lang w:val="en-US"/>
        </w:rPr>
        <w:t>Đã bật lên tiếng thét căm hờn</w:t>
      </w:r>
      <w:r w:rsidRPr="001F7CD1">
        <w:rPr>
          <w:rFonts w:cs="Times New Roman"/>
          <w:bCs/>
          <w:sz w:val="24"/>
          <w:szCs w:val="24"/>
          <w:lang w:val="en-US"/>
        </w:rPr>
        <w:t xml:space="preserve"> </w:t>
      </w:r>
    </w:p>
    <w:p w14:paraId="47DE5BA2" w14:textId="77777777" w:rsidR="009E6714" w:rsidRPr="001F7CD1" w:rsidRDefault="009E6714" w:rsidP="005D39D7">
      <w:pPr>
        <w:spacing w:before="60" w:after="60"/>
        <w:ind w:firstLine="426"/>
        <w:jc w:val="right"/>
        <w:rPr>
          <w:rFonts w:cs="Times New Roman"/>
          <w:bCs/>
          <w:sz w:val="24"/>
          <w:szCs w:val="24"/>
          <w:lang w:val="en-US"/>
        </w:rPr>
      </w:pPr>
      <w:r w:rsidRPr="001F7CD1">
        <w:rPr>
          <w:rFonts w:cs="Times New Roman"/>
          <w:bCs/>
          <w:sz w:val="24"/>
          <w:szCs w:val="24"/>
          <w:lang w:val="en-US"/>
        </w:rPr>
        <w:t xml:space="preserve">(Nguyễn Đinh Thi, </w:t>
      </w:r>
      <w:r w:rsidRPr="001F7CD1">
        <w:rPr>
          <w:rFonts w:cs="Times New Roman"/>
          <w:bCs/>
          <w:i/>
          <w:sz w:val="24"/>
          <w:szCs w:val="24"/>
          <w:lang w:val="en-US"/>
        </w:rPr>
        <w:t>Đất nước</w:t>
      </w:r>
      <w:r w:rsidRPr="001F7CD1">
        <w:rPr>
          <w:rFonts w:cs="Times New Roman"/>
          <w:bCs/>
          <w:sz w:val="24"/>
          <w:szCs w:val="24"/>
          <w:lang w:val="en-US"/>
        </w:rPr>
        <w:t>)</w:t>
      </w:r>
    </w:p>
    <w:p w14:paraId="386E3FCD" w14:textId="77777777" w:rsidR="009E6714" w:rsidRPr="001F7CD1" w:rsidRDefault="009E6714" w:rsidP="009E6714">
      <w:pPr>
        <w:spacing w:before="60" w:after="60"/>
        <w:ind w:firstLine="426"/>
        <w:rPr>
          <w:rFonts w:cs="Times New Roman"/>
          <w:b/>
          <w:bCs/>
          <w:iCs/>
          <w:sz w:val="24"/>
          <w:szCs w:val="24"/>
          <w:lang w:val="en-US"/>
        </w:rPr>
      </w:pPr>
      <w:r w:rsidRPr="001F7CD1">
        <w:rPr>
          <w:rFonts w:cs="Times New Roman"/>
          <w:b/>
          <w:bCs/>
          <w:iCs/>
          <w:sz w:val="24"/>
          <w:szCs w:val="24"/>
          <w:lang w:val="en-US"/>
        </w:rPr>
        <w:t>Gợi ý đáp án:</w:t>
      </w:r>
    </w:p>
    <w:p w14:paraId="78926F2A"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sz w:val="24"/>
          <w:szCs w:val="24"/>
          <w:lang w:val="en-US"/>
        </w:rPr>
        <w:t xml:space="preserve">1. </w:t>
      </w:r>
      <w:r w:rsidRPr="001F7CD1">
        <w:rPr>
          <w:rFonts w:cs="Times New Roman"/>
          <w:bCs/>
          <w:i/>
          <w:iCs/>
          <w:sz w:val="24"/>
          <w:szCs w:val="24"/>
          <w:lang w:val="en-US"/>
        </w:rPr>
        <w:t>Xanh om cổ thụ tròn xoe tán!</w:t>
      </w:r>
    </w:p>
    <w:p w14:paraId="24BF9A57"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Trắng xóa tràng giang phẳng lặng tờ</w:t>
      </w:r>
    </w:p>
    <w:p w14:paraId="6590CDA6" w14:textId="77777777" w:rsidR="009E6714" w:rsidRPr="001F7CD1" w:rsidRDefault="009E6714" w:rsidP="005D39D7">
      <w:pPr>
        <w:spacing w:before="60" w:after="60"/>
        <w:ind w:firstLine="426"/>
        <w:jc w:val="right"/>
        <w:rPr>
          <w:rFonts w:cs="Times New Roman"/>
          <w:bCs/>
          <w:sz w:val="24"/>
          <w:szCs w:val="24"/>
          <w:lang w:val="en-US"/>
        </w:rPr>
      </w:pPr>
      <w:r w:rsidRPr="001F7CD1">
        <w:rPr>
          <w:rFonts w:cs="Times New Roman"/>
          <w:bCs/>
          <w:sz w:val="24"/>
          <w:szCs w:val="24"/>
          <w:lang w:val="en-US"/>
        </w:rPr>
        <w:t xml:space="preserve"> </w:t>
      </w:r>
      <w:r w:rsidRPr="001F7CD1">
        <w:rPr>
          <w:rFonts w:cs="Times New Roman"/>
          <w:bCs/>
          <w:sz w:val="24"/>
          <w:szCs w:val="24"/>
          <w:lang w:val="en-US"/>
        </w:rPr>
        <w:tab/>
      </w:r>
      <w:r w:rsidRPr="001F7CD1">
        <w:rPr>
          <w:rFonts w:cs="Times New Roman"/>
          <w:bCs/>
          <w:sz w:val="24"/>
          <w:szCs w:val="24"/>
          <w:lang w:val="en-US"/>
        </w:rPr>
        <w:tab/>
      </w:r>
      <w:r w:rsidRPr="001F7CD1">
        <w:rPr>
          <w:rFonts w:cs="Times New Roman"/>
          <w:bCs/>
          <w:sz w:val="24"/>
          <w:szCs w:val="24"/>
          <w:lang w:val="en-US"/>
        </w:rPr>
        <w:tab/>
        <w:t xml:space="preserve">(Hồ Xuân Hương, </w:t>
      </w:r>
      <w:r w:rsidRPr="001F7CD1">
        <w:rPr>
          <w:rFonts w:cs="Times New Roman"/>
          <w:bCs/>
          <w:i/>
          <w:sz w:val="24"/>
          <w:szCs w:val="24"/>
          <w:lang w:val="en-US"/>
        </w:rPr>
        <w:t>Cảnh thu</w:t>
      </w:r>
      <w:r w:rsidRPr="001F7CD1">
        <w:rPr>
          <w:rFonts w:cs="Times New Roman"/>
          <w:bCs/>
          <w:sz w:val="24"/>
          <w:szCs w:val="24"/>
          <w:lang w:val="en-US"/>
        </w:rPr>
        <w:t>)</w:t>
      </w:r>
    </w:p>
    <w:p w14:paraId="7F2E5588"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sz w:val="24"/>
          <w:szCs w:val="24"/>
          <w:lang w:val="en-US"/>
        </w:rPr>
        <w:t xml:space="preserve">- Những tính từ phân loại đặc tả màu sắc ở mức cực độ được tác giả đảo lên trước: </w:t>
      </w:r>
      <w:r w:rsidRPr="001F7CD1">
        <w:rPr>
          <w:rFonts w:cs="Times New Roman"/>
          <w:bCs/>
          <w:i/>
          <w:iCs/>
          <w:sz w:val="24"/>
          <w:szCs w:val="24"/>
          <w:lang w:val="en-US"/>
        </w:rPr>
        <w:t>Xanh om</w:t>
      </w:r>
      <w:r w:rsidRPr="001F7CD1">
        <w:rPr>
          <w:rFonts w:cs="Times New Roman"/>
          <w:bCs/>
          <w:sz w:val="24"/>
          <w:szCs w:val="24"/>
          <w:lang w:val="en-US"/>
        </w:rPr>
        <w:t>,</w:t>
      </w:r>
      <w:r w:rsidRPr="001F7CD1">
        <w:rPr>
          <w:rFonts w:cs="Times New Roman"/>
          <w:bCs/>
          <w:i/>
          <w:iCs/>
          <w:sz w:val="24"/>
          <w:szCs w:val="24"/>
          <w:lang w:val="en-US"/>
        </w:rPr>
        <w:t xml:space="preserve"> Trắng xóa</w:t>
      </w:r>
      <w:r w:rsidRPr="001F7CD1">
        <w:rPr>
          <w:rFonts w:cs="Times New Roman"/>
          <w:bCs/>
          <w:sz w:val="24"/>
          <w:szCs w:val="24"/>
          <w:lang w:val="en-US"/>
        </w:rPr>
        <w:t xml:space="preserve"> </w:t>
      </w:r>
    </w:p>
    <w:p w14:paraId="2F9448C1"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sz w:val="24"/>
          <w:szCs w:val="24"/>
          <w:lang w:val="en-US"/>
        </w:rPr>
        <w:t>- Chính điều này đã tạo ra nhịp điệu mạnh mẽ cho đoạn thơ đồng thời nhấn mạnh bức tranh thiên nhiên dữ dội như ấp ủ nội lực muốn tung phá.</w:t>
      </w:r>
    </w:p>
    <w:p w14:paraId="66B7E1D0"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2. Đã tan tác những bóng thù hắc ám</w:t>
      </w:r>
    </w:p>
    <w:p w14:paraId="375ED044"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 xml:space="preserve">Đã sáng lại trời thu tháng Tám </w:t>
      </w:r>
    </w:p>
    <w:p w14:paraId="4B68832A" w14:textId="77777777" w:rsidR="009E6714" w:rsidRPr="001F7CD1" w:rsidRDefault="009E6714" w:rsidP="005D39D7">
      <w:pPr>
        <w:spacing w:before="60" w:after="60"/>
        <w:ind w:firstLine="426"/>
        <w:jc w:val="right"/>
        <w:rPr>
          <w:rFonts w:cs="Times New Roman"/>
          <w:bCs/>
          <w:sz w:val="24"/>
          <w:szCs w:val="24"/>
          <w:lang w:val="en-US"/>
        </w:rPr>
      </w:pPr>
      <w:r w:rsidRPr="001F7CD1">
        <w:rPr>
          <w:rFonts w:cs="Times New Roman"/>
          <w:bCs/>
          <w:sz w:val="24"/>
          <w:szCs w:val="24"/>
          <w:lang w:val="en-US"/>
        </w:rPr>
        <w:t>(Tố Hữu</w:t>
      </w:r>
      <w:r w:rsidRPr="001F7CD1">
        <w:rPr>
          <w:rFonts w:cs="Times New Roman"/>
          <w:bCs/>
          <w:i/>
          <w:sz w:val="24"/>
          <w:szCs w:val="24"/>
          <w:lang w:val="en-US"/>
        </w:rPr>
        <w:t>, Chập chùng Thác Lưa - Thác Chông</w:t>
      </w:r>
      <w:r w:rsidRPr="001F7CD1">
        <w:rPr>
          <w:rFonts w:cs="Times New Roman"/>
          <w:bCs/>
          <w:sz w:val="24"/>
          <w:szCs w:val="24"/>
          <w:lang w:val="en-US"/>
        </w:rPr>
        <w:t>)</w:t>
      </w:r>
    </w:p>
    <w:p w14:paraId="037CC086"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sz w:val="24"/>
          <w:szCs w:val="24"/>
          <w:lang w:val="en-US"/>
        </w:rPr>
        <w:t>=&gt; Phép đảo đã tạo nhịp hân hoan vui sướng, đồng thời nhấn mạnh niềm hạnh phúc vô bờ khi quê hương đã sạch bóng quân thù, đất nước hòa bình đã trở lại.</w:t>
      </w:r>
    </w:p>
    <w:p w14:paraId="63F2751F"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sz w:val="24"/>
          <w:szCs w:val="24"/>
          <w:lang w:val="en-US"/>
        </w:rPr>
        <w:lastRenderedPageBreak/>
        <w:t xml:space="preserve">3. </w:t>
      </w:r>
      <w:r w:rsidRPr="001F7CD1">
        <w:rPr>
          <w:rFonts w:cs="Times New Roman"/>
          <w:bCs/>
          <w:i/>
          <w:iCs/>
          <w:sz w:val="24"/>
          <w:szCs w:val="24"/>
          <w:lang w:val="en-US"/>
        </w:rPr>
        <w:t>Từ những năm đau thương chiến đấu</w:t>
      </w:r>
    </w:p>
    <w:p w14:paraId="6784190D"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 xml:space="preserve">Đã ngời lên nét mặt quê huơng </w:t>
      </w:r>
    </w:p>
    <w:p w14:paraId="51C1EC0D"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Từ gốc lúa bờ tre hồn hậu</w:t>
      </w:r>
    </w:p>
    <w:p w14:paraId="178990E2"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i/>
          <w:iCs/>
          <w:sz w:val="24"/>
          <w:szCs w:val="24"/>
          <w:lang w:val="en-US"/>
        </w:rPr>
        <w:t>Đã bật lên tiếng thét căm hờn</w:t>
      </w:r>
      <w:r w:rsidRPr="001F7CD1">
        <w:rPr>
          <w:rFonts w:cs="Times New Roman"/>
          <w:bCs/>
          <w:sz w:val="24"/>
          <w:szCs w:val="24"/>
          <w:lang w:val="en-US"/>
        </w:rPr>
        <w:t xml:space="preserve"> </w:t>
      </w:r>
    </w:p>
    <w:p w14:paraId="1387DFA2"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sz w:val="24"/>
          <w:szCs w:val="24"/>
          <w:lang w:val="en-US"/>
        </w:rPr>
        <w:t xml:space="preserve">(Nguyễn Đinh Thi, </w:t>
      </w:r>
      <w:r w:rsidRPr="001F7CD1">
        <w:rPr>
          <w:rFonts w:cs="Times New Roman"/>
          <w:bCs/>
          <w:i/>
          <w:sz w:val="24"/>
          <w:szCs w:val="24"/>
          <w:lang w:val="en-US"/>
        </w:rPr>
        <w:t>Đất nước</w:t>
      </w:r>
      <w:r w:rsidRPr="001F7CD1">
        <w:rPr>
          <w:rFonts w:cs="Times New Roman"/>
          <w:bCs/>
          <w:sz w:val="24"/>
          <w:szCs w:val="24"/>
          <w:lang w:val="en-US"/>
        </w:rPr>
        <w:t>)</w:t>
      </w:r>
    </w:p>
    <w:p w14:paraId="5E9AFFCC"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sz w:val="24"/>
          <w:szCs w:val="24"/>
          <w:lang w:val="en-US"/>
        </w:rPr>
        <w:t>=&gt; Tạo nhịp mạnh mẽ, dứt khoát, đồng thời nhấn mạnh sức sống kiên cường, mãnh liệt của quê hương và tinh thần đấu tranh bất diệt, chí căm thù bùng cháy.</w:t>
      </w:r>
    </w:p>
    <w:p w14:paraId="7B542CEB" w14:textId="77777777" w:rsidR="009E6714" w:rsidRPr="001F7CD1" w:rsidRDefault="009E6714" w:rsidP="009E6714">
      <w:pPr>
        <w:spacing w:before="60" w:after="60"/>
        <w:ind w:firstLine="426"/>
        <w:rPr>
          <w:rFonts w:cs="Times New Roman"/>
          <w:b/>
          <w:bCs/>
          <w:sz w:val="24"/>
          <w:szCs w:val="24"/>
          <w:lang w:val="nl-NL"/>
        </w:rPr>
      </w:pPr>
      <w:r w:rsidRPr="001F7CD1">
        <w:rPr>
          <w:rFonts w:cs="Times New Roman"/>
          <w:b/>
          <w:bCs/>
          <w:sz w:val="24"/>
          <w:szCs w:val="24"/>
          <w:lang w:val="nl-NL"/>
        </w:rPr>
        <w:t>3. Bài tập dạng 3:</w:t>
      </w:r>
      <w:r w:rsidRPr="001F7CD1">
        <w:rPr>
          <w:rFonts w:cs="Times New Roman"/>
          <w:bCs/>
          <w:sz w:val="24"/>
          <w:szCs w:val="24"/>
          <w:lang w:val="nl-NL"/>
        </w:rPr>
        <w:t xml:space="preserve">  </w:t>
      </w:r>
      <w:r w:rsidRPr="001F7CD1">
        <w:rPr>
          <w:rFonts w:cs="Times New Roman"/>
          <w:b/>
          <w:bCs/>
          <w:sz w:val="24"/>
          <w:szCs w:val="24"/>
          <w:lang w:val="nl-NL"/>
        </w:rPr>
        <w:t>Cung cấp nét nghĩa mới cho từ ngữ nhằm đưa đến phát hiện bất ngờ về đối tượng được đề cập.</w:t>
      </w:r>
    </w:p>
    <w:p w14:paraId="674C1E37" w14:textId="77777777" w:rsidR="009E6714" w:rsidRPr="001F7CD1" w:rsidRDefault="009E6714" w:rsidP="009E6714">
      <w:pPr>
        <w:spacing w:before="60" w:after="60"/>
        <w:ind w:firstLine="426"/>
        <w:rPr>
          <w:rFonts w:cs="Times New Roman"/>
          <w:b/>
          <w:bCs/>
          <w:sz w:val="24"/>
          <w:szCs w:val="24"/>
          <w:lang w:val="nl-NL"/>
        </w:rPr>
      </w:pPr>
      <w:r w:rsidRPr="001F7CD1">
        <w:rPr>
          <w:rFonts w:cs="Times New Roman"/>
          <w:b/>
          <w:bCs/>
          <w:iCs/>
          <w:sz w:val="24"/>
          <w:szCs w:val="24"/>
          <w:u w:val="single"/>
          <w:lang w:val="nl-NL"/>
        </w:rPr>
        <w:t>Yêu cầu:</w:t>
      </w:r>
      <w:r w:rsidRPr="001F7CD1">
        <w:rPr>
          <w:rFonts w:cs="Times New Roman"/>
          <w:b/>
          <w:bCs/>
          <w:iCs/>
          <w:sz w:val="24"/>
          <w:szCs w:val="24"/>
          <w:lang w:val="nl-NL"/>
        </w:rPr>
        <w:t xml:space="preserve"> </w:t>
      </w:r>
      <w:r w:rsidRPr="001F7CD1">
        <w:rPr>
          <w:rFonts w:cs="Times New Roman"/>
          <w:b/>
          <w:bCs/>
          <w:sz w:val="24"/>
          <w:szCs w:val="24"/>
          <w:lang w:val="nl-NL"/>
        </w:rPr>
        <w:t xml:space="preserve">Tìm từ ngữ đã được nhà thơ cung cấp nét nghĩa mới và phân tích sự phát hiện bất ngờ về đối tương được đề cập. </w:t>
      </w:r>
    </w:p>
    <w:p w14:paraId="6E302514"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1. Ngày qua ngày lại qua ngày,</w:t>
      </w:r>
    </w:p>
    <w:p w14:paraId="480B6F32"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Lá xanh nhuộm đã thành cây lá vàng.</w:t>
      </w:r>
    </w:p>
    <w:p w14:paraId="79B59F9C" w14:textId="77777777" w:rsidR="009E6714" w:rsidRPr="001F7CD1" w:rsidRDefault="009E6714" w:rsidP="009E6714">
      <w:pPr>
        <w:spacing w:before="60" w:after="60"/>
        <w:ind w:firstLine="426"/>
        <w:rPr>
          <w:rFonts w:cs="Times New Roman"/>
          <w:bCs/>
          <w:iCs/>
          <w:sz w:val="24"/>
          <w:szCs w:val="24"/>
          <w:lang w:val="en-US"/>
        </w:rPr>
      </w:pPr>
      <w:r w:rsidRPr="001F7CD1">
        <w:rPr>
          <w:rFonts w:cs="Times New Roman"/>
          <w:bCs/>
          <w:iCs/>
          <w:sz w:val="24"/>
          <w:szCs w:val="24"/>
          <w:lang w:val="en-US"/>
        </w:rPr>
        <w:t>(Nguyễn Bính</w:t>
      </w:r>
      <w:r w:rsidRPr="001F7CD1">
        <w:rPr>
          <w:rFonts w:cs="Times New Roman"/>
          <w:bCs/>
          <w:i/>
          <w:iCs/>
          <w:sz w:val="24"/>
          <w:szCs w:val="24"/>
          <w:lang w:val="en-US"/>
        </w:rPr>
        <w:t>, Tương tư</w:t>
      </w:r>
      <w:r w:rsidRPr="001F7CD1">
        <w:rPr>
          <w:rFonts w:cs="Times New Roman"/>
          <w:bCs/>
          <w:iCs/>
          <w:sz w:val="24"/>
          <w:szCs w:val="24"/>
          <w:lang w:val="en-US"/>
        </w:rPr>
        <w:t>)</w:t>
      </w:r>
    </w:p>
    <w:p w14:paraId="47B92AB1"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i/>
          <w:iCs/>
          <w:sz w:val="24"/>
          <w:szCs w:val="24"/>
          <w:lang w:val="en-US"/>
        </w:rPr>
        <w:t>2. Hơn một loài hoa đã rụng cành</w:t>
      </w:r>
    </w:p>
    <w:p w14:paraId="25A7AE6E"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i/>
          <w:iCs/>
          <w:sz w:val="24"/>
          <w:szCs w:val="24"/>
          <w:lang w:val="en-US"/>
        </w:rPr>
        <w:t>Trong vườn </w:t>
      </w:r>
      <w:r w:rsidRPr="001F7CD1">
        <w:rPr>
          <w:rFonts w:cs="Times New Roman"/>
          <w:bCs/>
          <w:iCs/>
          <w:sz w:val="24"/>
          <w:szCs w:val="24"/>
          <w:lang w:val="en-US"/>
        </w:rPr>
        <w:t>sắc đỏ rũa màu xanh</w:t>
      </w:r>
    </w:p>
    <w:p w14:paraId="2CDB7B8B"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sz w:val="24"/>
          <w:szCs w:val="24"/>
          <w:lang w:val="en-US"/>
        </w:rPr>
        <w:t>(Xuân Diệu</w:t>
      </w:r>
      <w:r w:rsidRPr="001F7CD1">
        <w:rPr>
          <w:rFonts w:cs="Times New Roman"/>
          <w:bCs/>
          <w:i/>
          <w:iCs/>
          <w:sz w:val="24"/>
          <w:szCs w:val="24"/>
          <w:lang w:val="en-US"/>
        </w:rPr>
        <w:t>, Đây mùa thu tới</w:t>
      </w:r>
      <w:r w:rsidRPr="001F7CD1">
        <w:rPr>
          <w:rFonts w:cs="Times New Roman"/>
          <w:bCs/>
          <w:sz w:val="24"/>
          <w:szCs w:val="24"/>
          <w:lang w:val="en-US"/>
        </w:rPr>
        <w:t>)</w:t>
      </w:r>
    </w:p>
    <w:p w14:paraId="5D671171" w14:textId="77777777" w:rsidR="004A2C64" w:rsidRPr="001F7CD1" w:rsidRDefault="009E6714" w:rsidP="009E6714">
      <w:pPr>
        <w:spacing w:before="60" w:after="60"/>
        <w:ind w:firstLine="426"/>
        <w:rPr>
          <w:rFonts w:cs="Times New Roman"/>
          <w:bCs/>
          <w:i/>
          <w:sz w:val="24"/>
          <w:szCs w:val="24"/>
          <w:lang w:val="en-US"/>
        </w:rPr>
      </w:pPr>
      <w:r w:rsidRPr="001F7CD1">
        <w:rPr>
          <w:rFonts w:cs="Times New Roman"/>
          <w:bCs/>
          <w:sz w:val="24"/>
          <w:szCs w:val="24"/>
          <w:lang w:val="en-US"/>
        </w:rPr>
        <w:t xml:space="preserve">3. </w:t>
      </w:r>
      <w:r w:rsidRPr="001F7CD1">
        <w:rPr>
          <w:rFonts w:cs="Times New Roman"/>
          <w:bCs/>
          <w:i/>
          <w:sz w:val="24"/>
          <w:szCs w:val="24"/>
          <w:lang w:val="en-US"/>
        </w:rPr>
        <w:t>Những mùa quả mẹ tôi hái được</w:t>
      </w:r>
    </w:p>
    <w:p w14:paraId="5C20103A" w14:textId="77777777" w:rsidR="004A2C64" w:rsidRPr="001F7CD1" w:rsidRDefault="009E6714" w:rsidP="009E6714">
      <w:pPr>
        <w:spacing w:before="60" w:after="60"/>
        <w:ind w:firstLine="426"/>
        <w:rPr>
          <w:rFonts w:cs="Times New Roman"/>
          <w:bCs/>
          <w:i/>
          <w:sz w:val="24"/>
          <w:szCs w:val="24"/>
          <w:lang w:val="en-US"/>
        </w:rPr>
      </w:pPr>
      <w:r w:rsidRPr="001F7CD1">
        <w:rPr>
          <w:rFonts w:cs="Times New Roman"/>
          <w:bCs/>
          <w:i/>
          <w:sz w:val="24"/>
          <w:szCs w:val="24"/>
          <w:lang w:val="en-US"/>
        </w:rPr>
        <w:t>Mẹ vẫn trông vào tay mẹ vun trồng</w:t>
      </w:r>
    </w:p>
    <w:p w14:paraId="20A7AEA4" w14:textId="77777777" w:rsidR="004A2C64" w:rsidRPr="001F7CD1" w:rsidRDefault="009E6714" w:rsidP="009E6714">
      <w:pPr>
        <w:spacing w:before="60" w:after="60"/>
        <w:ind w:firstLine="426"/>
        <w:rPr>
          <w:rFonts w:cs="Times New Roman"/>
          <w:bCs/>
          <w:i/>
          <w:sz w:val="24"/>
          <w:szCs w:val="24"/>
          <w:lang w:val="en-US"/>
        </w:rPr>
      </w:pPr>
      <w:r w:rsidRPr="001F7CD1">
        <w:rPr>
          <w:rFonts w:cs="Times New Roman"/>
          <w:bCs/>
          <w:i/>
          <w:sz w:val="24"/>
          <w:szCs w:val="24"/>
          <w:lang w:val="en-US"/>
        </w:rPr>
        <w:t>Những mùa quả lặn rồi lại mọc</w:t>
      </w:r>
    </w:p>
    <w:p w14:paraId="7B1F4534" w14:textId="1A0A8547" w:rsidR="009E6714" w:rsidRPr="001F7CD1" w:rsidRDefault="009E6714" w:rsidP="009E6714">
      <w:pPr>
        <w:spacing w:before="60" w:after="60"/>
        <w:ind w:firstLine="426"/>
        <w:rPr>
          <w:rFonts w:cs="Times New Roman"/>
          <w:bCs/>
          <w:sz w:val="24"/>
          <w:szCs w:val="24"/>
          <w:lang w:val="en-US"/>
        </w:rPr>
      </w:pPr>
      <w:r w:rsidRPr="001F7CD1">
        <w:rPr>
          <w:rFonts w:cs="Times New Roman"/>
          <w:bCs/>
          <w:i/>
          <w:sz w:val="24"/>
          <w:szCs w:val="24"/>
          <w:lang w:val="en-US"/>
        </w:rPr>
        <w:t>Như mặt trời, khi như mặt trăng.</w:t>
      </w:r>
    </w:p>
    <w:p w14:paraId="79AEE78E" w14:textId="77777777" w:rsidR="009E6714" w:rsidRPr="001F7CD1" w:rsidRDefault="009E6714" w:rsidP="009E6714">
      <w:pPr>
        <w:spacing w:before="60" w:after="60"/>
        <w:ind w:firstLine="426"/>
        <w:rPr>
          <w:rFonts w:cs="Times New Roman"/>
          <w:bCs/>
          <w:i/>
          <w:sz w:val="24"/>
          <w:szCs w:val="24"/>
          <w:lang w:val="en-US"/>
        </w:rPr>
      </w:pPr>
      <w:r w:rsidRPr="001F7CD1">
        <w:rPr>
          <w:rFonts w:cs="Times New Roman"/>
          <w:bCs/>
          <w:sz w:val="24"/>
          <w:szCs w:val="24"/>
          <w:lang w:val="en-US"/>
        </w:rPr>
        <w:t>(Nguyễn Khoa Điềm</w:t>
      </w:r>
      <w:r w:rsidRPr="001F7CD1">
        <w:rPr>
          <w:rFonts w:cs="Times New Roman"/>
          <w:bCs/>
          <w:i/>
          <w:iCs/>
          <w:sz w:val="24"/>
          <w:szCs w:val="24"/>
          <w:lang w:val="en-US"/>
        </w:rPr>
        <w:t>, Mẹ và quả</w:t>
      </w:r>
      <w:r w:rsidRPr="001F7CD1">
        <w:rPr>
          <w:rFonts w:cs="Times New Roman"/>
          <w:bCs/>
          <w:sz w:val="24"/>
          <w:szCs w:val="24"/>
          <w:lang w:val="en-US"/>
        </w:rPr>
        <w:t>)</w:t>
      </w:r>
    </w:p>
    <w:p w14:paraId="45F6229B" w14:textId="77777777" w:rsidR="009E6714" w:rsidRPr="001F7CD1" w:rsidRDefault="009E6714" w:rsidP="009E6714">
      <w:pPr>
        <w:spacing w:before="60" w:after="60"/>
        <w:ind w:firstLine="426"/>
        <w:rPr>
          <w:rFonts w:cs="Times New Roman"/>
          <w:b/>
          <w:bCs/>
          <w:sz w:val="24"/>
          <w:szCs w:val="24"/>
          <w:lang w:val="en-US"/>
        </w:rPr>
      </w:pPr>
      <w:r w:rsidRPr="001F7CD1">
        <w:rPr>
          <w:rFonts w:cs="Times New Roman"/>
          <w:b/>
          <w:bCs/>
          <w:sz w:val="24"/>
          <w:szCs w:val="24"/>
          <w:lang w:val="en-US"/>
        </w:rPr>
        <w:t>Gợi ý đáp án:</w:t>
      </w:r>
    </w:p>
    <w:p w14:paraId="0E9A5D11"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1. Ngày qua ngày lại qua ngày,</w:t>
      </w:r>
    </w:p>
    <w:p w14:paraId="52F116F6"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Lá xanh nhuộm đã thành cây lá vàng.</w:t>
      </w:r>
    </w:p>
    <w:p w14:paraId="060AC7A4" w14:textId="77777777" w:rsidR="009E6714" w:rsidRPr="001F7CD1" w:rsidRDefault="009E6714" w:rsidP="009E6714">
      <w:pPr>
        <w:spacing w:before="60" w:after="60"/>
        <w:ind w:firstLine="426"/>
        <w:rPr>
          <w:rFonts w:cs="Times New Roman"/>
          <w:bCs/>
          <w:iCs/>
          <w:sz w:val="24"/>
          <w:szCs w:val="24"/>
          <w:lang w:val="en-US"/>
        </w:rPr>
      </w:pPr>
      <w:bookmarkStart w:id="13" w:name="_Hlk137146876"/>
      <w:r w:rsidRPr="001F7CD1">
        <w:rPr>
          <w:rFonts w:cs="Times New Roman"/>
          <w:bCs/>
          <w:iCs/>
          <w:sz w:val="24"/>
          <w:szCs w:val="24"/>
          <w:lang w:val="en-US"/>
        </w:rPr>
        <w:t>(Nguyễn Bính</w:t>
      </w:r>
      <w:r w:rsidRPr="001F7CD1">
        <w:rPr>
          <w:rFonts w:cs="Times New Roman"/>
          <w:bCs/>
          <w:i/>
          <w:iCs/>
          <w:sz w:val="24"/>
          <w:szCs w:val="24"/>
          <w:lang w:val="en-US"/>
        </w:rPr>
        <w:t>, Tương tư</w:t>
      </w:r>
      <w:r w:rsidRPr="001F7CD1">
        <w:rPr>
          <w:rFonts w:cs="Times New Roman"/>
          <w:bCs/>
          <w:iCs/>
          <w:sz w:val="24"/>
          <w:szCs w:val="24"/>
          <w:lang w:val="en-US"/>
        </w:rPr>
        <w:t>)</w:t>
      </w:r>
    </w:p>
    <w:p w14:paraId="6699A41C" w14:textId="77777777" w:rsidR="009E6714" w:rsidRPr="001F7CD1" w:rsidRDefault="009E6714" w:rsidP="009E6714">
      <w:pPr>
        <w:spacing w:before="60" w:after="60"/>
        <w:ind w:firstLine="426"/>
        <w:rPr>
          <w:rFonts w:cs="Times New Roman"/>
          <w:bCs/>
          <w:i/>
          <w:sz w:val="24"/>
          <w:szCs w:val="24"/>
          <w:lang w:val="en-US"/>
        </w:rPr>
      </w:pPr>
      <w:r w:rsidRPr="001F7CD1">
        <w:rPr>
          <w:rFonts w:cs="Times New Roman"/>
          <w:bCs/>
          <w:sz w:val="24"/>
          <w:szCs w:val="24"/>
          <w:lang w:val="nl-NL"/>
        </w:rPr>
        <w:t>- Từ ngữ đã được nhà thơ cung cấp nét nghĩa mới:</w:t>
      </w:r>
      <w:r w:rsidRPr="001F7CD1">
        <w:rPr>
          <w:rFonts w:cs="Times New Roman"/>
          <w:b/>
          <w:bCs/>
          <w:sz w:val="24"/>
          <w:szCs w:val="24"/>
          <w:lang w:val="nl-NL"/>
        </w:rPr>
        <w:t xml:space="preserve"> </w:t>
      </w:r>
      <w:bookmarkEnd w:id="13"/>
      <w:r w:rsidRPr="001F7CD1">
        <w:rPr>
          <w:rFonts w:cs="Times New Roman"/>
          <w:bCs/>
          <w:i/>
          <w:sz w:val="24"/>
          <w:szCs w:val="24"/>
          <w:lang w:val="nl-NL"/>
        </w:rPr>
        <w:t>nhuộm</w:t>
      </w:r>
    </w:p>
    <w:p w14:paraId="2F39B597"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i/>
          <w:sz w:val="24"/>
          <w:szCs w:val="24"/>
          <w:lang w:val="en-US"/>
        </w:rPr>
        <w:t>Nhuộm</w:t>
      </w:r>
      <w:r w:rsidRPr="001F7CD1">
        <w:rPr>
          <w:rFonts w:cs="Times New Roman"/>
          <w:bCs/>
          <w:sz w:val="24"/>
          <w:szCs w:val="24"/>
          <w:lang w:val="en-US"/>
        </w:rPr>
        <w:t xml:space="preserve"> vốn mang nghĩa làm cho chuyển thành màu nào đó bằng cách nhúng vào hoặc ủ với chất có màu, nhưng cây lá thì không được nhúng hoặc ủ mà tháng ngày sẽ chuyển màu cho lá cây.</w:t>
      </w:r>
    </w:p>
    <w:p w14:paraId="53F83F84"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sz w:val="24"/>
          <w:szCs w:val="24"/>
          <w:lang w:val="en-US"/>
        </w:rPr>
        <w:t>- Sự chờ đợi mỏi mòn đã biểu hiện bằng thị giác: Từng chiếc lá xanh “ngày qua ngày lại qua ngày” đã bị nhuộm thành màu vàng. Nhiều chiếc lá xanh đã bị tháng ngày nhuộm thành nhiều lá vàng, ở đây thời gian tương tư đằng đẵng cho những cây lá xanh thành những cây lá vàng.</w:t>
      </w:r>
    </w:p>
    <w:p w14:paraId="75A986BD"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i/>
          <w:iCs/>
          <w:sz w:val="24"/>
          <w:szCs w:val="24"/>
          <w:lang w:val="en-US"/>
        </w:rPr>
        <w:t>2. Hơn một loài hoa đã rụng cành</w:t>
      </w:r>
    </w:p>
    <w:p w14:paraId="03A2EE0F"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i/>
          <w:iCs/>
          <w:sz w:val="24"/>
          <w:szCs w:val="24"/>
          <w:lang w:val="en-US"/>
        </w:rPr>
        <w:t>Trong vườn sắc đỏ rũa màu xanh</w:t>
      </w:r>
    </w:p>
    <w:p w14:paraId="1C93706C"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sz w:val="24"/>
          <w:szCs w:val="24"/>
          <w:lang w:val="en-US"/>
        </w:rPr>
        <w:t>(Xuân Diệu</w:t>
      </w:r>
      <w:r w:rsidRPr="001F7CD1">
        <w:rPr>
          <w:rFonts w:cs="Times New Roman"/>
          <w:bCs/>
          <w:i/>
          <w:iCs/>
          <w:sz w:val="24"/>
          <w:szCs w:val="24"/>
          <w:lang w:val="en-US"/>
        </w:rPr>
        <w:t>, Đây mùa thu tới</w:t>
      </w:r>
      <w:r w:rsidRPr="001F7CD1">
        <w:rPr>
          <w:rFonts w:cs="Times New Roman"/>
          <w:bCs/>
          <w:sz w:val="24"/>
          <w:szCs w:val="24"/>
          <w:lang w:val="en-US"/>
        </w:rPr>
        <w:t>)</w:t>
      </w:r>
    </w:p>
    <w:p w14:paraId="5F4C90D6" w14:textId="77777777" w:rsidR="009E6714" w:rsidRPr="001F7CD1" w:rsidRDefault="009E6714" w:rsidP="009E6714">
      <w:pPr>
        <w:spacing w:before="60" w:after="60"/>
        <w:ind w:firstLine="426"/>
        <w:rPr>
          <w:rFonts w:cs="Times New Roman"/>
          <w:b/>
          <w:bCs/>
          <w:i/>
          <w:iCs/>
          <w:sz w:val="24"/>
          <w:szCs w:val="24"/>
          <w:lang w:val="en-US"/>
        </w:rPr>
      </w:pPr>
      <w:r w:rsidRPr="001F7CD1">
        <w:rPr>
          <w:rFonts w:cs="Times New Roman"/>
          <w:bCs/>
          <w:sz w:val="24"/>
          <w:szCs w:val="24"/>
          <w:lang w:val="nl-NL"/>
        </w:rPr>
        <w:t>- Từ ngữ đã được nhà thơ cung cấp nét nghĩa mới:</w:t>
      </w:r>
      <w:r w:rsidRPr="001F7CD1">
        <w:rPr>
          <w:rFonts w:cs="Times New Roman"/>
          <w:b/>
          <w:bCs/>
          <w:i/>
          <w:iCs/>
          <w:sz w:val="24"/>
          <w:szCs w:val="24"/>
          <w:lang w:val="en-US"/>
        </w:rPr>
        <w:t xml:space="preserve"> </w:t>
      </w:r>
      <w:r w:rsidRPr="001F7CD1">
        <w:rPr>
          <w:rFonts w:cs="Times New Roman"/>
          <w:bCs/>
          <w:i/>
          <w:iCs/>
          <w:sz w:val="24"/>
          <w:szCs w:val="24"/>
          <w:lang w:val="en-US"/>
        </w:rPr>
        <w:t>rũa</w:t>
      </w:r>
    </w:p>
    <w:p w14:paraId="175D4506" w14:textId="77777777" w:rsidR="009E6714" w:rsidRPr="001F7CD1" w:rsidRDefault="009E6714" w:rsidP="009E6714">
      <w:pPr>
        <w:spacing w:before="60" w:after="60"/>
        <w:ind w:firstLine="426"/>
        <w:rPr>
          <w:ins w:id="14" w:author="Unknown"/>
          <w:rFonts w:cs="Times New Roman"/>
          <w:bCs/>
          <w:sz w:val="24"/>
          <w:szCs w:val="24"/>
          <w:lang w:val="en-US"/>
        </w:rPr>
      </w:pPr>
      <w:r w:rsidRPr="001F7CD1">
        <w:rPr>
          <w:rFonts w:cs="Times New Roman"/>
          <w:bCs/>
          <w:sz w:val="24"/>
          <w:szCs w:val="24"/>
          <w:lang w:val="en-US"/>
        </w:rPr>
        <w:t>- Một chữ “rũa” thần tình, độc đáo là chiếc lá thu. Trên cái nền xanh của lá, mỗi ngày đêm thu qua xuất hiện những chấm nhỏ màu đỏ, màu hồng; cứ loang dần, lấn dần, tiệm tiến, cho đến buổi thu phân, thu mạt, cả vườn thu đã vàng rực, đỏ rực. Hình ảnh "sắc đỏ rũa màu xanh" gợi tả một nét thu, một sắc thu, cho thấy cách nhìn, cách tả, cách cảm xúc của Xuân Diệu rất nhạy cảm và tinh tế. Mới hôm nào đó, sắc thu chỉ mới là "Với áo mơ phai dệt lá vàng", mà nay đã thay đổi "Trong vườn sắc đỏ rũa màu xanh". Chữ ''rũa" nhuần nhụy và biểu cảm hơn chữ "rủa" mà có một số người hay nói đến.</w:t>
      </w:r>
    </w:p>
    <w:p w14:paraId="01F2E0C1" w14:textId="77777777" w:rsidR="004A2C64" w:rsidRPr="001F7CD1" w:rsidRDefault="009E6714" w:rsidP="009E6714">
      <w:pPr>
        <w:spacing w:before="60" w:after="60"/>
        <w:ind w:firstLine="426"/>
        <w:rPr>
          <w:rFonts w:cs="Times New Roman"/>
          <w:bCs/>
          <w:i/>
          <w:sz w:val="24"/>
          <w:szCs w:val="24"/>
          <w:lang w:val="en-US"/>
        </w:rPr>
      </w:pPr>
      <w:r w:rsidRPr="001F7CD1">
        <w:rPr>
          <w:rFonts w:cs="Times New Roman"/>
          <w:bCs/>
          <w:sz w:val="24"/>
          <w:szCs w:val="24"/>
          <w:lang w:val="en-US"/>
        </w:rPr>
        <w:t xml:space="preserve">3. </w:t>
      </w:r>
      <w:r w:rsidRPr="001F7CD1">
        <w:rPr>
          <w:rFonts w:cs="Times New Roman"/>
          <w:bCs/>
          <w:i/>
          <w:sz w:val="24"/>
          <w:szCs w:val="24"/>
          <w:lang w:val="en-US"/>
        </w:rPr>
        <w:t>Những mùa quả mẹ tôi hái được</w:t>
      </w:r>
    </w:p>
    <w:p w14:paraId="3A8F0339" w14:textId="77777777" w:rsidR="004A2C64" w:rsidRPr="001F7CD1" w:rsidRDefault="009E6714" w:rsidP="009E6714">
      <w:pPr>
        <w:spacing w:before="60" w:after="60"/>
        <w:ind w:firstLine="426"/>
        <w:rPr>
          <w:rFonts w:cs="Times New Roman"/>
          <w:bCs/>
          <w:i/>
          <w:sz w:val="24"/>
          <w:szCs w:val="24"/>
          <w:lang w:val="en-US"/>
        </w:rPr>
      </w:pPr>
      <w:r w:rsidRPr="001F7CD1">
        <w:rPr>
          <w:rFonts w:cs="Times New Roman"/>
          <w:bCs/>
          <w:i/>
          <w:sz w:val="24"/>
          <w:szCs w:val="24"/>
          <w:lang w:val="en-US"/>
        </w:rPr>
        <w:t>Mẹ vẫn trông vào tay mẹ vun trồng</w:t>
      </w:r>
    </w:p>
    <w:p w14:paraId="0B5EB7C8" w14:textId="77777777" w:rsidR="004A2C64" w:rsidRPr="001F7CD1" w:rsidRDefault="009E6714" w:rsidP="009E6714">
      <w:pPr>
        <w:spacing w:before="60" w:after="60"/>
        <w:ind w:firstLine="426"/>
        <w:rPr>
          <w:rFonts w:cs="Times New Roman"/>
          <w:bCs/>
          <w:i/>
          <w:sz w:val="24"/>
          <w:szCs w:val="24"/>
          <w:lang w:val="en-US"/>
        </w:rPr>
      </w:pPr>
      <w:r w:rsidRPr="001F7CD1">
        <w:rPr>
          <w:rFonts w:cs="Times New Roman"/>
          <w:bCs/>
          <w:i/>
          <w:sz w:val="24"/>
          <w:szCs w:val="24"/>
          <w:lang w:val="en-US"/>
        </w:rPr>
        <w:t>Những mùa quả lặn rồi lại mọc</w:t>
      </w:r>
    </w:p>
    <w:p w14:paraId="702DC481" w14:textId="6A6DA4F8" w:rsidR="009E6714" w:rsidRPr="001F7CD1" w:rsidRDefault="009E6714" w:rsidP="009E6714">
      <w:pPr>
        <w:spacing w:before="60" w:after="60"/>
        <w:ind w:firstLine="426"/>
        <w:rPr>
          <w:rFonts w:cs="Times New Roman"/>
          <w:bCs/>
          <w:sz w:val="24"/>
          <w:szCs w:val="24"/>
          <w:lang w:val="en-US"/>
        </w:rPr>
      </w:pPr>
      <w:r w:rsidRPr="001F7CD1">
        <w:rPr>
          <w:rFonts w:cs="Times New Roman"/>
          <w:bCs/>
          <w:i/>
          <w:sz w:val="24"/>
          <w:szCs w:val="24"/>
          <w:lang w:val="en-US"/>
        </w:rPr>
        <w:t>Như mặt trời, khi như mặt trăng.</w:t>
      </w:r>
    </w:p>
    <w:p w14:paraId="26D87416" w14:textId="77777777" w:rsidR="009E6714" w:rsidRPr="001F7CD1" w:rsidRDefault="009E6714" w:rsidP="009E6714">
      <w:pPr>
        <w:spacing w:before="60" w:after="60"/>
        <w:ind w:firstLine="426"/>
        <w:rPr>
          <w:rFonts w:cs="Times New Roman"/>
          <w:bCs/>
          <w:i/>
          <w:sz w:val="24"/>
          <w:szCs w:val="24"/>
          <w:lang w:val="en-US"/>
        </w:rPr>
      </w:pPr>
      <w:r w:rsidRPr="001F7CD1">
        <w:rPr>
          <w:rFonts w:cs="Times New Roman"/>
          <w:bCs/>
          <w:sz w:val="24"/>
          <w:szCs w:val="24"/>
          <w:lang w:val="en-US"/>
        </w:rPr>
        <w:lastRenderedPageBreak/>
        <w:t>(Nguyễn Khoa Điềm</w:t>
      </w:r>
      <w:r w:rsidRPr="001F7CD1">
        <w:rPr>
          <w:rFonts w:cs="Times New Roman"/>
          <w:bCs/>
          <w:i/>
          <w:iCs/>
          <w:sz w:val="24"/>
          <w:szCs w:val="24"/>
          <w:lang w:val="en-US"/>
        </w:rPr>
        <w:t>, Mẹ và quả</w:t>
      </w:r>
      <w:r w:rsidRPr="001F7CD1">
        <w:rPr>
          <w:rFonts w:cs="Times New Roman"/>
          <w:bCs/>
          <w:sz w:val="24"/>
          <w:szCs w:val="24"/>
          <w:lang w:val="en-US"/>
        </w:rPr>
        <w:t>)</w:t>
      </w:r>
    </w:p>
    <w:p w14:paraId="58EA4722"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sz w:val="24"/>
          <w:szCs w:val="24"/>
          <w:lang w:val="nl-NL"/>
        </w:rPr>
        <w:t xml:space="preserve">- Từ ngữ đã được nhà thơ cung cấp nét nghĩa mới: </w:t>
      </w:r>
      <w:r w:rsidRPr="001F7CD1">
        <w:rPr>
          <w:rFonts w:cs="Times New Roman"/>
          <w:bCs/>
          <w:i/>
          <w:sz w:val="24"/>
          <w:szCs w:val="24"/>
          <w:lang w:val="nl-NL"/>
        </w:rPr>
        <w:t>lặn, mọc</w:t>
      </w:r>
    </w:p>
    <w:p w14:paraId="2EB7C6B5"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sz w:val="24"/>
          <w:szCs w:val="24"/>
          <w:lang w:val="en-US"/>
        </w:rPr>
        <w:t>- Cứ hết mùa quả này mẹ lại trồng mùa quả khác cũng giống như vòng tuần hoàn lặp đi lặp lại của mặt trời và mặt trăng; liên tưởng này giúp bạn đọc dễ dàng hình dung ra những công lao to lớn của mẹ. Tình yêu của mẹ dành cho con là duy nhất và ấm áp như ánh mặt trời, mỗi ngày sưởi ấm trái đất. Nhưng tình yêu của con đối với mẹ không phải lúc nào cũng dễ dàng thể hiện và có thể diễn đạt thành lời.</w:t>
      </w:r>
    </w:p>
    <w:p w14:paraId="5B4EE20C" w14:textId="77777777" w:rsidR="009E6714" w:rsidRPr="001F7CD1" w:rsidRDefault="009E6714" w:rsidP="009E6714">
      <w:pPr>
        <w:spacing w:before="60" w:after="60"/>
        <w:ind w:firstLine="426"/>
        <w:rPr>
          <w:rFonts w:cs="Times New Roman"/>
          <w:b/>
          <w:bCs/>
          <w:sz w:val="24"/>
          <w:szCs w:val="24"/>
          <w:lang w:val="nl-NL"/>
        </w:rPr>
      </w:pPr>
      <w:r w:rsidRPr="001F7CD1">
        <w:rPr>
          <w:rFonts w:cs="Times New Roman"/>
          <w:b/>
          <w:bCs/>
          <w:sz w:val="24"/>
          <w:szCs w:val="24"/>
          <w:lang w:val="nl-NL"/>
        </w:rPr>
        <w:t>4. Bài tập dạng 4:</w:t>
      </w:r>
      <w:r w:rsidRPr="001F7CD1">
        <w:rPr>
          <w:rFonts w:cs="Times New Roman"/>
          <w:bCs/>
          <w:sz w:val="24"/>
          <w:szCs w:val="24"/>
          <w:lang w:val="nl-NL"/>
        </w:rPr>
        <w:t xml:space="preserve">  </w:t>
      </w:r>
      <w:r w:rsidRPr="001F7CD1">
        <w:rPr>
          <w:rFonts w:cs="Times New Roman"/>
          <w:b/>
          <w:bCs/>
          <w:sz w:val="24"/>
          <w:szCs w:val="24"/>
          <w:lang w:val="nl-NL"/>
        </w:rPr>
        <w:t>Bổ sung chức năng mới cho dấu câu</w:t>
      </w:r>
    </w:p>
    <w:p w14:paraId="7C42CD75" w14:textId="77777777" w:rsidR="009E6714" w:rsidRPr="001F7CD1" w:rsidRDefault="009E6714" w:rsidP="009E6714">
      <w:pPr>
        <w:spacing w:before="60" w:after="60"/>
        <w:ind w:firstLine="426"/>
        <w:rPr>
          <w:rFonts w:cs="Times New Roman"/>
          <w:b/>
          <w:bCs/>
          <w:sz w:val="24"/>
          <w:szCs w:val="24"/>
          <w:lang w:val="nl-NL"/>
        </w:rPr>
      </w:pPr>
      <w:r w:rsidRPr="001F7CD1">
        <w:rPr>
          <w:rFonts w:cs="Times New Roman"/>
          <w:b/>
          <w:bCs/>
          <w:iCs/>
          <w:sz w:val="24"/>
          <w:szCs w:val="24"/>
          <w:u w:val="single"/>
          <w:lang w:val="nl-NL"/>
        </w:rPr>
        <w:t>Yêu cầu:</w:t>
      </w:r>
      <w:r w:rsidRPr="001F7CD1">
        <w:rPr>
          <w:rFonts w:cs="Times New Roman"/>
          <w:b/>
          <w:bCs/>
          <w:iCs/>
          <w:sz w:val="24"/>
          <w:szCs w:val="24"/>
          <w:lang w:val="nl-NL"/>
        </w:rPr>
        <w:t xml:space="preserve"> Phân tích </w:t>
      </w:r>
      <w:r w:rsidRPr="001F7CD1">
        <w:rPr>
          <w:rFonts w:cs="Times New Roman"/>
          <w:b/>
          <w:bCs/>
          <w:sz w:val="24"/>
          <w:szCs w:val="24"/>
          <w:lang w:val="nl-NL"/>
        </w:rPr>
        <w:t>tác dụng của dấu câu trong đoạn thơ sau:</w:t>
      </w:r>
    </w:p>
    <w:p w14:paraId="551399C3" w14:textId="77777777" w:rsidR="002B052D"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 xml:space="preserve">1. </w:t>
      </w:r>
    </w:p>
    <w:p w14:paraId="29D0FF4F" w14:textId="1ADAC065" w:rsidR="009E6714" w:rsidRPr="001F7CD1" w:rsidRDefault="009E6714" w:rsidP="009E6714">
      <w:pPr>
        <w:spacing w:before="60" w:after="60"/>
        <w:ind w:firstLine="426"/>
        <w:rPr>
          <w:rFonts w:cs="Times New Roman"/>
          <w:bCs/>
          <w:sz w:val="24"/>
          <w:szCs w:val="24"/>
          <w:lang w:val="en-US"/>
        </w:rPr>
      </w:pPr>
      <w:r w:rsidRPr="001F7CD1">
        <w:rPr>
          <w:rFonts w:cs="Times New Roman"/>
          <w:bCs/>
          <w:i/>
          <w:iCs/>
          <w:sz w:val="24"/>
          <w:szCs w:val="24"/>
          <w:lang w:val="en-US"/>
        </w:rPr>
        <w:t>“Tôi sung sướng. Nhưng vội vàng một nửa</w:t>
      </w:r>
    </w:p>
    <w:p w14:paraId="51DF52A3"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Tôi không chờ nắng hạ mới hoài xuân”</w:t>
      </w:r>
    </w:p>
    <w:p w14:paraId="7F72285A" w14:textId="77777777" w:rsidR="009E6714" w:rsidRPr="001F7CD1" w:rsidRDefault="009E6714" w:rsidP="002B052D">
      <w:pPr>
        <w:spacing w:before="60" w:after="60"/>
        <w:ind w:firstLine="426"/>
        <w:jc w:val="right"/>
        <w:rPr>
          <w:rFonts w:cs="Times New Roman"/>
          <w:bCs/>
          <w:sz w:val="24"/>
          <w:szCs w:val="24"/>
          <w:lang w:val="en-US"/>
        </w:rPr>
      </w:pPr>
      <w:r w:rsidRPr="001F7CD1">
        <w:rPr>
          <w:rFonts w:cs="Times New Roman"/>
          <w:bCs/>
          <w:sz w:val="24"/>
          <w:szCs w:val="24"/>
          <w:lang w:val="en-US"/>
        </w:rPr>
        <w:t>(Xuân Diệu</w:t>
      </w:r>
      <w:r w:rsidRPr="001F7CD1">
        <w:rPr>
          <w:rFonts w:cs="Times New Roman"/>
          <w:bCs/>
          <w:i/>
          <w:iCs/>
          <w:sz w:val="24"/>
          <w:szCs w:val="24"/>
          <w:lang w:val="en-US"/>
        </w:rPr>
        <w:t>, Vội vàng</w:t>
      </w:r>
      <w:r w:rsidRPr="001F7CD1">
        <w:rPr>
          <w:rFonts w:cs="Times New Roman"/>
          <w:bCs/>
          <w:sz w:val="24"/>
          <w:szCs w:val="24"/>
          <w:lang w:val="en-US"/>
        </w:rPr>
        <w:t>)</w:t>
      </w:r>
    </w:p>
    <w:p w14:paraId="265C0E64" w14:textId="77777777" w:rsidR="002B052D"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 xml:space="preserve">2. </w:t>
      </w:r>
    </w:p>
    <w:p w14:paraId="59830F89" w14:textId="6BFEBB15" w:rsidR="009E6714" w:rsidRPr="001F7CD1" w:rsidRDefault="009E6714" w:rsidP="009E6714">
      <w:pPr>
        <w:spacing w:before="60" w:after="60"/>
        <w:ind w:firstLine="426"/>
        <w:rPr>
          <w:rFonts w:cs="Times New Roman"/>
          <w:bCs/>
          <w:sz w:val="24"/>
          <w:szCs w:val="24"/>
          <w:lang w:val="en-US"/>
        </w:rPr>
      </w:pPr>
      <w:r w:rsidRPr="001F7CD1">
        <w:rPr>
          <w:rFonts w:cs="Times New Roman"/>
          <w:bCs/>
          <w:i/>
          <w:iCs/>
          <w:sz w:val="24"/>
          <w:szCs w:val="24"/>
          <w:lang w:val="en-US"/>
        </w:rPr>
        <w:t>Ôi vắng lặng! – Trong giờ mơ ngủ ấy</w:t>
      </w:r>
    </w:p>
    <w:p w14:paraId="13F7EAF1"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i/>
          <w:iCs/>
          <w:sz w:val="24"/>
          <w:szCs w:val="24"/>
          <w:lang w:val="en-US"/>
        </w:rPr>
        <w:t>Bông hoa lài thức dậy, sáng từng đôi…</w:t>
      </w:r>
    </w:p>
    <w:p w14:paraId="28FCCFCE"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i/>
          <w:iCs/>
          <w:sz w:val="24"/>
          <w:szCs w:val="24"/>
          <w:lang w:val="en-US"/>
        </w:rPr>
        <w:t>Sao họ khéo nõn nà mà bợ ngợ,</w:t>
      </w:r>
    </w:p>
    <w:p w14:paraId="05BCEAC8"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i/>
          <w:iCs/>
          <w:sz w:val="24"/>
          <w:szCs w:val="24"/>
          <w:lang w:val="en-US"/>
        </w:rPr>
        <w:t>Những nàng hoa chờ đợi gió phong lưu!</w:t>
      </w:r>
    </w:p>
    <w:p w14:paraId="3B879F12" w14:textId="77777777" w:rsidR="009E6714" w:rsidRPr="001F7CD1" w:rsidRDefault="009E6714" w:rsidP="002B052D">
      <w:pPr>
        <w:spacing w:before="60" w:after="60"/>
        <w:ind w:firstLine="426"/>
        <w:jc w:val="right"/>
        <w:rPr>
          <w:rFonts w:cs="Times New Roman"/>
          <w:bCs/>
          <w:sz w:val="24"/>
          <w:szCs w:val="24"/>
          <w:lang w:val="en-US"/>
        </w:rPr>
      </w:pPr>
      <w:r w:rsidRPr="001F7CD1">
        <w:rPr>
          <w:rFonts w:cs="Times New Roman"/>
          <w:bCs/>
          <w:sz w:val="24"/>
          <w:szCs w:val="24"/>
          <w:lang w:val="en-US"/>
        </w:rPr>
        <w:t>(Xuân Diệu,</w:t>
      </w:r>
      <w:r w:rsidRPr="001F7CD1">
        <w:rPr>
          <w:rFonts w:cs="Times New Roman"/>
          <w:bCs/>
          <w:i/>
          <w:iCs/>
          <w:sz w:val="24"/>
          <w:szCs w:val="24"/>
          <w:lang w:val="en-US"/>
        </w:rPr>
        <w:t xml:space="preserve"> Hoa đêm</w:t>
      </w:r>
      <w:r w:rsidRPr="001F7CD1">
        <w:rPr>
          <w:rFonts w:cs="Times New Roman"/>
          <w:bCs/>
          <w:sz w:val="24"/>
          <w:szCs w:val="24"/>
          <w:lang w:val="en-US"/>
        </w:rPr>
        <w:t>)</w:t>
      </w:r>
    </w:p>
    <w:p w14:paraId="045C77F9" w14:textId="77777777" w:rsidR="002B052D" w:rsidRPr="001F7CD1" w:rsidRDefault="009E6714" w:rsidP="002B052D">
      <w:pPr>
        <w:spacing w:before="60" w:after="60"/>
        <w:ind w:firstLine="426"/>
        <w:rPr>
          <w:rFonts w:cs="Times New Roman"/>
          <w:b/>
          <w:bCs/>
          <w:sz w:val="24"/>
          <w:szCs w:val="24"/>
          <w:lang w:val="en-US"/>
        </w:rPr>
      </w:pPr>
      <w:r w:rsidRPr="001F7CD1">
        <w:rPr>
          <w:rFonts w:cs="Times New Roman"/>
          <w:bCs/>
          <w:i/>
          <w:sz w:val="24"/>
          <w:szCs w:val="24"/>
          <w:lang w:val="en-US"/>
        </w:rPr>
        <w:t>3.</w:t>
      </w:r>
      <w:r w:rsidRPr="001F7CD1">
        <w:rPr>
          <w:rFonts w:cs="Times New Roman"/>
          <w:b/>
          <w:bCs/>
          <w:sz w:val="24"/>
          <w:szCs w:val="24"/>
          <w:lang w:val="en-US"/>
        </w:rPr>
        <w:t xml:space="preserve"> </w:t>
      </w:r>
    </w:p>
    <w:p w14:paraId="5CEE5A04" w14:textId="3E19F1C2"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 Răng không, cô gái trên sông</w:t>
      </w:r>
    </w:p>
    <w:p w14:paraId="3F003B8C" w14:textId="77777777"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Ngày mai cô sẽ từ trong tới ngoài</w:t>
      </w:r>
    </w:p>
    <w:p w14:paraId="06F93983" w14:textId="4A72CE29"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Thơm như hương nhuỵ hoa lài</w:t>
      </w:r>
    </w:p>
    <w:p w14:paraId="22200D4A" w14:textId="77777777"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Trong như nước suối ban mai giữa rừng</w:t>
      </w:r>
    </w:p>
    <w:p w14:paraId="42AA9A49" w14:textId="315BE84B"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Ngày mai gió mới ngàn phương</w:t>
      </w:r>
    </w:p>
    <w:p w14:paraId="25EDCA86" w14:textId="77777777"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Sẽ đưa cô tới một vườn đầy xuân</w:t>
      </w:r>
    </w:p>
    <w:p w14:paraId="2E7F2EA7" w14:textId="2DEB4037"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Ngày mai trong nắng trắng ngần</w:t>
      </w:r>
    </w:p>
    <w:p w14:paraId="602D8A71" w14:textId="77777777"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Cô thôi sống kiếp đày thân giang hồ</w:t>
      </w:r>
    </w:p>
    <w:p w14:paraId="4E24FFB8" w14:textId="350B55F3"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Ngày mai bao lớp đời dơ</w:t>
      </w:r>
    </w:p>
    <w:p w14:paraId="7C731A8B" w14:textId="77777777"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Sẽ tan như đám mây mờ đêm nay</w:t>
      </w:r>
    </w:p>
    <w:p w14:paraId="66CE4B7E" w14:textId="0EED0833"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Cô ơi tháng rộng ngày dài</w:t>
      </w:r>
    </w:p>
    <w:p w14:paraId="13330A80" w14:textId="77777777"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Mở lòng ra đón ngày mai huy hoàng</w:t>
      </w:r>
    </w:p>
    <w:p w14:paraId="28268F4B" w14:textId="3660337E"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Trên dòng Hương Giang...</w:t>
      </w:r>
    </w:p>
    <w:p w14:paraId="6A53EBF6" w14:textId="77777777" w:rsidR="009E6714" w:rsidRPr="001F7CD1" w:rsidRDefault="009E6714" w:rsidP="002B052D">
      <w:pPr>
        <w:spacing w:before="60" w:after="60"/>
        <w:ind w:firstLine="426"/>
        <w:jc w:val="right"/>
        <w:rPr>
          <w:rFonts w:cs="Times New Roman"/>
          <w:bCs/>
          <w:sz w:val="24"/>
          <w:szCs w:val="24"/>
          <w:lang w:val="en-US"/>
        </w:rPr>
      </w:pPr>
      <w:r w:rsidRPr="001F7CD1">
        <w:rPr>
          <w:rFonts w:cs="Times New Roman"/>
          <w:bCs/>
          <w:sz w:val="24"/>
          <w:szCs w:val="24"/>
          <w:lang w:val="en-US"/>
        </w:rPr>
        <w:t>(Tố Hữu</w:t>
      </w:r>
      <w:r w:rsidRPr="001F7CD1">
        <w:rPr>
          <w:rFonts w:cs="Times New Roman"/>
          <w:bCs/>
          <w:i/>
          <w:iCs/>
          <w:sz w:val="24"/>
          <w:szCs w:val="24"/>
          <w:lang w:val="en-US"/>
        </w:rPr>
        <w:t>, Trên dòng Hương Giang</w:t>
      </w:r>
      <w:r w:rsidRPr="001F7CD1">
        <w:rPr>
          <w:rFonts w:cs="Times New Roman"/>
          <w:bCs/>
          <w:sz w:val="24"/>
          <w:szCs w:val="24"/>
          <w:lang w:val="en-US"/>
        </w:rPr>
        <w:t>)</w:t>
      </w:r>
    </w:p>
    <w:p w14:paraId="309033A7" w14:textId="77777777" w:rsidR="009E6714" w:rsidRPr="001F7CD1" w:rsidRDefault="009E6714" w:rsidP="009E6714">
      <w:pPr>
        <w:spacing w:before="60" w:after="60"/>
        <w:ind w:firstLine="426"/>
        <w:rPr>
          <w:rFonts w:cs="Times New Roman"/>
          <w:b/>
          <w:bCs/>
          <w:sz w:val="24"/>
          <w:szCs w:val="24"/>
          <w:lang w:val="en-US"/>
        </w:rPr>
      </w:pPr>
      <w:r w:rsidRPr="001F7CD1">
        <w:rPr>
          <w:rFonts w:cs="Times New Roman"/>
          <w:b/>
          <w:bCs/>
          <w:sz w:val="24"/>
          <w:szCs w:val="24"/>
          <w:lang w:val="en-US"/>
        </w:rPr>
        <w:t>Gợi ý đáp án:</w:t>
      </w:r>
    </w:p>
    <w:p w14:paraId="5F7C2870" w14:textId="77777777" w:rsidR="002B052D"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 xml:space="preserve">1. </w:t>
      </w:r>
    </w:p>
    <w:p w14:paraId="271A6E1A" w14:textId="6A732C6C" w:rsidR="009E6714" w:rsidRPr="001F7CD1" w:rsidRDefault="009E6714" w:rsidP="009E6714">
      <w:pPr>
        <w:spacing w:before="60" w:after="60"/>
        <w:ind w:firstLine="426"/>
        <w:rPr>
          <w:rFonts w:cs="Times New Roman"/>
          <w:bCs/>
          <w:sz w:val="24"/>
          <w:szCs w:val="24"/>
          <w:lang w:val="en-US"/>
        </w:rPr>
      </w:pPr>
      <w:r w:rsidRPr="001F7CD1">
        <w:rPr>
          <w:rFonts w:cs="Times New Roman"/>
          <w:bCs/>
          <w:i/>
          <w:iCs/>
          <w:sz w:val="24"/>
          <w:szCs w:val="24"/>
          <w:lang w:val="en-US"/>
        </w:rPr>
        <w:t>“Tôi sung sướng. Nhưng vội vàng một nửa</w:t>
      </w:r>
    </w:p>
    <w:p w14:paraId="3BFEAC85" w14:textId="77777777" w:rsidR="009E6714"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t>Tôi không chờ nắng hạ mới hoài xuân”</w:t>
      </w:r>
    </w:p>
    <w:p w14:paraId="342D3253"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sz w:val="24"/>
          <w:szCs w:val="24"/>
          <w:lang w:val="en-US"/>
        </w:rPr>
        <w:t>(Xuân Diệu</w:t>
      </w:r>
      <w:r w:rsidRPr="001F7CD1">
        <w:rPr>
          <w:rFonts w:cs="Times New Roman"/>
          <w:bCs/>
          <w:i/>
          <w:iCs/>
          <w:sz w:val="24"/>
          <w:szCs w:val="24"/>
          <w:lang w:val="en-US"/>
        </w:rPr>
        <w:t>, Vội vàng</w:t>
      </w:r>
      <w:r w:rsidRPr="001F7CD1">
        <w:rPr>
          <w:rFonts w:cs="Times New Roman"/>
          <w:bCs/>
          <w:sz w:val="24"/>
          <w:szCs w:val="24"/>
          <w:lang w:val="en-US"/>
        </w:rPr>
        <w:t>)</w:t>
      </w:r>
    </w:p>
    <w:p w14:paraId="78304000" w14:textId="34A0CC40" w:rsidR="002B052D" w:rsidRPr="001F7CD1" w:rsidRDefault="009E6714" w:rsidP="002B052D">
      <w:pPr>
        <w:spacing w:before="60" w:after="60"/>
        <w:ind w:firstLine="426"/>
        <w:rPr>
          <w:rFonts w:cs="Times New Roman"/>
          <w:bCs/>
          <w:sz w:val="24"/>
          <w:szCs w:val="24"/>
          <w:lang w:val="en-US"/>
        </w:rPr>
      </w:pPr>
      <w:r w:rsidRPr="001F7CD1">
        <w:rPr>
          <w:rFonts w:cs="Times New Roman"/>
          <w:bCs/>
          <w:sz w:val="24"/>
          <w:szCs w:val="24"/>
          <w:lang w:val="en-US"/>
        </w:rPr>
        <w:t>=&gt; Trong một câu thơ mà thi sĩ có hai tâm trạng “Tôi sung sướng” - “Nhưng vội vàng một nửa”. Dấu chấm ở giữa câu đã phân tách nhà thơ thành hai nửa: nửa sung sướng và nửa vội vàng. Tâm trạng “sung sướng” là tâm trạng: hạnh phúc, lạc quan, yêu đời, tươi vui đón nhận cuộc sống bằng tình cảm trìu mến, thiết tha gắn bó. Còn “vội vàng” là tâm trạng tiếc nuối bởi nhà thơ sợ tuổi trẻ qua đi, tuổi già mau tới. Vì thế dù đang sống trong mùa xuân nhưng thi nhân đã cảm thấy tiếc nuối mùa xuân ngay khi đang ở trong mùa xuân “Tôi không chờ nắng hạ mới hoài xuân”.</w:t>
      </w:r>
    </w:p>
    <w:p w14:paraId="57F3CC2F" w14:textId="195BF770" w:rsidR="002B052D" w:rsidRPr="001F7CD1" w:rsidRDefault="009E6714" w:rsidP="009E6714">
      <w:pPr>
        <w:spacing w:before="60" w:after="60"/>
        <w:ind w:firstLine="426"/>
        <w:rPr>
          <w:rFonts w:cs="Times New Roman"/>
          <w:bCs/>
          <w:i/>
          <w:iCs/>
          <w:sz w:val="24"/>
          <w:szCs w:val="24"/>
          <w:lang w:val="en-US"/>
        </w:rPr>
      </w:pPr>
      <w:r w:rsidRPr="001F7CD1">
        <w:rPr>
          <w:rFonts w:cs="Times New Roman"/>
          <w:bCs/>
          <w:i/>
          <w:iCs/>
          <w:sz w:val="24"/>
          <w:szCs w:val="24"/>
          <w:lang w:val="en-US"/>
        </w:rPr>
        <w:lastRenderedPageBreak/>
        <w:t xml:space="preserve">2. </w:t>
      </w:r>
    </w:p>
    <w:p w14:paraId="5512264D" w14:textId="39283E88" w:rsidR="009E6714" w:rsidRPr="001F7CD1" w:rsidRDefault="009E6714" w:rsidP="009E6714">
      <w:pPr>
        <w:spacing w:before="60" w:after="60"/>
        <w:ind w:firstLine="426"/>
        <w:rPr>
          <w:rFonts w:cs="Times New Roman"/>
          <w:bCs/>
          <w:sz w:val="24"/>
          <w:szCs w:val="24"/>
          <w:lang w:val="en-US"/>
        </w:rPr>
      </w:pPr>
      <w:r w:rsidRPr="001F7CD1">
        <w:rPr>
          <w:rFonts w:cs="Times New Roman"/>
          <w:bCs/>
          <w:i/>
          <w:iCs/>
          <w:sz w:val="24"/>
          <w:szCs w:val="24"/>
          <w:lang w:val="en-US"/>
        </w:rPr>
        <w:t>Ôi vắng lặng! – Trong giờ mơ ngủ ấy</w:t>
      </w:r>
    </w:p>
    <w:p w14:paraId="34544020"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i/>
          <w:iCs/>
          <w:sz w:val="24"/>
          <w:szCs w:val="24"/>
          <w:lang w:val="en-US"/>
        </w:rPr>
        <w:t>Bông hoa lài thức dậy, sáng từng đôi…</w:t>
      </w:r>
    </w:p>
    <w:p w14:paraId="1F2CD189"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i/>
          <w:iCs/>
          <w:sz w:val="24"/>
          <w:szCs w:val="24"/>
          <w:lang w:val="en-US"/>
        </w:rPr>
        <w:t>Sao họ khéo nõn nà mà bợ ngợ,</w:t>
      </w:r>
    </w:p>
    <w:p w14:paraId="156F3A4E" w14:textId="77777777" w:rsidR="009E6714" w:rsidRPr="001F7CD1" w:rsidRDefault="009E6714" w:rsidP="009E6714">
      <w:pPr>
        <w:spacing w:before="60" w:after="60"/>
        <w:ind w:firstLine="426"/>
        <w:rPr>
          <w:rFonts w:cs="Times New Roman"/>
          <w:bCs/>
          <w:sz w:val="24"/>
          <w:szCs w:val="24"/>
          <w:lang w:val="en-US"/>
        </w:rPr>
      </w:pPr>
      <w:r w:rsidRPr="001F7CD1">
        <w:rPr>
          <w:rFonts w:cs="Times New Roman"/>
          <w:bCs/>
          <w:i/>
          <w:iCs/>
          <w:sz w:val="24"/>
          <w:szCs w:val="24"/>
          <w:lang w:val="en-US"/>
        </w:rPr>
        <w:t>Những nàng hoa chờ đợi gió phong lưu!</w:t>
      </w:r>
    </w:p>
    <w:p w14:paraId="671C8B64" w14:textId="77777777" w:rsidR="009E6714" w:rsidRPr="001F7CD1" w:rsidRDefault="009E6714" w:rsidP="002B052D">
      <w:pPr>
        <w:spacing w:before="60" w:after="60"/>
        <w:ind w:firstLine="426"/>
        <w:jc w:val="right"/>
        <w:rPr>
          <w:rFonts w:cs="Times New Roman"/>
          <w:bCs/>
          <w:sz w:val="24"/>
          <w:szCs w:val="24"/>
          <w:lang w:val="en-US"/>
        </w:rPr>
      </w:pPr>
      <w:r w:rsidRPr="001F7CD1">
        <w:rPr>
          <w:rFonts w:cs="Times New Roman"/>
          <w:bCs/>
          <w:sz w:val="24"/>
          <w:szCs w:val="24"/>
          <w:lang w:val="en-US"/>
        </w:rPr>
        <w:t>(Xuân Diệu,</w:t>
      </w:r>
      <w:r w:rsidRPr="001F7CD1">
        <w:rPr>
          <w:rFonts w:cs="Times New Roman"/>
          <w:bCs/>
          <w:i/>
          <w:iCs/>
          <w:sz w:val="24"/>
          <w:szCs w:val="24"/>
          <w:lang w:val="en-US"/>
        </w:rPr>
        <w:t xml:space="preserve"> Hoa đêm</w:t>
      </w:r>
      <w:r w:rsidRPr="001F7CD1">
        <w:rPr>
          <w:rFonts w:cs="Times New Roman"/>
          <w:bCs/>
          <w:sz w:val="24"/>
          <w:szCs w:val="24"/>
          <w:lang w:val="en-US"/>
        </w:rPr>
        <w:t>)</w:t>
      </w:r>
    </w:p>
    <w:p w14:paraId="4D1C58FD" w14:textId="77777777" w:rsidR="009E6714" w:rsidRPr="001F7CD1" w:rsidRDefault="009E6714" w:rsidP="009E6714">
      <w:pPr>
        <w:spacing w:before="60" w:after="60"/>
        <w:ind w:firstLine="426"/>
        <w:rPr>
          <w:rFonts w:cs="Times New Roman"/>
          <w:bCs/>
          <w:spacing w:val="-4"/>
          <w:sz w:val="24"/>
          <w:szCs w:val="24"/>
          <w:lang w:val="en-US"/>
        </w:rPr>
      </w:pPr>
      <w:r w:rsidRPr="001F7CD1">
        <w:rPr>
          <w:rFonts w:cs="Times New Roman"/>
          <w:bCs/>
          <w:spacing w:val="-4"/>
          <w:sz w:val="24"/>
          <w:szCs w:val="24"/>
          <w:lang w:val="en-US"/>
        </w:rPr>
        <w:t>=&gt; Dấu “!” cho thấy một lời thảng thốt, ngay sau đó là dấu “-” để lí giải cho lời thảng thốt trước đó</w:t>
      </w:r>
    </w:p>
    <w:p w14:paraId="1B34ADF4" w14:textId="77777777" w:rsidR="002B052D" w:rsidRPr="001F7CD1" w:rsidRDefault="009E6714" w:rsidP="009E6714">
      <w:pPr>
        <w:spacing w:before="60" w:after="60"/>
        <w:ind w:firstLine="426"/>
        <w:rPr>
          <w:rFonts w:cs="Times New Roman"/>
          <w:b/>
          <w:bCs/>
          <w:sz w:val="24"/>
          <w:szCs w:val="24"/>
          <w:lang w:val="en-US"/>
        </w:rPr>
      </w:pPr>
      <w:r w:rsidRPr="001F7CD1">
        <w:rPr>
          <w:rFonts w:cs="Times New Roman"/>
          <w:bCs/>
          <w:i/>
          <w:sz w:val="24"/>
          <w:szCs w:val="24"/>
          <w:lang w:val="en-US"/>
        </w:rPr>
        <w:t>3.</w:t>
      </w:r>
      <w:r w:rsidRPr="001F7CD1">
        <w:rPr>
          <w:rFonts w:cs="Times New Roman"/>
          <w:b/>
          <w:bCs/>
          <w:sz w:val="24"/>
          <w:szCs w:val="24"/>
          <w:lang w:val="en-US"/>
        </w:rPr>
        <w:t xml:space="preserve"> </w:t>
      </w:r>
    </w:p>
    <w:p w14:paraId="538EBDB2" w14:textId="6E1448AB"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 Răng không, cô gái trên sông</w:t>
      </w:r>
    </w:p>
    <w:p w14:paraId="26104310" w14:textId="77777777"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Ngày mai cô sẽ từ trong tới ngoài</w:t>
      </w:r>
    </w:p>
    <w:p w14:paraId="58E977C8" w14:textId="4F02176C"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Thơm như hương nhuỵ hoa lài</w:t>
      </w:r>
    </w:p>
    <w:p w14:paraId="0FA50BA0" w14:textId="77777777"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Trong như nước suối ban mai giữa rừng</w:t>
      </w:r>
    </w:p>
    <w:p w14:paraId="49BBB60B" w14:textId="1E496367"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Ngày mai gió mới ngàn phương</w:t>
      </w:r>
    </w:p>
    <w:p w14:paraId="41439153" w14:textId="77777777"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Sẽ đưa cô tới một vườn đầy xuân</w:t>
      </w:r>
    </w:p>
    <w:p w14:paraId="582AE203" w14:textId="00771FBE"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Ngày mai trong nắng trắng ngần</w:t>
      </w:r>
    </w:p>
    <w:p w14:paraId="002D6429" w14:textId="77777777"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Cô thôi sống kiếp đày thân giang hồ</w:t>
      </w:r>
    </w:p>
    <w:p w14:paraId="68682EEA" w14:textId="75096DC6"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Ngày mai bao lớp đời dơ</w:t>
      </w:r>
    </w:p>
    <w:p w14:paraId="7FDCC5C9" w14:textId="77777777"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Sẽ tan như đám mây mờ đêm nay</w:t>
      </w:r>
    </w:p>
    <w:p w14:paraId="539CA522" w14:textId="05C53627"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Cô ơi tháng rộng ngày dài</w:t>
      </w:r>
    </w:p>
    <w:p w14:paraId="3B77DF98" w14:textId="77777777"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Mở lòng ra đón ngày mai huy hoàng</w:t>
      </w:r>
    </w:p>
    <w:p w14:paraId="00C9A6AF" w14:textId="79BB2080" w:rsidR="009E6714" w:rsidRPr="001F7CD1" w:rsidRDefault="009E6714" w:rsidP="002B052D">
      <w:pPr>
        <w:spacing w:before="60" w:after="60"/>
        <w:ind w:firstLine="426"/>
        <w:jc w:val="center"/>
        <w:rPr>
          <w:rFonts w:cs="Times New Roman"/>
          <w:bCs/>
          <w:i/>
          <w:sz w:val="24"/>
          <w:szCs w:val="24"/>
          <w:lang w:val="en-US"/>
        </w:rPr>
      </w:pPr>
      <w:r w:rsidRPr="001F7CD1">
        <w:rPr>
          <w:rFonts w:cs="Times New Roman"/>
          <w:bCs/>
          <w:i/>
          <w:sz w:val="24"/>
          <w:szCs w:val="24"/>
          <w:lang w:val="en-US"/>
        </w:rPr>
        <w:t>Trên dòng Hương Giang...</w:t>
      </w:r>
    </w:p>
    <w:p w14:paraId="530C4098" w14:textId="77777777" w:rsidR="009E6714" w:rsidRPr="001F7CD1" w:rsidRDefault="009E6714" w:rsidP="002B052D">
      <w:pPr>
        <w:spacing w:before="60" w:after="60"/>
        <w:ind w:firstLine="426"/>
        <w:jc w:val="right"/>
        <w:rPr>
          <w:rFonts w:cs="Times New Roman"/>
          <w:bCs/>
          <w:sz w:val="24"/>
          <w:szCs w:val="24"/>
          <w:lang w:val="en-US"/>
        </w:rPr>
      </w:pPr>
      <w:r w:rsidRPr="001F7CD1">
        <w:rPr>
          <w:rFonts w:cs="Times New Roman"/>
          <w:bCs/>
          <w:sz w:val="24"/>
          <w:szCs w:val="24"/>
          <w:lang w:val="en-US"/>
        </w:rPr>
        <w:t>(Tố Hữu</w:t>
      </w:r>
      <w:r w:rsidRPr="001F7CD1">
        <w:rPr>
          <w:rFonts w:cs="Times New Roman"/>
          <w:bCs/>
          <w:i/>
          <w:iCs/>
          <w:sz w:val="24"/>
          <w:szCs w:val="24"/>
          <w:lang w:val="en-US"/>
        </w:rPr>
        <w:t>, Trên dòng Hương Giang</w:t>
      </w:r>
      <w:r w:rsidRPr="001F7CD1">
        <w:rPr>
          <w:rFonts w:cs="Times New Roman"/>
          <w:bCs/>
          <w:sz w:val="24"/>
          <w:szCs w:val="24"/>
          <w:lang w:val="en-US"/>
        </w:rPr>
        <w:t>)</w:t>
      </w:r>
    </w:p>
    <w:p w14:paraId="1816E9D4" w14:textId="77777777" w:rsidR="009E6714" w:rsidRPr="001F7CD1" w:rsidRDefault="009E6714" w:rsidP="009E6714">
      <w:pPr>
        <w:spacing w:before="60" w:after="60"/>
        <w:ind w:firstLine="426"/>
        <w:rPr>
          <w:rFonts w:cs="Times New Roman"/>
          <w:bCs/>
          <w:iCs/>
          <w:sz w:val="24"/>
          <w:szCs w:val="24"/>
          <w:lang w:val="da-DK"/>
        </w:rPr>
      </w:pPr>
      <w:r w:rsidRPr="001F7CD1">
        <w:rPr>
          <w:rFonts w:cs="Times New Roman"/>
          <w:bCs/>
          <w:iCs/>
          <w:sz w:val="24"/>
          <w:szCs w:val="24"/>
          <w:lang w:val="da-DK"/>
        </w:rPr>
        <w:t>=&gt; Dấu “…” như tiếp tục dòng trôi, như quy luật tất yếu của sự sống, như dự báo cho một tương lai mới của cô gái giang hồ,…</w:t>
      </w:r>
    </w:p>
    <w:p w14:paraId="7EBB67A3" w14:textId="1C64AA47" w:rsidR="001848BC" w:rsidRPr="001F7CD1" w:rsidRDefault="001848BC" w:rsidP="00C71C33">
      <w:pPr>
        <w:spacing w:before="60" w:after="60"/>
        <w:ind w:firstLine="426"/>
        <w:rPr>
          <w:rFonts w:cs="Times New Roman"/>
          <w:bCs/>
          <w:sz w:val="24"/>
          <w:szCs w:val="24"/>
        </w:rPr>
      </w:pPr>
      <w:r w:rsidRPr="001F7CD1">
        <w:rPr>
          <w:rFonts w:cs="Times New Roman"/>
          <w:bCs/>
          <w:sz w:val="24"/>
          <w:szCs w:val="24"/>
        </w:rPr>
        <w:br w:type="page"/>
      </w:r>
    </w:p>
    <w:p w14:paraId="3A596FC7" w14:textId="77777777" w:rsidR="00B71AE3" w:rsidRPr="001F7CD1" w:rsidRDefault="001848BC" w:rsidP="003B6DA2">
      <w:pPr>
        <w:spacing w:before="60" w:after="60"/>
        <w:ind w:firstLine="426"/>
        <w:jc w:val="center"/>
        <w:rPr>
          <w:rFonts w:cs="Times New Roman"/>
          <w:b/>
          <w:szCs w:val="28"/>
        </w:rPr>
      </w:pPr>
      <w:r w:rsidRPr="001F7CD1">
        <w:rPr>
          <w:rFonts w:cs="Times New Roman"/>
          <w:b/>
          <w:szCs w:val="28"/>
        </w:rPr>
        <w:lastRenderedPageBreak/>
        <w:t>Chuyên đề 3:</w:t>
      </w:r>
      <w:r w:rsidR="003B6DA2" w:rsidRPr="001F7CD1">
        <w:rPr>
          <w:rFonts w:cs="Times New Roman"/>
          <w:b/>
          <w:szCs w:val="28"/>
        </w:rPr>
        <w:t xml:space="preserve"> </w:t>
      </w:r>
    </w:p>
    <w:p w14:paraId="573B2851" w14:textId="2F46633A" w:rsidR="001848BC" w:rsidRPr="001F7CD1" w:rsidRDefault="001848BC" w:rsidP="003B6DA2">
      <w:pPr>
        <w:spacing w:before="60" w:after="60"/>
        <w:ind w:firstLine="426"/>
        <w:jc w:val="center"/>
        <w:rPr>
          <w:rFonts w:cs="Times New Roman"/>
          <w:b/>
          <w:szCs w:val="28"/>
        </w:rPr>
      </w:pPr>
      <w:r w:rsidRPr="001F7CD1">
        <w:rPr>
          <w:rFonts w:cs="Times New Roman"/>
          <w:b/>
          <w:szCs w:val="28"/>
        </w:rPr>
        <w:t>RÈN KĨ NĂNG VIẾT BÀI VĂN NGHỊ LUẬN</w:t>
      </w:r>
    </w:p>
    <w:p w14:paraId="66D58C7A" w14:textId="43843C1C" w:rsidR="001848BC" w:rsidRPr="001F7CD1" w:rsidRDefault="001848BC" w:rsidP="001848BC">
      <w:pPr>
        <w:spacing w:before="60" w:after="60"/>
        <w:ind w:firstLine="426"/>
        <w:jc w:val="center"/>
        <w:rPr>
          <w:rFonts w:cs="Times New Roman"/>
          <w:b/>
          <w:sz w:val="26"/>
          <w:szCs w:val="26"/>
        </w:rPr>
      </w:pPr>
      <w:r w:rsidRPr="001F7CD1">
        <w:rPr>
          <w:rFonts w:cs="Times New Roman"/>
          <w:b/>
          <w:sz w:val="26"/>
          <w:szCs w:val="26"/>
          <w:u w:val="single"/>
        </w:rPr>
        <w:t>Bài 1:</w:t>
      </w:r>
      <w:r w:rsidRPr="001F7CD1">
        <w:rPr>
          <w:rFonts w:cs="Times New Roman"/>
          <w:b/>
          <w:sz w:val="26"/>
          <w:szCs w:val="26"/>
        </w:rPr>
        <w:t xml:space="preserve"> RÈN KĨ NĂNG VIẾT BÀI NGHỊ LUẬN XÃ HỘI</w:t>
      </w:r>
    </w:p>
    <w:tbl>
      <w:tblPr>
        <w:tblStyle w:val="TableGrid"/>
        <w:tblW w:w="0" w:type="auto"/>
        <w:tblLook w:val="04A0" w:firstRow="1" w:lastRow="0" w:firstColumn="1" w:lastColumn="0" w:noHBand="0" w:noVBand="1"/>
      </w:tblPr>
      <w:tblGrid>
        <w:gridCol w:w="2122"/>
        <w:gridCol w:w="7505"/>
      </w:tblGrid>
      <w:tr w:rsidR="003E1C5B" w:rsidRPr="001F7CD1" w14:paraId="694DA324" w14:textId="77777777" w:rsidTr="003E1C5B">
        <w:tc>
          <w:tcPr>
            <w:tcW w:w="2122" w:type="dxa"/>
          </w:tcPr>
          <w:p w14:paraId="1BA8EDAB" w14:textId="711D5F58" w:rsidR="003E1C5B" w:rsidRPr="001F7CD1" w:rsidRDefault="003E1C5B" w:rsidP="00892AF3">
            <w:pPr>
              <w:spacing w:before="60" w:after="60"/>
              <w:jc w:val="center"/>
              <w:rPr>
                <w:rFonts w:ascii="Times New Roman" w:hAnsi="Times New Roman" w:cs="Times New Roman"/>
                <w:b/>
                <w:sz w:val="24"/>
                <w:szCs w:val="24"/>
              </w:rPr>
            </w:pPr>
            <w:r w:rsidRPr="001F7CD1">
              <w:rPr>
                <w:rFonts w:ascii="Times New Roman" w:hAnsi="Times New Roman" w:cs="Times New Roman"/>
                <w:b/>
                <w:sz w:val="24"/>
                <w:szCs w:val="24"/>
              </w:rPr>
              <w:t>Tiêu chí</w:t>
            </w:r>
          </w:p>
        </w:tc>
        <w:tc>
          <w:tcPr>
            <w:tcW w:w="7505" w:type="dxa"/>
          </w:tcPr>
          <w:p w14:paraId="3AB26807" w14:textId="51513572" w:rsidR="003E1C5B" w:rsidRPr="001F7CD1" w:rsidRDefault="003E1C5B" w:rsidP="00892AF3">
            <w:pPr>
              <w:spacing w:before="60" w:after="60"/>
              <w:jc w:val="center"/>
              <w:rPr>
                <w:rFonts w:ascii="Times New Roman" w:hAnsi="Times New Roman" w:cs="Times New Roman"/>
                <w:b/>
                <w:sz w:val="24"/>
                <w:szCs w:val="24"/>
              </w:rPr>
            </w:pPr>
            <w:r w:rsidRPr="001F7CD1">
              <w:rPr>
                <w:rFonts w:ascii="Times New Roman" w:hAnsi="Times New Roman" w:cs="Times New Roman"/>
                <w:b/>
                <w:sz w:val="24"/>
                <w:szCs w:val="24"/>
              </w:rPr>
              <w:t>Nội dung</w:t>
            </w:r>
          </w:p>
        </w:tc>
      </w:tr>
      <w:tr w:rsidR="003E1C5B" w:rsidRPr="001F7CD1" w14:paraId="5963619C" w14:textId="77777777" w:rsidTr="003E1C5B">
        <w:tc>
          <w:tcPr>
            <w:tcW w:w="2122" w:type="dxa"/>
          </w:tcPr>
          <w:p w14:paraId="6C44D7EA" w14:textId="0E2213C6" w:rsidR="003E1C5B" w:rsidRPr="001F7CD1" w:rsidRDefault="003E1C5B" w:rsidP="006809DD">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Hình thức</w:t>
            </w:r>
          </w:p>
        </w:tc>
        <w:tc>
          <w:tcPr>
            <w:tcW w:w="7505" w:type="dxa"/>
          </w:tcPr>
          <w:p w14:paraId="22F43095" w14:textId="77777777" w:rsidR="003E1C5B" w:rsidRPr="001F7CD1" w:rsidRDefault="003E1C5B"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Bài văn (có đủ ba phần mở bài, thân bài, kết bài)</w:t>
            </w:r>
          </w:p>
          <w:p w14:paraId="0D69CC2E" w14:textId="77777777" w:rsidR="003E1C5B" w:rsidRPr="001F7CD1" w:rsidRDefault="003E1C5B"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Dung lượng: 600 chữ =&gt; khoảng 2,5 đến 3 trang giấy.</w:t>
            </w:r>
          </w:p>
          <w:p w14:paraId="2E0B7B76" w14:textId="77777777" w:rsidR="003E1C5B" w:rsidRPr="001F7CD1" w:rsidRDefault="003E1C5B"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Cách trình bày:</w:t>
            </w:r>
          </w:p>
          <w:p w14:paraId="33E64500" w14:textId="77777777" w:rsidR="003E1C5B" w:rsidRPr="001F7CD1" w:rsidRDefault="003E1C5B"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Chia đoạn rõ ràng, lùi đầu dòng rõ.</w:t>
            </w:r>
          </w:p>
          <w:p w14:paraId="281C1BCD" w14:textId="22027164" w:rsidR="003E1C5B" w:rsidRPr="001F7CD1" w:rsidRDefault="003E1C5B"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Thân bài: mỗi luận điểm chia thành một đoạn văn, không viết cả thân bài thành một đoạn.</w:t>
            </w:r>
          </w:p>
        </w:tc>
      </w:tr>
      <w:tr w:rsidR="00A261B8" w:rsidRPr="001F7CD1" w14:paraId="48710739" w14:textId="77777777" w:rsidTr="003E1C5B">
        <w:tc>
          <w:tcPr>
            <w:tcW w:w="2122" w:type="dxa"/>
          </w:tcPr>
          <w:p w14:paraId="5AD70B06" w14:textId="11A27CBA" w:rsidR="00A261B8" w:rsidRPr="001F7CD1" w:rsidRDefault="00A261B8" w:rsidP="006809DD">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Nội dung</w:t>
            </w:r>
          </w:p>
        </w:tc>
        <w:tc>
          <w:tcPr>
            <w:tcW w:w="7505" w:type="dxa"/>
          </w:tcPr>
          <w:p w14:paraId="593A0A64" w14:textId="77777777" w:rsidR="00A261B8" w:rsidRPr="001F7CD1" w:rsidRDefault="00A261B8" w:rsidP="006809DD">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1. Mở bài:</w:t>
            </w:r>
          </w:p>
          <w:p w14:paraId="35D27DDF" w14:textId="77777777" w:rsidR="00A261B8" w:rsidRPr="001F7CD1" w:rsidRDefault="00A261B8"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Dẫn dắt</w:t>
            </w:r>
          </w:p>
          <w:p w14:paraId="59830FC3" w14:textId="152CBAB9" w:rsidR="00A261B8" w:rsidRPr="001F7CD1" w:rsidRDefault="00A261B8"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Nêu vấn đề nghị luận (lấy từ đề bài =&gt; đề bài có gì, mở bài phải</w:t>
            </w:r>
            <w:r w:rsidR="00BB2D2A" w:rsidRPr="001F7CD1">
              <w:rPr>
                <w:rFonts w:ascii="Times New Roman" w:hAnsi="Times New Roman" w:cs="Times New Roman"/>
                <w:bCs/>
                <w:sz w:val="24"/>
                <w:szCs w:val="24"/>
              </w:rPr>
              <w:t xml:space="preserve"> có đủ</w:t>
            </w:r>
            <w:r w:rsidRPr="001F7CD1">
              <w:rPr>
                <w:rFonts w:ascii="Times New Roman" w:hAnsi="Times New Roman" w:cs="Times New Roman"/>
                <w:bCs/>
                <w:sz w:val="24"/>
                <w:szCs w:val="24"/>
              </w:rPr>
              <w:t xml:space="preserve"> các từ khóa ấy)</w:t>
            </w:r>
          </w:p>
          <w:p w14:paraId="62487582" w14:textId="77777777" w:rsidR="00605395" w:rsidRPr="001F7CD1" w:rsidRDefault="00605395" w:rsidP="006809DD">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2. Thân bài:</w:t>
            </w:r>
          </w:p>
          <w:p w14:paraId="67F01F92" w14:textId="77777777" w:rsidR="00605395" w:rsidRPr="001F7CD1" w:rsidRDefault="00605395" w:rsidP="006809DD">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2.1. Giải thích</w:t>
            </w:r>
          </w:p>
          <w:p w14:paraId="2562A96A" w14:textId="25E28B79" w:rsidR="00605395" w:rsidRPr="001F7CD1" w:rsidRDefault="00605395" w:rsidP="006809DD">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2.2. Triển khai nội dung:</w:t>
            </w:r>
          </w:p>
          <w:tbl>
            <w:tblPr>
              <w:tblStyle w:val="TableGrid"/>
              <w:tblW w:w="0" w:type="auto"/>
              <w:tblLook w:val="04A0" w:firstRow="1" w:lastRow="0" w:firstColumn="1" w:lastColumn="0" w:noHBand="0" w:noVBand="1"/>
            </w:tblPr>
            <w:tblGrid>
              <w:gridCol w:w="3639"/>
              <w:gridCol w:w="3640"/>
            </w:tblGrid>
            <w:tr w:rsidR="00605395" w:rsidRPr="001F7CD1" w14:paraId="25C16341" w14:textId="77777777" w:rsidTr="00605395">
              <w:tc>
                <w:tcPr>
                  <w:tcW w:w="3639" w:type="dxa"/>
                </w:tcPr>
                <w:p w14:paraId="0CDE60F1" w14:textId="6BC38CA2" w:rsidR="00605395" w:rsidRPr="001F7CD1" w:rsidRDefault="00605395" w:rsidP="006809DD">
                  <w:pPr>
                    <w:spacing w:before="60" w:after="60"/>
                    <w:jc w:val="center"/>
                    <w:rPr>
                      <w:rFonts w:ascii="Times New Roman" w:hAnsi="Times New Roman" w:cs="Times New Roman"/>
                      <w:bCs/>
                      <w:sz w:val="24"/>
                      <w:szCs w:val="24"/>
                    </w:rPr>
                  </w:pPr>
                  <w:r w:rsidRPr="001F7CD1">
                    <w:rPr>
                      <w:rFonts w:ascii="Times New Roman" w:hAnsi="Times New Roman" w:cs="Times New Roman"/>
                      <w:bCs/>
                      <w:sz w:val="24"/>
                      <w:szCs w:val="24"/>
                    </w:rPr>
                    <w:t>Nghị luận về một vấn đề xã hội (vấn đề cần giải quyết)</w:t>
                  </w:r>
                </w:p>
              </w:tc>
              <w:tc>
                <w:tcPr>
                  <w:tcW w:w="3640" w:type="dxa"/>
                </w:tcPr>
                <w:p w14:paraId="4A39C82E" w14:textId="23806B1D" w:rsidR="00605395" w:rsidRPr="001F7CD1" w:rsidRDefault="00605395" w:rsidP="006809DD">
                  <w:pPr>
                    <w:spacing w:before="60" w:after="60"/>
                    <w:jc w:val="center"/>
                    <w:rPr>
                      <w:rFonts w:ascii="Times New Roman" w:hAnsi="Times New Roman" w:cs="Times New Roman"/>
                      <w:bCs/>
                      <w:sz w:val="24"/>
                      <w:szCs w:val="24"/>
                    </w:rPr>
                  </w:pPr>
                  <w:r w:rsidRPr="001F7CD1">
                    <w:rPr>
                      <w:rFonts w:ascii="Times New Roman" w:hAnsi="Times New Roman" w:cs="Times New Roman"/>
                      <w:bCs/>
                      <w:sz w:val="24"/>
                      <w:szCs w:val="24"/>
                    </w:rPr>
                    <w:t>Nghị luận về một vấn đề liên quan đến tuổi trẻ</w:t>
                  </w:r>
                </w:p>
              </w:tc>
            </w:tr>
            <w:tr w:rsidR="00605395" w:rsidRPr="001F7CD1" w14:paraId="350F41DE" w14:textId="77777777" w:rsidTr="00605395">
              <w:tc>
                <w:tcPr>
                  <w:tcW w:w="3639" w:type="dxa"/>
                </w:tcPr>
                <w:p w14:paraId="69F3D91E" w14:textId="77777777" w:rsidR="00605395" w:rsidRPr="001F7CD1" w:rsidRDefault="00605395"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Thực trạng</w:t>
                  </w:r>
                </w:p>
                <w:p w14:paraId="6677CE02" w14:textId="77777777" w:rsidR="00605395" w:rsidRPr="001F7CD1" w:rsidRDefault="00605395"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Nguyên nhân, Hậu quả</w:t>
                  </w:r>
                </w:p>
                <w:p w14:paraId="3295B40F" w14:textId="77777777" w:rsidR="00F947C0" w:rsidRPr="001F7CD1" w:rsidRDefault="00F947C0"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Với cá nhân</w:t>
                  </w:r>
                </w:p>
                <w:p w14:paraId="52FF98CC" w14:textId="34297725" w:rsidR="00F947C0" w:rsidRPr="001F7CD1" w:rsidRDefault="00F947C0"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Với cộng đồng</w:t>
                  </w:r>
                </w:p>
                <w:p w14:paraId="65B31D27" w14:textId="77777777" w:rsidR="00605395" w:rsidRPr="001F7CD1" w:rsidRDefault="00605395"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Giải pháp</w:t>
                  </w:r>
                </w:p>
                <w:p w14:paraId="3189D0F0" w14:textId="77777777" w:rsidR="00605395" w:rsidRPr="001F7CD1" w:rsidRDefault="00605395"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Với cá nhân</w:t>
                  </w:r>
                </w:p>
                <w:p w14:paraId="7C38F8D2" w14:textId="28B60A12" w:rsidR="00605395" w:rsidRPr="001F7CD1" w:rsidRDefault="00605395"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Với cộng đồng</w:t>
                  </w:r>
                </w:p>
              </w:tc>
              <w:tc>
                <w:tcPr>
                  <w:tcW w:w="3640" w:type="dxa"/>
                </w:tcPr>
                <w:p w14:paraId="518FCE1B" w14:textId="77777777" w:rsidR="00605395" w:rsidRPr="001F7CD1" w:rsidRDefault="00605395"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Tại sao có thể nói thế?</w:t>
                  </w:r>
                </w:p>
                <w:p w14:paraId="00D7EF1D" w14:textId="516A1998" w:rsidR="00F947C0" w:rsidRPr="001F7CD1" w:rsidRDefault="00F947C0"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Với bản thân</w:t>
                  </w:r>
                </w:p>
                <w:p w14:paraId="275E9DFF" w14:textId="7599B89E" w:rsidR="00F947C0" w:rsidRPr="001F7CD1" w:rsidRDefault="00F947C0"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Với cộng đồng</w:t>
                  </w:r>
                </w:p>
                <w:p w14:paraId="19540965" w14:textId="77777777" w:rsidR="00605395" w:rsidRPr="001F7CD1" w:rsidRDefault="00605395"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Làm thế nào để phát huy/giảm thiểu điều đó?</w:t>
                  </w:r>
                </w:p>
                <w:p w14:paraId="47F917DF" w14:textId="77777777" w:rsidR="00F947C0" w:rsidRPr="001F7CD1" w:rsidRDefault="00F947C0"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Với bản thân</w:t>
                  </w:r>
                </w:p>
                <w:p w14:paraId="30AE9823" w14:textId="69746D72" w:rsidR="00F947C0" w:rsidRPr="001F7CD1" w:rsidRDefault="00F947C0"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Với cộng đồng</w:t>
                  </w:r>
                </w:p>
              </w:tc>
            </w:tr>
            <w:tr w:rsidR="00F947C0" w:rsidRPr="001F7CD1" w14:paraId="6151DC42" w14:textId="77777777" w:rsidTr="00785B84">
              <w:tc>
                <w:tcPr>
                  <w:tcW w:w="7279" w:type="dxa"/>
                  <w:gridSpan w:val="2"/>
                </w:tcPr>
                <w:p w14:paraId="065761DC" w14:textId="515525C4" w:rsidR="00F947C0" w:rsidRPr="001F7CD1" w:rsidRDefault="00F947C0" w:rsidP="006809DD">
                  <w:pPr>
                    <w:spacing w:before="60" w:after="60"/>
                    <w:jc w:val="both"/>
                    <w:rPr>
                      <w:rFonts w:ascii="Times New Roman" w:hAnsi="Times New Roman" w:cs="Times New Roman"/>
                      <w:bCs/>
                      <w:sz w:val="24"/>
                      <w:szCs w:val="24"/>
                    </w:rPr>
                  </w:pPr>
                  <w:r w:rsidRPr="001F7CD1">
                    <w:rPr>
                      <w:rFonts w:ascii="Times New Roman" w:hAnsi="Times New Roman" w:cs="Times New Roman"/>
                      <w:b/>
                      <w:sz w:val="24"/>
                      <w:szCs w:val="24"/>
                      <w:u w:val="single"/>
                    </w:rPr>
                    <w:t>Chú ý:</w:t>
                  </w:r>
                  <w:r w:rsidRPr="001F7CD1">
                    <w:rPr>
                      <w:rFonts w:ascii="Times New Roman" w:hAnsi="Times New Roman" w:cs="Times New Roman"/>
                      <w:bCs/>
                      <w:sz w:val="24"/>
                      <w:szCs w:val="24"/>
                    </w:rPr>
                    <w:t xml:space="preserve"> Đọc kĩ từ khóa của đề, đề yêu cầu nội dung nào thì tập trung sâu vào nội dung ấy, trọng số của bài dành nhiều cho phần đó, những phần khác chỉ viết cho đủ ý, không đầu tư nhiều.</w:t>
                  </w:r>
                </w:p>
              </w:tc>
            </w:tr>
          </w:tbl>
          <w:p w14:paraId="33BF3B53" w14:textId="77777777" w:rsidR="00605395" w:rsidRPr="001F7CD1" w:rsidRDefault="00605395" w:rsidP="006809DD">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2.3. Phản bác quan điểm trái chiều</w:t>
            </w:r>
          </w:p>
          <w:p w14:paraId="7B474104" w14:textId="77777777" w:rsidR="00605395" w:rsidRPr="001F7CD1" w:rsidRDefault="00605395" w:rsidP="006809DD">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2.4. Nêu bài học</w:t>
            </w:r>
          </w:p>
          <w:p w14:paraId="08B61F8A" w14:textId="77777777" w:rsidR="00605395" w:rsidRPr="001F7CD1" w:rsidRDefault="00605395"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Bài học nhận thức: giúp ta nhận thức rõ về…</w:t>
            </w:r>
          </w:p>
          <w:p w14:paraId="14438453" w14:textId="77777777" w:rsidR="00605395" w:rsidRPr="001F7CD1" w:rsidRDefault="00605395"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Bài học hành động:… (nêu các hành động cụ thể)</w:t>
            </w:r>
          </w:p>
          <w:p w14:paraId="06CED93F" w14:textId="1FE9DA77" w:rsidR="00F947C0" w:rsidRPr="001F7CD1" w:rsidRDefault="00F947C0" w:rsidP="006809DD">
            <w:pPr>
              <w:spacing w:before="60" w:after="60"/>
              <w:jc w:val="both"/>
              <w:rPr>
                <w:rFonts w:ascii="Times New Roman" w:hAnsi="Times New Roman" w:cs="Times New Roman"/>
                <w:bCs/>
                <w:sz w:val="24"/>
                <w:szCs w:val="24"/>
              </w:rPr>
            </w:pPr>
            <w:r w:rsidRPr="001F7CD1">
              <w:rPr>
                <w:rFonts w:ascii="Times New Roman" w:hAnsi="Times New Roman" w:cs="Times New Roman"/>
                <w:b/>
                <w:sz w:val="24"/>
                <w:szCs w:val="24"/>
              </w:rPr>
              <w:t>3. Kết bài:</w:t>
            </w:r>
            <w:r w:rsidRPr="001F7CD1">
              <w:rPr>
                <w:rFonts w:ascii="Times New Roman" w:hAnsi="Times New Roman" w:cs="Times New Roman"/>
                <w:bCs/>
                <w:sz w:val="24"/>
                <w:szCs w:val="24"/>
              </w:rPr>
              <w:t xml:space="preserve"> Nêu thông điệp, liên hệ, mở rộng.</w:t>
            </w:r>
          </w:p>
        </w:tc>
      </w:tr>
      <w:tr w:rsidR="006809DD" w:rsidRPr="001F7CD1" w14:paraId="024DB6B0" w14:textId="77777777" w:rsidTr="003E1C5B">
        <w:tc>
          <w:tcPr>
            <w:tcW w:w="2122" w:type="dxa"/>
          </w:tcPr>
          <w:p w14:paraId="75AAD89B" w14:textId="0350D296" w:rsidR="006809DD" w:rsidRPr="001F7CD1" w:rsidRDefault="006809DD" w:rsidP="006809DD">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Một số điều cần chú ý</w:t>
            </w:r>
          </w:p>
        </w:tc>
        <w:tc>
          <w:tcPr>
            <w:tcW w:w="7505" w:type="dxa"/>
          </w:tcPr>
          <w:p w14:paraId="11C29480" w14:textId="3D8645FA" w:rsidR="006809DD" w:rsidRPr="001F7CD1" w:rsidRDefault="006809DD"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Hạn chế tối đa sai chính tả, sai ngữ pháp.</w:t>
            </w:r>
          </w:p>
          <w:p w14:paraId="60456F92" w14:textId="77777777" w:rsidR="006809DD" w:rsidRPr="001F7CD1" w:rsidRDefault="006809DD"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Diễn đạt đảm bảo đúng, đủ trước, yêu cầu hay để cuối cùng.</w:t>
            </w:r>
          </w:p>
          <w:p w14:paraId="3644A3D3" w14:textId="32CFDA2E" w:rsidR="006809DD" w:rsidRPr="001F7CD1" w:rsidRDefault="006809DD" w:rsidP="006809DD">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Bài NLXH bắt buộc phải có bằng chứng xã hội, không lấy dẫn chứng trong TPVH, cố gắng lấy đủ dẫn chứng có tên có tuổi - không tên không tuổi.</w:t>
            </w:r>
          </w:p>
        </w:tc>
      </w:tr>
    </w:tbl>
    <w:p w14:paraId="5C1D9FAE" w14:textId="09775AC4" w:rsidR="00D87E14" w:rsidRPr="001F7CD1" w:rsidRDefault="00D87E14" w:rsidP="00C71C33">
      <w:pPr>
        <w:spacing w:before="60" w:after="60"/>
        <w:ind w:firstLine="426"/>
        <w:rPr>
          <w:rFonts w:cs="Times New Roman"/>
          <w:bCs/>
          <w:sz w:val="24"/>
          <w:szCs w:val="24"/>
        </w:rPr>
      </w:pPr>
      <w:r w:rsidRPr="001F7CD1">
        <w:rPr>
          <w:rFonts w:cs="Times New Roman"/>
          <w:bCs/>
          <w:sz w:val="24"/>
          <w:szCs w:val="24"/>
        </w:rPr>
        <w:br w:type="page"/>
      </w:r>
    </w:p>
    <w:p w14:paraId="42E1CFB2" w14:textId="4BC6D9F7" w:rsidR="001848BC" w:rsidRPr="001F7CD1" w:rsidRDefault="00D87E14" w:rsidP="008539A6">
      <w:pPr>
        <w:spacing w:before="60" w:after="60"/>
        <w:ind w:firstLine="0"/>
        <w:jc w:val="center"/>
        <w:rPr>
          <w:rFonts w:cs="Times New Roman"/>
          <w:b/>
          <w:sz w:val="26"/>
          <w:szCs w:val="26"/>
        </w:rPr>
      </w:pPr>
      <w:r w:rsidRPr="001F7CD1">
        <w:rPr>
          <w:rFonts w:cs="Times New Roman"/>
          <w:b/>
          <w:sz w:val="26"/>
          <w:szCs w:val="26"/>
          <w:u w:val="single"/>
        </w:rPr>
        <w:lastRenderedPageBreak/>
        <w:t>Bài 2:</w:t>
      </w:r>
      <w:r w:rsidRPr="001F7CD1">
        <w:rPr>
          <w:rFonts w:cs="Times New Roman"/>
          <w:b/>
          <w:sz w:val="26"/>
          <w:szCs w:val="26"/>
        </w:rPr>
        <w:t xml:space="preserve"> RÈN KĨ NĂNG VIẾT BÀI NGHỊ LUẬN VĂN HỌC</w:t>
      </w:r>
    </w:p>
    <w:p w14:paraId="6B005B79" w14:textId="1BE63F2B" w:rsidR="00B64C78" w:rsidRPr="001F7CD1" w:rsidRDefault="00B64C78" w:rsidP="008539A6">
      <w:pPr>
        <w:spacing w:before="60" w:after="60"/>
        <w:ind w:firstLine="0"/>
        <w:jc w:val="center"/>
        <w:rPr>
          <w:rFonts w:cs="Times New Roman"/>
          <w:b/>
          <w:sz w:val="24"/>
          <w:szCs w:val="24"/>
        </w:rPr>
      </w:pPr>
      <w:r w:rsidRPr="001F7CD1">
        <w:rPr>
          <w:rFonts w:cs="Times New Roman"/>
          <w:b/>
          <w:sz w:val="24"/>
          <w:szCs w:val="24"/>
        </w:rPr>
        <w:t>1. Kĩ năng phân tích tác phẩm</w:t>
      </w:r>
    </w:p>
    <w:tbl>
      <w:tblPr>
        <w:tblStyle w:val="TableGrid"/>
        <w:tblW w:w="0" w:type="auto"/>
        <w:tblLook w:val="04A0" w:firstRow="1" w:lastRow="0" w:firstColumn="1" w:lastColumn="0" w:noHBand="0" w:noVBand="1"/>
      </w:tblPr>
      <w:tblGrid>
        <w:gridCol w:w="1271"/>
        <w:gridCol w:w="8356"/>
      </w:tblGrid>
      <w:tr w:rsidR="00D87E14" w:rsidRPr="001F7CD1" w14:paraId="1EB73AF7" w14:textId="77777777" w:rsidTr="00D87E14">
        <w:tc>
          <w:tcPr>
            <w:tcW w:w="1271" w:type="dxa"/>
          </w:tcPr>
          <w:p w14:paraId="13DADA6F" w14:textId="77777777" w:rsidR="00D87E14" w:rsidRPr="001F7CD1" w:rsidRDefault="00D87E14" w:rsidP="006852C8">
            <w:pPr>
              <w:spacing w:before="60" w:after="60"/>
              <w:jc w:val="center"/>
              <w:rPr>
                <w:rFonts w:ascii="Times New Roman" w:hAnsi="Times New Roman" w:cs="Times New Roman"/>
                <w:b/>
                <w:sz w:val="24"/>
                <w:szCs w:val="24"/>
              </w:rPr>
            </w:pPr>
            <w:r w:rsidRPr="001F7CD1">
              <w:rPr>
                <w:rFonts w:ascii="Times New Roman" w:hAnsi="Times New Roman" w:cs="Times New Roman"/>
                <w:b/>
                <w:sz w:val="24"/>
                <w:szCs w:val="24"/>
              </w:rPr>
              <w:t>Tiêu chí</w:t>
            </w:r>
          </w:p>
        </w:tc>
        <w:tc>
          <w:tcPr>
            <w:tcW w:w="8356" w:type="dxa"/>
          </w:tcPr>
          <w:p w14:paraId="4DFA846D" w14:textId="77777777" w:rsidR="00D87E14" w:rsidRPr="001F7CD1" w:rsidRDefault="00D87E14" w:rsidP="006852C8">
            <w:pPr>
              <w:spacing w:before="60" w:after="60"/>
              <w:jc w:val="center"/>
              <w:rPr>
                <w:rFonts w:ascii="Times New Roman" w:hAnsi="Times New Roman" w:cs="Times New Roman"/>
                <w:b/>
                <w:sz w:val="24"/>
                <w:szCs w:val="24"/>
              </w:rPr>
            </w:pPr>
            <w:r w:rsidRPr="001F7CD1">
              <w:rPr>
                <w:rFonts w:ascii="Times New Roman" w:hAnsi="Times New Roman" w:cs="Times New Roman"/>
                <w:b/>
                <w:sz w:val="24"/>
                <w:szCs w:val="24"/>
              </w:rPr>
              <w:t>Nội dung</w:t>
            </w:r>
          </w:p>
        </w:tc>
      </w:tr>
      <w:tr w:rsidR="00D87E14" w:rsidRPr="001F7CD1" w14:paraId="22C096D2" w14:textId="77777777" w:rsidTr="00D87E14">
        <w:tc>
          <w:tcPr>
            <w:tcW w:w="1271" w:type="dxa"/>
          </w:tcPr>
          <w:p w14:paraId="765DE8BF" w14:textId="77777777" w:rsidR="00D87E14" w:rsidRPr="001F7CD1" w:rsidRDefault="00D87E14" w:rsidP="006852C8">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Hình thức</w:t>
            </w:r>
          </w:p>
        </w:tc>
        <w:tc>
          <w:tcPr>
            <w:tcW w:w="8356" w:type="dxa"/>
          </w:tcPr>
          <w:p w14:paraId="0BB6F17C" w14:textId="77777777" w:rsidR="00D87E14" w:rsidRPr="001F7CD1" w:rsidRDefault="00D87E14"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Bài văn (có đủ ba phần mở bài, thân bài, kết bài)</w:t>
            </w:r>
          </w:p>
          <w:p w14:paraId="045ACC89" w14:textId="77777777" w:rsidR="00D87E14" w:rsidRPr="001F7CD1" w:rsidRDefault="00D87E14"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Dung lượng: 600 chữ =&gt; khoảng 2,5 đến 3 trang giấy.</w:t>
            </w:r>
          </w:p>
          <w:p w14:paraId="2A6556DF" w14:textId="77777777" w:rsidR="00D87E14" w:rsidRPr="001F7CD1" w:rsidRDefault="00D87E14"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Cách trình bày:</w:t>
            </w:r>
          </w:p>
          <w:p w14:paraId="0CC27E35" w14:textId="77777777" w:rsidR="00D87E14" w:rsidRPr="001F7CD1" w:rsidRDefault="00D87E14"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Chia đoạn rõ ràng, lùi đầu dòng rõ.</w:t>
            </w:r>
          </w:p>
          <w:p w14:paraId="1C707EE3" w14:textId="061FF282" w:rsidR="00D87E14" w:rsidRPr="001F7CD1" w:rsidRDefault="00D87E14" w:rsidP="006852C8">
            <w:pPr>
              <w:spacing w:before="60" w:after="60"/>
              <w:jc w:val="both"/>
              <w:rPr>
                <w:rFonts w:ascii="Times New Roman" w:hAnsi="Times New Roman" w:cs="Times New Roman"/>
                <w:bCs/>
                <w:spacing w:val="-6"/>
                <w:sz w:val="24"/>
                <w:szCs w:val="24"/>
              </w:rPr>
            </w:pPr>
            <w:r w:rsidRPr="001F7CD1">
              <w:rPr>
                <w:rFonts w:ascii="Times New Roman" w:hAnsi="Times New Roman" w:cs="Times New Roman"/>
                <w:bCs/>
                <w:spacing w:val="-6"/>
                <w:sz w:val="24"/>
                <w:szCs w:val="24"/>
              </w:rPr>
              <w:t>+ Thân bài: mỗi luận điểm chia thành một đoạn văn, không viết cả thân bài thành</w:t>
            </w:r>
            <w:r w:rsidR="004B1A18" w:rsidRPr="001F7CD1">
              <w:rPr>
                <w:rFonts w:ascii="Times New Roman" w:hAnsi="Times New Roman" w:cs="Times New Roman"/>
                <w:bCs/>
                <w:spacing w:val="-6"/>
                <w:sz w:val="24"/>
                <w:szCs w:val="24"/>
              </w:rPr>
              <w:t xml:space="preserve"> một</w:t>
            </w:r>
            <w:r w:rsidRPr="001F7CD1">
              <w:rPr>
                <w:rFonts w:ascii="Times New Roman" w:hAnsi="Times New Roman" w:cs="Times New Roman"/>
                <w:bCs/>
                <w:spacing w:val="-6"/>
                <w:sz w:val="24"/>
                <w:szCs w:val="24"/>
              </w:rPr>
              <w:t xml:space="preserve"> đoạn.</w:t>
            </w:r>
          </w:p>
        </w:tc>
      </w:tr>
      <w:tr w:rsidR="00D87E14" w:rsidRPr="001F7CD1" w14:paraId="74A4A79A" w14:textId="77777777" w:rsidTr="00D87E14">
        <w:tc>
          <w:tcPr>
            <w:tcW w:w="1271" w:type="dxa"/>
          </w:tcPr>
          <w:p w14:paraId="5166AD49" w14:textId="77777777" w:rsidR="00D87E14" w:rsidRPr="001F7CD1" w:rsidRDefault="00D87E14" w:rsidP="006852C8">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Nội dung</w:t>
            </w:r>
          </w:p>
        </w:tc>
        <w:tc>
          <w:tcPr>
            <w:tcW w:w="8356" w:type="dxa"/>
          </w:tcPr>
          <w:p w14:paraId="6B12AFCB" w14:textId="77777777" w:rsidR="00D87E14" w:rsidRPr="001F7CD1" w:rsidRDefault="00D87E14" w:rsidP="006852C8">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1. Mở bài:</w:t>
            </w:r>
          </w:p>
          <w:p w14:paraId="46EEFCA0" w14:textId="7A6FD7B6" w:rsidR="00D87E14" w:rsidRPr="001F7CD1" w:rsidRDefault="00D87E14"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xml:space="preserve">- </w:t>
            </w:r>
            <w:r w:rsidR="00FE68C9" w:rsidRPr="001F7CD1">
              <w:rPr>
                <w:rFonts w:ascii="Times New Roman" w:hAnsi="Times New Roman" w:cs="Times New Roman"/>
                <w:bCs/>
                <w:sz w:val="24"/>
                <w:szCs w:val="24"/>
              </w:rPr>
              <w:t>Tên tác giả, tên tác phẩm, đoạn trích (nếu là đoạn trích)</w:t>
            </w:r>
          </w:p>
          <w:p w14:paraId="595E65F5" w14:textId="77777777" w:rsidR="00D87E14" w:rsidRPr="001F7CD1" w:rsidRDefault="00D87E14" w:rsidP="006852C8">
            <w:pPr>
              <w:spacing w:before="60" w:after="60"/>
              <w:jc w:val="both"/>
              <w:rPr>
                <w:rFonts w:ascii="Times New Roman" w:hAnsi="Times New Roman" w:cs="Times New Roman"/>
                <w:bCs/>
                <w:spacing w:val="-4"/>
                <w:sz w:val="24"/>
                <w:szCs w:val="24"/>
              </w:rPr>
            </w:pPr>
            <w:r w:rsidRPr="001F7CD1">
              <w:rPr>
                <w:rFonts w:ascii="Times New Roman" w:hAnsi="Times New Roman" w:cs="Times New Roman"/>
                <w:bCs/>
                <w:spacing w:val="-4"/>
                <w:sz w:val="24"/>
                <w:szCs w:val="24"/>
              </w:rPr>
              <w:t>- Nêu vấn đề nghị luận (lấy từ đề bài =&gt; đề bài có gì, mở bài phải có đủ các từ khóa ấy)</w:t>
            </w:r>
          </w:p>
          <w:p w14:paraId="157A4E0F" w14:textId="77777777" w:rsidR="00D87E14" w:rsidRPr="001F7CD1" w:rsidRDefault="00D87E14" w:rsidP="006852C8">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2. Thân bài:</w:t>
            </w:r>
          </w:p>
          <w:p w14:paraId="10115810" w14:textId="4BDB809B" w:rsidR="00D87E14" w:rsidRPr="001F7CD1" w:rsidRDefault="00D87E14" w:rsidP="006852C8">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 xml:space="preserve">2.1. </w:t>
            </w:r>
            <w:r w:rsidR="00D81F5C" w:rsidRPr="001F7CD1">
              <w:rPr>
                <w:rFonts w:ascii="Times New Roman" w:hAnsi="Times New Roman" w:cs="Times New Roman"/>
                <w:b/>
                <w:sz w:val="24"/>
                <w:szCs w:val="24"/>
              </w:rPr>
              <w:t>Nêu chủ đề của TP</w:t>
            </w:r>
          </w:p>
          <w:p w14:paraId="6F98807E" w14:textId="4C4F3E9E" w:rsidR="00D81F5C" w:rsidRPr="001F7CD1" w:rsidRDefault="00D81F5C"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Nêu nội dung chính</w:t>
            </w:r>
            <w:r w:rsidR="007A6307" w:rsidRPr="001F7CD1">
              <w:rPr>
                <w:rFonts w:ascii="Times New Roman" w:hAnsi="Times New Roman" w:cs="Times New Roman"/>
                <w:bCs/>
                <w:sz w:val="24"/>
                <w:szCs w:val="24"/>
              </w:rPr>
              <w:t>.</w:t>
            </w:r>
          </w:p>
          <w:p w14:paraId="67A1447F" w14:textId="46EEA57B" w:rsidR="00D81F5C" w:rsidRPr="001F7CD1" w:rsidRDefault="00D81F5C"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Khái quát các bài học, thông điệp mà tác giả muốn gửi gắm</w:t>
            </w:r>
            <w:r w:rsidR="007A6307" w:rsidRPr="001F7CD1">
              <w:rPr>
                <w:rFonts w:ascii="Times New Roman" w:hAnsi="Times New Roman" w:cs="Times New Roman"/>
                <w:bCs/>
                <w:sz w:val="24"/>
                <w:szCs w:val="24"/>
              </w:rPr>
              <w:t>.</w:t>
            </w:r>
          </w:p>
          <w:p w14:paraId="046C23A6" w14:textId="31C19D28" w:rsidR="00D87E14" w:rsidRPr="001F7CD1" w:rsidRDefault="00D87E14" w:rsidP="006852C8">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2.2. Triển kha</w:t>
            </w:r>
            <w:r w:rsidR="002341D9" w:rsidRPr="001F7CD1">
              <w:rPr>
                <w:rFonts w:ascii="Times New Roman" w:hAnsi="Times New Roman" w:cs="Times New Roman"/>
                <w:b/>
                <w:sz w:val="24"/>
                <w:szCs w:val="24"/>
              </w:rPr>
              <w:t>i</w:t>
            </w:r>
            <w:r w:rsidRPr="001F7CD1">
              <w:rPr>
                <w:rFonts w:ascii="Times New Roman" w:hAnsi="Times New Roman" w:cs="Times New Roman"/>
                <w:b/>
                <w:sz w:val="24"/>
                <w:szCs w:val="24"/>
              </w:rPr>
              <w:t>:</w:t>
            </w:r>
          </w:p>
          <w:tbl>
            <w:tblPr>
              <w:tblStyle w:val="TableGrid"/>
              <w:tblW w:w="0" w:type="auto"/>
              <w:tblLook w:val="04A0" w:firstRow="1" w:lastRow="0" w:firstColumn="1" w:lastColumn="0" w:noHBand="0" w:noVBand="1"/>
            </w:tblPr>
            <w:tblGrid>
              <w:gridCol w:w="2301"/>
              <w:gridCol w:w="2835"/>
              <w:gridCol w:w="2994"/>
            </w:tblGrid>
            <w:tr w:rsidR="00D87E14" w:rsidRPr="001F7CD1" w14:paraId="39D223B9" w14:textId="77777777" w:rsidTr="00A64BD6">
              <w:tc>
                <w:tcPr>
                  <w:tcW w:w="2301" w:type="dxa"/>
                </w:tcPr>
                <w:p w14:paraId="43A055DF" w14:textId="4FFD2AFA" w:rsidR="00D87E14" w:rsidRPr="001F7CD1" w:rsidRDefault="007A6307" w:rsidP="006852C8">
                  <w:pPr>
                    <w:spacing w:before="60" w:after="60"/>
                    <w:jc w:val="center"/>
                    <w:rPr>
                      <w:rFonts w:ascii="Times New Roman" w:hAnsi="Times New Roman" w:cs="Times New Roman"/>
                      <w:b/>
                      <w:sz w:val="24"/>
                      <w:szCs w:val="24"/>
                    </w:rPr>
                  </w:pPr>
                  <w:r w:rsidRPr="001F7CD1">
                    <w:rPr>
                      <w:rFonts w:ascii="Times New Roman" w:hAnsi="Times New Roman" w:cs="Times New Roman"/>
                      <w:b/>
                      <w:sz w:val="24"/>
                      <w:szCs w:val="24"/>
                    </w:rPr>
                    <w:t>Phân tích TP thơ</w:t>
                  </w:r>
                </w:p>
              </w:tc>
              <w:tc>
                <w:tcPr>
                  <w:tcW w:w="2835" w:type="dxa"/>
                </w:tcPr>
                <w:p w14:paraId="060D783D" w14:textId="1AB65665" w:rsidR="00D87E14" w:rsidRPr="001F7CD1" w:rsidRDefault="007A6307" w:rsidP="006852C8">
                  <w:pPr>
                    <w:spacing w:before="60" w:after="60"/>
                    <w:jc w:val="center"/>
                    <w:rPr>
                      <w:rFonts w:ascii="Times New Roman" w:hAnsi="Times New Roman" w:cs="Times New Roman"/>
                      <w:b/>
                      <w:sz w:val="24"/>
                      <w:szCs w:val="24"/>
                    </w:rPr>
                  </w:pPr>
                  <w:r w:rsidRPr="001F7CD1">
                    <w:rPr>
                      <w:rFonts w:ascii="Times New Roman" w:hAnsi="Times New Roman" w:cs="Times New Roman"/>
                      <w:b/>
                      <w:sz w:val="24"/>
                      <w:szCs w:val="24"/>
                    </w:rPr>
                    <w:t>Phân tích TP truyện</w:t>
                  </w:r>
                </w:p>
              </w:tc>
              <w:tc>
                <w:tcPr>
                  <w:tcW w:w="2994" w:type="dxa"/>
                </w:tcPr>
                <w:p w14:paraId="790B192F" w14:textId="11761539" w:rsidR="00D87E14" w:rsidRPr="001F7CD1" w:rsidRDefault="007A6307" w:rsidP="006852C8">
                  <w:pPr>
                    <w:spacing w:before="60" w:after="60"/>
                    <w:jc w:val="center"/>
                    <w:rPr>
                      <w:rFonts w:ascii="Times New Roman" w:hAnsi="Times New Roman" w:cs="Times New Roman"/>
                      <w:b/>
                      <w:sz w:val="24"/>
                      <w:szCs w:val="24"/>
                    </w:rPr>
                  </w:pPr>
                  <w:r w:rsidRPr="001F7CD1">
                    <w:rPr>
                      <w:rFonts w:ascii="Times New Roman" w:hAnsi="Times New Roman" w:cs="Times New Roman"/>
                      <w:b/>
                      <w:sz w:val="24"/>
                      <w:szCs w:val="24"/>
                    </w:rPr>
                    <w:t>Phân tích TP kí</w:t>
                  </w:r>
                </w:p>
              </w:tc>
            </w:tr>
            <w:tr w:rsidR="00D87E14" w:rsidRPr="001F7CD1" w14:paraId="5542E4DB" w14:textId="77777777" w:rsidTr="00A64BD6">
              <w:tc>
                <w:tcPr>
                  <w:tcW w:w="2301" w:type="dxa"/>
                </w:tcPr>
                <w:p w14:paraId="4D3FA907" w14:textId="77777777" w:rsidR="00D87E14" w:rsidRPr="001F7CD1" w:rsidRDefault="00D65C3C" w:rsidP="006852C8">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 Phân tích</w:t>
                  </w:r>
                </w:p>
                <w:p w14:paraId="413BB9AE" w14:textId="77777777" w:rsidR="00D65C3C" w:rsidRPr="001F7CD1" w:rsidRDefault="00D65C3C"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Hình ảnh, từ ngữ</w:t>
                  </w:r>
                </w:p>
                <w:p w14:paraId="4E00E149" w14:textId="77777777" w:rsidR="00D65C3C" w:rsidRPr="001F7CD1" w:rsidRDefault="00D65C3C"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Biện pháp tu từ</w:t>
                  </w:r>
                </w:p>
                <w:p w14:paraId="39E40BAD" w14:textId="431B07E2" w:rsidR="00590E17" w:rsidRPr="001F7CD1" w:rsidRDefault="00590E17"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Yếu tố tượng trưng (nếu có)</w:t>
                  </w:r>
                </w:p>
                <w:p w14:paraId="073C2CE2" w14:textId="77777777" w:rsidR="00D65C3C" w:rsidRPr="001F7CD1" w:rsidRDefault="00D65C3C"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Tâm trạng của nhân vật trữ tình</w:t>
                  </w:r>
                </w:p>
                <w:p w14:paraId="7BB31D9E" w14:textId="77777777" w:rsidR="00D65C3C" w:rsidRPr="001F7CD1" w:rsidRDefault="00D65C3C" w:rsidP="006852C8">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 Đánh giá:</w:t>
                  </w:r>
                </w:p>
                <w:p w14:paraId="493D1DF0" w14:textId="2D150E6F" w:rsidR="00D65C3C" w:rsidRPr="001F7CD1" w:rsidRDefault="00D65C3C"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Nội dung: Khái quát lại nội dung chính</w:t>
                  </w:r>
                  <w:r w:rsidR="00972C34" w:rsidRPr="001F7CD1">
                    <w:rPr>
                      <w:rFonts w:ascii="Times New Roman" w:hAnsi="Times New Roman" w:cs="Times New Roman"/>
                      <w:bCs/>
                      <w:sz w:val="24"/>
                      <w:szCs w:val="24"/>
                    </w:rPr>
                    <w:t>, ý nghĩa TP.</w:t>
                  </w:r>
                </w:p>
                <w:p w14:paraId="26568E0A" w14:textId="77777777" w:rsidR="00D65C3C" w:rsidRPr="001F7CD1" w:rsidRDefault="00D65C3C"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Nghệ thuật:</w:t>
                  </w:r>
                </w:p>
                <w:p w14:paraId="3F3C63AF" w14:textId="647E1C59" w:rsidR="0040142F" w:rsidRPr="001F7CD1" w:rsidRDefault="0040142F"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Cách thức xuất hiện của nhân vật trữ tình</w:t>
                  </w:r>
                </w:p>
                <w:p w14:paraId="59A6CFEA" w14:textId="280DD256" w:rsidR="00D65C3C" w:rsidRPr="001F7CD1" w:rsidRDefault="00D65C3C"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Thể thơ, vần, nhịp</w:t>
                  </w:r>
                </w:p>
                <w:p w14:paraId="45D4A34D" w14:textId="77777777" w:rsidR="00D65C3C" w:rsidRPr="001F7CD1" w:rsidRDefault="00D65C3C"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Biện pháp tu từ</w:t>
                  </w:r>
                </w:p>
                <w:p w14:paraId="6A888ED8" w14:textId="72E24AF7" w:rsidR="00D65C3C" w:rsidRPr="001F7CD1" w:rsidRDefault="00D65C3C"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Ngôn từ, giọng điệu</w:t>
                  </w:r>
                </w:p>
              </w:tc>
              <w:tc>
                <w:tcPr>
                  <w:tcW w:w="2835" w:type="dxa"/>
                </w:tcPr>
                <w:p w14:paraId="14279375" w14:textId="77777777" w:rsidR="00D87E14" w:rsidRPr="001F7CD1" w:rsidRDefault="00394ECA" w:rsidP="00972C34">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 Phân tích</w:t>
                  </w:r>
                </w:p>
                <w:p w14:paraId="7BC1225D" w14:textId="77777777" w:rsidR="00394ECA" w:rsidRPr="001F7CD1" w:rsidRDefault="00394ECA" w:rsidP="00972C34">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Nhan đề (nếu có)</w:t>
                  </w:r>
                </w:p>
                <w:p w14:paraId="02906A0F" w14:textId="77777777" w:rsidR="00394ECA" w:rsidRPr="001F7CD1" w:rsidRDefault="00394ECA" w:rsidP="00972C34">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Nhân vật:</w:t>
                  </w:r>
                </w:p>
                <w:p w14:paraId="4C11D74A" w14:textId="4B6935B4" w:rsidR="00394ECA" w:rsidRPr="001F7CD1" w:rsidRDefault="00394ECA" w:rsidP="00972C34">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xml:space="preserve">+ Giới thiệu chung: </w:t>
                  </w:r>
                  <w:r w:rsidR="000E3689" w:rsidRPr="001F7CD1">
                    <w:rPr>
                      <w:rFonts w:ascii="Times New Roman" w:hAnsi="Times New Roman" w:cs="Times New Roman"/>
                      <w:bCs/>
                      <w:sz w:val="24"/>
                      <w:szCs w:val="24"/>
                    </w:rPr>
                    <w:t>ngoại hình, xuất thân, nghề nghiệp, tuổi tác,…</w:t>
                  </w:r>
                </w:p>
                <w:p w14:paraId="73DE0395" w14:textId="77777777" w:rsidR="00972C34" w:rsidRPr="001F7CD1" w:rsidRDefault="00972C34" w:rsidP="00972C34">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Hành động, lời nói</w:t>
                  </w:r>
                </w:p>
                <w:p w14:paraId="452F7010" w14:textId="77777777" w:rsidR="00972C34" w:rsidRPr="001F7CD1" w:rsidRDefault="00972C34" w:rsidP="00972C34">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Tâm trạng</w:t>
                  </w:r>
                </w:p>
                <w:p w14:paraId="35C15874" w14:textId="2FC5905F" w:rsidR="00972C34" w:rsidRPr="001F7CD1" w:rsidRDefault="00972C34" w:rsidP="00972C34">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xml:space="preserve">=&gt; </w:t>
                  </w:r>
                  <w:r w:rsidR="000B51A7" w:rsidRPr="001F7CD1">
                    <w:rPr>
                      <w:rFonts w:ascii="Times New Roman" w:hAnsi="Times New Roman" w:cs="Times New Roman"/>
                      <w:bCs/>
                      <w:sz w:val="24"/>
                      <w:szCs w:val="24"/>
                    </w:rPr>
                    <w:t>Nhận xét về t</w:t>
                  </w:r>
                  <w:r w:rsidRPr="001F7CD1">
                    <w:rPr>
                      <w:rFonts w:ascii="Times New Roman" w:hAnsi="Times New Roman" w:cs="Times New Roman"/>
                      <w:bCs/>
                      <w:sz w:val="24"/>
                      <w:szCs w:val="24"/>
                    </w:rPr>
                    <w:t>ính cách, số phận nhân vật</w:t>
                  </w:r>
                  <w:r w:rsidR="007B14F2" w:rsidRPr="001F7CD1">
                    <w:rPr>
                      <w:rFonts w:ascii="Times New Roman" w:hAnsi="Times New Roman" w:cs="Times New Roman"/>
                      <w:bCs/>
                      <w:sz w:val="24"/>
                      <w:szCs w:val="24"/>
                    </w:rPr>
                    <w:t>.</w:t>
                  </w:r>
                </w:p>
                <w:p w14:paraId="4677D794" w14:textId="670B5E97" w:rsidR="00590E17" w:rsidRPr="001F7CD1" w:rsidRDefault="00590E17" w:rsidP="00972C34">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Yếu tố kì ảo (nếu có)</w:t>
                  </w:r>
                </w:p>
                <w:p w14:paraId="19C61FCE" w14:textId="77777777" w:rsidR="00972C34" w:rsidRPr="001F7CD1" w:rsidRDefault="00972C34" w:rsidP="00972C34">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 Đánh giá</w:t>
                  </w:r>
                </w:p>
                <w:p w14:paraId="72325DCA" w14:textId="77777777" w:rsidR="00972C34" w:rsidRPr="001F7CD1" w:rsidRDefault="00972C34" w:rsidP="00972C34">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Nội dung: Khái quát lại nội dung chính, ý nghĩa TP.</w:t>
                  </w:r>
                </w:p>
                <w:p w14:paraId="1465D082" w14:textId="77777777" w:rsidR="00972C34" w:rsidRPr="001F7CD1" w:rsidRDefault="00972C34" w:rsidP="00972C34">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Nghệ thuật:</w:t>
                  </w:r>
                </w:p>
                <w:p w14:paraId="2E352EC0" w14:textId="77777777" w:rsidR="00972C34" w:rsidRPr="001F7CD1" w:rsidRDefault="00972C34" w:rsidP="00972C34">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Ngôi kể, điểm nhìn</w:t>
                  </w:r>
                </w:p>
                <w:p w14:paraId="4B829943" w14:textId="77777777" w:rsidR="00972C34" w:rsidRPr="001F7CD1" w:rsidRDefault="00972C34" w:rsidP="00972C34">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Tình huống truyện</w:t>
                  </w:r>
                </w:p>
                <w:p w14:paraId="2BBC9684" w14:textId="77777777" w:rsidR="00972C34" w:rsidRPr="001F7CD1" w:rsidRDefault="00972C34" w:rsidP="00972C34">
                  <w:pPr>
                    <w:spacing w:before="60" w:after="60"/>
                    <w:jc w:val="both"/>
                    <w:rPr>
                      <w:rFonts w:ascii="Times New Roman" w:eastAsia="Times New Roman" w:hAnsi="Times New Roman" w:cs="Times New Roman"/>
                      <w:sz w:val="24"/>
                      <w:szCs w:val="24"/>
                    </w:rPr>
                  </w:pPr>
                  <w:r w:rsidRPr="001F7CD1">
                    <w:rPr>
                      <w:rFonts w:ascii="Times New Roman" w:hAnsi="Times New Roman" w:cs="Times New Roman"/>
                      <w:bCs/>
                      <w:sz w:val="24"/>
                      <w:szCs w:val="24"/>
                    </w:rPr>
                    <w:t>+ Nghệ thuật xây dựng nhân vật (</w:t>
                  </w:r>
                  <w:r w:rsidRPr="001F7CD1">
                    <w:rPr>
                      <w:rFonts w:ascii="Times New Roman" w:eastAsia="Times New Roman" w:hAnsi="Times New Roman" w:cs="Times New Roman"/>
                      <w:sz w:val="24"/>
                      <w:szCs w:val="24"/>
                    </w:rPr>
                    <w:t>xây dựng với tính cách đơn giản một chiều nhưng lại phù hợp với mạch truyện và tình huống truyện/ Khắc họa chủ yếu qua đối thoại/ Khắc họa chủ yếu qua mạch tâm lý…</w:t>
                  </w:r>
                </w:p>
                <w:p w14:paraId="6AED0917" w14:textId="348295BC" w:rsidR="00AB5053" w:rsidRPr="001F7CD1" w:rsidRDefault="00AB5053" w:rsidP="00972C34">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Ngôn từ, giọng điệu</w:t>
                  </w:r>
                </w:p>
              </w:tc>
              <w:tc>
                <w:tcPr>
                  <w:tcW w:w="2994" w:type="dxa"/>
                </w:tcPr>
                <w:p w14:paraId="59194678" w14:textId="77777777" w:rsidR="00D87E14" w:rsidRPr="001F7CD1" w:rsidRDefault="0068432A" w:rsidP="006852C8">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 Phân tích</w:t>
                  </w:r>
                </w:p>
                <w:p w14:paraId="62E1AF0F" w14:textId="311F1AA2" w:rsidR="0068432A" w:rsidRPr="001F7CD1" w:rsidRDefault="0068432A"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xml:space="preserve">- Tính </w:t>
                  </w:r>
                  <w:r w:rsidR="00F840E5" w:rsidRPr="001F7CD1">
                    <w:rPr>
                      <w:rFonts w:ascii="Times New Roman" w:hAnsi="Times New Roman" w:cs="Times New Roman"/>
                      <w:bCs/>
                      <w:sz w:val="24"/>
                      <w:szCs w:val="24"/>
                    </w:rPr>
                    <w:t>phi hư cấu</w:t>
                  </w:r>
                  <w:r w:rsidRPr="001F7CD1">
                    <w:rPr>
                      <w:rFonts w:ascii="Times New Roman" w:hAnsi="Times New Roman" w:cs="Times New Roman"/>
                      <w:bCs/>
                      <w:sz w:val="24"/>
                      <w:szCs w:val="24"/>
                    </w:rPr>
                    <w:t xml:space="preserve"> của văn bản</w:t>
                  </w:r>
                  <w:r w:rsidR="00F840E5" w:rsidRPr="001F7CD1">
                    <w:rPr>
                      <w:rFonts w:ascii="Times New Roman" w:hAnsi="Times New Roman" w:cs="Times New Roman"/>
                      <w:bCs/>
                      <w:sz w:val="24"/>
                      <w:szCs w:val="24"/>
                    </w:rPr>
                    <w:t xml:space="preserve"> (Đối tượng hiện lên có tính xác thực cao)</w:t>
                  </w:r>
                  <w:r w:rsidR="00863266" w:rsidRPr="001F7CD1">
                    <w:rPr>
                      <w:rFonts w:ascii="Times New Roman" w:hAnsi="Times New Roman" w:cs="Times New Roman"/>
                      <w:bCs/>
                      <w:sz w:val="24"/>
                      <w:szCs w:val="24"/>
                    </w:rPr>
                    <w:t>.</w:t>
                  </w:r>
                </w:p>
                <w:p w14:paraId="603595D5" w14:textId="521CACD4" w:rsidR="00F840E5" w:rsidRPr="001F7CD1" w:rsidRDefault="00F840E5"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xml:space="preserve">- </w:t>
                  </w:r>
                  <w:r w:rsidR="00863266" w:rsidRPr="001F7CD1">
                    <w:rPr>
                      <w:rFonts w:ascii="Times New Roman" w:hAnsi="Times New Roman" w:cs="Times New Roman"/>
                      <w:bCs/>
                      <w:sz w:val="24"/>
                      <w:szCs w:val="24"/>
                    </w:rPr>
                    <w:t>Tính hư cấu của văn bản (</w:t>
                  </w:r>
                  <w:r w:rsidRPr="001F7CD1">
                    <w:rPr>
                      <w:rFonts w:ascii="Times New Roman" w:hAnsi="Times New Roman" w:cs="Times New Roman"/>
                      <w:bCs/>
                      <w:sz w:val="24"/>
                      <w:szCs w:val="24"/>
                    </w:rPr>
                    <w:t>Đối tượng</w:t>
                  </w:r>
                  <w:r w:rsidR="00863266" w:rsidRPr="001F7CD1">
                    <w:rPr>
                      <w:rFonts w:ascii="Times New Roman" w:hAnsi="Times New Roman" w:cs="Times New Roman"/>
                      <w:bCs/>
                      <w:sz w:val="24"/>
                      <w:szCs w:val="24"/>
                    </w:rPr>
                    <w:t xml:space="preserve"> hiện lên</w:t>
                  </w:r>
                  <w:r w:rsidRPr="001F7CD1">
                    <w:rPr>
                      <w:rFonts w:ascii="Times New Roman" w:hAnsi="Times New Roman" w:cs="Times New Roman"/>
                      <w:bCs/>
                      <w:sz w:val="24"/>
                      <w:szCs w:val="24"/>
                    </w:rPr>
                    <w:t xml:space="preserve"> </w:t>
                  </w:r>
                  <w:r w:rsidR="00863266" w:rsidRPr="001F7CD1">
                    <w:rPr>
                      <w:rFonts w:ascii="Times New Roman" w:hAnsi="Times New Roman" w:cs="Times New Roman"/>
                      <w:bCs/>
                      <w:sz w:val="24"/>
                      <w:szCs w:val="24"/>
                    </w:rPr>
                    <w:t xml:space="preserve">với nét độc đáo riêng </w:t>
                  </w:r>
                  <w:r w:rsidRPr="001F7CD1">
                    <w:rPr>
                      <w:rFonts w:ascii="Times New Roman" w:hAnsi="Times New Roman" w:cs="Times New Roman"/>
                      <w:bCs/>
                      <w:sz w:val="24"/>
                      <w:szCs w:val="24"/>
                    </w:rPr>
                    <w:t>qua cái nhìn của tác giả</w:t>
                  </w:r>
                  <w:r w:rsidR="00863266" w:rsidRPr="001F7CD1">
                    <w:rPr>
                      <w:rFonts w:ascii="Times New Roman" w:hAnsi="Times New Roman" w:cs="Times New Roman"/>
                      <w:bCs/>
                      <w:sz w:val="24"/>
                      <w:szCs w:val="24"/>
                    </w:rPr>
                    <w:t>)</w:t>
                  </w:r>
                  <w:r w:rsidRPr="001F7CD1">
                    <w:rPr>
                      <w:rFonts w:ascii="Times New Roman" w:hAnsi="Times New Roman" w:cs="Times New Roman"/>
                      <w:bCs/>
                      <w:sz w:val="24"/>
                      <w:szCs w:val="24"/>
                    </w:rPr>
                    <w:t>.</w:t>
                  </w:r>
                </w:p>
                <w:p w14:paraId="60CD8A8D" w14:textId="7EEF948E" w:rsidR="0068432A" w:rsidRPr="001F7CD1" w:rsidRDefault="0068432A"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xml:space="preserve">- </w:t>
                  </w:r>
                  <w:r w:rsidR="00F840E5" w:rsidRPr="001F7CD1">
                    <w:rPr>
                      <w:rFonts w:ascii="Times New Roman" w:hAnsi="Times New Roman" w:cs="Times New Roman"/>
                      <w:bCs/>
                      <w:sz w:val="24"/>
                      <w:szCs w:val="24"/>
                    </w:rPr>
                    <w:t xml:space="preserve">Cái tôi tài hoa của </w:t>
                  </w:r>
                  <w:r w:rsidR="00BF10FA" w:rsidRPr="001F7CD1">
                    <w:rPr>
                      <w:rFonts w:ascii="Times New Roman" w:hAnsi="Times New Roman" w:cs="Times New Roman"/>
                      <w:bCs/>
                      <w:sz w:val="24"/>
                      <w:szCs w:val="24"/>
                    </w:rPr>
                    <w:t>người nghệ sĩ</w:t>
                  </w:r>
                  <w:r w:rsidR="00AF69E0" w:rsidRPr="001F7CD1">
                    <w:rPr>
                      <w:rFonts w:ascii="Times New Roman" w:hAnsi="Times New Roman" w:cs="Times New Roman"/>
                      <w:bCs/>
                      <w:sz w:val="24"/>
                      <w:szCs w:val="24"/>
                    </w:rPr>
                    <w:t>.</w:t>
                  </w:r>
                </w:p>
                <w:p w14:paraId="450E7FC3" w14:textId="5FCE2DED" w:rsidR="00F840E5" w:rsidRPr="001F7CD1" w:rsidRDefault="00F840E5"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Ngôn từ giàu hình ảnh, giàu chất thơ (từ láy, động từ, từ tượng hình, từ tượng thanh,…)</w:t>
                  </w:r>
                </w:p>
                <w:p w14:paraId="311D33A6" w14:textId="708CE229" w:rsidR="00F840E5" w:rsidRPr="001F7CD1" w:rsidRDefault="00F840E5"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Kết hợp linh hoạt giữa tự sự và trữ tình; giữa kể, tả, liên tưởng</w:t>
                  </w:r>
                  <w:r w:rsidR="001B2280" w:rsidRPr="001F7CD1">
                    <w:rPr>
                      <w:rFonts w:ascii="Times New Roman" w:hAnsi="Times New Roman" w:cs="Times New Roman"/>
                      <w:bCs/>
                      <w:sz w:val="24"/>
                      <w:szCs w:val="24"/>
                    </w:rPr>
                    <w:t>,…</w:t>
                  </w:r>
                </w:p>
                <w:p w14:paraId="0D7E4DFC" w14:textId="07B71EDE" w:rsidR="0091616F" w:rsidRPr="001F7CD1" w:rsidRDefault="0091616F"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Sử dụng kết hợp nhiều biện pháp tu từ</w:t>
                  </w:r>
                </w:p>
                <w:p w14:paraId="6D22BE95" w14:textId="7622DF09" w:rsidR="0091616F" w:rsidRPr="001F7CD1" w:rsidRDefault="0091616F"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Vốn hiểu biết phong phú, đa dạng: địa lí, lịch sử, văn hóa, đời sống…</w:t>
                  </w:r>
                </w:p>
                <w:p w14:paraId="02600361" w14:textId="77777777" w:rsidR="0068432A" w:rsidRPr="001F7CD1" w:rsidRDefault="0068432A" w:rsidP="006852C8">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 Đánh giá</w:t>
                  </w:r>
                </w:p>
                <w:p w14:paraId="120FC406" w14:textId="77777777" w:rsidR="00AF69E0" w:rsidRPr="001F7CD1" w:rsidRDefault="00AF69E0" w:rsidP="00AF69E0">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Nội dung: Khái quát lại nội dung chính, ý nghĩa TP.</w:t>
                  </w:r>
                </w:p>
                <w:p w14:paraId="01DFDB5F" w14:textId="77777777" w:rsidR="00AF69E0" w:rsidRPr="001F7CD1" w:rsidRDefault="00AF69E0" w:rsidP="00AF69E0">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Nghệ thuật:</w:t>
                  </w:r>
                </w:p>
                <w:p w14:paraId="36DC3260" w14:textId="3ED8A69B" w:rsidR="00AF69E0" w:rsidRPr="001F7CD1" w:rsidRDefault="00AF69E0"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Tính hư cấu, phi hư cấu</w:t>
                  </w:r>
                  <w:r w:rsidR="003F2436" w:rsidRPr="001F7CD1">
                    <w:rPr>
                      <w:rFonts w:ascii="Times New Roman" w:hAnsi="Times New Roman" w:cs="Times New Roman"/>
                      <w:bCs/>
                      <w:sz w:val="24"/>
                      <w:szCs w:val="24"/>
                    </w:rPr>
                    <w:t>,…</w:t>
                  </w:r>
                </w:p>
                <w:p w14:paraId="0054EE34" w14:textId="1B51D28B" w:rsidR="00AF69E0" w:rsidRPr="001F7CD1" w:rsidRDefault="00AF69E0"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lastRenderedPageBreak/>
                    <w:t>+ Nét độc đáo, tài hoa của người nghệ sĩ.</w:t>
                  </w:r>
                </w:p>
              </w:tc>
            </w:tr>
            <w:tr w:rsidR="00D87E14" w:rsidRPr="001F7CD1" w14:paraId="33023FB3" w14:textId="77777777" w:rsidTr="004F0B84">
              <w:tc>
                <w:tcPr>
                  <w:tcW w:w="8130" w:type="dxa"/>
                  <w:gridSpan w:val="3"/>
                </w:tcPr>
                <w:p w14:paraId="5976960A" w14:textId="77777777" w:rsidR="00D87E14" w:rsidRPr="001F7CD1" w:rsidRDefault="00D87E14" w:rsidP="006852C8">
                  <w:pPr>
                    <w:spacing w:before="60" w:after="60"/>
                    <w:jc w:val="both"/>
                    <w:rPr>
                      <w:rFonts w:ascii="Times New Roman" w:hAnsi="Times New Roman" w:cs="Times New Roman"/>
                      <w:bCs/>
                      <w:sz w:val="24"/>
                      <w:szCs w:val="24"/>
                    </w:rPr>
                  </w:pPr>
                  <w:r w:rsidRPr="001F7CD1">
                    <w:rPr>
                      <w:rFonts w:ascii="Times New Roman" w:hAnsi="Times New Roman" w:cs="Times New Roman"/>
                      <w:b/>
                      <w:sz w:val="24"/>
                      <w:szCs w:val="24"/>
                      <w:u w:val="single"/>
                    </w:rPr>
                    <w:lastRenderedPageBreak/>
                    <w:t>Chú ý:</w:t>
                  </w:r>
                  <w:r w:rsidRPr="001F7CD1">
                    <w:rPr>
                      <w:rFonts w:ascii="Times New Roman" w:hAnsi="Times New Roman" w:cs="Times New Roman"/>
                      <w:bCs/>
                      <w:sz w:val="24"/>
                      <w:szCs w:val="24"/>
                    </w:rPr>
                    <w:t xml:space="preserve"> </w:t>
                  </w:r>
                  <w:r w:rsidR="00A64BD6" w:rsidRPr="001F7CD1">
                    <w:rPr>
                      <w:rFonts w:ascii="Times New Roman" w:hAnsi="Times New Roman" w:cs="Times New Roman"/>
                      <w:bCs/>
                      <w:sz w:val="24"/>
                      <w:szCs w:val="24"/>
                    </w:rPr>
                    <w:t>Bài viết có thể triển khai theo các cách sau:</w:t>
                  </w:r>
                </w:p>
                <w:p w14:paraId="1951CBAC" w14:textId="48C3DC6E" w:rsidR="00A64BD6" w:rsidRPr="001F7CD1" w:rsidRDefault="00A64BD6"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Chia luận điểm theo cách bổ dọc (đi theo các nét đặc trưng về nội dung, nghệ thuật để chia luận điểm)</w:t>
                  </w:r>
                  <w:r w:rsidR="00242B71" w:rsidRPr="001F7CD1">
                    <w:rPr>
                      <w:rFonts w:ascii="Times New Roman" w:hAnsi="Times New Roman" w:cs="Times New Roman"/>
                      <w:bCs/>
                      <w:sz w:val="24"/>
                      <w:szCs w:val="24"/>
                    </w:rPr>
                    <w:t>.</w:t>
                  </w:r>
                </w:p>
                <w:p w14:paraId="02528699" w14:textId="5298F33B" w:rsidR="00A64BD6" w:rsidRPr="001F7CD1" w:rsidRDefault="00A64BD6"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Chia luận điểm theo cách bổ ngang (phân tích từng khổ/từng đoạn).</w:t>
                  </w:r>
                </w:p>
              </w:tc>
            </w:tr>
          </w:tbl>
          <w:p w14:paraId="0FD0FE12" w14:textId="030891B3" w:rsidR="00D87E14" w:rsidRPr="001F7CD1" w:rsidRDefault="00D87E14" w:rsidP="00242B71">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t xml:space="preserve">2.3. </w:t>
            </w:r>
            <w:r w:rsidR="00242B71" w:rsidRPr="001F7CD1">
              <w:rPr>
                <w:rFonts w:ascii="Times New Roman" w:hAnsi="Times New Roman" w:cs="Times New Roman"/>
                <w:b/>
                <w:sz w:val="24"/>
                <w:szCs w:val="24"/>
              </w:rPr>
              <w:t>Liên hệ, mở rộng</w:t>
            </w:r>
          </w:p>
          <w:p w14:paraId="5FAFBDB2" w14:textId="47ACCA34" w:rsidR="00D87E14" w:rsidRPr="001F7CD1" w:rsidRDefault="00D87E14"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xml:space="preserve">- </w:t>
            </w:r>
            <w:r w:rsidR="00242B71" w:rsidRPr="001F7CD1">
              <w:rPr>
                <w:rFonts w:ascii="Times New Roman" w:hAnsi="Times New Roman" w:cs="Times New Roman"/>
                <w:bCs/>
                <w:sz w:val="24"/>
                <w:szCs w:val="24"/>
              </w:rPr>
              <w:t>Liên hệ với các TP cùng chủ đề/cùng đặc điểm,…</w:t>
            </w:r>
          </w:p>
          <w:p w14:paraId="740D489A" w14:textId="3815B5D2" w:rsidR="00D87E14" w:rsidRPr="001F7CD1" w:rsidRDefault="00D87E14"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xml:space="preserve">- </w:t>
            </w:r>
            <w:r w:rsidR="00242B71" w:rsidRPr="001F7CD1">
              <w:rPr>
                <w:rFonts w:ascii="Times New Roman" w:hAnsi="Times New Roman" w:cs="Times New Roman"/>
                <w:bCs/>
                <w:sz w:val="24"/>
                <w:szCs w:val="24"/>
              </w:rPr>
              <w:t>Mở rộng bài học đời sống…</w:t>
            </w:r>
          </w:p>
          <w:p w14:paraId="3CA72E36" w14:textId="750F2B2D" w:rsidR="00D87E14" w:rsidRPr="001F7CD1" w:rsidRDefault="00D87E14" w:rsidP="006852C8">
            <w:pPr>
              <w:spacing w:before="60" w:after="60"/>
              <w:jc w:val="both"/>
              <w:rPr>
                <w:rFonts w:ascii="Times New Roman" w:hAnsi="Times New Roman" w:cs="Times New Roman"/>
                <w:bCs/>
                <w:sz w:val="24"/>
                <w:szCs w:val="24"/>
              </w:rPr>
            </w:pPr>
            <w:r w:rsidRPr="001F7CD1">
              <w:rPr>
                <w:rFonts w:ascii="Times New Roman" w:hAnsi="Times New Roman" w:cs="Times New Roman"/>
                <w:b/>
                <w:sz w:val="24"/>
                <w:szCs w:val="24"/>
              </w:rPr>
              <w:t>3. Kết bài:</w:t>
            </w:r>
            <w:r w:rsidRPr="001F7CD1">
              <w:rPr>
                <w:rFonts w:ascii="Times New Roman" w:hAnsi="Times New Roman" w:cs="Times New Roman"/>
                <w:bCs/>
                <w:sz w:val="24"/>
                <w:szCs w:val="24"/>
              </w:rPr>
              <w:t xml:space="preserve"> </w:t>
            </w:r>
            <w:r w:rsidR="00262B2E" w:rsidRPr="001F7CD1">
              <w:rPr>
                <w:rFonts w:ascii="Times New Roman" w:hAnsi="Times New Roman" w:cs="Times New Roman"/>
                <w:bCs/>
                <w:sz w:val="24"/>
                <w:szCs w:val="24"/>
              </w:rPr>
              <w:t>Khái quát lại giá trị của tác phẩm.</w:t>
            </w:r>
          </w:p>
        </w:tc>
      </w:tr>
      <w:tr w:rsidR="00D87E14" w:rsidRPr="001F7CD1" w14:paraId="4A5DD806" w14:textId="77777777" w:rsidTr="00D87E14">
        <w:tc>
          <w:tcPr>
            <w:tcW w:w="1271" w:type="dxa"/>
          </w:tcPr>
          <w:p w14:paraId="6BBEC4EA" w14:textId="77777777" w:rsidR="00D87E14" w:rsidRPr="001F7CD1" w:rsidRDefault="00D87E14" w:rsidP="006852C8">
            <w:pPr>
              <w:spacing w:before="60" w:after="60"/>
              <w:jc w:val="both"/>
              <w:rPr>
                <w:rFonts w:ascii="Times New Roman" w:hAnsi="Times New Roman" w:cs="Times New Roman"/>
                <w:b/>
                <w:sz w:val="24"/>
                <w:szCs w:val="24"/>
              </w:rPr>
            </w:pPr>
            <w:r w:rsidRPr="001F7CD1">
              <w:rPr>
                <w:rFonts w:ascii="Times New Roman" w:hAnsi="Times New Roman" w:cs="Times New Roman"/>
                <w:b/>
                <w:sz w:val="24"/>
                <w:szCs w:val="24"/>
              </w:rPr>
              <w:lastRenderedPageBreak/>
              <w:t>Một số điều cần chú ý</w:t>
            </w:r>
          </w:p>
        </w:tc>
        <w:tc>
          <w:tcPr>
            <w:tcW w:w="8356" w:type="dxa"/>
          </w:tcPr>
          <w:p w14:paraId="10953C86" w14:textId="77777777" w:rsidR="00D87E14" w:rsidRPr="001F7CD1" w:rsidRDefault="00D87E14"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Hạn chế tối đa sai chính tả, sai ngữ pháp.</w:t>
            </w:r>
          </w:p>
          <w:p w14:paraId="483F895E" w14:textId="77777777" w:rsidR="00D87E14" w:rsidRPr="001F7CD1" w:rsidRDefault="00D87E14"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Diễn đạt đảm bảo đúng, đủ trước, yêu cầu hay để cuối cùng.</w:t>
            </w:r>
          </w:p>
          <w:p w14:paraId="4885A6D3" w14:textId="0C2087FF" w:rsidR="00D87E14" w:rsidRPr="001F7CD1" w:rsidRDefault="00D87E14" w:rsidP="006852C8">
            <w:pPr>
              <w:spacing w:before="60" w:after="60"/>
              <w:jc w:val="both"/>
              <w:rPr>
                <w:rFonts w:ascii="Times New Roman" w:hAnsi="Times New Roman" w:cs="Times New Roman"/>
                <w:bCs/>
                <w:sz w:val="24"/>
                <w:szCs w:val="24"/>
              </w:rPr>
            </w:pPr>
            <w:r w:rsidRPr="001F7CD1">
              <w:rPr>
                <w:rFonts w:ascii="Times New Roman" w:hAnsi="Times New Roman" w:cs="Times New Roman"/>
                <w:bCs/>
                <w:sz w:val="24"/>
                <w:szCs w:val="24"/>
              </w:rPr>
              <w:t xml:space="preserve">- </w:t>
            </w:r>
            <w:r w:rsidR="006A60B1" w:rsidRPr="001F7CD1">
              <w:rPr>
                <w:rFonts w:ascii="Times New Roman" w:hAnsi="Times New Roman" w:cs="Times New Roman"/>
                <w:bCs/>
                <w:sz w:val="24"/>
                <w:szCs w:val="24"/>
              </w:rPr>
              <w:t>Trong quá trình phân tích phải bám sát vào đặc trưng nghệ thuật để đánh giá nội dung, phải có bằng chứng trích từ tác phẩm, không diễn xuôi</w:t>
            </w:r>
            <w:r w:rsidRPr="001F7CD1">
              <w:rPr>
                <w:rFonts w:ascii="Times New Roman" w:hAnsi="Times New Roman" w:cs="Times New Roman"/>
                <w:bCs/>
                <w:sz w:val="24"/>
                <w:szCs w:val="24"/>
              </w:rPr>
              <w:t>.</w:t>
            </w:r>
          </w:p>
        </w:tc>
      </w:tr>
    </w:tbl>
    <w:p w14:paraId="7159BC9B" w14:textId="52357127" w:rsidR="00B64C78" w:rsidRPr="001F7CD1" w:rsidRDefault="00B64C78" w:rsidP="007B61BA">
      <w:pPr>
        <w:spacing w:before="60" w:after="60"/>
        <w:ind w:firstLine="0"/>
        <w:jc w:val="center"/>
        <w:rPr>
          <w:rFonts w:cs="Times New Roman"/>
          <w:b/>
          <w:sz w:val="24"/>
          <w:szCs w:val="24"/>
        </w:rPr>
      </w:pPr>
      <w:r w:rsidRPr="001F7CD1">
        <w:rPr>
          <w:rFonts w:cs="Times New Roman"/>
          <w:b/>
          <w:sz w:val="24"/>
          <w:szCs w:val="24"/>
        </w:rPr>
        <w:t>2. Kĩ năng làm bài so sánh hai tác phẩm</w:t>
      </w:r>
    </w:p>
    <w:p w14:paraId="39BBA6FB" w14:textId="77777777" w:rsidR="002465B0" w:rsidRPr="001F7CD1" w:rsidRDefault="002465B0" w:rsidP="00B71062">
      <w:pPr>
        <w:spacing w:before="60" w:after="60"/>
        <w:ind w:firstLine="426"/>
        <w:rPr>
          <w:rFonts w:cs="Times New Roman"/>
          <w:b/>
          <w:bCs/>
          <w:sz w:val="24"/>
          <w:szCs w:val="24"/>
        </w:rPr>
      </w:pPr>
      <w:r w:rsidRPr="001F7CD1">
        <w:rPr>
          <w:rFonts w:cs="Times New Roman"/>
          <w:b/>
          <w:bCs/>
          <w:sz w:val="24"/>
          <w:szCs w:val="24"/>
        </w:rPr>
        <w:t>1. Mở bài:</w:t>
      </w:r>
    </w:p>
    <w:p w14:paraId="6F01B92F" w14:textId="5F17228A" w:rsidR="002465B0" w:rsidRPr="001F7CD1" w:rsidRDefault="002465B0" w:rsidP="00B71062">
      <w:pPr>
        <w:spacing w:before="60" w:after="60"/>
        <w:ind w:firstLine="426"/>
        <w:rPr>
          <w:rFonts w:cs="Times New Roman"/>
          <w:bCs/>
          <w:sz w:val="24"/>
          <w:szCs w:val="24"/>
        </w:rPr>
      </w:pPr>
      <w:r w:rsidRPr="001F7CD1">
        <w:rPr>
          <w:rFonts w:cs="Times New Roman"/>
          <w:bCs/>
          <w:sz w:val="24"/>
          <w:szCs w:val="24"/>
        </w:rPr>
        <w:t>- Tên hai tác giả, tên hai tác phẩm, giới thiệu hai đoạn trích (nếu là đoạn trích)</w:t>
      </w:r>
    </w:p>
    <w:p w14:paraId="302A344A" w14:textId="77777777" w:rsidR="002465B0" w:rsidRPr="001F7CD1" w:rsidRDefault="002465B0" w:rsidP="00B71062">
      <w:pPr>
        <w:spacing w:before="60" w:after="60"/>
        <w:ind w:firstLine="426"/>
        <w:rPr>
          <w:rFonts w:cs="Times New Roman"/>
          <w:bCs/>
          <w:sz w:val="24"/>
          <w:szCs w:val="24"/>
        </w:rPr>
      </w:pPr>
      <w:r w:rsidRPr="001F7CD1">
        <w:rPr>
          <w:rFonts w:cs="Times New Roman"/>
          <w:bCs/>
          <w:sz w:val="24"/>
          <w:szCs w:val="24"/>
        </w:rPr>
        <w:t>- Nêu vấn đề nghị luận (lấy từ đề bài =&gt; đề bài có gì, mở bài phải có đủ các từ khóa ấy)</w:t>
      </w:r>
    </w:p>
    <w:p w14:paraId="5E24CA3B" w14:textId="77777777" w:rsidR="002465B0" w:rsidRPr="001F7CD1" w:rsidRDefault="002465B0" w:rsidP="00B71062">
      <w:pPr>
        <w:spacing w:before="60" w:after="60"/>
        <w:ind w:firstLine="426"/>
        <w:rPr>
          <w:rFonts w:cs="Times New Roman"/>
          <w:b/>
          <w:bCs/>
          <w:sz w:val="24"/>
          <w:szCs w:val="24"/>
        </w:rPr>
      </w:pPr>
      <w:r w:rsidRPr="001F7CD1">
        <w:rPr>
          <w:rFonts w:cs="Times New Roman"/>
          <w:b/>
          <w:bCs/>
          <w:sz w:val="24"/>
          <w:szCs w:val="24"/>
        </w:rPr>
        <w:t>2. Thân bài:</w:t>
      </w:r>
    </w:p>
    <w:p w14:paraId="446F20FC" w14:textId="6A26EAE9" w:rsidR="002465B0" w:rsidRPr="001F7CD1" w:rsidRDefault="002465B0" w:rsidP="00B71062">
      <w:pPr>
        <w:spacing w:before="60" w:after="60"/>
        <w:ind w:firstLine="426"/>
        <w:rPr>
          <w:rFonts w:cs="Times New Roman"/>
          <w:b/>
          <w:bCs/>
          <w:sz w:val="24"/>
          <w:szCs w:val="24"/>
        </w:rPr>
      </w:pPr>
      <w:r w:rsidRPr="001F7CD1">
        <w:rPr>
          <w:rFonts w:cs="Times New Roman"/>
          <w:b/>
          <w:bCs/>
          <w:sz w:val="24"/>
          <w:szCs w:val="24"/>
        </w:rPr>
        <w:t xml:space="preserve">2.1. </w:t>
      </w:r>
      <w:r w:rsidR="00B71062" w:rsidRPr="001F7CD1">
        <w:rPr>
          <w:rFonts w:cs="Times New Roman"/>
          <w:b/>
          <w:bCs/>
          <w:sz w:val="24"/>
          <w:szCs w:val="24"/>
        </w:rPr>
        <w:t>Giới thiệu chung</w:t>
      </w:r>
    </w:p>
    <w:p w14:paraId="76513E6F" w14:textId="7CEC1D26" w:rsidR="002465B0" w:rsidRPr="001F7CD1" w:rsidRDefault="00B71062" w:rsidP="00B71062">
      <w:pPr>
        <w:spacing w:before="60" w:after="60"/>
        <w:ind w:firstLine="426"/>
        <w:rPr>
          <w:rFonts w:cs="Times New Roman"/>
          <w:bCs/>
          <w:sz w:val="24"/>
          <w:szCs w:val="24"/>
        </w:rPr>
      </w:pPr>
      <w:r w:rsidRPr="001F7CD1">
        <w:rPr>
          <w:rFonts w:cs="Times New Roman"/>
          <w:bCs/>
          <w:sz w:val="24"/>
          <w:szCs w:val="24"/>
        </w:rPr>
        <w:t>- Giới thiệu các nội dung còn lại về TG, TP (nếu có)</w:t>
      </w:r>
    </w:p>
    <w:p w14:paraId="25D50ED4" w14:textId="750EC118" w:rsidR="002465B0" w:rsidRPr="001F7CD1" w:rsidRDefault="002465B0" w:rsidP="00B71062">
      <w:pPr>
        <w:spacing w:before="60" w:after="60"/>
        <w:ind w:firstLine="426"/>
        <w:rPr>
          <w:rFonts w:cs="Times New Roman"/>
          <w:bCs/>
          <w:sz w:val="24"/>
          <w:szCs w:val="24"/>
        </w:rPr>
      </w:pPr>
      <w:r w:rsidRPr="001F7CD1">
        <w:rPr>
          <w:rFonts w:cs="Times New Roman"/>
          <w:bCs/>
          <w:sz w:val="24"/>
          <w:szCs w:val="24"/>
        </w:rPr>
        <w:t xml:space="preserve">- Khái quát </w:t>
      </w:r>
      <w:r w:rsidR="00B71062" w:rsidRPr="001F7CD1">
        <w:rPr>
          <w:rFonts w:cs="Times New Roman"/>
          <w:bCs/>
          <w:sz w:val="24"/>
          <w:szCs w:val="24"/>
        </w:rPr>
        <w:t>nội dung chính của 2 TP =&gt; Khẳng định hai tác phẩm vừa có nét tương đồng lại vừa có điểm khác biệt, cho thấy tài năng độc đáo của hai tác giả.</w:t>
      </w:r>
    </w:p>
    <w:p w14:paraId="06C3401C" w14:textId="6910523E" w:rsidR="00B64C78" w:rsidRPr="001F7CD1" w:rsidRDefault="002465B0" w:rsidP="00E70F0F">
      <w:pPr>
        <w:spacing w:before="60" w:after="60"/>
        <w:ind w:firstLine="426"/>
        <w:rPr>
          <w:rFonts w:cs="Times New Roman"/>
          <w:b/>
          <w:bCs/>
          <w:sz w:val="24"/>
          <w:szCs w:val="24"/>
        </w:rPr>
      </w:pPr>
      <w:r w:rsidRPr="001F7CD1">
        <w:rPr>
          <w:rFonts w:cs="Times New Roman"/>
          <w:b/>
          <w:bCs/>
          <w:sz w:val="24"/>
          <w:szCs w:val="24"/>
        </w:rPr>
        <w:t>2.2. Triển khai:</w:t>
      </w:r>
    </w:p>
    <w:p w14:paraId="78CEBE4B" w14:textId="48E86708" w:rsidR="00E70F0F" w:rsidRPr="001F7CD1" w:rsidRDefault="0069762A" w:rsidP="00E70F0F">
      <w:pPr>
        <w:spacing w:before="60" w:after="60"/>
        <w:ind w:firstLine="426"/>
        <w:rPr>
          <w:rFonts w:cs="Times New Roman"/>
          <w:b/>
          <w:bCs/>
          <w:sz w:val="24"/>
          <w:szCs w:val="24"/>
        </w:rPr>
      </w:pPr>
      <w:r w:rsidRPr="001F7CD1">
        <w:rPr>
          <w:rFonts w:cs="Times New Roman"/>
          <w:b/>
          <w:bCs/>
          <w:sz w:val="24"/>
          <w:szCs w:val="24"/>
        </w:rPr>
        <w:t>* Cách 1:</w:t>
      </w:r>
    </w:p>
    <w:p w14:paraId="2F4DBA8B" w14:textId="409CCFC1" w:rsidR="0069762A" w:rsidRPr="001F7CD1" w:rsidRDefault="0069762A" w:rsidP="00E70F0F">
      <w:pPr>
        <w:spacing w:before="60" w:after="60"/>
        <w:ind w:firstLine="426"/>
        <w:rPr>
          <w:rFonts w:cs="Times New Roman"/>
          <w:sz w:val="24"/>
          <w:szCs w:val="24"/>
        </w:rPr>
      </w:pPr>
      <w:r w:rsidRPr="001F7CD1">
        <w:rPr>
          <w:rFonts w:cs="Times New Roman"/>
          <w:sz w:val="24"/>
          <w:szCs w:val="24"/>
        </w:rPr>
        <w:t>- Phân tích điểm giống nhau</w:t>
      </w:r>
      <w:r w:rsidR="00EB3377" w:rsidRPr="001F7CD1">
        <w:rPr>
          <w:rFonts w:cs="Times New Roman"/>
          <w:sz w:val="24"/>
          <w:szCs w:val="24"/>
        </w:rPr>
        <w:t xml:space="preserve"> (Theo đặc trưng thể loại)</w:t>
      </w:r>
    </w:p>
    <w:p w14:paraId="00DC9875" w14:textId="056DCDFD" w:rsidR="0069762A" w:rsidRPr="001F7CD1" w:rsidRDefault="0069762A" w:rsidP="00E70F0F">
      <w:pPr>
        <w:spacing w:before="60" w:after="60"/>
        <w:ind w:firstLine="426"/>
        <w:rPr>
          <w:rFonts w:cs="Times New Roman"/>
          <w:sz w:val="24"/>
          <w:szCs w:val="24"/>
        </w:rPr>
      </w:pPr>
      <w:r w:rsidRPr="001F7CD1">
        <w:rPr>
          <w:rFonts w:cs="Times New Roman"/>
          <w:sz w:val="24"/>
          <w:szCs w:val="24"/>
        </w:rPr>
        <w:t>- Nêu lí do giống nhau</w:t>
      </w:r>
    </w:p>
    <w:p w14:paraId="507B188A" w14:textId="07A08F71" w:rsidR="0069762A" w:rsidRPr="001F7CD1" w:rsidRDefault="0069762A" w:rsidP="00E70F0F">
      <w:pPr>
        <w:spacing w:before="60" w:after="60"/>
        <w:ind w:firstLine="426"/>
        <w:rPr>
          <w:rFonts w:cs="Times New Roman"/>
          <w:sz w:val="24"/>
          <w:szCs w:val="24"/>
        </w:rPr>
      </w:pPr>
      <w:r w:rsidRPr="001F7CD1">
        <w:rPr>
          <w:rFonts w:cs="Times New Roman"/>
          <w:sz w:val="24"/>
          <w:szCs w:val="24"/>
        </w:rPr>
        <w:t>+ Cùng đề tài/chủ đề</w:t>
      </w:r>
    </w:p>
    <w:p w14:paraId="26F9F84C" w14:textId="4739C356" w:rsidR="0069762A" w:rsidRPr="001F7CD1" w:rsidRDefault="0069762A" w:rsidP="00E70F0F">
      <w:pPr>
        <w:spacing w:before="60" w:after="60"/>
        <w:ind w:firstLine="426"/>
        <w:rPr>
          <w:rFonts w:cs="Times New Roman"/>
          <w:sz w:val="24"/>
          <w:szCs w:val="24"/>
        </w:rPr>
      </w:pPr>
      <w:r w:rsidRPr="001F7CD1">
        <w:rPr>
          <w:rFonts w:cs="Times New Roman"/>
          <w:sz w:val="24"/>
          <w:szCs w:val="24"/>
        </w:rPr>
        <w:t>+ Hai tác giả cùng thời đại/cùng trào lưu văn học,…</w:t>
      </w:r>
    </w:p>
    <w:p w14:paraId="545E3493" w14:textId="5E01967A" w:rsidR="0069762A" w:rsidRPr="001F7CD1" w:rsidRDefault="0069762A" w:rsidP="00E70F0F">
      <w:pPr>
        <w:spacing w:before="60" w:after="60"/>
        <w:ind w:firstLine="426"/>
        <w:rPr>
          <w:rFonts w:cs="Times New Roman"/>
          <w:sz w:val="24"/>
          <w:szCs w:val="24"/>
        </w:rPr>
      </w:pPr>
      <w:r w:rsidRPr="001F7CD1">
        <w:rPr>
          <w:rFonts w:cs="Times New Roman"/>
          <w:sz w:val="24"/>
          <w:szCs w:val="24"/>
        </w:rPr>
        <w:t>…</w:t>
      </w:r>
    </w:p>
    <w:p w14:paraId="44BAD864" w14:textId="0E299D7D" w:rsidR="0069762A" w:rsidRPr="001F7CD1" w:rsidRDefault="0069762A" w:rsidP="00EB3377">
      <w:pPr>
        <w:spacing w:before="60" w:after="60"/>
        <w:ind w:firstLine="426"/>
        <w:rPr>
          <w:rFonts w:cs="Times New Roman"/>
          <w:sz w:val="24"/>
          <w:szCs w:val="24"/>
        </w:rPr>
      </w:pPr>
      <w:r w:rsidRPr="001F7CD1">
        <w:rPr>
          <w:rFonts w:cs="Times New Roman"/>
          <w:sz w:val="24"/>
          <w:szCs w:val="24"/>
        </w:rPr>
        <w:t>- Phân tích điểm khác nhau</w:t>
      </w:r>
      <w:r w:rsidR="00EB3377" w:rsidRPr="001F7CD1">
        <w:rPr>
          <w:rFonts w:cs="Times New Roman"/>
          <w:sz w:val="24"/>
          <w:szCs w:val="24"/>
        </w:rPr>
        <w:t xml:space="preserve"> (Theo đặc trưng thể loại)</w:t>
      </w:r>
    </w:p>
    <w:p w14:paraId="7B34C0C6" w14:textId="3C2D6A2A" w:rsidR="0069762A" w:rsidRPr="001F7CD1" w:rsidRDefault="0069762A" w:rsidP="00E70F0F">
      <w:pPr>
        <w:spacing w:before="60" w:after="60"/>
        <w:ind w:firstLine="426"/>
        <w:rPr>
          <w:rFonts w:cs="Times New Roman"/>
          <w:sz w:val="24"/>
          <w:szCs w:val="24"/>
        </w:rPr>
      </w:pPr>
      <w:r w:rsidRPr="001F7CD1">
        <w:rPr>
          <w:rFonts w:cs="Times New Roman"/>
          <w:sz w:val="24"/>
          <w:szCs w:val="24"/>
        </w:rPr>
        <w:t>- Nêu lí do khác nhau</w:t>
      </w:r>
    </w:p>
    <w:p w14:paraId="19D0D928" w14:textId="5876D587" w:rsidR="00EB3377" w:rsidRPr="001F7CD1" w:rsidRDefault="00EB3377" w:rsidP="00E70F0F">
      <w:pPr>
        <w:spacing w:before="60" w:after="60"/>
        <w:ind w:firstLine="426"/>
        <w:rPr>
          <w:rFonts w:cs="Times New Roman"/>
          <w:sz w:val="24"/>
          <w:szCs w:val="24"/>
        </w:rPr>
      </w:pPr>
      <w:r w:rsidRPr="001F7CD1">
        <w:rPr>
          <w:rFonts w:cs="Times New Roman"/>
          <w:sz w:val="24"/>
          <w:szCs w:val="24"/>
        </w:rPr>
        <w:t xml:space="preserve">+ Do </w:t>
      </w:r>
      <w:r w:rsidR="00481EE6" w:rsidRPr="001F7CD1">
        <w:rPr>
          <w:rFonts w:cs="Times New Roman"/>
          <w:sz w:val="24"/>
          <w:szCs w:val="24"/>
        </w:rPr>
        <w:t>khác trào lưu/thời đại/…</w:t>
      </w:r>
    </w:p>
    <w:p w14:paraId="7A3D9655" w14:textId="63837037" w:rsidR="00481EE6" w:rsidRPr="001F7CD1" w:rsidRDefault="00481EE6" w:rsidP="00E70F0F">
      <w:pPr>
        <w:spacing w:before="60" w:after="60"/>
        <w:ind w:firstLine="426"/>
        <w:rPr>
          <w:rFonts w:cs="Times New Roman"/>
          <w:sz w:val="24"/>
          <w:szCs w:val="24"/>
        </w:rPr>
      </w:pPr>
      <w:r w:rsidRPr="001F7CD1">
        <w:rPr>
          <w:rFonts w:cs="Times New Roman"/>
          <w:sz w:val="24"/>
          <w:szCs w:val="24"/>
        </w:rPr>
        <w:t>+ Do yêu cầu sáng tác của văn học.</w:t>
      </w:r>
    </w:p>
    <w:p w14:paraId="309E2D3A" w14:textId="4737B9D5" w:rsidR="0069762A" w:rsidRPr="001F7CD1" w:rsidRDefault="0069762A" w:rsidP="00E70F0F">
      <w:pPr>
        <w:spacing w:before="60" w:after="60"/>
        <w:ind w:firstLine="426"/>
        <w:rPr>
          <w:rFonts w:cs="Times New Roman"/>
          <w:b/>
          <w:bCs/>
          <w:sz w:val="24"/>
          <w:szCs w:val="24"/>
        </w:rPr>
      </w:pPr>
      <w:r w:rsidRPr="001F7CD1">
        <w:rPr>
          <w:rFonts w:cs="Times New Roman"/>
          <w:b/>
          <w:bCs/>
          <w:sz w:val="24"/>
          <w:szCs w:val="24"/>
        </w:rPr>
        <w:t xml:space="preserve">* </w:t>
      </w:r>
      <w:r w:rsidR="00481EE6" w:rsidRPr="001F7CD1">
        <w:rPr>
          <w:rFonts w:cs="Times New Roman"/>
          <w:b/>
          <w:bCs/>
          <w:sz w:val="24"/>
          <w:szCs w:val="24"/>
        </w:rPr>
        <w:t>Cách 2:</w:t>
      </w:r>
    </w:p>
    <w:p w14:paraId="36369925" w14:textId="4B32BC35" w:rsidR="00481EE6" w:rsidRPr="001F7CD1" w:rsidRDefault="00481EE6" w:rsidP="00E70F0F">
      <w:pPr>
        <w:spacing w:before="60" w:after="60"/>
        <w:ind w:firstLine="426"/>
        <w:rPr>
          <w:rFonts w:cs="Times New Roman"/>
          <w:sz w:val="24"/>
          <w:szCs w:val="24"/>
        </w:rPr>
      </w:pPr>
      <w:r w:rsidRPr="001F7CD1">
        <w:rPr>
          <w:rFonts w:cs="Times New Roman"/>
          <w:sz w:val="24"/>
          <w:szCs w:val="24"/>
        </w:rPr>
        <w:t xml:space="preserve">- </w:t>
      </w:r>
      <w:r w:rsidR="00087474" w:rsidRPr="001F7CD1">
        <w:rPr>
          <w:rFonts w:cs="Times New Roman"/>
          <w:sz w:val="24"/>
          <w:szCs w:val="24"/>
        </w:rPr>
        <w:t>Phân tích TP 1</w:t>
      </w:r>
    </w:p>
    <w:p w14:paraId="4EC2FE77" w14:textId="6A2F9B86" w:rsidR="00087474" w:rsidRPr="001F7CD1" w:rsidRDefault="00087474" w:rsidP="00E70F0F">
      <w:pPr>
        <w:spacing w:before="60" w:after="60"/>
        <w:ind w:firstLine="426"/>
        <w:rPr>
          <w:rFonts w:cs="Times New Roman"/>
          <w:sz w:val="24"/>
          <w:szCs w:val="24"/>
        </w:rPr>
      </w:pPr>
      <w:r w:rsidRPr="001F7CD1">
        <w:rPr>
          <w:rFonts w:cs="Times New Roman"/>
          <w:sz w:val="24"/>
          <w:szCs w:val="24"/>
        </w:rPr>
        <w:t>- Phân tích TP 2</w:t>
      </w:r>
    </w:p>
    <w:p w14:paraId="05740F63" w14:textId="7D0DE9C8" w:rsidR="00087474" w:rsidRPr="001F7CD1" w:rsidRDefault="00087474" w:rsidP="00E70F0F">
      <w:pPr>
        <w:spacing w:before="60" w:after="60"/>
        <w:ind w:firstLine="426"/>
        <w:rPr>
          <w:rFonts w:cs="Times New Roman"/>
          <w:sz w:val="24"/>
          <w:szCs w:val="24"/>
        </w:rPr>
      </w:pPr>
      <w:r w:rsidRPr="001F7CD1">
        <w:rPr>
          <w:rFonts w:cs="Times New Roman"/>
          <w:sz w:val="24"/>
          <w:szCs w:val="24"/>
        </w:rPr>
        <w:t>- So sánh</w:t>
      </w:r>
    </w:p>
    <w:p w14:paraId="2493C93A" w14:textId="2B515F8E" w:rsidR="00087474" w:rsidRPr="001F7CD1" w:rsidRDefault="00087474" w:rsidP="00E70F0F">
      <w:pPr>
        <w:spacing w:before="60" w:after="60"/>
        <w:ind w:firstLine="426"/>
        <w:rPr>
          <w:rFonts w:cs="Times New Roman"/>
          <w:sz w:val="24"/>
          <w:szCs w:val="24"/>
        </w:rPr>
      </w:pPr>
      <w:r w:rsidRPr="001F7CD1">
        <w:rPr>
          <w:rFonts w:cs="Times New Roman"/>
          <w:sz w:val="24"/>
          <w:szCs w:val="24"/>
        </w:rPr>
        <w:t>+ Nêu điểm giống. Chỉ ra lí do giống</w:t>
      </w:r>
    </w:p>
    <w:p w14:paraId="7E899A1A" w14:textId="3BE268BD" w:rsidR="00087474" w:rsidRPr="001F7CD1" w:rsidRDefault="00087474" w:rsidP="00E70F0F">
      <w:pPr>
        <w:spacing w:before="60" w:after="60"/>
        <w:ind w:firstLine="426"/>
        <w:rPr>
          <w:rFonts w:cs="Times New Roman"/>
          <w:sz w:val="24"/>
          <w:szCs w:val="24"/>
        </w:rPr>
      </w:pPr>
      <w:r w:rsidRPr="001F7CD1">
        <w:rPr>
          <w:rFonts w:cs="Times New Roman"/>
          <w:sz w:val="24"/>
          <w:szCs w:val="24"/>
        </w:rPr>
        <w:t>+ Nêu điểm khác. Chỉ ra lí do khác</w:t>
      </w:r>
    </w:p>
    <w:p w14:paraId="6A3A0A76" w14:textId="77777777" w:rsidR="00087474" w:rsidRPr="001F7CD1" w:rsidRDefault="00087474" w:rsidP="00087474">
      <w:pPr>
        <w:spacing w:before="60" w:after="60"/>
        <w:rPr>
          <w:rFonts w:cs="Times New Roman"/>
          <w:b/>
          <w:sz w:val="24"/>
          <w:szCs w:val="24"/>
        </w:rPr>
      </w:pPr>
      <w:r w:rsidRPr="001F7CD1">
        <w:rPr>
          <w:rFonts w:cs="Times New Roman"/>
          <w:b/>
          <w:sz w:val="24"/>
          <w:szCs w:val="24"/>
        </w:rPr>
        <w:t>2.3. Liên hệ, mở rộng</w:t>
      </w:r>
    </w:p>
    <w:p w14:paraId="4FB040A9" w14:textId="77777777" w:rsidR="00087474" w:rsidRPr="001F7CD1" w:rsidRDefault="00087474" w:rsidP="00087474">
      <w:pPr>
        <w:spacing w:before="60" w:after="60"/>
        <w:rPr>
          <w:rFonts w:cs="Times New Roman"/>
          <w:bCs/>
          <w:sz w:val="24"/>
          <w:szCs w:val="24"/>
        </w:rPr>
      </w:pPr>
      <w:r w:rsidRPr="001F7CD1">
        <w:rPr>
          <w:rFonts w:cs="Times New Roman"/>
          <w:bCs/>
          <w:sz w:val="24"/>
          <w:szCs w:val="24"/>
        </w:rPr>
        <w:t>- Liên hệ với các TP cùng chủ đề/cùng đặc điểm,…</w:t>
      </w:r>
    </w:p>
    <w:p w14:paraId="37AD6D89" w14:textId="77777777" w:rsidR="00087474" w:rsidRPr="001F7CD1" w:rsidRDefault="00087474" w:rsidP="00087474">
      <w:pPr>
        <w:spacing w:before="60" w:after="60"/>
        <w:rPr>
          <w:rFonts w:cs="Times New Roman"/>
          <w:bCs/>
          <w:sz w:val="24"/>
          <w:szCs w:val="24"/>
        </w:rPr>
      </w:pPr>
      <w:r w:rsidRPr="001F7CD1">
        <w:rPr>
          <w:rFonts w:cs="Times New Roman"/>
          <w:bCs/>
          <w:sz w:val="24"/>
          <w:szCs w:val="24"/>
        </w:rPr>
        <w:t>- Mở rộng bài học đời sống…</w:t>
      </w:r>
    </w:p>
    <w:p w14:paraId="2A538903" w14:textId="10222E81" w:rsidR="0069762A" w:rsidRPr="001F7CD1" w:rsidRDefault="00087474" w:rsidP="00C77DCD">
      <w:pPr>
        <w:spacing w:before="60" w:after="60"/>
        <w:ind w:firstLine="426"/>
        <w:rPr>
          <w:rFonts w:cs="Times New Roman"/>
          <w:sz w:val="24"/>
          <w:szCs w:val="24"/>
        </w:rPr>
      </w:pPr>
      <w:r w:rsidRPr="001F7CD1">
        <w:rPr>
          <w:rFonts w:cs="Times New Roman"/>
          <w:b/>
          <w:sz w:val="24"/>
          <w:szCs w:val="24"/>
        </w:rPr>
        <w:t>3. Kết bài:</w:t>
      </w:r>
      <w:r w:rsidRPr="001F7CD1">
        <w:rPr>
          <w:rFonts w:cs="Times New Roman"/>
          <w:bCs/>
          <w:sz w:val="24"/>
          <w:szCs w:val="24"/>
        </w:rPr>
        <w:t xml:space="preserve"> Khái quát lại giá trị của tác phẩm.</w:t>
      </w:r>
    </w:p>
    <w:sectPr w:rsidR="0069762A" w:rsidRPr="001F7CD1" w:rsidSect="005564B8">
      <w:headerReference w:type="default" r:id="rId18"/>
      <w:pgSz w:w="11906" w:h="16838" w:code="9"/>
      <w:pgMar w:top="851" w:right="851" w:bottom="851" w:left="1418" w:header="567"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21AD9" w14:textId="77777777" w:rsidR="00937F14" w:rsidRDefault="00937F14" w:rsidP="001979A0">
      <w:pPr>
        <w:spacing w:before="0" w:after="0"/>
      </w:pPr>
      <w:r>
        <w:separator/>
      </w:r>
    </w:p>
  </w:endnote>
  <w:endnote w:type="continuationSeparator" w:id="0">
    <w:p w14:paraId="4526BD5E" w14:textId="77777777" w:rsidR="00937F14" w:rsidRDefault="00937F14" w:rsidP="001979A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Quattrocento Sans">
    <w:charset w:val="00"/>
    <w:family w:val="swiss"/>
    <w:pitch w:val="variable"/>
    <w:sig w:usb0="800000BF" w:usb1="4000005B"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8BC1A" w14:textId="77777777" w:rsidR="00937F14" w:rsidRDefault="00937F14" w:rsidP="001979A0">
      <w:pPr>
        <w:spacing w:before="0" w:after="0"/>
      </w:pPr>
      <w:r>
        <w:separator/>
      </w:r>
    </w:p>
  </w:footnote>
  <w:footnote w:type="continuationSeparator" w:id="0">
    <w:p w14:paraId="63C3AD88" w14:textId="77777777" w:rsidR="00937F14" w:rsidRDefault="00937F14" w:rsidP="001979A0">
      <w:pPr>
        <w:spacing w:before="0" w:after="0"/>
      </w:pPr>
      <w:r>
        <w:continuationSeparator/>
      </w:r>
    </w:p>
  </w:footnote>
  <w:footnote w:id="1">
    <w:p w14:paraId="7F01C8BE" w14:textId="77777777" w:rsidR="001824C8" w:rsidRPr="00A97651" w:rsidRDefault="001824C8" w:rsidP="001824C8">
      <w:pPr>
        <w:pStyle w:val="FootnoteText"/>
      </w:pPr>
      <w:r w:rsidRPr="00A97651">
        <w:rPr>
          <w:rStyle w:val="FootnoteReference"/>
          <w:rFonts w:eastAsiaTheme="majorEastAsia"/>
        </w:rPr>
        <w:footnoteRef/>
      </w:r>
      <w:r w:rsidRPr="00A97651">
        <w:t xml:space="preserve"> </w:t>
      </w:r>
      <w:r w:rsidRPr="00A97651">
        <w:rPr>
          <w:b/>
          <w:bCs/>
        </w:rPr>
        <w:t>Bõ</w:t>
      </w:r>
      <w:r w:rsidRPr="00A97651">
        <w:t>: người ở giúp việc.</w:t>
      </w:r>
    </w:p>
  </w:footnote>
  <w:footnote w:id="2">
    <w:p w14:paraId="3D25E342" w14:textId="77777777" w:rsidR="00DC52AA" w:rsidRPr="002616D6" w:rsidRDefault="00DC52AA" w:rsidP="00DC52AA">
      <w:pPr>
        <w:pStyle w:val="FootnoteText"/>
        <w:rPr>
          <w:sz w:val="17"/>
          <w:szCs w:val="17"/>
          <w:lang w:val="vi-VN"/>
        </w:rPr>
      </w:pPr>
      <w:r w:rsidRPr="002616D6">
        <w:rPr>
          <w:rStyle w:val="FootnoteReference"/>
          <w:rFonts w:eastAsiaTheme="majorEastAsia"/>
          <w:sz w:val="17"/>
          <w:szCs w:val="17"/>
        </w:rPr>
        <w:footnoteRef/>
      </w:r>
      <w:r w:rsidRPr="002616D6">
        <w:rPr>
          <w:sz w:val="17"/>
          <w:szCs w:val="17"/>
        </w:rPr>
        <w:t xml:space="preserve"> Svetlana</w:t>
      </w:r>
      <w:r w:rsidRPr="002616D6">
        <w:rPr>
          <w:sz w:val="17"/>
          <w:szCs w:val="17"/>
          <w:lang w:val="vi-VN"/>
        </w:rPr>
        <w:t xml:space="preserve"> Alexievich, </w:t>
      </w:r>
      <w:r w:rsidRPr="002616D6">
        <w:rPr>
          <w:b/>
          <w:bCs/>
          <w:i/>
          <w:iCs/>
          <w:sz w:val="17"/>
          <w:szCs w:val="17"/>
          <w:lang w:val="vi-VN"/>
        </w:rPr>
        <w:t>Chiến tranh không có một khuôn mặt phụ nữ</w:t>
      </w:r>
      <w:r w:rsidRPr="002616D6">
        <w:rPr>
          <w:sz w:val="17"/>
          <w:szCs w:val="17"/>
          <w:lang w:val="vi-VN"/>
        </w:rPr>
        <w:t>, Nguyên Ngọc dịch, NXB Hà Nội, 2016, tr.138-140.</w:t>
      </w:r>
    </w:p>
  </w:footnote>
  <w:footnote w:id="3">
    <w:p w14:paraId="718C2ED2" w14:textId="77777777" w:rsidR="00DC52AA" w:rsidRPr="00020DCE" w:rsidRDefault="00DC52AA" w:rsidP="00DC52AA">
      <w:pPr>
        <w:pStyle w:val="FootnoteText"/>
        <w:rPr>
          <w:lang w:val="vi-VN"/>
        </w:rPr>
      </w:pPr>
      <w:r w:rsidRPr="002616D6">
        <w:rPr>
          <w:rStyle w:val="FootnoteReference"/>
          <w:rFonts w:eastAsiaTheme="majorEastAsia"/>
          <w:sz w:val="17"/>
          <w:szCs w:val="17"/>
        </w:rPr>
        <w:footnoteRef/>
      </w:r>
      <w:r w:rsidRPr="002616D6">
        <w:rPr>
          <w:sz w:val="17"/>
          <w:szCs w:val="17"/>
        </w:rPr>
        <w:t xml:space="preserve"> Theo</w:t>
      </w:r>
      <w:r w:rsidRPr="002616D6">
        <w:rPr>
          <w:sz w:val="17"/>
          <w:szCs w:val="17"/>
          <w:lang w:val="vi-VN"/>
        </w:rPr>
        <w:t xml:space="preserve"> truyền thống Nga, người sắp chết phải được mặc quần áo mới, ít nhất, cũng là áo quần sạch sẽ. (NDF). Chú thích trong</w:t>
      </w:r>
      <w:r>
        <w:rPr>
          <w:sz w:val="17"/>
          <w:szCs w:val="17"/>
          <w:lang w:val="vi-VN"/>
        </w:rPr>
        <w:t xml:space="preserve"> sách đã dẫn</w:t>
      </w:r>
      <w:r w:rsidRPr="002616D6">
        <w:rPr>
          <w:sz w:val="17"/>
          <w:szCs w:val="17"/>
          <w:lang w:val="vi-V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6321743"/>
      <w:docPartObj>
        <w:docPartGallery w:val="Page Numbers (Top of Page)"/>
        <w:docPartUnique/>
      </w:docPartObj>
    </w:sdtPr>
    <w:sdtEndPr>
      <w:rPr>
        <w:noProof/>
        <w:sz w:val="24"/>
        <w:szCs w:val="20"/>
      </w:rPr>
    </w:sdtEndPr>
    <w:sdtContent>
      <w:p w14:paraId="5D275B3F" w14:textId="5D40ED77" w:rsidR="001416E7" w:rsidRPr="0021728F" w:rsidRDefault="001416E7">
        <w:pPr>
          <w:pStyle w:val="Header"/>
          <w:jc w:val="center"/>
          <w:rPr>
            <w:sz w:val="24"/>
            <w:szCs w:val="20"/>
          </w:rPr>
        </w:pPr>
        <w:r w:rsidRPr="0021728F">
          <w:rPr>
            <w:sz w:val="24"/>
            <w:szCs w:val="20"/>
          </w:rPr>
          <w:fldChar w:fldCharType="begin"/>
        </w:r>
        <w:r w:rsidRPr="0021728F">
          <w:rPr>
            <w:sz w:val="24"/>
            <w:szCs w:val="20"/>
          </w:rPr>
          <w:instrText xml:space="preserve"> PAGE   \* MERGEFORMAT </w:instrText>
        </w:r>
        <w:r w:rsidRPr="0021728F">
          <w:rPr>
            <w:sz w:val="24"/>
            <w:szCs w:val="20"/>
          </w:rPr>
          <w:fldChar w:fldCharType="separate"/>
        </w:r>
        <w:r w:rsidRPr="0021728F">
          <w:rPr>
            <w:noProof/>
            <w:sz w:val="24"/>
            <w:szCs w:val="20"/>
          </w:rPr>
          <w:t>2</w:t>
        </w:r>
        <w:r w:rsidRPr="0021728F">
          <w:rPr>
            <w:noProof/>
            <w:sz w:val="24"/>
            <w:szCs w:val="20"/>
          </w:rPr>
          <w:fldChar w:fldCharType="end"/>
        </w:r>
      </w:p>
    </w:sdtContent>
  </w:sdt>
  <w:p w14:paraId="3E8C7549" w14:textId="77777777" w:rsidR="001416E7" w:rsidRDefault="001416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D37"/>
    <w:multiLevelType w:val="hybridMultilevel"/>
    <w:tmpl w:val="725006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322523"/>
    <w:multiLevelType w:val="multilevel"/>
    <w:tmpl w:val="C03C59EA"/>
    <w:lvl w:ilvl="0">
      <w:start w:val="1"/>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2B370ED9"/>
    <w:multiLevelType w:val="hybridMultilevel"/>
    <w:tmpl w:val="DDD0F262"/>
    <w:lvl w:ilvl="0" w:tplc="5176ACAC">
      <w:start w:val="1"/>
      <w:numFmt w:val="decimal"/>
      <w:lvlText w:val="%1."/>
      <w:lvlJc w:val="left"/>
      <w:pPr>
        <w:ind w:left="260" w:hanging="260"/>
      </w:pPr>
      <w:rPr>
        <w:rFonts w:ascii="Times New Roman" w:eastAsia="Times New Roman" w:hAnsi="Times New Roman" w:cs="Times New Roman" w:hint="default"/>
        <w:b/>
        <w:bCs/>
        <w:i w:val="0"/>
        <w:iCs w:val="0"/>
        <w:spacing w:val="0"/>
        <w:w w:val="88"/>
        <w:sz w:val="32"/>
        <w:szCs w:val="32"/>
        <w:u w:val="none"/>
        <w:lang w:val="vi" w:eastAsia="en-US" w:bidi="ar-SA"/>
      </w:rPr>
    </w:lvl>
    <w:lvl w:ilvl="1" w:tplc="16122EAE">
      <w:numFmt w:val="bullet"/>
      <w:lvlText w:val="-"/>
      <w:lvlJc w:val="left"/>
      <w:pPr>
        <w:ind w:left="102" w:hanging="154"/>
      </w:pPr>
      <w:rPr>
        <w:rFonts w:ascii="Times New Roman" w:eastAsia="Times New Roman" w:hAnsi="Times New Roman" w:cs="Times New Roman" w:hint="default"/>
        <w:spacing w:val="0"/>
        <w:w w:val="99"/>
        <w:lang w:val="vi" w:eastAsia="en-US" w:bidi="ar-SA"/>
      </w:rPr>
    </w:lvl>
    <w:lvl w:ilvl="2" w:tplc="2ED2B25A">
      <w:numFmt w:val="bullet"/>
      <w:lvlText w:val="•"/>
      <w:lvlJc w:val="left"/>
      <w:pPr>
        <w:ind w:left="360" w:hanging="154"/>
      </w:pPr>
      <w:rPr>
        <w:rFonts w:hint="default"/>
        <w:lang w:val="vi" w:eastAsia="en-US" w:bidi="ar-SA"/>
      </w:rPr>
    </w:lvl>
    <w:lvl w:ilvl="3" w:tplc="AFC25B40">
      <w:numFmt w:val="bullet"/>
      <w:lvlText w:val="•"/>
      <w:lvlJc w:val="left"/>
      <w:pPr>
        <w:ind w:left="1475" w:hanging="154"/>
      </w:pPr>
      <w:rPr>
        <w:rFonts w:hint="default"/>
        <w:lang w:val="vi" w:eastAsia="en-US" w:bidi="ar-SA"/>
      </w:rPr>
    </w:lvl>
    <w:lvl w:ilvl="4" w:tplc="344E0756">
      <w:numFmt w:val="bullet"/>
      <w:lvlText w:val="•"/>
      <w:lvlJc w:val="left"/>
      <w:pPr>
        <w:ind w:left="2591" w:hanging="154"/>
      </w:pPr>
      <w:rPr>
        <w:rFonts w:hint="default"/>
        <w:lang w:val="vi" w:eastAsia="en-US" w:bidi="ar-SA"/>
      </w:rPr>
    </w:lvl>
    <w:lvl w:ilvl="5" w:tplc="C9BE3B60">
      <w:numFmt w:val="bullet"/>
      <w:lvlText w:val="•"/>
      <w:lvlJc w:val="left"/>
      <w:pPr>
        <w:ind w:left="3707" w:hanging="154"/>
      </w:pPr>
      <w:rPr>
        <w:rFonts w:hint="default"/>
        <w:lang w:val="vi" w:eastAsia="en-US" w:bidi="ar-SA"/>
      </w:rPr>
    </w:lvl>
    <w:lvl w:ilvl="6" w:tplc="2CDC3B74">
      <w:numFmt w:val="bullet"/>
      <w:lvlText w:val="•"/>
      <w:lvlJc w:val="left"/>
      <w:pPr>
        <w:ind w:left="4823" w:hanging="154"/>
      </w:pPr>
      <w:rPr>
        <w:rFonts w:hint="default"/>
        <w:lang w:val="vi" w:eastAsia="en-US" w:bidi="ar-SA"/>
      </w:rPr>
    </w:lvl>
    <w:lvl w:ilvl="7" w:tplc="445E59CA">
      <w:numFmt w:val="bullet"/>
      <w:lvlText w:val="•"/>
      <w:lvlJc w:val="left"/>
      <w:pPr>
        <w:ind w:left="5939" w:hanging="154"/>
      </w:pPr>
      <w:rPr>
        <w:rFonts w:hint="default"/>
        <w:lang w:val="vi" w:eastAsia="en-US" w:bidi="ar-SA"/>
      </w:rPr>
    </w:lvl>
    <w:lvl w:ilvl="8" w:tplc="2992171A">
      <w:numFmt w:val="bullet"/>
      <w:lvlText w:val="•"/>
      <w:lvlJc w:val="left"/>
      <w:pPr>
        <w:ind w:left="7054" w:hanging="154"/>
      </w:pPr>
      <w:rPr>
        <w:rFonts w:hint="default"/>
        <w:lang w:val="vi" w:eastAsia="en-US" w:bidi="ar-SA"/>
      </w:rPr>
    </w:lvl>
  </w:abstractNum>
  <w:abstractNum w:abstractNumId="3" w15:restartNumberingAfterBreak="0">
    <w:nsid w:val="2CFB5964"/>
    <w:multiLevelType w:val="hybridMultilevel"/>
    <w:tmpl w:val="58CAD0A4"/>
    <w:lvl w:ilvl="0" w:tplc="8150483A">
      <w:start w:val="2"/>
      <w:numFmt w:val="bullet"/>
      <w:lvlText w:val=""/>
      <w:lvlJc w:val="left"/>
      <w:pPr>
        <w:ind w:left="927" w:hanging="360"/>
      </w:pPr>
      <w:rPr>
        <w:rFonts w:ascii="Wingdings" w:eastAsiaTheme="minorHAnsi" w:hAnsi="Wingdings" w:cs="Times New Roman" w:hint="default"/>
      </w:rPr>
    </w:lvl>
    <w:lvl w:ilvl="1" w:tplc="08090003">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4" w15:restartNumberingAfterBreak="0">
    <w:nsid w:val="3BD51A7D"/>
    <w:multiLevelType w:val="hybridMultilevel"/>
    <w:tmpl w:val="1EF63446"/>
    <w:lvl w:ilvl="0" w:tplc="5EE02036">
      <w:start w:val="3"/>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15:restartNumberingAfterBreak="0">
    <w:nsid w:val="3DF77F81"/>
    <w:multiLevelType w:val="hybridMultilevel"/>
    <w:tmpl w:val="84FE6C7A"/>
    <w:lvl w:ilvl="0" w:tplc="7C60DF1A">
      <w:start w:val="11"/>
      <w:numFmt w:val="decimal"/>
      <w:lvlText w:val="%1."/>
      <w:lvlJc w:val="left"/>
      <w:pPr>
        <w:ind w:left="927" w:hanging="360"/>
      </w:pPr>
      <w:rPr>
        <w:rFonts w:hint="default"/>
        <w:b/>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15:restartNumberingAfterBreak="0">
    <w:nsid w:val="404151D3"/>
    <w:multiLevelType w:val="hybridMultilevel"/>
    <w:tmpl w:val="D820EF0C"/>
    <w:lvl w:ilvl="0" w:tplc="8C7ACD42">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F9587B"/>
    <w:multiLevelType w:val="hybridMultilevel"/>
    <w:tmpl w:val="68DC36B4"/>
    <w:lvl w:ilvl="0" w:tplc="F8E05BE2">
      <w:numFmt w:val="bullet"/>
      <w:lvlText w:val="-"/>
      <w:lvlJc w:val="left"/>
      <w:pPr>
        <w:ind w:left="102"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4894ED84">
      <w:numFmt w:val="bullet"/>
      <w:lvlText w:val="•"/>
      <w:lvlJc w:val="left"/>
      <w:pPr>
        <w:ind w:left="1078" w:hanging="154"/>
      </w:pPr>
      <w:rPr>
        <w:rFonts w:hint="default"/>
        <w:lang w:val="vi" w:eastAsia="en-US" w:bidi="ar-SA"/>
      </w:rPr>
    </w:lvl>
    <w:lvl w:ilvl="2" w:tplc="641E58B0">
      <w:numFmt w:val="bullet"/>
      <w:lvlText w:val="•"/>
      <w:lvlJc w:val="left"/>
      <w:pPr>
        <w:ind w:left="2057" w:hanging="154"/>
      </w:pPr>
      <w:rPr>
        <w:rFonts w:hint="default"/>
        <w:lang w:val="vi" w:eastAsia="en-US" w:bidi="ar-SA"/>
      </w:rPr>
    </w:lvl>
    <w:lvl w:ilvl="3" w:tplc="E2A0C1BA">
      <w:numFmt w:val="bullet"/>
      <w:lvlText w:val="•"/>
      <w:lvlJc w:val="left"/>
      <w:pPr>
        <w:ind w:left="3035" w:hanging="154"/>
      </w:pPr>
      <w:rPr>
        <w:rFonts w:hint="default"/>
        <w:lang w:val="vi" w:eastAsia="en-US" w:bidi="ar-SA"/>
      </w:rPr>
    </w:lvl>
    <w:lvl w:ilvl="4" w:tplc="8E98042A">
      <w:numFmt w:val="bullet"/>
      <w:lvlText w:val="•"/>
      <w:lvlJc w:val="left"/>
      <w:pPr>
        <w:ind w:left="4014" w:hanging="154"/>
      </w:pPr>
      <w:rPr>
        <w:rFonts w:hint="default"/>
        <w:lang w:val="vi" w:eastAsia="en-US" w:bidi="ar-SA"/>
      </w:rPr>
    </w:lvl>
    <w:lvl w:ilvl="5" w:tplc="09929632">
      <w:numFmt w:val="bullet"/>
      <w:lvlText w:val="•"/>
      <w:lvlJc w:val="left"/>
      <w:pPr>
        <w:ind w:left="4993" w:hanging="154"/>
      </w:pPr>
      <w:rPr>
        <w:rFonts w:hint="default"/>
        <w:lang w:val="vi" w:eastAsia="en-US" w:bidi="ar-SA"/>
      </w:rPr>
    </w:lvl>
    <w:lvl w:ilvl="6" w:tplc="8B04BE8E">
      <w:numFmt w:val="bullet"/>
      <w:lvlText w:val="•"/>
      <w:lvlJc w:val="left"/>
      <w:pPr>
        <w:ind w:left="5971" w:hanging="154"/>
      </w:pPr>
      <w:rPr>
        <w:rFonts w:hint="default"/>
        <w:lang w:val="vi" w:eastAsia="en-US" w:bidi="ar-SA"/>
      </w:rPr>
    </w:lvl>
    <w:lvl w:ilvl="7" w:tplc="C136D30A">
      <w:numFmt w:val="bullet"/>
      <w:lvlText w:val="•"/>
      <w:lvlJc w:val="left"/>
      <w:pPr>
        <w:ind w:left="6950" w:hanging="154"/>
      </w:pPr>
      <w:rPr>
        <w:rFonts w:hint="default"/>
        <w:lang w:val="vi" w:eastAsia="en-US" w:bidi="ar-SA"/>
      </w:rPr>
    </w:lvl>
    <w:lvl w:ilvl="8" w:tplc="DD744146">
      <w:numFmt w:val="bullet"/>
      <w:lvlText w:val="•"/>
      <w:lvlJc w:val="left"/>
      <w:pPr>
        <w:ind w:left="7929" w:hanging="154"/>
      </w:pPr>
      <w:rPr>
        <w:rFonts w:hint="default"/>
        <w:lang w:val="vi" w:eastAsia="en-US" w:bidi="ar-SA"/>
      </w:rPr>
    </w:lvl>
  </w:abstractNum>
  <w:abstractNum w:abstractNumId="8" w15:restartNumberingAfterBreak="0">
    <w:nsid w:val="4C5F1E5F"/>
    <w:multiLevelType w:val="hybridMultilevel"/>
    <w:tmpl w:val="9266BE0E"/>
    <w:lvl w:ilvl="0" w:tplc="5FB40BD0">
      <w:start w:val="1"/>
      <w:numFmt w:val="decimal"/>
      <w:lvlText w:val="(%1)"/>
      <w:lvlJc w:val="left"/>
      <w:pPr>
        <w:ind w:left="2770" w:hanging="360"/>
      </w:pPr>
      <w:rPr>
        <w:rFonts w:ascii="Times New Roman" w:hAnsi="Times New Roman" w:cs="Times New Roman" w:hint="default"/>
        <w:i/>
        <w:sz w:val="24"/>
      </w:rPr>
    </w:lvl>
    <w:lvl w:ilvl="1" w:tplc="04090019" w:tentative="1">
      <w:start w:val="1"/>
      <w:numFmt w:val="lowerLetter"/>
      <w:lvlText w:val="%2."/>
      <w:lvlJc w:val="left"/>
      <w:pPr>
        <w:ind w:left="3490" w:hanging="360"/>
      </w:pPr>
    </w:lvl>
    <w:lvl w:ilvl="2" w:tplc="0409001B" w:tentative="1">
      <w:start w:val="1"/>
      <w:numFmt w:val="lowerRoman"/>
      <w:lvlText w:val="%3."/>
      <w:lvlJc w:val="right"/>
      <w:pPr>
        <w:ind w:left="4210" w:hanging="180"/>
      </w:pPr>
    </w:lvl>
    <w:lvl w:ilvl="3" w:tplc="0409000F" w:tentative="1">
      <w:start w:val="1"/>
      <w:numFmt w:val="decimal"/>
      <w:lvlText w:val="%4."/>
      <w:lvlJc w:val="left"/>
      <w:pPr>
        <w:ind w:left="4930" w:hanging="360"/>
      </w:pPr>
    </w:lvl>
    <w:lvl w:ilvl="4" w:tplc="04090019" w:tentative="1">
      <w:start w:val="1"/>
      <w:numFmt w:val="lowerLetter"/>
      <w:lvlText w:val="%5."/>
      <w:lvlJc w:val="left"/>
      <w:pPr>
        <w:ind w:left="5650" w:hanging="360"/>
      </w:pPr>
    </w:lvl>
    <w:lvl w:ilvl="5" w:tplc="0409001B" w:tentative="1">
      <w:start w:val="1"/>
      <w:numFmt w:val="lowerRoman"/>
      <w:lvlText w:val="%6."/>
      <w:lvlJc w:val="right"/>
      <w:pPr>
        <w:ind w:left="6370" w:hanging="180"/>
      </w:pPr>
    </w:lvl>
    <w:lvl w:ilvl="6" w:tplc="0409000F" w:tentative="1">
      <w:start w:val="1"/>
      <w:numFmt w:val="decimal"/>
      <w:lvlText w:val="%7."/>
      <w:lvlJc w:val="left"/>
      <w:pPr>
        <w:ind w:left="7090" w:hanging="360"/>
      </w:pPr>
    </w:lvl>
    <w:lvl w:ilvl="7" w:tplc="04090019" w:tentative="1">
      <w:start w:val="1"/>
      <w:numFmt w:val="lowerLetter"/>
      <w:lvlText w:val="%8."/>
      <w:lvlJc w:val="left"/>
      <w:pPr>
        <w:ind w:left="7810" w:hanging="360"/>
      </w:pPr>
    </w:lvl>
    <w:lvl w:ilvl="8" w:tplc="0409001B" w:tentative="1">
      <w:start w:val="1"/>
      <w:numFmt w:val="lowerRoman"/>
      <w:lvlText w:val="%9."/>
      <w:lvlJc w:val="right"/>
      <w:pPr>
        <w:ind w:left="8530" w:hanging="180"/>
      </w:pPr>
    </w:lvl>
  </w:abstractNum>
  <w:abstractNum w:abstractNumId="9" w15:restartNumberingAfterBreak="0">
    <w:nsid w:val="65955C01"/>
    <w:multiLevelType w:val="hybridMultilevel"/>
    <w:tmpl w:val="0D609BE8"/>
    <w:lvl w:ilvl="0" w:tplc="488487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9A0653"/>
    <w:multiLevelType w:val="hybridMultilevel"/>
    <w:tmpl w:val="8F507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BB5F80"/>
    <w:multiLevelType w:val="multilevel"/>
    <w:tmpl w:val="05920D50"/>
    <w:lvl w:ilvl="0">
      <w:start w:val="1"/>
      <w:numFmt w:val="bullet"/>
      <w:lvlText w:val="-"/>
      <w:lvlJc w:val="left"/>
      <w:pPr>
        <w:ind w:left="0" w:firstLine="0"/>
      </w:pPr>
      <w:rPr>
        <w:rFonts w:ascii="Quattrocento Sans" w:eastAsia="Quattrocento Sans" w:hAnsi="Quattrocento Sans" w:cs="Quattrocento Sans"/>
        <w:b w:val="0"/>
        <w:i w:val="0"/>
        <w:smallCaps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79DE143A"/>
    <w:multiLevelType w:val="hybridMultilevel"/>
    <w:tmpl w:val="51D846C0"/>
    <w:lvl w:ilvl="0" w:tplc="173CCDB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16cid:durableId="341510705">
    <w:abstractNumId w:val="2"/>
  </w:num>
  <w:num w:numId="2" w16cid:durableId="1667977859">
    <w:abstractNumId w:val="9"/>
  </w:num>
  <w:num w:numId="3" w16cid:durableId="1527018179">
    <w:abstractNumId w:val="10"/>
  </w:num>
  <w:num w:numId="4" w16cid:durableId="1838810875">
    <w:abstractNumId w:val="0"/>
  </w:num>
  <w:num w:numId="5" w16cid:durableId="2131625616">
    <w:abstractNumId w:val="1"/>
  </w:num>
  <w:num w:numId="6" w16cid:durableId="1741245256">
    <w:abstractNumId w:val="5"/>
  </w:num>
  <w:num w:numId="7" w16cid:durableId="623586361">
    <w:abstractNumId w:val="7"/>
  </w:num>
  <w:num w:numId="8" w16cid:durableId="1725909428">
    <w:abstractNumId w:val="3"/>
  </w:num>
  <w:num w:numId="9" w16cid:durableId="96024382">
    <w:abstractNumId w:val="12"/>
  </w:num>
  <w:num w:numId="10" w16cid:durableId="1922326582">
    <w:abstractNumId w:val="8"/>
  </w:num>
  <w:num w:numId="11" w16cid:durableId="1667901098">
    <w:abstractNumId w:val="11"/>
  </w:num>
  <w:num w:numId="12" w16cid:durableId="1436557111">
    <w:abstractNumId w:val="6"/>
  </w:num>
  <w:num w:numId="13" w16cid:durableId="430692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B9F"/>
    <w:rsid w:val="000245E4"/>
    <w:rsid w:val="00026D36"/>
    <w:rsid w:val="00032D22"/>
    <w:rsid w:val="00036196"/>
    <w:rsid w:val="000434A1"/>
    <w:rsid w:val="00051432"/>
    <w:rsid w:val="000567AE"/>
    <w:rsid w:val="00062370"/>
    <w:rsid w:val="0006449E"/>
    <w:rsid w:val="000727BD"/>
    <w:rsid w:val="00076A4A"/>
    <w:rsid w:val="00087474"/>
    <w:rsid w:val="000912D1"/>
    <w:rsid w:val="00092C8D"/>
    <w:rsid w:val="00092ED4"/>
    <w:rsid w:val="0009768F"/>
    <w:rsid w:val="000A0420"/>
    <w:rsid w:val="000A3101"/>
    <w:rsid w:val="000A5798"/>
    <w:rsid w:val="000B51A7"/>
    <w:rsid w:val="000B677A"/>
    <w:rsid w:val="000C30F4"/>
    <w:rsid w:val="000C4D95"/>
    <w:rsid w:val="000C5639"/>
    <w:rsid w:val="000C78FD"/>
    <w:rsid w:val="000D3D7D"/>
    <w:rsid w:val="000D4872"/>
    <w:rsid w:val="000D4A8C"/>
    <w:rsid w:val="000D502D"/>
    <w:rsid w:val="000D58B1"/>
    <w:rsid w:val="000D7A89"/>
    <w:rsid w:val="000D7D78"/>
    <w:rsid w:val="000E071E"/>
    <w:rsid w:val="000E26F2"/>
    <w:rsid w:val="000E3689"/>
    <w:rsid w:val="000F3D2D"/>
    <w:rsid w:val="00102866"/>
    <w:rsid w:val="00103867"/>
    <w:rsid w:val="00105572"/>
    <w:rsid w:val="00105AA2"/>
    <w:rsid w:val="00110A03"/>
    <w:rsid w:val="00110FCE"/>
    <w:rsid w:val="00122BA6"/>
    <w:rsid w:val="00122E22"/>
    <w:rsid w:val="00131501"/>
    <w:rsid w:val="00133CB3"/>
    <w:rsid w:val="00133CC8"/>
    <w:rsid w:val="0014064C"/>
    <w:rsid w:val="001416E7"/>
    <w:rsid w:val="00145499"/>
    <w:rsid w:val="001546E1"/>
    <w:rsid w:val="00157F48"/>
    <w:rsid w:val="00160985"/>
    <w:rsid w:val="00161996"/>
    <w:rsid w:val="0017250F"/>
    <w:rsid w:val="00172DE6"/>
    <w:rsid w:val="00176CC7"/>
    <w:rsid w:val="00177492"/>
    <w:rsid w:val="001824C8"/>
    <w:rsid w:val="001848BC"/>
    <w:rsid w:val="00184E32"/>
    <w:rsid w:val="001979A0"/>
    <w:rsid w:val="001A2F65"/>
    <w:rsid w:val="001B2280"/>
    <w:rsid w:val="001B4144"/>
    <w:rsid w:val="001C012D"/>
    <w:rsid w:val="001C329E"/>
    <w:rsid w:val="001C6DE1"/>
    <w:rsid w:val="001D16B5"/>
    <w:rsid w:val="001D6CFC"/>
    <w:rsid w:val="001E1BAC"/>
    <w:rsid w:val="001F00F3"/>
    <w:rsid w:val="001F2188"/>
    <w:rsid w:val="001F31D0"/>
    <w:rsid w:val="001F6CDF"/>
    <w:rsid w:val="001F7CD1"/>
    <w:rsid w:val="002022D4"/>
    <w:rsid w:val="00205DA3"/>
    <w:rsid w:val="002100E6"/>
    <w:rsid w:val="0021076B"/>
    <w:rsid w:val="00214057"/>
    <w:rsid w:val="0021728F"/>
    <w:rsid w:val="00217D98"/>
    <w:rsid w:val="002200E7"/>
    <w:rsid w:val="00225A4C"/>
    <w:rsid w:val="0022742D"/>
    <w:rsid w:val="002341D9"/>
    <w:rsid w:val="00241FBA"/>
    <w:rsid w:val="00242B71"/>
    <w:rsid w:val="00242C30"/>
    <w:rsid w:val="00242F61"/>
    <w:rsid w:val="0024502D"/>
    <w:rsid w:val="002465B0"/>
    <w:rsid w:val="00247840"/>
    <w:rsid w:val="002503ED"/>
    <w:rsid w:val="002505CE"/>
    <w:rsid w:val="00252F19"/>
    <w:rsid w:val="00253F3D"/>
    <w:rsid w:val="00262B2E"/>
    <w:rsid w:val="00265300"/>
    <w:rsid w:val="0029143B"/>
    <w:rsid w:val="00296DA6"/>
    <w:rsid w:val="002A0BA9"/>
    <w:rsid w:val="002A11EC"/>
    <w:rsid w:val="002B052D"/>
    <w:rsid w:val="002C07F5"/>
    <w:rsid w:val="002C0A86"/>
    <w:rsid w:val="002C0AE0"/>
    <w:rsid w:val="002D100D"/>
    <w:rsid w:val="002D36CE"/>
    <w:rsid w:val="002D371A"/>
    <w:rsid w:val="002D42AD"/>
    <w:rsid w:val="002D7F5E"/>
    <w:rsid w:val="002E0160"/>
    <w:rsid w:val="002E1BF4"/>
    <w:rsid w:val="002E713F"/>
    <w:rsid w:val="002F0861"/>
    <w:rsid w:val="002F0A13"/>
    <w:rsid w:val="002F1181"/>
    <w:rsid w:val="00301397"/>
    <w:rsid w:val="00303E09"/>
    <w:rsid w:val="00304BF3"/>
    <w:rsid w:val="003212B0"/>
    <w:rsid w:val="003240DC"/>
    <w:rsid w:val="003254ED"/>
    <w:rsid w:val="00327D08"/>
    <w:rsid w:val="003307AD"/>
    <w:rsid w:val="00345594"/>
    <w:rsid w:val="00347303"/>
    <w:rsid w:val="003579F2"/>
    <w:rsid w:val="0036353F"/>
    <w:rsid w:val="0036548F"/>
    <w:rsid w:val="00374C6E"/>
    <w:rsid w:val="00377AFC"/>
    <w:rsid w:val="003842E5"/>
    <w:rsid w:val="0038780A"/>
    <w:rsid w:val="003909E1"/>
    <w:rsid w:val="00394ECA"/>
    <w:rsid w:val="00395737"/>
    <w:rsid w:val="003A131F"/>
    <w:rsid w:val="003A1ADC"/>
    <w:rsid w:val="003A6FB9"/>
    <w:rsid w:val="003A78B4"/>
    <w:rsid w:val="003B0D52"/>
    <w:rsid w:val="003B6185"/>
    <w:rsid w:val="003B6DA2"/>
    <w:rsid w:val="003B7D19"/>
    <w:rsid w:val="003C072E"/>
    <w:rsid w:val="003C3F22"/>
    <w:rsid w:val="003C4482"/>
    <w:rsid w:val="003D2D56"/>
    <w:rsid w:val="003D43F4"/>
    <w:rsid w:val="003D5F66"/>
    <w:rsid w:val="003D7312"/>
    <w:rsid w:val="003E1C5B"/>
    <w:rsid w:val="003F1191"/>
    <w:rsid w:val="003F14D9"/>
    <w:rsid w:val="003F1B16"/>
    <w:rsid w:val="003F2436"/>
    <w:rsid w:val="003F3F4B"/>
    <w:rsid w:val="0040142F"/>
    <w:rsid w:val="0040265E"/>
    <w:rsid w:val="00404D01"/>
    <w:rsid w:val="00405741"/>
    <w:rsid w:val="00407C6F"/>
    <w:rsid w:val="00407F6D"/>
    <w:rsid w:val="004100FB"/>
    <w:rsid w:val="00413E2B"/>
    <w:rsid w:val="00417085"/>
    <w:rsid w:val="004331DC"/>
    <w:rsid w:val="00437E37"/>
    <w:rsid w:val="00440701"/>
    <w:rsid w:val="004429EF"/>
    <w:rsid w:val="00444D17"/>
    <w:rsid w:val="004478C7"/>
    <w:rsid w:val="00455EE1"/>
    <w:rsid w:val="00463F59"/>
    <w:rsid w:val="00467D4E"/>
    <w:rsid w:val="00472A31"/>
    <w:rsid w:val="00475422"/>
    <w:rsid w:val="004773DD"/>
    <w:rsid w:val="00481EE6"/>
    <w:rsid w:val="004822E8"/>
    <w:rsid w:val="00484FEE"/>
    <w:rsid w:val="004A2C64"/>
    <w:rsid w:val="004A40AB"/>
    <w:rsid w:val="004A5556"/>
    <w:rsid w:val="004A58F7"/>
    <w:rsid w:val="004A6CC6"/>
    <w:rsid w:val="004B1A18"/>
    <w:rsid w:val="004B4E88"/>
    <w:rsid w:val="004C2D07"/>
    <w:rsid w:val="004C6E47"/>
    <w:rsid w:val="004C7623"/>
    <w:rsid w:val="004D5365"/>
    <w:rsid w:val="004D5527"/>
    <w:rsid w:val="004F5FBF"/>
    <w:rsid w:val="004F6564"/>
    <w:rsid w:val="00512C7E"/>
    <w:rsid w:val="00515BCD"/>
    <w:rsid w:val="00516733"/>
    <w:rsid w:val="005204C7"/>
    <w:rsid w:val="0052283D"/>
    <w:rsid w:val="00525EBA"/>
    <w:rsid w:val="00526193"/>
    <w:rsid w:val="0052751A"/>
    <w:rsid w:val="00532AAC"/>
    <w:rsid w:val="0053767F"/>
    <w:rsid w:val="005564B8"/>
    <w:rsid w:val="005571C4"/>
    <w:rsid w:val="005614C8"/>
    <w:rsid w:val="00561928"/>
    <w:rsid w:val="00563B09"/>
    <w:rsid w:val="00564C81"/>
    <w:rsid w:val="00566B45"/>
    <w:rsid w:val="00570772"/>
    <w:rsid w:val="0057365C"/>
    <w:rsid w:val="005822D4"/>
    <w:rsid w:val="00586CD5"/>
    <w:rsid w:val="00586EA3"/>
    <w:rsid w:val="00590E17"/>
    <w:rsid w:val="00597920"/>
    <w:rsid w:val="005A2441"/>
    <w:rsid w:val="005B0C1E"/>
    <w:rsid w:val="005C4E9E"/>
    <w:rsid w:val="005C5D26"/>
    <w:rsid w:val="005D17D1"/>
    <w:rsid w:val="005D3781"/>
    <w:rsid w:val="005D39D7"/>
    <w:rsid w:val="005D3BA3"/>
    <w:rsid w:val="005D4E5A"/>
    <w:rsid w:val="005D544C"/>
    <w:rsid w:val="005D7893"/>
    <w:rsid w:val="005E33BF"/>
    <w:rsid w:val="005F1609"/>
    <w:rsid w:val="005F1D45"/>
    <w:rsid w:val="005F3DD0"/>
    <w:rsid w:val="005F4C00"/>
    <w:rsid w:val="00605301"/>
    <w:rsid w:val="00605395"/>
    <w:rsid w:val="00613E85"/>
    <w:rsid w:val="00621B9B"/>
    <w:rsid w:val="00621BC8"/>
    <w:rsid w:val="0062568D"/>
    <w:rsid w:val="006308D5"/>
    <w:rsid w:val="0063291C"/>
    <w:rsid w:val="006429B6"/>
    <w:rsid w:val="00643021"/>
    <w:rsid w:val="006457A9"/>
    <w:rsid w:val="0066265A"/>
    <w:rsid w:val="00664059"/>
    <w:rsid w:val="006809DD"/>
    <w:rsid w:val="006814A3"/>
    <w:rsid w:val="0068298A"/>
    <w:rsid w:val="0068432A"/>
    <w:rsid w:val="006858C4"/>
    <w:rsid w:val="00691CD8"/>
    <w:rsid w:val="00692DD5"/>
    <w:rsid w:val="00694475"/>
    <w:rsid w:val="00695576"/>
    <w:rsid w:val="0069762A"/>
    <w:rsid w:val="006A60B1"/>
    <w:rsid w:val="006B0F5C"/>
    <w:rsid w:val="006B3F88"/>
    <w:rsid w:val="006B619D"/>
    <w:rsid w:val="006B7355"/>
    <w:rsid w:val="006B7893"/>
    <w:rsid w:val="006C07D9"/>
    <w:rsid w:val="006C0A91"/>
    <w:rsid w:val="006D3DFD"/>
    <w:rsid w:val="006E13DA"/>
    <w:rsid w:val="006E1674"/>
    <w:rsid w:val="006E45D2"/>
    <w:rsid w:val="006F72D3"/>
    <w:rsid w:val="006F7ABC"/>
    <w:rsid w:val="006F7B96"/>
    <w:rsid w:val="007026B1"/>
    <w:rsid w:val="0070364A"/>
    <w:rsid w:val="00704242"/>
    <w:rsid w:val="00706D66"/>
    <w:rsid w:val="007072E1"/>
    <w:rsid w:val="00711AC3"/>
    <w:rsid w:val="00721AEA"/>
    <w:rsid w:val="00734484"/>
    <w:rsid w:val="00737EC8"/>
    <w:rsid w:val="007544DD"/>
    <w:rsid w:val="00761942"/>
    <w:rsid w:val="00770A03"/>
    <w:rsid w:val="00770B37"/>
    <w:rsid w:val="00772A54"/>
    <w:rsid w:val="00783693"/>
    <w:rsid w:val="007952F0"/>
    <w:rsid w:val="0079714F"/>
    <w:rsid w:val="007978E9"/>
    <w:rsid w:val="007A5907"/>
    <w:rsid w:val="007A5FCE"/>
    <w:rsid w:val="007A6307"/>
    <w:rsid w:val="007B14F2"/>
    <w:rsid w:val="007B61BA"/>
    <w:rsid w:val="007C1BBF"/>
    <w:rsid w:val="007C6D5C"/>
    <w:rsid w:val="007C74EF"/>
    <w:rsid w:val="007D02E0"/>
    <w:rsid w:val="007D0EE8"/>
    <w:rsid w:val="007D3493"/>
    <w:rsid w:val="007D3712"/>
    <w:rsid w:val="007D5594"/>
    <w:rsid w:val="007D6928"/>
    <w:rsid w:val="007D7588"/>
    <w:rsid w:val="007D7D30"/>
    <w:rsid w:val="007E6564"/>
    <w:rsid w:val="007E6A19"/>
    <w:rsid w:val="007E746F"/>
    <w:rsid w:val="007F025C"/>
    <w:rsid w:val="007F5F11"/>
    <w:rsid w:val="007F68E3"/>
    <w:rsid w:val="00805280"/>
    <w:rsid w:val="00807904"/>
    <w:rsid w:val="00811C47"/>
    <w:rsid w:val="00813613"/>
    <w:rsid w:val="00815408"/>
    <w:rsid w:val="0081739E"/>
    <w:rsid w:val="00824D8E"/>
    <w:rsid w:val="00827BE2"/>
    <w:rsid w:val="00833D56"/>
    <w:rsid w:val="00835B18"/>
    <w:rsid w:val="00843D63"/>
    <w:rsid w:val="0084589C"/>
    <w:rsid w:val="008539A6"/>
    <w:rsid w:val="0085534A"/>
    <w:rsid w:val="00863266"/>
    <w:rsid w:val="00870E58"/>
    <w:rsid w:val="008721E9"/>
    <w:rsid w:val="0087294D"/>
    <w:rsid w:val="0087404E"/>
    <w:rsid w:val="00874961"/>
    <w:rsid w:val="0087656F"/>
    <w:rsid w:val="00880850"/>
    <w:rsid w:val="00881BB8"/>
    <w:rsid w:val="00882AA5"/>
    <w:rsid w:val="00885F78"/>
    <w:rsid w:val="0088730E"/>
    <w:rsid w:val="00887CDD"/>
    <w:rsid w:val="00892AF3"/>
    <w:rsid w:val="008A3716"/>
    <w:rsid w:val="008B481C"/>
    <w:rsid w:val="008C2983"/>
    <w:rsid w:val="008D0E01"/>
    <w:rsid w:val="008D4291"/>
    <w:rsid w:val="008D706C"/>
    <w:rsid w:val="008E5D18"/>
    <w:rsid w:val="008E6B88"/>
    <w:rsid w:val="008F3D9F"/>
    <w:rsid w:val="00901FCD"/>
    <w:rsid w:val="00902679"/>
    <w:rsid w:val="00904D87"/>
    <w:rsid w:val="00904E71"/>
    <w:rsid w:val="00906A1E"/>
    <w:rsid w:val="00912C70"/>
    <w:rsid w:val="00914D96"/>
    <w:rsid w:val="0091616F"/>
    <w:rsid w:val="00927AFF"/>
    <w:rsid w:val="00930F77"/>
    <w:rsid w:val="00932522"/>
    <w:rsid w:val="0093350C"/>
    <w:rsid w:val="00937F14"/>
    <w:rsid w:val="00940A28"/>
    <w:rsid w:val="00941086"/>
    <w:rsid w:val="00946106"/>
    <w:rsid w:val="00946CFD"/>
    <w:rsid w:val="00951746"/>
    <w:rsid w:val="00951E6A"/>
    <w:rsid w:val="00952238"/>
    <w:rsid w:val="0095570F"/>
    <w:rsid w:val="00955CF1"/>
    <w:rsid w:val="00960DD7"/>
    <w:rsid w:val="00963047"/>
    <w:rsid w:val="00965CC9"/>
    <w:rsid w:val="00966C9B"/>
    <w:rsid w:val="00970163"/>
    <w:rsid w:val="00972C34"/>
    <w:rsid w:val="00974CD8"/>
    <w:rsid w:val="00983D94"/>
    <w:rsid w:val="00990C2B"/>
    <w:rsid w:val="00994FC8"/>
    <w:rsid w:val="00995B9A"/>
    <w:rsid w:val="009A0383"/>
    <w:rsid w:val="009A0B2A"/>
    <w:rsid w:val="009A0CDA"/>
    <w:rsid w:val="009A7A0B"/>
    <w:rsid w:val="009B0A23"/>
    <w:rsid w:val="009B2CA3"/>
    <w:rsid w:val="009B3EAD"/>
    <w:rsid w:val="009B6EC3"/>
    <w:rsid w:val="009B757B"/>
    <w:rsid w:val="009C602E"/>
    <w:rsid w:val="009D0A04"/>
    <w:rsid w:val="009D30E7"/>
    <w:rsid w:val="009D665B"/>
    <w:rsid w:val="009D68F2"/>
    <w:rsid w:val="009E6714"/>
    <w:rsid w:val="009E6EB0"/>
    <w:rsid w:val="009F1804"/>
    <w:rsid w:val="009F419E"/>
    <w:rsid w:val="00A018B7"/>
    <w:rsid w:val="00A02C23"/>
    <w:rsid w:val="00A03B8E"/>
    <w:rsid w:val="00A05C0F"/>
    <w:rsid w:val="00A20F3E"/>
    <w:rsid w:val="00A261B8"/>
    <w:rsid w:val="00A261BA"/>
    <w:rsid w:val="00A26737"/>
    <w:rsid w:val="00A3256C"/>
    <w:rsid w:val="00A473EE"/>
    <w:rsid w:val="00A55A00"/>
    <w:rsid w:val="00A60271"/>
    <w:rsid w:val="00A60FF5"/>
    <w:rsid w:val="00A61FC3"/>
    <w:rsid w:val="00A64BD6"/>
    <w:rsid w:val="00A667E3"/>
    <w:rsid w:val="00A819A7"/>
    <w:rsid w:val="00A9059B"/>
    <w:rsid w:val="00A92529"/>
    <w:rsid w:val="00A93967"/>
    <w:rsid w:val="00A93EDA"/>
    <w:rsid w:val="00A97651"/>
    <w:rsid w:val="00AA3B52"/>
    <w:rsid w:val="00AB13D7"/>
    <w:rsid w:val="00AB36A1"/>
    <w:rsid w:val="00AB5053"/>
    <w:rsid w:val="00AB79AA"/>
    <w:rsid w:val="00AC1942"/>
    <w:rsid w:val="00AC23BD"/>
    <w:rsid w:val="00AC4929"/>
    <w:rsid w:val="00AD28DA"/>
    <w:rsid w:val="00AD4DDE"/>
    <w:rsid w:val="00AD5787"/>
    <w:rsid w:val="00AD5A49"/>
    <w:rsid w:val="00AD6C65"/>
    <w:rsid w:val="00AE0C39"/>
    <w:rsid w:val="00AE2BB7"/>
    <w:rsid w:val="00AE3A91"/>
    <w:rsid w:val="00AE7D2C"/>
    <w:rsid w:val="00AF0C24"/>
    <w:rsid w:val="00AF29A0"/>
    <w:rsid w:val="00AF4270"/>
    <w:rsid w:val="00AF69E0"/>
    <w:rsid w:val="00B0346C"/>
    <w:rsid w:val="00B04C90"/>
    <w:rsid w:val="00B05A05"/>
    <w:rsid w:val="00B10263"/>
    <w:rsid w:val="00B1278A"/>
    <w:rsid w:val="00B16488"/>
    <w:rsid w:val="00B209D2"/>
    <w:rsid w:val="00B20FBF"/>
    <w:rsid w:val="00B21B0C"/>
    <w:rsid w:val="00B236D8"/>
    <w:rsid w:val="00B2390C"/>
    <w:rsid w:val="00B23D9B"/>
    <w:rsid w:val="00B255AA"/>
    <w:rsid w:val="00B2753C"/>
    <w:rsid w:val="00B307C5"/>
    <w:rsid w:val="00B34203"/>
    <w:rsid w:val="00B35CC1"/>
    <w:rsid w:val="00B36771"/>
    <w:rsid w:val="00B36F65"/>
    <w:rsid w:val="00B4220E"/>
    <w:rsid w:val="00B527F3"/>
    <w:rsid w:val="00B60E55"/>
    <w:rsid w:val="00B611F4"/>
    <w:rsid w:val="00B61EA2"/>
    <w:rsid w:val="00B64C78"/>
    <w:rsid w:val="00B67C32"/>
    <w:rsid w:val="00B71062"/>
    <w:rsid w:val="00B71AE3"/>
    <w:rsid w:val="00B733DA"/>
    <w:rsid w:val="00B7621B"/>
    <w:rsid w:val="00B77A05"/>
    <w:rsid w:val="00B77FE2"/>
    <w:rsid w:val="00B90D0B"/>
    <w:rsid w:val="00B90F66"/>
    <w:rsid w:val="00B91249"/>
    <w:rsid w:val="00B9710F"/>
    <w:rsid w:val="00BA0654"/>
    <w:rsid w:val="00BA4FD3"/>
    <w:rsid w:val="00BB2D2A"/>
    <w:rsid w:val="00BC02BE"/>
    <w:rsid w:val="00BC2973"/>
    <w:rsid w:val="00BC6107"/>
    <w:rsid w:val="00BD0C49"/>
    <w:rsid w:val="00BD12E4"/>
    <w:rsid w:val="00BD29F1"/>
    <w:rsid w:val="00BD661B"/>
    <w:rsid w:val="00BD7377"/>
    <w:rsid w:val="00BE37B4"/>
    <w:rsid w:val="00BF10FA"/>
    <w:rsid w:val="00BF56D6"/>
    <w:rsid w:val="00BF5E8A"/>
    <w:rsid w:val="00C04745"/>
    <w:rsid w:val="00C1413F"/>
    <w:rsid w:val="00C25E1A"/>
    <w:rsid w:val="00C328AD"/>
    <w:rsid w:val="00C34F48"/>
    <w:rsid w:val="00C4039F"/>
    <w:rsid w:val="00C40B29"/>
    <w:rsid w:val="00C46360"/>
    <w:rsid w:val="00C642CE"/>
    <w:rsid w:val="00C6431D"/>
    <w:rsid w:val="00C65F7D"/>
    <w:rsid w:val="00C660ED"/>
    <w:rsid w:val="00C66537"/>
    <w:rsid w:val="00C71C33"/>
    <w:rsid w:val="00C74D94"/>
    <w:rsid w:val="00C77DCD"/>
    <w:rsid w:val="00C83A31"/>
    <w:rsid w:val="00C844D0"/>
    <w:rsid w:val="00C87D85"/>
    <w:rsid w:val="00C92D9B"/>
    <w:rsid w:val="00C97102"/>
    <w:rsid w:val="00CB08B0"/>
    <w:rsid w:val="00CB2C88"/>
    <w:rsid w:val="00CB543B"/>
    <w:rsid w:val="00CC13D0"/>
    <w:rsid w:val="00CC622C"/>
    <w:rsid w:val="00CC6296"/>
    <w:rsid w:val="00CC7568"/>
    <w:rsid w:val="00CD394C"/>
    <w:rsid w:val="00CD6FA0"/>
    <w:rsid w:val="00CE56CD"/>
    <w:rsid w:val="00CE780A"/>
    <w:rsid w:val="00CF6176"/>
    <w:rsid w:val="00CF7B39"/>
    <w:rsid w:val="00D027F0"/>
    <w:rsid w:val="00D06AE9"/>
    <w:rsid w:val="00D10523"/>
    <w:rsid w:val="00D10F6A"/>
    <w:rsid w:val="00D11BBF"/>
    <w:rsid w:val="00D13FE9"/>
    <w:rsid w:val="00D15D71"/>
    <w:rsid w:val="00D23824"/>
    <w:rsid w:val="00D27100"/>
    <w:rsid w:val="00D27550"/>
    <w:rsid w:val="00D27E33"/>
    <w:rsid w:val="00D27F09"/>
    <w:rsid w:val="00D35EB8"/>
    <w:rsid w:val="00D4131D"/>
    <w:rsid w:val="00D43047"/>
    <w:rsid w:val="00D506E2"/>
    <w:rsid w:val="00D6388C"/>
    <w:rsid w:val="00D65C3C"/>
    <w:rsid w:val="00D662DA"/>
    <w:rsid w:val="00D67623"/>
    <w:rsid w:val="00D71517"/>
    <w:rsid w:val="00D71788"/>
    <w:rsid w:val="00D74009"/>
    <w:rsid w:val="00D7424C"/>
    <w:rsid w:val="00D75917"/>
    <w:rsid w:val="00D764F8"/>
    <w:rsid w:val="00D774B3"/>
    <w:rsid w:val="00D77F4E"/>
    <w:rsid w:val="00D8082A"/>
    <w:rsid w:val="00D819EC"/>
    <w:rsid w:val="00D81F5C"/>
    <w:rsid w:val="00D86B9F"/>
    <w:rsid w:val="00D877A4"/>
    <w:rsid w:val="00D87CF2"/>
    <w:rsid w:val="00D87E14"/>
    <w:rsid w:val="00D92FC3"/>
    <w:rsid w:val="00DA03AC"/>
    <w:rsid w:val="00DB0DFE"/>
    <w:rsid w:val="00DB16B4"/>
    <w:rsid w:val="00DB45AC"/>
    <w:rsid w:val="00DB598D"/>
    <w:rsid w:val="00DB73AA"/>
    <w:rsid w:val="00DC29CE"/>
    <w:rsid w:val="00DC3191"/>
    <w:rsid w:val="00DC4085"/>
    <w:rsid w:val="00DC416A"/>
    <w:rsid w:val="00DC52AA"/>
    <w:rsid w:val="00DC5949"/>
    <w:rsid w:val="00DD0902"/>
    <w:rsid w:val="00DD792E"/>
    <w:rsid w:val="00DE5066"/>
    <w:rsid w:val="00DE69EF"/>
    <w:rsid w:val="00DF6A8C"/>
    <w:rsid w:val="00E0420D"/>
    <w:rsid w:val="00E05E7A"/>
    <w:rsid w:val="00E12ED4"/>
    <w:rsid w:val="00E13039"/>
    <w:rsid w:val="00E214FA"/>
    <w:rsid w:val="00E2790B"/>
    <w:rsid w:val="00E457F8"/>
    <w:rsid w:val="00E472E8"/>
    <w:rsid w:val="00E479DA"/>
    <w:rsid w:val="00E50179"/>
    <w:rsid w:val="00E52553"/>
    <w:rsid w:val="00E54FE1"/>
    <w:rsid w:val="00E560E8"/>
    <w:rsid w:val="00E70F0F"/>
    <w:rsid w:val="00E83046"/>
    <w:rsid w:val="00E840BE"/>
    <w:rsid w:val="00E8595D"/>
    <w:rsid w:val="00E86DB1"/>
    <w:rsid w:val="00E9066A"/>
    <w:rsid w:val="00EA13DE"/>
    <w:rsid w:val="00EA24EF"/>
    <w:rsid w:val="00EA3801"/>
    <w:rsid w:val="00EA44E4"/>
    <w:rsid w:val="00EA590E"/>
    <w:rsid w:val="00EB11EE"/>
    <w:rsid w:val="00EB3377"/>
    <w:rsid w:val="00EB7D90"/>
    <w:rsid w:val="00EC35A6"/>
    <w:rsid w:val="00ED120C"/>
    <w:rsid w:val="00ED5A52"/>
    <w:rsid w:val="00ED6CC0"/>
    <w:rsid w:val="00EE0F93"/>
    <w:rsid w:val="00EE1E41"/>
    <w:rsid w:val="00EE2DB8"/>
    <w:rsid w:val="00EE55C0"/>
    <w:rsid w:val="00EE5AB0"/>
    <w:rsid w:val="00EE7D87"/>
    <w:rsid w:val="00EF2A21"/>
    <w:rsid w:val="00EF7CFF"/>
    <w:rsid w:val="00F005AE"/>
    <w:rsid w:val="00F06C58"/>
    <w:rsid w:val="00F14018"/>
    <w:rsid w:val="00F1766B"/>
    <w:rsid w:val="00F17AD6"/>
    <w:rsid w:val="00F219BB"/>
    <w:rsid w:val="00F240A0"/>
    <w:rsid w:val="00F35DA1"/>
    <w:rsid w:val="00F3773B"/>
    <w:rsid w:val="00F3778A"/>
    <w:rsid w:val="00F37A68"/>
    <w:rsid w:val="00F41BDA"/>
    <w:rsid w:val="00F4484F"/>
    <w:rsid w:val="00F448EF"/>
    <w:rsid w:val="00F525F6"/>
    <w:rsid w:val="00F54CD1"/>
    <w:rsid w:val="00F55472"/>
    <w:rsid w:val="00F60D8F"/>
    <w:rsid w:val="00F72B5C"/>
    <w:rsid w:val="00F7325B"/>
    <w:rsid w:val="00F8022A"/>
    <w:rsid w:val="00F83242"/>
    <w:rsid w:val="00F840E5"/>
    <w:rsid w:val="00F84FDE"/>
    <w:rsid w:val="00F86389"/>
    <w:rsid w:val="00F86DCF"/>
    <w:rsid w:val="00F947C0"/>
    <w:rsid w:val="00F96741"/>
    <w:rsid w:val="00F97329"/>
    <w:rsid w:val="00FA0854"/>
    <w:rsid w:val="00FA4159"/>
    <w:rsid w:val="00FA4702"/>
    <w:rsid w:val="00FA5359"/>
    <w:rsid w:val="00FA60DC"/>
    <w:rsid w:val="00FB19FE"/>
    <w:rsid w:val="00FB248A"/>
    <w:rsid w:val="00FB3D7F"/>
    <w:rsid w:val="00FB77AF"/>
    <w:rsid w:val="00FC1299"/>
    <w:rsid w:val="00FC4B66"/>
    <w:rsid w:val="00FC5CDC"/>
    <w:rsid w:val="00FD1096"/>
    <w:rsid w:val="00FD6FD9"/>
    <w:rsid w:val="00FE0304"/>
    <w:rsid w:val="00FE245B"/>
    <w:rsid w:val="00FE68C9"/>
    <w:rsid w:val="00FF13C8"/>
    <w:rsid w:val="00FF3E1E"/>
    <w:rsid w:val="00FF5C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5A7B9"/>
  <w15:chartTrackingRefBased/>
  <w15:docId w15:val="{C0763200-90D5-4EA8-AE9D-D31B25362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GB" w:eastAsia="en-US" w:bidi="ar-SA"/>
      </w:rPr>
    </w:rPrDefault>
    <w:pPrDefault>
      <w:pPr>
        <w:spacing w:before="120"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B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B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B9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86B9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86B9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86B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6B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6B9F"/>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6B9F"/>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B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B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B9F"/>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86B9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86B9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86B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6B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6B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6B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6B9F"/>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B9F"/>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86B9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86B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6B9F"/>
    <w:rPr>
      <w:i/>
      <w:iCs/>
      <w:color w:val="404040" w:themeColor="text1" w:themeTint="BF"/>
    </w:rPr>
  </w:style>
  <w:style w:type="paragraph" w:styleId="ListParagraph">
    <w:name w:val="List Paragraph"/>
    <w:aliases w:val="1"/>
    <w:basedOn w:val="Normal"/>
    <w:uiPriority w:val="34"/>
    <w:qFormat/>
    <w:rsid w:val="00D86B9F"/>
    <w:pPr>
      <w:ind w:left="720"/>
      <w:contextualSpacing/>
    </w:pPr>
  </w:style>
  <w:style w:type="character" w:styleId="IntenseEmphasis">
    <w:name w:val="Intense Emphasis"/>
    <w:basedOn w:val="DefaultParagraphFont"/>
    <w:uiPriority w:val="21"/>
    <w:qFormat/>
    <w:rsid w:val="00D86B9F"/>
    <w:rPr>
      <w:i/>
      <w:iCs/>
      <w:color w:val="2F5496" w:themeColor="accent1" w:themeShade="BF"/>
    </w:rPr>
  </w:style>
  <w:style w:type="paragraph" w:styleId="IntenseQuote">
    <w:name w:val="Intense Quote"/>
    <w:basedOn w:val="Normal"/>
    <w:next w:val="Normal"/>
    <w:link w:val="IntenseQuoteChar"/>
    <w:uiPriority w:val="30"/>
    <w:qFormat/>
    <w:rsid w:val="00D86B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B9F"/>
    <w:rPr>
      <w:i/>
      <w:iCs/>
      <w:color w:val="2F5496" w:themeColor="accent1" w:themeShade="BF"/>
    </w:rPr>
  </w:style>
  <w:style w:type="character" w:styleId="IntenseReference">
    <w:name w:val="Intense Reference"/>
    <w:basedOn w:val="DefaultParagraphFont"/>
    <w:uiPriority w:val="32"/>
    <w:qFormat/>
    <w:rsid w:val="00D86B9F"/>
    <w:rPr>
      <w:b/>
      <w:bCs/>
      <w:smallCaps/>
      <w:color w:val="2F5496" w:themeColor="accent1" w:themeShade="BF"/>
      <w:spacing w:val="5"/>
    </w:rPr>
  </w:style>
  <w:style w:type="table" w:styleId="TableGrid">
    <w:name w:val="Table Grid"/>
    <w:aliases w:val="trongbang,Bảng TK"/>
    <w:basedOn w:val="TableNormal"/>
    <w:uiPriority w:val="39"/>
    <w:qFormat/>
    <w:rsid w:val="00874961"/>
    <w:pPr>
      <w:spacing w:before="0" w:after="0"/>
      <w:ind w:firstLine="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79A0"/>
    <w:pPr>
      <w:tabs>
        <w:tab w:val="center" w:pos="4513"/>
        <w:tab w:val="right" w:pos="9026"/>
      </w:tabs>
      <w:spacing w:before="0" w:after="0"/>
    </w:pPr>
  </w:style>
  <w:style w:type="character" w:customStyle="1" w:styleId="HeaderChar">
    <w:name w:val="Header Char"/>
    <w:basedOn w:val="DefaultParagraphFont"/>
    <w:link w:val="Header"/>
    <w:uiPriority w:val="99"/>
    <w:rsid w:val="001979A0"/>
  </w:style>
  <w:style w:type="paragraph" w:styleId="Footer">
    <w:name w:val="footer"/>
    <w:basedOn w:val="Normal"/>
    <w:link w:val="FooterChar"/>
    <w:uiPriority w:val="99"/>
    <w:unhideWhenUsed/>
    <w:rsid w:val="001979A0"/>
    <w:pPr>
      <w:tabs>
        <w:tab w:val="center" w:pos="4513"/>
        <w:tab w:val="right" w:pos="9026"/>
      </w:tabs>
      <w:spacing w:before="0" w:after="0"/>
    </w:pPr>
  </w:style>
  <w:style w:type="character" w:customStyle="1" w:styleId="FooterChar">
    <w:name w:val="Footer Char"/>
    <w:basedOn w:val="DefaultParagraphFont"/>
    <w:link w:val="Footer"/>
    <w:uiPriority w:val="99"/>
    <w:rsid w:val="001979A0"/>
  </w:style>
  <w:style w:type="character" w:styleId="FootnoteReference">
    <w:name w:val="footnote reference"/>
    <w:aliases w:val="Ref,de nota al pie"/>
    <w:basedOn w:val="DefaultParagraphFont"/>
    <w:unhideWhenUsed/>
    <w:rsid w:val="001824C8"/>
    <w:rPr>
      <w:vertAlign w:val="superscript"/>
    </w:rPr>
  </w:style>
  <w:style w:type="paragraph" w:styleId="FootnoteText">
    <w:name w:val="footnote text"/>
    <w:aliases w:val="Char Char,Footnote Text Char Char Char Char Char,Footnote Text Char Char Char Char Char Char Ch,Car Car Car Car,Car Car Car,Car,Car Car,single space,fn,fn Char Char Char,ft,Nbpage Moens,Fußnote,Footnote Text Char Char Char Char Char Char"/>
    <w:basedOn w:val="Normal"/>
    <w:link w:val="FootnoteTextChar"/>
    <w:uiPriority w:val="99"/>
    <w:unhideWhenUsed/>
    <w:rsid w:val="001824C8"/>
    <w:pPr>
      <w:spacing w:before="0" w:after="0"/>
      <w:ind w:firstLine="0"/>
      <w:jc w:val="left"/>
    </w:pPr>
    <w:rPr>
      <w:rFonts w:eastAsia="Times New Roman" w:cs="Times New Roman"/>
      <w:sz w:val="20"/>
      <w:szCs w:val="20"/>
      <w:lang w:val="en-US"/>
    </w:rPr>
  </w:style>
  <w:style w:type="character" w:customStyle="1" w:styleId="FootnoteTextChar">
    <w:name w:val="Footnote Text Char"/>
    <w:aliases w:val="Char Char Char,Footnote Text Char Char Char Char Char Char1,Footnote Text Char Char Char Char Char Char Ch Char,Car Car Car Car Char,Car Car Car Char,Car Char,Car Car Char,single space Char,fn Char,fn Char Char Char Char,ft Char"/>
    <w:basedOn w:val="DefaultParagraphFont"/>
    <w:link w:val="FootnoteText"/>
    <w:uiPriority w:val="99"/>
    <w:rsid w:val="001824C8"/>
    <w:rPr>
      <w:rFonts w:eastAsia="Times New Roman" w:cs="Times New Roman"/>
      <w:sz w:val="20"/>
      <w:szCs w:val="20"/>
      <w:lang w:val="en-US"/>
    </w:rPr>
  </w:style>
  <w:style w:type="character" w:styleId="Hyperlink">
    <w:name w:val="Hyperlink"/>
    <w:basedOn w:val="DefaultParagraphFont"/>
    <w:uiPriority w:val="99"/>
    <w:unhideWhenUsed/>
    <w:rsid w:val="00B7621B"/>
    <w:rPr>
      <w:color w:val="0563C1" w:themeColor="hyperlink"/>
      <w:u w:val="single"/>
    </w:rPr>
  </w:style>
  <w:style w:type="character" w:styleId="UnresolvedMention">
    <w:name w:val="Unresolved Mention"/>
    <w:basedOn w:val="DefaultParagraphFont"/>
    <w:uiPriority w:val="99"/>
    <w:semiHidden/>
    <w:unhideWhenUsed/>
    <w:rsid w:val="00B762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tionary.org/wiki/b%E1%BA%A3n_th%C3%A2n" TargetMode="External"/><Relationship Id="rId13" Type="http://schemas.openxmlformats.org/officeDocument/2006/relationships/hyperlink" Target="https://khoahoc.tv/giay-ra-doi-va-phat-trien-564"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s://www.anninhthudo.vn/hiem-hoa-ma-tuy-nup-bong-thuoc-la-dien-tu-post591986.antd" TargetMode="External"/><Relationship Id="rId2" Type="http://schemas.openxmlformats.org/officeDocument/2006/relationships/numbering" Target="numbering.xml"/><Relationship Id="rId16" Type="http://schemas.openxmlformats.org/officeDocument/2006/relationships/hyperlink" Target="https://www.xaydungdang.org.v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ulichhoanmy.com"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https://vi.wikipedia.org/wiki/B%E1%BA%A3o_t%C3%A0ng_C%C3%A1ch_m%E1%BA%A1ng_Vi%E1%BB%87t_Na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vi.wiktionary.org/wiki/%C4%91%E1%BA%A5t_n%C6%B0%E1%BB%9Bc"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ED9E8-722B-477D-98A3-566EF38AE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1164</TotalTime>
  <Pages>118</Pages>
  <Words>49020</Words>
  <Characters>279420</Characters>
  <Application>Microsoft Office Word</Application>
  <DocSecurity>0</DocSecurity>
  <Lines>2328</Lines>
  <Paragraphs>655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644</cp:revision>
  <dcterms:created xsi:type="dcterms:W3CDTF">2025-05-27T01:04:00Z</dcterms:created>
  <dcterms:modified xsi:type="dcterms:W3CDTF">2025-07-29T09:05:00Z</dcterms:modified>
</cp:coreProperties>
</file>